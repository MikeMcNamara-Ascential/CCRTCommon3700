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F2F" w:rsidRDefault="00FF4F2F"/>
    <w:tbl>
      <w:tblPr>
        <w:tblW w:w="0" w:type="auto"/>
        <w:tblBorders>
          <w:top w:val="double" w:sz="6" w:space="0" w:color="auto"/>
          <w:left w:val="double" w:sz="6" w:space="0" w:color="auto"/>
          <w:bottom w:val="double" w:sz="6" w:space="0" w:color="auto"/>
          <w:right w:val="double" w:sz="6" w:space="0" w:color="auto"/>
        </w:tblBorders>
        <w:tblLayout w:type="fixed"/>
        <w:tblLook w:val="0000"/>
      </w:tblPr>
      <w:tblGrid>
        <w:gridCol w:w="4788"/>
        <w:gridCol w:w="4788"/>
      </w:tblGrid>
      <w:tr w:rsidR="00FF4F2F">
        <w:tc>
          <w:tcPr>
            <w:tcW w:w="9576" w:type="dxa"/>
            <w:gridSpan w:val="2"/>
          </w:tcPr>
          <w:p w:rsidR="00FF4F2F" w:rsidRDefault="00FF4F2F">
            <w:pPr>
              <w:jc w:val="center"/>
              <w:rPr>
                <w:b/>
                <w:sz w:val="32"/>
              </w:rPr>
            </w:pPr>
            <w:bookmarkStart w:id="0" w:name="_Ref49585688"/>
            <w:bookmarkEnd w:id="0"/>
          </w:p>
          <w:p w:rsidR="00FF4F2F" w:rsidRDefault="00FF4F2F">
            <w:pPr>
              <w:jc w:val="center"/>
              <w:rPr>
                <w:b/>
                <w:sz w:val="32"/>
              </w:rPr>
            </w:pPr>
          </w:p>
          <w:p w:rsidR="00FF4F2F" w:rsidRDefault="00FF4F2F">
            <w:pPr>
              <w:jc w:val="center"/>
              <w:rPr>
                <w:b/>
                <w:sz w:val="32"/>
              </w:rPr>
            </w:pPr>
          </w:p>
          <w:p w:rsidR="00FF4F2F" w:rsidRDefault="00FF4F2F">
            <w:pPr>
              <w:jc w:val="center"/>
              <w:rPr>
                <w:b/>
                <w:sz w:val="32"/>
              </w:rPr>
            </w:pPr>
            <w:r>
              <w:rPr>
                <w:b/>
                <w:sz w:val="32"/>
              </w:rPr>
              <w:t>GM Powertrain Electronics Integration and Software</w:t>
            </w:r>
          </w:p>
          <w:p w:rsidR="00FF4F2F" w:rsidRDefault="00FF4F2F">
            <w:pPr>
              <w:jc w:val="center"/>
              <w:rPr>
                <w:b/>
                <w:sz w:val="32"/>
              </w:rPr>
            </w:pPr>
          </w:p>
          <w:p w:rsidR="00FF4F2F" w:rsidRDefault="00FF4F2F">
            <w:pPr>
              <w:jc w:val="center"/>
              <w:rPr>
                <w:b/>
                <w:sz w:val="32"/>
              </w:rPr>
            </w:pPr>
          </w:p>
          <w:p w:rsidR="00FF4F2F" w:rsidRDefault="00FF4F2F">
            <w:pPr>
              <w:jc w:val="center"/>
              <w:rPr>
                <w:b/>
                <w:sz w:val="32"/>
              </w:rPr>
            </w:pPr>
            <w:r>
              <w:rPr>
                <w:b/>
                <w:sz w:val="32"/>
              </w:rPr>
              <w:t xml:space="preserve">GMPT GMLAN Diagnostic Test Mode </w:t>
            </w:r>
          </w:p>
          <w:p w:rsidR="00FF4F2F" w:rsidRDefault="00FF4F2F">
            <w:pPr>
              <w:jc w:val="center"/>
              <w:rPr>
                <w:b/>
                <w:sz w:val="32"/>
              </w:rPr>
            </w:pPr>
            <w:r>
              <w:rPr>
                <w:b/>
                <w:sz w:val="32"/>
              </w:rPr>
              <w:t>Configuration Specification</w:t>
            </w:r>
          </w:p>
          <w:p w:rsidR="00FF4F2F" w:rsidRDefault="00FF4F2F">
            <w:pPr>
              <w:jc w:val="center"/>
              <w:rPr>
                <w:b/>
                <w:sz w:val="28"/>
              </w:rPr>
            </w:pPr>
          </w:p>
          <w:p w:rsidR="00FF4F2F" w:rsidRDefault="00FF4F2F">
            <w:pPr>
              <w:jc w:val="center"/>
              <w:rPr>
                <w:b/>
                <w:sz w:val="28"/>
              </w:rPr>
            </w:pPr>
          </w:p>
          <w:p w:rsidR="00FF4F2F" w:rsidRDefault="00FF4F2F" w:rsidP="00D53EAC">
            <w:pPr>
              <w:jc w:val="center"/>
              <w:rPr>
                <w:b/>
                <w:sz w:val="28"/>
              </w:rPr>
            </w:pPr>
            <w:r>
              <w:rPr>
                <w:b/>
                <w:sz w:val="28"/>
              </w:rPr>
              <w:t>Document Number</w:t>
            </w:r>
            <w:r w:rsidR="006D29E0">
              <w:rPr>
                <w:b/>
                <w:sz w:val="28"/>
              </w:rPr>
              <w:t>:</w:t>
            </w:r>
            <w:r>
              <w:rPr>
                <w:b/>
                <w:sz w:val="28"/>
              </w:rPr>
              <w:t xml:space="preserve"> DiagTestModeConfigSpec.doc</w:t>
            </w:r>
            <w:r w:rsidR="006D29E0">
              <w:rPr>
                <w:b/>
                <w:sz w:val="28"/>
              </w:rPr>
              <w:t>x</w:t>
            </w:r>
            <w:r>
              <w:rPr>
                <w:b/>
                <w:sz w:val="28"/>
              </w:rPr>
              <w:noBreakHyphen/>
              <w:t>08.</w:t>
            </w:r>
            <w:r w:rsidR="002039F4">
              <w:rPr>
                <w:b/>
                <w:sz w:val="28"/>
              </w:rPr>
              <w:t>11.4</w:t>
            </w:r>
            <w:ins w:id="1" w:author="Eric B Rayford" w:date="2010-11-04T10:47:00Z">
              <w:r w:rsidR="006505D4">
                <w:rPr>
                  <w:b/>
                  <w:sz w:val="28"/>
                </w:rPr>
                <w:t>3</w:t>
              </w:r>
            </w:ins>
            <w:del w:id="2" w:author="Eric B Rayford" w:date="2010-11-04T10:47:00Z">
              <w:r w:rsidR="002039F4" w:rsidDel="006505D4">
                <w:rPr>
                  <w:b/>
                  <w:sz w:val="28"/>
                </w:rPr>
                <w:delText>1</w:delText>
              </w:r>
            </w:del>
            <w:r>
              <w:rPr>
                <w:b/>
                <w:sz w:val="28"/>
              </w:rPr>
              <w:t>.</w:t>
            </w:r>
            <w:r w:rsidR="003566E3">
              <w:rPr>
                <w:b/>
                <w:sz w:val="28"/>
              </w:rPr>
              <w:t>0</w:t>
            </w:r>
            <w:r w:rsidR="007B5166">
              <w:rPr>
                <w:b/>
                <w:sz w:val="28"/>
              </w:rPr>
              <w:t>0</w:t>
            </w:r>
          </w:p>
          <w:p w:rsidR="00FF4F2F" w:rsidRDefault="00FF4F2F">
            <w:pPr>
              <w:jc w:val="center"/>
              <w:rPr>
                <w:b/>
                <w:sz w:val="28"/>
              </w:rPr>
            </w:pPr>
          </w:p>
          <w:p w:rsidR="00FF4F2F" w:rsidRDefault="00FF4F2F">
            <w:pPr>
              <w:jc w:val="center"/>
              <w:rPr>
                <w:b/>
                <w:sz w:val="28"/>
              </w:rPr>
            </w:pPr>
          </w:p>
          <w:p w:rsidR="00FF4F2F" w:rsidRDefault="002353FD" w:rsidP="00B3565C">
            <w:pPr>
              <w:jc w:val="center"/>
              <w:rPr>
                <w:b/>
                <w:sz w:val="28"/>
              </w:rPr>
            </w:pPr>
            <w:del w:id="3" w:author="Eric B Rayford" w:date="2010-11-04T10:48:00Z">
              <w:r w:rsidDel="006505D4">
                <w:rPr>
                  <w:b/>
                  <w:sz w:val="28"/>
                </w:rPr>
                <w:delText>September 3</w:delText>
              </w:r>
            </w:del>
            <w:ins w:id="4" w:author="Eric B Rayford" w:date="2010-11-04T10:48:00Z">
              <w:r w:rsidR="006505D4">
                <w:rPr>
                  <w:b/>
                  <w:sz w:val="28"/>
                </w:rPr>
                <w:t>November 4</w:t>
              </w:r>
            </w:ins>
            <w:r>
              <w:rPr>
                <w:b/>
                <w:sz w:val="28"/>
              </w:rPr>
              <w:t>, 2010</w:t>
            </w: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r>
              <w:rPr>
                <w:b/>
              </w:rPr>
              <w:t>Note:</w:t>
            </w:r>
            <w:r>
              <w:t xml:space="preserve">  If you have a printed copy of this document, you must be sure that it is the latest version before reading it.  Refer to the GMPT Controls Engineering web site to verify the latest version.</w:t>
            </w: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pPr>
          </w:p>
        </w:tc>
      </w:tr>
      <w:tr w:rsidR="00FF4F2F">
        <w:tc>
          <w:tcPr>
            <w:tcW w:w="4788" w:type="dxa"/>
          </w:tcPr>
          <w:p w:rsidR="00FF4F2F" w:rsidRDefault="00FF4F2F">
            <w:r>
              <w:t>Owner:</w:t>
            </w:r>
            <w:r>
              <w:tab/>
            </w:r>
            <w:r>
              <w:tab/>
            </w:r>
            <w:r w:rsidR="002353FD">
              <w:t>Eric Rayford</w:t>
            </w:r>
          </w:p>
          <w:p w:rsidR="00FF4F2F" w:rsidRDefault="00FF4F2F">
            <w:r>
              <w:t>Phone:</w:t>
            </w:r>
            <w:r>
              <w:tab/>
            </w:r>
            <w:r>
              <w:tab/>
              <w:t xml:space="preserve">(248) </w:t>
            </w:r>
            <w:r w:rsidR="002353FD">
              <w:t>255-7815</w:t>
            </w:r>
          </w:p>
          <w:p w:rsidR="00FF4F2F" w:rsidRDefault="00FF4F2F">
            <w:r>
              <w:t>FAX:</w:t>
            </w:r>
            <w:r>
              <w:tab/>
            </w:r>
            <w:r>
              <w:tab/>
              <w:t>(248) 685-5021</w:t>
            </w:r>
          </w:p>
          <w:p w:rsidR="00FF4F2F" w:rsidRPr="00420E95" w:rsidRDefault="00FF4F2F">
            <w:pPr>
              <w:rPr>
                <w:lang w:val="it-IT"/>
              </w:rPr>
            </w:pPr>
            <w:r w:rsidRPr="00420E95">
              <w:rPr>
                <w:lang w:val="it-IT"/>
              </w:rPr>
              <w:t>VME:</w:t>
            </w:r>
            <w:r w:rsidRPr="00420E95">
              <w:rPr>
                <w:lang w:val="it-IT"/>
              </w:rPr>
              <w:tab/>
            </w:r>
            <w:r w:rsidRPr="00420E95">
              <w:rPr>
                <w:lang w:val="it-IT"/>
              </w:rPr>
              <w:tab/>
            </w:r>
            <w:r w:rsidR="002353FD">
              <w:rPr>
                <w:lang w:val="it-IT"/>
              </w:rPr>
              <w:t>N/A</w:t>
            </w:r>
          </w:p>
          <w:p w:rsidR="00FF4F2F" w:rsidRPr="00420E95" w:rsidRDefault="00FF4F2F">
            <w:pPr>
              <w:rPr>
                <w:lang w:val="it-IT"/>
              </w:rPr>
            </w:pPr>
            <w:r w:rsidRPr="00420E95">
              <w:rPr>
                <w:lang w:val="it-IT"/>
              </w:rPr>
              <w:t>E</w:t>
            </w:r>
            <w:r w:rsidRPr="00420E95">
              <w:rPr>
                <w:lang w:val="it-IT"/>
              </w:rPr>
              <w:noBreakHyphen/>
              <w:t>Mail:</w:t>
            </w:r>
            <w:r w:rsidRPr="00420E95">
              <w:rPr>
                <w:lang w:val="it-IT"/>
              </w:rPr>
              <w:tab/>
            </w:r>
            <w:r w:rsidRPr="00420E95">
              <w:rPr>
                <w:lang w:val="it-IT"/>
              </w:rPr>
              <w:tab/>
            </w:r>
            <w:r w:rsidR="002353FD">
              <w:rPr>
                <w:lang w:val="it-IT"/>
              </w:rPr>
              <w:t>eric.rayford</w:t>
            </w:r>
            <w:r w:rsidRPr="00420E95">
              <w:rPr>
                <w:lang w:val="it-IT"/>
              </w:rPr>
              <w:t>@gm.com</w:t>
            </w:r>
          </w:p>
          <w:p w:rsidR="00FF4F2F" w:rsidRPr="00420E95" w:rsidRDefault="00FF4F2F">
            <w:pPr>
              <w:rPr>
                <w:lang w:val="it-IT"/>
              </w:rPr>
            </w:pPr>
          </w:p>
        </w:tc>
        <w:tc>
          <w:tcPr>
            <w:tcW w:w="4788" w:type="dxa"/>
          </w:tcPr>
          <w:p w:rsidR="00FF4F2F" w:rsidRDefault="00FF4F2F">
            <w:pPr>
              <w:jc w:val="right"/>
            </w:pPr>
            <w:r>
              <w:t>GM Powertrain</w:t>
            </w:r>
          </w:p>
          <w:p w:rsidR="00FF4F2F" w:rsidRDefault="00FF4F2F">
            <w:pPr>
              <w:jc w:val="right"/>
            </w:pPr>
            <w:r>
              <w:t>General Motors Corporation</w:t>
            </w:r>
          </w:p>
          <w:p w:rsidR="00FF4F2F" w:rsidRDefault="00FF4F2F">
            <w:pPr>
              <w:jc w:val="right"/>
            </w:pPr>
            <w:r>
              <w:t>Mail Code 483-</w:t>
            </w:r>
            <w:r w:rsidR="00E253AB">
              <w:t>303</w:t>
            </w:r>
            <w:r>
              <w:t>-</w:t>
            </w:r>
            <w:r w:rsidR="00E253AB">
              <w:t>106</w:t>
            </w:r>
          </w:p>
          <w:p w:rsidR="00FF4F2F" w:rsidRDefault="00FF4F2F">
            <w:pPr>
              <w:jc w:val="right"/>
            </w:pPr>
            <w:r>
              <w:t xml:space="preserve">3300 General </w:t>
            </w:r>
            <w:smartTag w:uri="urn:schemas-microsoft-com:office:smarttags" w:element="Street">
              <w:smartTag w:uri="urn:schemas-microsoft-com:office:smarttags" w:element="address">
                <w:r>
                  <w:t>Motors Drive</w:t>
                </w:r>
              </w:smartTag>
            </w:smartTag>
          </w:p>
          <w:p w:rsidR="00FF4F2F" w:rsidRDefault="00FF4F2F">
            <w:pPr>
              <w:jc w:val="right"/>
            </w:pPr>
            <w:smartTag w:uri="urn:schemas-microsoft-com:office:smarttags" w:element="place">
              <w:smartTag w:uri="urn:schemas-microsoft-com:office:smarttags" w:element="City">
                <w:r>
                  <w:t>Milford</w:t>
                </w:r>
              </w:smartTag>
              <w:r>
                <w:t xml:space="preserve">, </w:t>
              </w:r>
              <w:smartTag w:uri="urn:schemas-microsoft-com:office:smarttags" w:element="State">
                <w:r>
                  <w:t>Michigan</w:t>
                </w:r>
              </w:smartTag>
              <w:r>
                <w:t xml:space="preserve"> </w:t>
              </w:r>
              <w:smartTag w:uri="urn:schemas-microsoft-com:office:smarttags" w:element="PostalCode">
                <w:r>
                  <w:t>48380</w:t>
                </w:r>
              </w:smartTag>
            </w:smartTag>
          </w:p>
          <w:p w:rsidR="00FF4F2F" w:rsidRDefault="00FF4F2F">
            <w:pPr>
              <w:jc w:val="right"/>
            </w:pPr>
          </w:p>
        </w:tc>
      </w:tr>
    </w:tbl>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ageBreakBefore/>
        <w:jc w:val="center"/>
        <w:rPr>
          <w:b/>
          <w:sz w:val="24"/>
        </w:rPr>
      </w:pPr>
      <w:r>
        <w:rPr>
          <w:b/>
          <w:sz w:val="24"/>
        </w:rPr>
        <w:lastRenderedPageBreak/>
        <w:t>Table of Contents</w:t>
      </w:r>
    </w:p>
    <w:p w:rsidR="00FF4F2F" w:rsidRDefault="00FF4F2F">
      <w:pPr>
        <w:jc w:val="center"/>
        <w:rPr>
          <w:b/>
          <w:sz w:val="24"/>
        </w:rPr>
      </w:pPr>
    </w:p>
    <w:p w:rsidR="003B1804" w:rsidRDefault="00195F6E">
      <w:pPr>
        <w:pStyle w:val="TOC1"/>
        <w:tabs>
          <w:tab w:val="left" w:pos="403"/>
        </w:tabs>
        <w:rPr>
          <w:rFonts w:asciiTheme="minorHAnsi" w:eastAsiaTheme="minorEastAsia" w:hAnsiTheme="minorHAnsi" w:cstheme="minorBidi"/>
          <w:b w:val="0"/>
          <w:noProof/>
          <w:sz w:val="22"/>
          <w:szCs w:val="22"/>
        </w:rPr>
      </w:pPr>
      <w:r w:rsidRPr="00195F6E">
        <w:fldChar w:fldCharType="begin"/>
      </w:r>
      <w:r w:rsidR="00FF4F2F">
        <w:instrText xml:space="preserve"> TOC \o \h \z \t "Header,1" </w:instrText>
      </w:r>
      <w:r w:rsidRPr="00195F6E">
        <w:fldChar w:fldCharType="separate"/>
      </w:r>
      <w:hyperlink w:anchor="_Toc276632461" w:history="1">
        <w:r w:rsidR="003B1804" w:rsidRPr="003D24B9">
          <w:rPr>
            <w:rStyle w:val="Hyperlink"/>
            <w:noProof/>
          </w:rPr>
          <w:t>1.</w:t>
        </w:r>
        <w:r w:rsidR="003B1804">
          <w:rPr>
            <w:rFonts w:asciiTheme="minorHAnsi" w:eastAsiaTheme="minorEastAsia" w:hAnsiTheme="minorHAnsi" w:cstheme="minorBidi"/>
            <w:b w:val="0"/>
            <w:noProof/>
            <w:sz w:val="22"/>
            <w:szCs w:val="22"/>
          </w:rPr>
          <w:tab/>
        </w:r>
        <w:r w:rsidR="003B1804" w:rsidRPr="003D24B9">
          <w:rPr>
            <w:rStyle w:val="Hyperlink"/>
            <w:noProof/>
          </w:rPr>
          <w:t>Introduction</w:t>
        </w:r>
        <w:r w:rsidR="003B1804">
          <w:rPr>
            <w:noProof/>
            <w:webHidden/>
          </w:rPr>
          <w:tab/>
        </w:r>
        <w:r w:rsidR="003B1804">
          <w:rPr>
            <w:noProof/>
            <w:webHidden/>
          </w:rPr>
          <w:fldChar w:fldCharType="begin"/>
        </w:r>
        <w:r w:rsidR="003B1804">
          <w:rPr>
            <w:noProof/>
            <w:webHidden/>
          </w:rPr>
          <w:instrText xml:space="preserve"> PAGEREF _Toc276632461 \h </w:instrText>
        </w:r>
        <w:r w:rsidR="003B1804">
          <w:rPr>
            <w:noProof/>
            <w:webHidden/>
          </w:rPr>
        </w:r>
        <w:r w:rsidR="003B1804">
          <w:rPr>
            <w:noProof/>
            <w:webHidden/>
          </w:rPr>
          <w:fldChar w:fldCharType="separate"/>
        </w:r>
        <w:r w:rsidR="003B1804">
          <w:rPr>
            <w:noProof/>
            <w:webHidden/>
          </w:rPr>
          <w:t>23</w:t>
        </w:r>
        <w:r w:rsidR="003B1804">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2" w:history="1">
        <w:r w:rsidRPr="003D24B9">
          <w:rPr>
            <w:rStyle w:val="Hyperlink"/>
            <w:noProof/>
          </w:rPr>
          <w:t>1.1</w:t>
        </w:r>
        <w:r>
          <w:rPr>
            <w:rFonts w:asciiTheme="minorHAnsi" w:eastAsiaTheme="minorEastAsia" w:hAnsiTheme="minorHAnsi" w:cstheme="minorBidi"/>
            <w:b w:val="0"/>
            <w:noProof/>
            <w:sz w:val="22"/>
            <w:szCs w:val="22"/>
          </w:rPr>
          <w:tab/>
        </w:r>
        <w:r w:rsidRPr="003D24B9">
          <w:rPr>
            <w:rStyle w:val="Hyperlink"/>
            <w:noProof/>
          </w:rPr>
          <w:t>Applicability</w:t>
        </w:r>
        <w:r>
          <w:rPr>
            <w:noProof/>
            <w:webHidden/>
          </w:rPr>
          <w:tab/>
        </w:r>
        <w:r>
          <w:rPr>
            <w:noProof/>
            <w:webHidden/>
          </w:rPr>
          <w:fldChar w:fldCharType="begin"/>
        </w:r>
        <w:r>
          <w:rPr>
            <w:noProof/>
            <w:webHidden/>
          </w:rPr>
          <w:instrText xml:space="preserve"> PAGEREF _Toc276632462 \h </w:instrText>
        </w:r>
        <w:r>
          <w:rPr>
            <w:noProof/>
            <w:webHidden/>
          </w:rPr>
        </w:r>
        <w:r>
          <w:rPr>
            <w:noProof/>
            <w:webHidden/>
          </w:rPr>
          <w:fldChar w:fldCharType="separate"/>
        </w:r>
        <w:r>
          <w:rPr>
            <w:noProof/>
            <w:webHidden/>
          </w:rPr>
          <w:t>23</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3" w:history="1">
        <w:r w:rsidRPr="003D24B9">
          <w:rPr>
            <w:rStyle w:val="Hyperlink"/>
            <w:noProof/>
          </w:rPr>
          <w:t>1.2</w:t>
        </w:r>
        <w:r>
          <w:rPr>
            <w:rFonts w:asciiTheme="minorHAnsi" w:eastAsiaTheme="minorEastAsia" w:hAnsiTheme="minorHAnsi" w:cstheme="minorBidi"/>
            <w:b w:val="0"/>
            <w:noProof/>
            <w:sz w:val="22"/>
            <w:szCs w:val="22"/>
          </w:rPr>
          <w:tab/>
        </w:r>
        <w:r w:rsidRPr="003D24B9">
          <w:rPr>
            <w:rStyle w:val="Hyperlink"/>
            <w:noProof/>
          </w:rPr>
          <w:t>Assumptions</w:t>
        </w:r>
        <w:r>
          <w:rPr>
            <w:noProof/>
            <w:webHidden/>
          </w:rPr>
          <w:tab/>
        </w:r>
        <w:r>
          <w:rPr>
            <w:noProof/>
            <w:webHidden/>
          </w:rPr>
          <w:fldChar w:fldCharType="begin"/>
        </w:r>
        <w:r>
          <w:rPr>
            <w:noProof/>
            <w:webHidden/>
          </w:rPr>
          <w:instrText xml:space="preserve"> PAGEREF _Toc276632463 \h </w:instrText>
        </w:r>
        <w:r>
          <w:rPr>
            <w:noProof/>
            <w:webHidden/>
          </w:rPr>
        </w:r>
        <w:r>
          <w:rPr>
            <w:noProof/>
            <w:webHidden/>
          </w:rPr>
          <w:fldChar w:fldCharType="separate"/>
        </w:r>
        <w:r>
          <w:rPr>
            <w:noProof/>
            <w:webHidden/>
          </w:rPr>
          <w:t>23</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2464" w:history="1">
        <w:r w:rsidRPr="003D24B9">
          <w:rPr>
            <w:rStyle w:val="Hyperlink"/>
            <w:noProof/>
          </w:rPr>
          <w:t>2.</w:t>
        </w:r>
        <w:r>
          <w:rPr>
            <w:rFonts w:asciiTheme="minorHAnsi" w:eastAsiaTheme="minorEastAsia" w:hAnsiTheme="minorHAnsi" w:cstheme="minorBidi"/>
            <w:b w:val="0"/>
            <w:noProof/>
            <w:sz w:val="22"/>
            <w:szCs w:val="22"/>
          </w:rPr>
          <w:tab/>
        </w:r>
        <w:r w:rsidRPr="003D24B9">
          <w:rPr>
            <w:rStyle w:val="Hyperlink"/>
            <w:noProof/>
          </w:rPr>
          <w:t>Diagnostic Services</w:t>
        </w:r>
        <w:r>
          <w:rPr>
            <w:noProof/>
            <w:webHidden/>
          </w:rPr>
          <w:tab/>
        </w:r>
        <w:r>
          <w:rPr>
            <w:noProof/>
            <w:webHidden/>
          </w:rPr>
          <w:fldChar w:fldCharType="begin"/>
        </w:r>
        <w:r>
          <w:rPr>
            <w:noProof/>
            <w:webHidden/>
          </w:rPr>
          <w:instrText xml:space="preserve"> PAGEREF _Toc276632464 \h </w:instrText>
        </w:r>
        <w:r>
          <w:rPr>
            <w:noProof/>
            <w:webHidden/>
          </w:rPr>
        </w:r>
        <w:r>
          <w:rPr>
            <w:noProof/>
            <w:webHidden/>
          </w:rPr>
          <w:fldChar w:fldCharType="separate"/>
        </w:r>
        <w:r>
          <w:rPr>
            <w:noProof/>
            <w:webHidden/>
          </w:rPr>
          <w:t>25</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5" w:history="1">
        <w:r w:rsidRPr="003D24B9">
          <w:rPr>
            <w:rStyle w:val="Hyperlink"/>
            <w:noProof/>
          </w:rPr>
          <w:t>2.1</w:t>
        </w:r>
        <w:r>
          <w:rPr>
            <w:rFonts w:asciiTheme="minorHAnsi" w:eastAsiaTheme="minorEastAsia" w:hAnsiTheme="minorHAnsi" w:cstheme="minorBidi"/>
            <w:b w:val="0"/>
            <w:noProof/>
            <w:sz w:val="22"/>
            <w:szCs w:val="22"/>
          </w:rPr>
          <w:tab/>
        </w:r>
        <w:r w:rsidRPr="003D24B9">
          <w:rPr>
            <w:rStyle w:val="Hyperlink"/>
            <w:noProof/>
          </w:rPr>
          <w:t xml:space="preserve">OVIR / BFPR </w:t>
        </w:r>
        <w:r w:rsidRPr="003D24B9">
          <w:rPr>
            <w:rStyle w:val="Hyperlink"/>
            <w:noProof/>
          </w:rPr>
          <w:noBreakHyphen/>
          <w:t xml:space="preserve"> NegativeResponse ($7F) Service</w:t>
        </w:r>
        <w:r>
          <w:rPr>
            <w:noProof/>
            <w:webHidden/>
          </w:rPr>
          <w:tab/>
        </w:r>
        <w:r>
          <w:rPr>
            <w:noProof/>
            <w:webHidden/>
          </w:rPr>
          <w:fldChar w:fldCharType="begin"/>
        </w:r>
        <w:r>
          <w:rPr>
            <w:noProof/>
            <w:webHidden/>
          </w:rPr>
          <w:instrText xml:space="preserve"> PAGEREF _Toc276632465 \h </w:instrText>
        </w:r>
        <w:r>
          <w:rPr>
            <w:noProof/>
            <w:webHidden/>
          </w:rPr>
        </w:r>
        <w:r>
          <w:rPr>
            <w:noProof/>
            <w:webHidden/>
          </w:rPr>
          <w:fldChar w:fldCharType="separate"/>
        </w:r>
        <w:r>
          <w:rPr>
            <w:noProof/>
            <w:webHidden/>
          </w:rPr>
          <w:t>26</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6" w:history="1">
        <w:r w:rsidRPr="003D24B9">
          <w:rPr>
            <w:rStyle w:val="Hyperlink"/>
            <w:noProof/>
          </w:rPr>
          <w:t>2.2</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RequestCurrentPowertrainDiagnosticData ($01) Service</w:t>
        </w:r>
        <w:r>
          <w:rPr>
            <w:noProof/>
            <w:webHidden/>
          </w:rPr>
          <w:tab/>
        </w:r>
        <w:r>
          <w:rPr>
            <w:noProof/>
            <w:webHidden/>
          </w:rPr>
          <w:fldChar w:fldCharType="begin"/>
        </w:r>
        <w:r>
          <w:rPr>
            <w:noProof/>
            <w:webHidden/>
          </w:rPr>
          <w:instrText xml:space="preserve"> PAGEREF _Toc276632466 \h </w:instrText>
        </w:r>
        <w:r>
          <w:rPr>
            <w:noProof/>
            <w:webHidden/>
          </w:rPr>
        </w:r>
        <w:r>
          <w:rPr>
            <w:noProof/>
            <w:webHidden/>
          </w:rPr>
          <w:fldChar w:fldCharType="separate"/>
        </w:r>
        <w:r>
          <w:rPr>
            <w:noProof/>
            <w:webHidden/>
          </w:rPr>
          <w:t>26</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7" w:history="1">
        <w:r w:rsidRPr="003D24B9">
          <w:rPr>
            <w:rStyle w:val="Hyperlink"/>
            <w:noProof/>
          </w:rPr>
          <w:t>2.3</w:t>
        </w:r>
        <w:r>
          <w:rPr>
            <w:rFonts w:asciiTheme="minorHAnsi" w:eastAsiaTheme="minorEastAsia" w:hAnsiTheme="minorHAnsi" w:cstheme="minorBidi"/>
            <w:b w:val="0"/>
            <w:noProof/>
            <w:sz w:val="22"/>
            <w:szCs w:val="22"/>
          </w:rPr>
          <w:tab/>
        </w:r>
        <w:r w:rsidRPr="003D24B9">
          <w:rPr>
            <w:rStyle w:val="Hyperlink"/>
            <w:noProof/>
          </w:rPr>
          <w:t xml:space="preserve">FFRR </w:t>
        </w:r>
        <w:r w:rsidRPr="003D24B9">
          <w:rPr>
            <w:rStyle w:val="Hyperlink"/>
            <w:noProof/>
          </w:rPr>
          <w:noBreakHyphen/>
          <w:t xml:space="preserve"> RequestPowertrainFreezeFrameData ($02) Service</w:t>
        </w:r>
        <w:r>
          <w:rPr>
            <w:noProof/>
            <w:webHidden/>
          </w:rPr>
          <w:tab/>
        </w:r>
        <w:r>
          <w:rPr>
            <w:noProof/>
            <w:webHidden/>
          </w:rPr>
          <w:fldChar w:fldCharType="begin"/>
        </w:r>
        <w:r>
          <w:rPr>
            <w:noProof/>
            <w:webHidden/>
          </w:rPr>
          <w:instrText xml:space="preserve"> PAGEREF _Toc276632467 \h </w:instrText>
        </w:r>
        <w:r>
          <w:rPr>
            <w:noProof/>
            <w:webHidden/>
          </w:rPr>
        </w:r>
        <w:r>
          <w:rPr>
            <w:noProof/>
            <w:webHidden/>
          </w:rPr>
          <w:fldChar w:fldCharType="separate"/>
        </w:r>
        <w:r>
          <w:rPr>
            <w:noProof/>
            <w:webHidden/>
          </w:rPr>
          <w:t>26</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8" w:history="1">
        <w:r w:rsidRPr="003D24B9">
          <w:rPr>
            <w:rStyle w:val="Hyperlink"/>
            <w:noProof/>
          </w:rPr>
          <w:t>2.4</w:t>
        </w:r>
        <w:r>
          <w:rPr>
            <w:rFonts w:asciiTheme="minorHAnsi" w:eastAsiaTheme="minorEastAsia" w:hAnsiTheme="minorHAnsi" w:cstheme="minorBidi"/>
            <w:b w:val="0"/>
            <w:noProof/>
            <w:sz w:val="22"/>
            <w:szCs w:val="22"/>
          </w:rPr>
          <w:tab/>
        </w:r>
        <w:r w:rsidRPr="003D24B9">
          <w:rPr>
            <w:rStyle w:val="Hyperlink"/>
            <w:noProof/>
          </w:rPr>
          <w:t xml:space="preserve">DFIR </w:t>
        </w:r>
        <w:r w:rsidRPr="003D24B9">
          <w:rPr>
            <w:rStyle w:val="Hyperlink"/>
            <w:noProof/>
          </w:rPr>
          <w:noBreakHyphen/>
          <w:t xml:space="preserve"> RequestEmission-RelatedDiagnosticTroubleCodes ($03) Service</w:t>
        </w:r>
        <w:r>
          <w:rPr>
            <w:noProof/>
            <w:webHidden/>
          </w:rPr>
          <w:tab/>
        </w:r>
        <w:r>
          <w:rPr>
            <w:noProof/>
            <w:webHidden/>
          </w:rPr>
          <w:fldChar w:fldCharType="begin"/>
        </w:r>
        <w:r>
          <w:rPr>
            <w:noProof/>
            <w:webHidden/>
          </w:rPr>
          <w:instrText xml:space="preserve"> PAGEREF _Toc276632468 \h </w:instrText>
        </w:r>
        <w:r>
          <w:rPr>
            <w:noProof/>
            <w:webHidden/>
          </w:rPr>
        </w:r>
        <w:r>
          <w:rPr>
            <w:noProof/>
            <w:webHidden/>
          </w:rPr>
          <w:fldChar w:fldCharType="separate"/>
        </w:r>
        <w:r>
          <w:rPr>
            <w:noProof/>
            <w:webHidden/>
          </w:rPr>
          <w:t>27</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69" w:history="1">
        <w:r w:rsidRPr="003D24B9">
          <w:rPr>
            <w:rStyle w:val="Hyperlink"/>
            <w:noProof/>
          </w:rPr>
          <w:t>2.5</w:t>
        </w:r>
        <w:r>
          <w:rPr>
            <w:rFonts w:asciiTheme="minorHAnsi" w:eastAsiaTheme="minorEastAsia" w:hAnsiTheme="minorHAnsi" w:cstheme="minorBidi"/>
            <w:b w:val="0"/>
            <w:noProof/>
            <w:sz w:val="22"/>
            <w:szCs w:val="22"/>
          </w:rPr>
          <w:tab/>
        </w:r>
        <w:r w:rsidRPr="003D24B9">
          <w:rPr>
            <w:rStyle w:val="Hyperlink"/>
            <w:noProof/>
          </w:rPr>
          <w:t xml:space="preserve">DRER </w:t>
        </w:r>
        <w:r w:rsidRPr="003D24B9">
          <w:rPr>
            <w:rStyle w:val="Hyperlink"/>
            <w:noProof/>
          </w:rPr>
          <w:noBreakHyphen/>
          <w:t xml:space="preserve"> ClearDiagnosticInformation ($04) Service</w:t>
        </w:r>
        <w:r>
          <w:rPr>
            <w:noProof/>
            <w:webHidden/>
          </w:rPr>
          <w:tab/>
        </w:r>
        <w:r>
          <w:rPr>
            <w:noProof/>
            <w:webHidden/>
          </w:rPr>
          <w:fldChar w:fldCharType="begin"/>
        </w:r>
        <w:r>
          <w:rPr>
            <w:noProof/>
            <w:webHidden/>
          </w:rPr>
          <w:instrText xml:space="preserve"> PAGEREF _Toc276632469 \h </w:instrText>
        </w:r>
        <w:r>
          <w:rPr>
            <w:noProof/>
            <w:webHidden/>
          </w:rPr>
        </w:r>
        <w:r>
          <w:rPr>
            <w:noProof/>
            <w:webHidden/>
          </w:rPr>
          <w:fldChar w:fldCharType="separate"/>
        </w:r>
        <w:r>
          <w:rPr>
            <w:noProof/>
            <w:webHidden/>
          </w:rPr>
          <w:t>28</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70" w:history="1">
        <w:r w:rsidRPr="003D24B9">
          <w:rPr>
            <w:rStyle w:val="Hyperlink"/>
            <w:noProof/>
          </w:rPr>
          <w:t>2.6</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RequestOnBoardMonitoringTestResults ($06) Service</w:t>
        </w:r>
        <w:r>
          <w:rPr>
            <w:noProof/>
            <w:webHidden/>
          </w:rPr>
          <w:tab/>
        </w:r>
        <w:r>
          <w:rPr>
            <w:noProof/>
            <w:webHidden/>
          </w:rPr>
          <w:fldChar w:fldCharType="begin"/>
        </w:r>
        <w:r>
          <w:rPr>
            <w:noProof/>
            <w:webHidden/>
          </w:rPr>
          <w:instrText xml:space="preserve"> PAGEREF _Toc276632470 \h </w:instrText>
        </w:r>
        <w:r>
          <w:rPr>
            <w:noProof/>
            <w:webHidden/>
          </w:rPr>
        </w:r>
        <w:r>
          <w:rPr>
            <w:noProof/>
            <w:webHidden/>
          </w:rPr>
          <w:fldChar w:fldCharType="separate"/>
        </w:r>
        <w:r>
          <w:rPr>
            <w:noProof/>
            <w:webHidden/>
          </w:rPr>
          <w:t>29</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71" w:history="1">
        <w:r w:rsidRPr="003D24B9">
          <w:rPr>
            <w:rStyle w:val="Hyperlink"/>
            <w:noProof/>
          </w:rPr>
          <w:t>2.7</w:t>
        </w:r>
        <w:r>
          <w:rPr>
            <w:rFonts w:asciiTheme="minorHAnsi" w:eastAsiaTheme="minorEastAsia" w:hAnsiTheme="minorHAnsi" w:cstheme="minorBidi"/>
            <w:b w:val="0"/>
            <w:noProof/>
            <w:sz w:val="22"/>
            <w:szCs w:val="22"/>
          </w:rPr>
          <w:tab/>
        </w:r>
        <w:r w:rsidRPr="003D24B9">
          <w:rPr>
            <w:rStyle w:val="Hyperlink"/>
            <w:noProof/>
          </w:rPr>
          <w:t xml:space="preserve">DFIR </w:t>
        </w:r>
        <w:r w:rsidRPr="003D24B9">
          <w:rPr>
            <w:rStyle w:val="Hyperlink"/>
            <w:noProof/>
          </w:rPr>
          <w:noBreakHyphen/>
          <w:t xml:space="preserve"> RequestPendingEmission-RelatedDiagnosticTroubleCodes ($07) Service</w:t>
        </w:r>
        <w:r>
          <w:rPr>
            <w:noProof/>
            <w:webHidden/>
          </w:rPr>
          <w:tab/>
        </w:r>
        <w:r>
          <w:rPr>
            <w:noProof/>
            <w:webHidden/>
          </w:rPr>
          <w:fldChar w:fldCharType="begin"/>
        </w:r>
        <w:r>
          <w:rPr>
            <w:noProof/>
            <w:webHidden/>
          </w:rPr>
          <w:instrText xml:space="preserve"> PAGEREF _Toc276632471 \h </w:instrText>
        </w:r>
        <w:r>
          <w:rPr>
            <w:noProof/>
            <w:webHidden/>
          </w:rPr>
        </w:r>
        <w:r>
          <w:rPr>
            <w:noProof/>
            <w:webHidden/>
          </w:rPr>
          <w:fldChar w:fldCharType="separate"/>
        </w:r>
        <w:r>
          <w:rPr>
            <w:noProof/>
            <w:webHidden/>
          </w:rPr>
          <w:t>29</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72" w:history="1">
        <w:r w:rsidRPr="003D24B9">
          <w:rPr>
            <w:rStyle w:val="Hyperlink"/>
            <w:noProof/>
          </w:rPr>
          <w:t>2.8</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RequestVehicleInformation ($09) Service</w:t>
        </w:r>
        <w:r>
          <w:rPr>
            <w:noProof/>
            <w:webHidden/>
          </w:rPr>
          <w:tab/>
        </w:r>
        <w:r>
          <w:rPr>
            <w:noProof/>
            <w:webHidden/>
          </w:rPr>
          <w:fldChar w:fldCharType="begin"/>
        </w:r>
        <w:r>
          <w:rPr>
            <w:noProof/>
            <w:webHidden/>
          </w:rPr>
          <w:instrText xml:space="preserve"> PAGEREF _Toc276632472 \h </w:instrText>
        </w:r>
        <w:r>
          <w:rPr>
            <w:noProof/>
            <w:webHidden/>
          </w:rPr>
        </w:r>
        <w:r>
          <w:rPr>
            <w:noProof/>
            <w:webHidden/>
          </w:rPr>
          <w:fldChar w:fldCharType="separate"/>
        </w:r>
        <w:r>
          <w:rPr>
            <w:noProof/>
            <w:webHidden/>
          </w:rPr>
          <w:t>29</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73" w:history="1">
        <w:r w:rsidRPr="003D24B9">
          <w:rPr>
            <w:rStyle w:val="Hyperlink"/>
            <w:noProof/>
          </w:rPr>
          <w:t>2.9</w:t>
        </w:r>
        <w:r>
          <w:rPr>
            <w:rFonts w:asciiTheme="minorHAnsi" w:eastAsiaTheme="minorEastAsia" w:hAnsiTheme="minorHAnsi" w:cstheme="minorBidi"/>
            <w:b w:val="0"/>
            <w:noProof/>
            <w:sz w:val="22"/>
            <w:szCs w:val="22"/>
          </w:rPr>
          <w:tab/>
        </w:r>
        <w:r w:rsidRPr="003D24B9">
          <w:rPr>
            <w:rStyle w:val="Hyperlink"/>
            <w:noProof/>
          </w:rPr>
          <w:t>DFIR – Request Emission-Related Diagnostic Trouble Codes With Permanent Status ($0A) Service</w:t>
        </w:r>
        <w:r>
          <w:rPr>
            <w:noProof/>
            <w:webHidden/>
          </w:rPr>
          <w:tab/>
        </w:r>
        <w:r>
          <w:rPr>
            <w:noProof/>
            <w:webHidden/>
          </w:rPr>
          <w:fldChar w:fldCharType="begin"/>
        </w:r>
        <w:r>
          <w:rPr>
            <w:noProof/>
            <w:webHidden/>
          </w:rPr>
          <w:instrText xml:space="preserve"> PAGEREF _Toc276632473 \h </w:instrText>
        </w:r>
        <w:r>
          <w:rPr>
            <w:noProof/>
            <w:webHidden/>
          </w:rPr>
        </w:r>
        <w:r>
          <w:rPr>
            <w:noProof/>
            <w:webHidden/>
          </w:rPr>
          <w:fldChar w:fldCharType="separate"/>
        </w:r>
        <w:r>
          <w:rPr>
            <w:noProof/>
            <w:webHidden/>
          </w:rPr>
          <w:t>30</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4" w:history="1">
        <w:r w:rsidRPr="003D24B9">
          <w:rPr>
            <w:rStyle w:val="Hyperlink"/>
            <w:noProof/>
          </w:rPr>
          <w:t>2.10</w:t>
        </w:r>
        <w:r>
          <w:rPr>
            <w:rFonts w:asciiTheme="minorHAnsi" w:eastAsiaTheme="minorEastAsia" w:hAnsiTheme="minorHAnsi" w:cstheme="minorBidi"/>
            <w:b w:val="0"/>
            <w:noProof/>
            <w:sz w:val="22"/>
            <w:szCs w:val="22"/>
          </w:rPr>
          <w:tab/>
        </w:r>
        <w:r w:rsidRPr="003D24B9">
          <w:rPr>
            <w:rStyle w:val="Hyperlink"/>
            <w:noProof/>
          </w:rPr>
          <w:t xml:space="preserve">DRER </w:t>
        </w:r>
        <w:r w:rsidRPr="003D24B9">
          <w:rPr>
            <w:rStyle w:val="Hyperlink"/>
            <w:noProof/>
          </w:rPr>
          <w:noBreakHyphen/>
          <w:t xml:space="preserve"> InitiateDiagnosticOperation ($10) Service</w:t>
        </w:r>
        <w:r>
          <w:rPr>
            <w:noProof/>
            <w:webHidden/>
          </w:rPr>
          <w:tab/>
        </w:r>
        <w:r>
          <w:rPr>
            <w:noProof/>
            <w:webHidden/>
          </w:rPr>
          <w:fldChar w:fldCharType="begin"/>
        </w:r>
        <w:r>
          <w:rPr>
            <w:noProof/>
            <w:webHidden/>
          </w:rPr>
          <w:instrText xml:space="preserve"> PAGEREF _Toc276632474 \h </w:instrText>
        </w:r>
        <w:r>
          <w:rPr>
            <w:noProof/>
            <w:webHidden/>
          </w:rPr>
        </w:r>
        <w:r>
          <w:rPr>
            <w:noProof/>
            <w:webHidden/>
          </w:rPr>
          <w:fldChar w:fldCharType="separate"/>
        </w:r>
        <w:r>
          <w:rPr>
            <w:noProof/>
            <w:webHidden/>
          </w:rPr>
          <w:t>30</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5" w:history="1">
        <w:r w:rsidRPr="003D24B9">
          <w:rPr>
            <w:rStyle w:val="Hyperlink"/>
            <w:noProof/>
          </w:rPr>
          <w:t>2.11</w:t>
        </w:r>
        <w:r>
          <w:rPr>
            <w:rFonts w:asciiTheme="minorHAnsi" w:eastAsiaTheme="minorEastAsia" w:hAnsiTheme="minorHAnsi" w:cstheme="minorBidi"/>
            <w:b w:val="0"/>
            <w:noProof/>
            <w:sz w:val="22"/>
            <w:szCs w:val="22"/>
          </w:rPr>
          <w:tab/>
        </w:r>
        <w:r w:rsidRPr="003D24B9">
          <w:rPr>
            <w:rStyle w:val="Hyperlink"/>
            <w:noProof/>
          </w:rPr>
          <w:t xml:space="preserve">FFRR </w:t>
        </w:r>
        <w:r w:rsidRPr="003D24B9">
          <w:rPr>
            <w:rStyle w:val="Hyperlink"/>
            <w:noProof/>
          </w:rPr>
          <w:noBreakHyphen/>
          <w:t xml:space="preserve"> ReadFailureRecordData ($12) Service</w:t>
        </w:r>
        <w:r>
          <w:rPr>
            <w:noProof/>
            <w:webHidden/>
          </w:rPr>
          <w:tab/>
        </w:r>
        <w:r>
          <w:rPr>
            <w:noProof/>
            <w:webHidden/>
          </w:rPr>
          <w:fldChar w:fldCharType="begin"/>
        </w:r>
        <w:r>
          <w:rPr>
            <w:noProof/>
            <w:webHidden/>
          </w:rPr>
          <w:instrText xml:space="preserve"> PAGEREF _Toc276632475 \h </w:instrText>
        </w:r>
        <w:r>
          <w:rPr>
            <w:noProof/>
            <w:webHidden/>
          </w:rPr>
        </w:r>
        <w:r>
          <w:rPr>
            <w:noProof/>
            <w:webHidden/>
          </w:rPr>
          <w:fldChar w:fldCharType="separate"/>
        </w:r>
        <w:r>
          <w:rPr>
            <w:noProof/>
            <w:webHidden/>
          </w:rPr>
          <w:t>31</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6" w:history="1">
        <w:r w:rsidRPr="003D24B9">
          <w:rPr>
            <w:rStyle w:val="Hyperlink"/>
            <w:noProof/>
          </w:rPr>
          <w:t>2.12</w:t>
        </w:r>
        <w:r>
          <w:rPr>
            <w:rFonts w:asciiTheme="minorHAnsi" w:eastAsiaTheme="minorEastAsia" w:hAnsiTheme="minorHAnsi" w:cstheme="minorBidi"/>
            <w:b w:val="0"/>
            <w:noProof/>
            <w:sz w:val="22"/>
            <w:szCs w:val="22"/>
          </w:rPr>
          <w:tab/>
        </w:r>
        <w:r w:rsidRPr="003D24B9">
          <w:rPr>
            <w:rStyle w:val="Hyperlink"/>
            <w:noProof/>
          </w:rPr>
          <w:t xml:space="preserve">ODAR / BFPR </w:t>
        </w:r>
        <w:r w:rsidRPr="003D24B9">
          <w:rPr>
            <w:rStyle w:val="Hyperlink"/>
            <w:noProof/>
          </w:rPr>
          <w:noBreakHyphen/>
          <w:t xml:space="preserve"> ReadDataByIdentifier ($1A) Service</w:t>
        </w:r>
        <w:r>
          <w:rPr>
            <w:noProof/>
            <w:webHidden/>
          </w:rPr>
          <w:tab/>
        </w:r>
        <w:r>
          <w:rPr>
            <w:noProof/>
            <w:webHidden/>
          </w:rPr>
          <w:fldChar w:fldCharType="begin"/>
        </w:r>
        <w:r>
          <w:rPr>
            <w:noProof/>
            <w:webHidden/>
          </w:rPr>
          <w:instrText xml:space="preserve"> PAGEREF _Toc276632476 \h </w:instrText>
        </w:r>
        <w:r>
          <w:rPr>
            <w:noProof/>
            <w:webHidden/>
          </w:rPr>
        </w:r>
        <w:r>
          <w:rPr>
            <w:noProof/>
            <w:webHidden/>
          </w:rPr>
          <w:fldChar w:fldCharType="separate"/>
        </w:r>
        <w:r>
          <w:rPr>
            <w:noProof/>
            <w:webHidden/>
          </w:rPr>
          <w:t>32</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7" w:history="1">
        <w:r w:rsidRPr="003D24B9">
          <w:rPr>
            <w:rStyle w:val="Hyperlink"/>
            <w:noProof/>
          </w:rPr>
          <w:t>2.13</w:t>
        </w:r>
        <w:r>
          <w:rPr>
            <w:rFonts w:asciiTheme="minorHAnsi" w:eastAsiaTheme="minorEastAsia" w:hAnsiTheme="minorHAnsi" w:cstheme="minorBidi"/>
            <w:b w:val="0"/>
            <w:noProof/>
            <w:sz w:val="22"/>
            <w:szCs w:val="22"/>
          </w:rPr>
          <w:tab/>
        </w:r>
        <w:r w:rsidRPr="003D24B9">
          <w:rPr>
            <w:rStyle w:val="Hyperlink"/>
            <w:noProof/>
          </w:rPr>
          <w:t xml:space="preserve">OVIR / BFPR </w:t>
        </w:r>
        <w:r w:rsidRPr="003D24B9">
          <w:rPr>
            <w:rStyle w:val="Hyperlink"/>
            <w:noProof/>
          </w:rPr>
          <w:noBreakHyphen/>
          <w:t xml:space="preserve"> ReturnToNormalMode ($20) Service</w:t>
        </w:r>
        <w:r>
          <w:rPr>
            <w:noProof/>
            <w:webHidden/>
          </w:rPr>
          <w:tab/>
        </w:r>
        <w:r>
          <w:rPr>
            <w:noProof/>
            <w:webHidden/>
          </w:rPr>
          <w:fldChar w:fldCharType="begin"/>
        </w:r>
        <w:r>
          <w:rPr>
            <w:noProof/>
            <w:webHidden/>
          </w:rPr>
          <w:instrText xml:space="preserve"> PAGEREF _Toc276632477 \h </w:instrText>
        </w:r>
        <w:r>
          <w:rPr>
            <w:noProof/>
            <w:webHidden/>
          </w:rPr>
        </w:r>
        <w:r>
          <w:rPr>
            <w:noProof/>
            <w:webHidden/>
          </w:rPr>
          <w:fldChar w:fldCharType="separate"/>
        </w:r>
        <w:r>
          <w:rPr>
            <w:noProof/>
            <w:webHidden/>
          </w:rPr>
          <w:t>32</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8" w:history="1">
        <w:r w:rsidRPr="003D24B9">
          <w:rPr>
            <w:rStyle w:val="Hyperlink"/>
            <w:noProof/>
          </w:rPr>
          <w:t>2.14</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ReadDataByParameterIdentifier ($22) Service</w:t>
        </w:r>
        <w:r>
          <w:rPr>
            <w:noProof/>
            <w:webHidden/>
          </w:rPr>
          <w:tab/>
        </w:r>
        <w:r>
          <w:rPr>
            <w:noProof/>
            <w:webHidden/>
          </w:rPr>
          <w:fldChar w:fldCharType="begin"/>
        </w:r>
        <w:r>
          <w:rPr>
            <w:noProof/>
            <w:webHidden/>
          </w:rPr>
          <w:instrText xml:space="preserve"> PAGEREF _Toc276632478 \h </w:instrText>
        </w:r>
        <w:r>
          <w:rPr>
            <w:noProof/>
            <w:webHidden/>
          </w:rPr>
        </w:r>
        <w:r>
          <w:rPr>
            <w:noProof/>
            <w:webHidden/>
          </w:rPr>
          <w:fldChar w:fldCharType="separate"/>
        </w:r>
        <w:r>
          <w:rPr>
            <w:noProof/>
            <w:webHidden/>
          </w:rPr>
          <w:t>33</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79" w:history="1">
        <w:r w:rsidRPr="003D24B9">
          <w:rPr>
            <w:rStyle w:val="Hyperlink"/>
            <w:noProof/>
          </w:rPr>
          <w:t>2.15</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ReadMemoryByAddress ($23) Service</w:t>
        </w:r>
        <w:r>
          <w:rPr>
            <w:noProof/>
            <w:webHidden/>
          </w:rPr>
          <w:tab/>
        </w:r>
        <w:r>
          <w:rPr>
            <w:noProof/>
            <w:webHidden/>
          </w:rPr>
          <w:fldChar w:fldCharType="begin"/>
        </w:r>
        <w:r>
          <w:rPr>
            <w:noProof/>
            <w:webHidden/>
          </w:rPr>
          <w:instrText xml:space="preserve"> PAGEREF _Toc276632479 \h </w:instrText>
        </w:r>
        <w:r>
          <w:rPr>
            <w:noProof/>
            <w:webHidden/>
          </w:rPr>
        </w:r>
        <w:r>
          <w:rPr>
            <w:noProof/>
            <w:webHidden/>
          </w:rPr>
          <w:fldChar w:fldCharType="separate"/>
        </w:r>
        <w:r>
          <w:rPr>
            <w:noProof/>
            <w:webHidden/>
          </w:rPr>
          <w:t>33</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0" w:history="1">
        <w:r w:rsidRPr="003D24B9">
          <w:rPr>
            <w:rStyle w:val="Hyperlink"/>
            <w:noProof/>
          </w:rPr>
          <w:t>2.16</w:t>
        </w:r>
        <w:r>
          <w:rPr>
            <w:rFonts w:asciiTheme="minorHAnsi" w:eastAsiaTheme="minorEastAsia" w:hAnsiTheme="minorHAnsi" w:cstheme="minorBidi"/>
            <w:b w:val="0"/>
            <w:noProof/>
            <w:sz w:val="22"/>
            <w:szCs w:val="22"/>
          </w:rPr>
          <w:tab/>
        </w:r>
        <w:r w:rsidRPr="003D24B9">
          <w:rPr>
            <w:rStyle w:val="Hyperlink"/>
            <w:noProof/>
          </w:rPr>
          <w:t xml:space="preserve">OSAR / BFPR </w:t>
        </w:r>
        <w:r w:rsidRPr="003D24B9">
          <w:rPr>
            <w:rStyle w:val="Hyperlink"/>
            <w:noProof/>
          </w:rPr>
          <w:noBreakHyphen/>
          <w:t xml:space="preserve"> SecurityAccess ($27) Service</w:t>
        </w:r>
        <w:r>
          <w:rPr>
            <w:noProof/>
            <w:webHidden/>
          </w:rPr>
          <w:tab/>
        </w:r>
        <w:r>
          <w:rPr>
            <w:noProof/>
            <w:webHidden/>
          </w:rPr>
          <w:fldChar w:fldCharType="begin"/>
        </w:r>
        <w:r>
          <w:rPr>
            <w:noProof/>
            <w:webHidden/>
          </w:rPr>
          <w:instrText xml:space="preserve"> PAGEREF _Toc276632480 \h </w:instrText>
        </w:r>
        <w:r>
          <w:rPr>
            <w:noProof/>
            <w:webHidden/>
          </w:rPr>
        </w:r>
        <w:r>
          <w:rPr>
            <w:noProof/>
            <w:webHidden/>
          </w:rPr>
          <w:fldChar w:fldCharType="separate"/>
        </w:r>
        <w:r>
          <w:rPr>
            <w:noProof/>
            <w:webHidden/>
          </w:rPr>
          <w:t>34</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1" w:history="1">
        <w:r w:rsidRPr="003D24B9">
          <w:rPr>
            <w:rStyle w:val="Hyperlink"/>
            <w:noProof/>
          </w:rPr>
          <w:t>2.17</w:t>
        </w:r>
        <w:r>
          <w:rPr>
            <w:rFonts w:asciiTheme="minorHAnsi" w:eastAsiaTheme="minorEastAsia" w:hAnsiTheme="minorHAnsi" w:cstheme="minorBidi"/>
            <w:b w:val="0"/>
            <w:noProof/>
            <w:sz w:val="22"/>
            <w:szCs w:val="22"/>
          </w:rPr>
          <w:tab/>
        </w:r>
        <w:r w:rsidRPr="003D24B9">
          <w:rPr>
            <w:rStyle w:val="Hyperlink"/>
            <w:noProof/>
          </w:rPr>
          <w:t xml:space="preserve">OVIR / BFPR </w:t>
        </w:r>
        <w:r w:rsidRPr="003D24B9">
          <w:rPr>
            <w:rStyle w:val="Hyperlink"/>
            <w:noProof/>
          </w:rPr>
          <w:noBreakHyphen/>
          <w:t xml:space="preserve"> DisableNormalComm ($28) Service</w:t>
        </w:r>
        <w:r>
          <w:rPr>
            <w:noProof/>
            <w:webHidden/>
          </w:rPr>
          <w:tab/>
        </w:r>
        <w:r>
          <w:rPr>
            <w:noProof/>
            <w:webHidden/>
          </w:rPr>
          <w:fldChar w:fldCharType="begin"/>
        </w:r>
        <w:r>
          <w:rPr>
            <w:noProof/>
            <w:webHidden/>
          </w:rPr>
          <w:instrText xml:space="preserve"> PAGEREF _Toc276632481 \h </w:instrText>
        </w:r>
        <w:r>
          <w:rPr>
            <w:noProof/>
            <w:webHidden/>
          </w:rPr>
        </w:r>
        <w:r>
          <w:rPr>
            <w:noProof/>
            <w:webHidden/>
          </w:rPr>
          <w:fldChar w:fldCharType="separate"/>
        </w:r>
        <w:r>
          <w:rPr>
            <w:noProof/>
            <w:webHidden/>
          </w:rPr>
          <w:t>35</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2" w:history="1">
        <w:r w:rsidRPr="003D24B9">
          <w:rPr>
            <w:rStyle w:val="Hyperlink"/>
            <w:noProof/>
          </w:rPr>
          <w:t>2.18</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DynamicallyDefineMessage ($2C) Service</w:t>
        </w:r>
        <w:r>
          <w:rPr>
            <w:noProof/>
            <w:webHidden/>
          </w:rPr>
          <w:tab/>
        </w:r>
        <w:r>
          <w:rPr>
            <w:noProof/>
            <w:webHidden/>
          </w:rPr>
          <w:fldChar w:fldCharType="begin"/>
        </w:r>
        <w:r>
          <w:rPr>
            <w:noProof/>
            <w:webHidden/>
          </w:rPr>
          <w:instrText xml:space="preserve"> PAGEREF _Toc276632482 \h </w:instrText>
        </w:r>
        <w:r>
          <w:rPr>
            <w:noProof/>
            <w:webHidden/>
          </w:rPr>
        </w:r>
        <w:r>
          <w:rPr>
            <w:noProof/>
            <w:webHidden/>
          </w:rPr>
          <w:fldChar w:fldCharType="separate"/>
        </w:r>
        <w:r>
          <w:rPr>
            <w:noProof/>
            <w:webHidden/>
          </w:rPr>
          <w:t>35</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3" w:history="1">
        <w:r w:rsidRPr="003D24B9">
          <w:rPr>
            <w:rStyle w:val="Hyperlink"/>
            <w:noProof/>
          </w:rPr>
          <w:t>2.19</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DefinePIDByAddress ($2D) Service</w:t>
        </w:r>
        <w:r>
          <w:rPr>
            <w:noProof/>
            <w:webHidden/>
          </w:rPr>
          <w:tab/>
        </w:r>
        <w:r>
          <w:rPr>
            <w:noProof/>
            <w:webHidden/>
          </w:rPr>
          <w:fldChar w:fldCharType="begin"/>
        </w:r>
        <w:r>
          <w:rPr>
            <w:noProof/>
            <w:webHidden/>
          </w:rPr>
          <w:instrText xml:space="preserve"> PAGEREF _Toc276632483 \h </w:instrText>
        </w:r>
        <w:r>
          <w:rPr>
            <w:noProof/>
            <w:webHidden/>
          </w:rPr>
        </w:r>
        <w:r>
          <w:rPr>
            <w:noProof/>
            <w:webHidden/>
          </w:rPr>
          <w:fldChar w:fldCharType="separate"/>
        </w:r>
        <w:r>
          <w:rPr>
            <w:noProof/>
            <w:webHidden/>
          </w:rPr>
          <w:t>36</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4" w:history="1">
        <w:r w:rsidRPr="003D24B9">
          <w:rPr>
            <w:rStyle w:val="Hyperlink"/>
            <w:noProof/>
          </w:rPr>
          <w:t>2.20</w:t>
        </w:r>
        <w:r>
          <w:rPr>
            <w:rFonts w:asciiTheme="minorHAnsi" w:eastAsiaTheme="minorEastAsia" w:hAnsiTheme="minorHAnsi" w:cstheme="minorBidi"/>
            <w:b w:val="0"/>
            <w:noProof/>
            <w:sz w:val="22"/>
            <w:szCs w:val="22"/>
          </w:rPr>
          <w:tab/>
        </w:r>
        <w:r w:rsidRPr="003D24B9">
          <w:rPr>
            <w:rStyle w:val="Hyperlink"/>
            <w:noProof/>
          </w:rPr>
          <w:t xml:space="preserve">OFPR / BFPR </w:t>
        </w:r>
        <w:r w:rsidRPr="003D24B9">
          <w:rPr>
            <w:rStyle w:val="Hyperlink"/>
            <w:noProof/>
          </w:rPr>
          <w:noBreakHyphen/>
          <w:t xml:space="preserve"> RequestDownload ($34) Service</w:t>
        </w:r>
        <w:r>
          <w:rPr>
            <w:noProof/>
            <w:webHidden/>
          </w:rPr>
          <w:tab/>
        </w:r>
        <w:r>
          <w:rPr>
            <w:noProof/>
            <w:webHidden/>
          </w:rPr>
          <w:fldChar w:fldCharType="begin"/>
        </w:r>
        <w:r>
          <w:rPr>
            <w:noProof/>
            <w:webHidden/>
          </w:rPr>
          <w:instrText xml:space="preserve"> PAGEREF _Toc276632484 \h </w:instrText>
        </w:r>
        <w:r>
          <w:rPr>
            <w:noProof/>
            <w:webHidden/>
          </w:rPr>
        </w:r>
        <w:r>
          <w:rPr>
            <w:noProof/>
            <w:webHidden/>
          </w:rPr>
          <w:fldChar w:fldCharType="separate"/>
        </w:r>
        <w:r>
          <w:rPr>
            <w:noProof/>
            <w:webHidden/>
          </w:rPr>
          <w:t>37</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5" w:history="1">
        <w:r w:rsidRPr="003D24B9">
          <w:rPr>
            <w:rStyle w:val="Hyperlink"/>
            <w:noProof/>
          </w:rPr>
          <w:t>2.21</w:t>
        </w:r>
        <w:r>
          <w:rPr>
            <w:rFonts w:asciiTheme="minorHAnsi" w:eastAsiaTheme="minorEastAsia" w:hAnsiTheme="minorHAnsi" w:cstheme="minorBidi"/>
            <w:b w:val="0"/>
            <w:noProof/>
            <w:sz w:val="22"/>
            <w:szCs w:val="22"/>
          </w:rPr>
          <w:tab/>
        </w:r>
        <w:r w:rsidRPr="003D24B9">
          <w:rPr>
            <w:rStyle w:val="Hyperlink"/>
            <w:noProof/>
          </w:rPr>
          <w:t xml:space="preserve">BFPR / OFPR </w:t>
        </w:r>
        <w:r w:rsidRPr="003D24B9">
          <w:rPr>
            <w:rStyle w:val="Hyperlink"/>
            <w:noProof/>
          </w:rPr>
          <w:noBreakHyphen/>
          <w:t xml:space="preserve"> TransferData ($36) Service</w:t>
        </w:r>
        <w:r>
          <w:rPr>
            <w:noProof/>
            <w:webHidden/>
          </w:rPr>
          <w:tab/>
        </w:r>
        <w:r>
          <w:rPr>
            <w:noProof/>
            <w:webHidden/>
          </w:rPr>
          <w:fldChar w:fldCharType="begin"/>
        </w:r>
        <w:r>
          <w:rPr>
            <w:noProof/>
            <w:webHidden/>
          </w:rPr>
          <w:instrText xml:space="preserve"> PAGEREF _Toc276632485 \h </w:instrText>
        </w:r>
        <w:r>
          <w:rPr>
            <w:noProof/>
            <w:webHidden/>
          </w:rPr>
        </w:r>
        <w:r>
          <w:rPr>
            <w:noProof/>
            <w:webHidden/>
          </w:rPr>
          <w:fldChar w:fldCharType="separate"/>
        </w:r>
        <w:r>
          <w:rPr>
            <w:noProof/>
            <w:webHidden/>
          </w:rPr>
          <w:t>38</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6" w:history="1">
        <w:r w:rsidRPr="003D24B9">
          <w:rPr>
            <w:rStyle w:val="Hyperlink"/>
            <w:noProof/>
          </w:rPr>
          <w:t>2.22</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WriteDataByIdentifier ($3B) Service</w:t>
        </w:r>
        <w:r>
          <w:rPr>
            <w:noProof/>
            <w:webHidden/>
          </w:rPr>
          <w:tab/>
        </w:r>
        <w:r>
          <w:rPr>
            <w:noProof/>
            <w:webHidden/>
          </w:rPr>
          <w:fldChar w:fldCharType="begin"/>
        </w:r>
        <w:r>
          <w:rPr>
            <w:noProof/>
            <w:webHidden/>
          </w:rPr>
          <w:instrText xml:space="preserve"> PAGEREF _Toc276632486 \h </w:instrText>
        </w:r>
        <w:r>
          <w:rPr>
            <w:noProof/>
            <w:webHidden/>
          </w:rPr>
        </w:r>
        <w:r>
          <w:rPr>
            <w:noProof/>
            <w:webHidden/>
          </w:rPr>
          <w:fldChar w:fldCharType="separate"/>
        </w:r>
        <w:r>
          <w:rPr>
            <w:noProof/>
            <w:webHidden/>
          </w:rPr>
          <w:t>39</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7" w:history="1">
        <w:r w:rsidRPr="003D24B9">
          <w:rPr>
            <w:rStyle w:val="Hyperlink"/>
            <w:noProof/>
          </w:rPr>
          <w:t>2.23</w:t>
        </w:r>
        <w:r>
          <w:rPr>
            <w:rFonts w:asciiTheme="minorHAnsi" w:eastAsiaTheme="minorEastAsia" w:hAnsiTheme="minorHAnsi" w:cstheme="minorBidi"/>
            <w:b w:val="0"/>
            <w:noProof/>
            <w:sz w:val="22"/>
            <w:szCs w:val="22"/>
          </w:rPr>
          <w:tab/>
        </w:r>
        <w:r w:rsidRPr="003D24B9">
          <w:rPr>
            <w:rStyle w:val="Hyperlink"/>
            <w:noProof/>
          </w:rPr>
          <w:t xml:space="preserve">OVIR / BFPR </w:t>
        </w:r>
        <w:r w:rsidRPr="003D24B9">
          <w:rPr>
            <w:rStyle w:val="Hyperlink"/>
            <w:noProof/>
          </w:rPr>
          <w:noBreakHyphen/>
          <w:t xml:space="preserve"> TesterPresent ($3E) Service</w:t>
        </w:r>
        <w:r>
          <w:rPr>
            <w:noProof/>
            <w:webHidden/>
          </w:rPr>
          <w:tab/>
        </w:r>
        <w:r>
          <w:rPr>
            <w:noProof/>
            <w:webHidden/>
          </w:rPr>
          <w:fldChar w:fldCharType="begin"/>
        </w:r>
        <w:r>
          <w:rPr>
            <w:noProof/>
            <w:webHidden/>
          </w:rPr>
          <w:instrText xml:space="preserve"> PAGEREF _Toc276632487 \h </w:instrText>
        </w:r>
        <w:r>
          <w:rPr>
            <w:noProof/>
            <w:webHidden/>
          </w:rPr>
        </w:r>
        <w:r>
          <w:rPr>
            <w:noProof/>
            <w:webHidden/>
          </w:rPr>
          <w:fldChar w:fldCharType="separate"/>
        </w:r>
        <w:r>
          <w:rPr>
            <w:noProof/>
            <w:webHidden/>
          </w:rPr>
          <w:t>39</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8" w:history="1">
        <w:r w:rsidRPr="003D24B9">
          <w:rPr>
            <w:rStyle w:val="Hyperlink"/>
            <w:noProof/>
          </w:rPr>
          <w:t>2.24</w:t>
        </w:r>
        <w:r>
          <w:rPr>
            <w:rFonts w:asciiTheme="minorHAnsi" w:eastAsiaTheme="minorEastAsia" w:hAnsiTheme="minorHAnsi" w:cstheme="minorBidi"/>
            <w:b w:val="0"/>
            <w:noProof/>
            <w:sz w:val="22"/>
            <w:szCs w:val="22"/>
          </w:rPr>
          <w:tab/>
        </w:r>
        <w:r w:rsidRPr="003D24B9">
          <w:rPr>
            <w:rStyle w:val="Hyperlink"/>
            <w:noProof/>
          </w:rPr>
          <w:t xml:space="preserve">BFPR / OFPR </w:t>
        </w:r>
        <w:r w:rsidRPr="003D24B9">
          <w:rPr>
            <w:rStyle w:val="Hyperlink"/>
            <w:noProof/>
          </w:rPr>
          <w:noBreakHyphen/>
          <w:t xml:space="preserve"> ReportProgrammedState ($A2) Service</w:t>
        </w:r>
        <w:r>
          <w:rPr>
            <w:noProof/>
            <w:webHidden/>
          </w:rPr>
          <w:tab/>
        </w:r>
        <w:r>
          <w:rPr>
            <w:noProof/>
            <w:webHidden/>
          </w:rPr>
          <w:fldChar w:fldCharType="begin"/>
        </w:r>
        <w:r>
          <w:rPr>
            <w:noProof/>
            <w:webHidden/>
          </w:rPr>
          <w:instrText xml:space="preserve"> PAGEREF _Toc276632488 \h </w:instrText>
        </w:r>
        <w:r>
          <w:rPr>
            <w:noProof/>
            <w:webHidden/>
          </w:rPr>
        </w:r>
        <w:r>
          <w:rPr>
            <w:noProof/>
            <w:webHidden/>
          </w:rPr>
          <w:fldChar w:fldCharType="separate"/>
        </w:r>
        <w:r>
          <w:rPr>
            <w:noProof/>
            <w:webHidden/>
          </w:rPr>
          <w:t>40</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89" w:history="1">
        <w:r w:rsidRPr="003D24B9">
          <w:rPr>
            <w:rStyle w:val="Hyperlink"/>
            <w:noProof/>
          </w:rPr>
          <w:t>2.25</w:t>
        </w:r>
        <w:r>
          <w:rPr>
            <w:rFonts w:asciiTheme="minorHAnsi" w:eastAsiaTheme="minorEastAsia" w:hAnsiTheme="minorHAnsi" w:cstheme="minorBidi"/>
            <w:b w:val="0"/>
            <w:noProof/>
            <w:sz w:val="22"/>
            <w:szCs w:val="22"/>
          </w:rPr>
          <w:tab/>
        </w:r>
        <w:r w:rsidRPr="003D24B9">
          <w:rPr>
            <w:rStyle w:val="Hyperlink"/>
            <w:noProof/>
          </w:rPr>
          <w:t xml:space="preserve">OFPR / BFPR </w:t>
        </w:r>
        <w:r w:rsidRPr="003D24B9">
          <w:rPr>
            <w:rStyle w:val="Hyperlink"/>
            <w:noProof/>
          </w:rPr>
          <w:noBreakHyphen/>
          <w:t xml:space="preserve"> ProgrammingMode ($A5) Service</w:t>
        </w:r>
        <w:r>
          <w:rPr>
            <w:noProof/>
            <w:webHidden/>
          </w:rPr>
          <w:tab/>
        </w:r>
        <w:r>
          <w:rPr>
            <w:noProof/>
            <w:webHidden/>
          </w:rPr>
          <w:fldChar w:fldCharType="begin"/>
        </w:r>
        <w:r>
          <w:rPr>
            <w:noProof/>
            <w:webHidden/>
          </w:rPr>
          <w:instrText xml:space="preserve"> PAGEREF _Toc276632489 \h </w:instrText>
        </w:r>
        <w:r>
          <w:rPr>
            <w:noProof/>
            <w:webHidden/>
          </w:rPr>
        </w:r>
        <w:r>
          <w:rPr>
            <w:noProof/>
            <w:webHidden/>
          </w:rPr>
          <w:fldChar w:fldCharType="separate"/>
        </w:r>
        <w:r>
          <w:rPr>
            <w:noProof/>
            <w:webHidden/>
          </w:rPr>
          <w:t>40</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90" w:history="1">
        <w:r w:rsidRPr="003D24B9">
          <w:rPr>
            <w:rStyle w:val="Hyperlink"/>
            <w:noProof/>
          </w:rPr>
          <w:t>2.26</w:t>
        </w:r>
        <w:r>
          <w:rPr>
            <w:rFonts w:asciiTheme="minorHAnsi" w:eastAsiaTheme="minorEastAsia" w:hAnsiTheme="minorHAnsi" w:cstheme="minorBidi"/>
            <w:b w:val="0"/>
            <w:noProof/>
            <w:sz w:val="22"/>
            <w:szCs w:val="22"/>
          </w:rPr>
          <w:tab/>
        </w:r>
        <w:r w:rsidRPr="003D24B9">
          <w:rPr>
            <w:rStyle w:val="Hyperlink"/>
            <w:noProof/>
          </w:rPr>
          <w:t xml:space="preserve">DFIR </w:t>
        </w:r>
        <w:r w:rsidRPr="003D24B9">
          <w:rPr>
            <w:rStyle w:val="Hyperlink"/>
            <w:noProof/>
          </w:rPr>
          <w:noBreakHyphen/>
          <w:t xml:space="preserve"> ReadDiagnosticInformation ($A9) Service</w:t>
        </w:r>
        <w:r>
          <w:rPr>
            <w:noProof/>
            <w:webHidden/>
          </w:rPr>
          <w:tab/>
        </w:r>
        <w:r>
          <w:rPr>
            <w:noProof/>
            <w:webHidden/>
          </w:rPr>
          <w:fldChar w:fldCharType="begin"/>
        </w:r>
        <w:r>
          <w:rPr>
            <w:noProof/>
            <w:webHidden/>
          </w:rPr>
          <w:instrText xml:space="preserve"> PAGEREF _Toc276632490 \h </w:instrText>
        </w:r>
        <w:r>
          <w:rPr>
            <w:noProof/>
            <w:webHidden/>
          </w:rPr>
        </w:r>
        <w:r>
          <w:rPr>
            <w:noProof/>
            <w:webHidden/>
          </w:rPr>
          <w:fldChar w:fldCharType="separate"/>
        </w:r>
        <w:r>
          <w:rPr>
            <w:noProof/>
            <w:webHidden/>
          </w:rPr>
          <w:t>41</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91" w:history="1">
        <w:r w:rsidRPr="003D24B9">
          <w:rPr>
            <w:rStyle w:val="Hyperlink"/>
            <w:noProof/>
          </w:rPr>
          <w:t>2.27</w:t>
        </w:r>
        <w:r>
          <w:rPr>
            <w:rFonts w:asciiTheme="minorHAnsi" w:eastAsiaTheme="minorEastAsia" w:hAnsiTheme="minorHAnsi" w:cstheme="minorBidi"/>
            <w:b w:val="0"/>
            <w:noProof/>
            <w:sz w:val="22"/>
            <w:szCs w:val="22"/>
          </w:rPr>
          <w:tab/>
        </w:r>
        <w:r w:rsidRPr="003D24B9">
          <w:rPr>
            <w:rStyle w:val="Hyperlink"/>
            <w:noProof/>
          </w:rPr>
          <w:t xml:space="preserve">ODAR </w:t>
        </w:r>
        <w:r w:rsidRPr="003D24B9">
          <w:rPr>
            <w:rStyle w:val="Hyperlink"/>
            <w:noProof/>
          </w:rPr>
          <w:noBreakHyphen/>
          <w:t xml:space="preserve"> ReadDataByPacketIdentifier ($AA) Service</w:t>
        </w:r>
        <w:r>
          <w:rPr>
            <w:noProof/>
            <w:webHidden/>
          </w:rPr>
          <w:tab/>
        </w:r>
        <w:r>
          <w:rPr>
            <w:noProof/>
            <w:webHidden/>
          </w:rPr>
          <w:fldChar w:fldCharType="begin"/>
        </w:r>
        <w:r>
          <w:rPr>
            <w:noProof/>
            <w:webHidden/>
          </w:rPr>
          <w:instrText xml:space="preserve"> PAGEREF _Toc276632491 \h </w:instrText>
        </w:r>
        <w:r>
          <w:rPr>
            <w:noProof/>
            <w:webHidden/>
          </w:rPr>
        </w:r>
        <w:r>
          <w:rPr>
            <w:noProof/>
            <w:webHidden/>
          </w:rPr>
          <w:fldChar w:fldCharType="separate"/>
        </w:r>
        <w:r>
          <w:rPr>
            <w:noProof/>
            <w:webHidden/>
          </w:rPr>
          <w:t>42</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2492" w:history="1">
        <w:r w:rsidRPr="003D24B9">
          <w:rPr>
            <w:rStyle w:val="Hyperlink"/>
            <w:noProof/>
          </w:rPr>
          <w:t>2.28</w:t>
        </w:r>
        <w:r>
          <w:rPr>
            <w:rFonts w:asciiTheme="minorHAnsi" w:eastAsiaTheme="minorEastAsia" w:hAnsiTheme="minorHAnsi" w:cstheme="minorBidi"/>
            <w:b w:val="0"/>
            <w:noProof/>
            <w:sz w:val="22"/>
            <w:szCs w:val="22"/>
          </w:rPr>
          <w:tab/>
        </w:r>
        <w:r w:rsidRPr="003D24B9">
          <w:rPr>
            <w:rStyle w:val="Hyperlink"/>
            <w:noProof/>
          </w:rPr>
          <w:t xml:space="preserve">ODCR </w:t>
        </w:r>
        <w:r w:rsidRPr="003D24B9">
          <w:rPr>
            <w:rStyle w:val="Hyperlink"/>
            <w:noProof/>
          </w:rPr>
          <w:noBreakHyphen/>
          <w:t xml:space="preserve"> DeviceControl ($AE) Service</w:t>
        </w:r>
        <w:r>
          <w:rPr>
            <w:noProof/>
            <w:webHidden/>
          </w:rPr>
          <w:tab/>
        </w:r>
        <w:r>
          <w:rPr>
            <w:noProof/>
            <w:webHidden/>
          </w:rPr>
          <w:fldChar w:fldCharType="begin"/>
        </w:r>
        <w:r>
          <w:rPr>
            <w:noProof/>
            <w:webHidden/>
          </w:rPr>
          <w:instrText xml:space="preserve"> PAGEREF _Toc276632492 \h </w:instrText>
        </w:r>
        <w:r>
          <w:rPr>
            <w:noProof/>
            <w:webHidden/>
          </w:rPr>
        </w:r>
        <w:r>
          <w:rPr>
            <w:noProof/>
            <w:webHidden/>
          </w:rPr>
          <w:fldChar w:fldCharType="separate"/>
        </w:r>
        <w:r>
          <w:rPr>
            <w:noProof/>
            <w:webHidden/>
          </w:rPr>
          <w:t>43</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2493" w:history="1">
        <w:r w:rsidRPr="003D24B9">
          <w:rPr>
            <w:rStyle w:val="Hyperlink"/>
            <w:noProof/>
          </w:rPr>
          <w:t>3.</w:t>
        </w:r>
        <w:r>
          <w:rPr>
            <w:rFonts w:asciiTheme="minorHAnsi" w:eastAsiaTheme="minorEastAsia" w:hAnsiTheme="minorHAnsi" w:cstheme="minorBidi"/>
            <w:b w:val="0"/>
            <w:noProof/>
            <w:sz w:val="22"/>
            <w:szCs w:val="22"/>
          </w:rPr>
          <w:tab/>
        </w:r>
        <w:r w:rsidRPr="003D24B9">
          <w:rPr>
            <w:rStyle w:val="Hyperlink"/>
            <w:noProof/>
          </w:rPr>
          <w:t>Parameter Identifiers (PIDs)</w:t>
        </w:r>
        <w:r>
          <w:rPr>
            <w:noProof/>
            <w:webHidden/>
          </w:rPr>
          <w:tab/>
        </w:r>
        <w:r>
          <w:rPr>
            <w:noProof/>
            <w:webHidden/>
          </w:rPr>
          <w:fldChar w:fldCharType="begin"/>
        </w:r>
        <w:r>
          <w:rPr>
            <w:noProof/>
            <w:webHidden/>
          </w:rPr>
          <w:instrText xml:space="preserve"> PAGEREF _Toc276632493 \h </w:instrText>
        </w:r>
        <w:r>
          <w:rPr>
            <w:noProof/>
            <w:webHidden/>
          </w:rPr>
        </w:r>
        <w:r>
          <w:rPr>
            <w:noProof/>
            <w:webHidden/>
          </w:rPr>
          <w:fldChar w:fldCharType="separate"/>
        </w:r>
        <w:r>
          <w:rPr>
            <w:noProof/>
            <w:webHidden/>
          </w:rPr>
          <w:t>45</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494" w:history="1">
        <w:r w:rsidRPr="003D24B9">
          <w:rPr>
            <w:rStyle w:val="Hyperlink"/>
            <w:noProof/>
          </w:rPr>
          <w:t>3.1</w:t>
        </w:r>
        <w:r>
          <w:rPr>
            <w:rFonts w:asciiTheme="minorHAnsi" w:eastAsiaTheme="minorEastAsia" w:hAnsiTheme="minorHAnsi" w:cstheme="minorBidi"/>
            <w:b w:val="0"/>
            <w:noProof/>
            <w:sz w:val="22"/>
            <w:szCs w:val="22"/>
          </w:rPr>
          <w:tab/>
        </w:r>
        <w:r w:rsidRPr="003D24B9">
          <w:rPr>
            <w:rStyle w:val="Hyperlink"/>
            <w:noProof/>
          </w:rPr>
          <w:t>Legislated PIDs</w:t>
        </w:r>
        <w:r>
          <w:rPr>
            <w:noProof/>
            <w:webHidden/>
          </w:rPr>
          <w:tab/>
        </w:r>
        <w:r>
          <w:rPr>
            <w:noProof/>
            <w:webHidden/>
          </w:rPr>
          <w:fldChar w:fldCharType="begin"/>
        </w:r>
        <w:r>
          <w:rPr>
            <w:noProof/>
            <w:webHidden/>
          </w:rPr>
          <w:instrText xml:space="preserve"> PAGEREF _Toc276632494 \h </w:instrText>
        </w:r>
        <w:r>
          <w:rPr>
            <w:noProof/>
            <w:webHidden/>
          </w:rPr>
        </w:r>
        <w:r>
          <w:rPr>
            <w:noProof/>
            <w:webHidden/>
          </w:rPr>
          <w:fldChar w:fldCharType="separate"/>
        </w:r>
        <w:r>
          <w:rPr>
            <w:noProof/>
            <w:webHidden/>
          </w:rPr>
          <w:t>46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495" w:history="1">
        <w:r w:rsidRPr="003D24B9">
          <w:rPr>
            <w:rStyle w:val="Hyperlink"/>
            <w:noProof/>
          </w:rPr>
          <w:t>3.1.1</w:t>
        </w:r>
        <w:r>
          <w:rPr>
            <w:rFonts w:asciiTheme="minorHAnsi" w:eastAsiaTheme="minorEastAsia" w:hAnsiTheme="minorHAnsi" w:cstheme="minorBidi"/>
            <w:b w:val="0"/>
            <w:noProof/>
            <w:sz w:val="22"/>
            <w:szCs w:val="22"/>
          </w:rPr>
          <w:tab/>
        </w:r>
        <w:r w:rsidRPr="003D24B9">
          <w:rPr>
            <w:rStyle w:val="Hyperlink"/>
            <w:noProof/>
          </w:rPr>
          <w:t>ODAR – PID $0000 – Parameter Identifiers Supported - $01 to $20</w:t>
        </w:r>
        <w:r>
          <w:rPr>
            <w:noProof/>
            <w:webHidden/>
          </w:rPr>
          <w:tab/>
        </w:r>
        <w:r>
          <w:rPr>
            <w:noProof/>
            <w:webHidden/>
          </w:rPr>
          <w:fldChar w:fldCharType="begin"/>
        </w:r>
        <w:r>
          <w:rPr>
            <w:noProof/>
            <w:webHidden/>
          </w:rPr>
          <w:instrText xml:space="preserve"> PAGEREF _Toc276632495 \h </w:instrText>
        </w:r>
        <w:r>
          <w:rPr>
            <w:noProof/>
            <w:webHidden/>
          </w:rPr>
        </w:r>
        <w:r>
          <w:rPr>
            <w:noProof/>
            <w:webHidden/>
          </w:rPr>
          <w:fldChar w:fldCharType="separate"/>
        </w:r>
        <w:r>
          <w:rPr>
            <w:noProof/>
            <w:webHidden/>
          </w:rPr>
          <w:t>46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496" w:history="1">
        <w:r w:rsidRPr="003D24B9">
          <w:rPr>
            <w:rStyle w:val="Hyperlink"/>
            <w:noProof/>
          </w:rPr>
          <w:t>3.1.2</w:t>
        </w:r>
        <w:r>
          <w:rPr>
            <w:rFonts w:asciiTheme="minorHAnsi" w:eastAsiaTheme="minorEastAsia" w:hAnsiTheme="minorHAnsi" w:cstheme="minorBidi"/>
            <w:b w:val="0"/>
            <w:noProof/>
            <w:sz w:val="22"/>
            <w:szCs w:val="22"/>
          </w:rPr>
          <w:tab/>
        </w:r>
        <w:r w:rsidRPr="003D24B9">
          <w:rPr>
            <w:rStyle w:val="Hyperlink"/>
            <w:noProof/>
          </w:rPr>
          <w:t>DFIR – PID $0001 – Emission Related Monitor Status</w:t>
        </w:r>
        <w:r>
          <w:rPr>
            <w:noProof/>
            <w:webHidden/>
          </w:rPr>
          <w:tab/>
        </w:r>
        <w:r>
          <w:rPr>
            <w:noProof/>
            <w:webHidden/>
          </w:rPr>
          <w:fldChar w:fldCharType="begin"/>
        </w:r>
        <w:r>
          <w:rPr>
            <w:noProof/>
            <w:webHidden/>
          </w:rPr>
          <w:instrText xml:space="preserve"> PAGEREF _Toc276632496 \h </w:instrText>
        </w:r>
        <w:r>
          <w:rPr>
            <w:noProof/>
            <w:webHidden/>
          </w:rPr>
        </w:r>
        <w:r>
          <w:rPr>
            <w:noProof/>
            <w:webHidden/>
          </w:rPr>
          <w:fldChar w:fldCharType="separate"/>
        </w:r>
        <w:r>
          <w:rPr>
            <w:noProof/>
            <w:webHidden/>
          </w:rPr>
          <w:t>47</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497" w:history="1">
        <w:r w:rsidRPr="003D24B9">
          <w:rPr>
            <w:rStyle w:val="Hyperlink"/>
            <w:noProof/>
          </w:rPr>
          <w:t>3.1.3</w:t>
        </w:r>
        <w:r>
          <w:rPr>
            <w:rFonts w:asciiTheme="minorHAnsi" w:eastAsiaTheme="minorEastAsia" w:hAnsiTheme="minorHAnsi" w:cstheme="minorBidi"/>
            <w:b w:val="0"/>
            <w:noProof/>
            <w:sz w:val="22"/>
            <w:szCs w:val="22"/>
          </w:rPr>
          <w:tab/>
        </w:r>
        <w:r w:rsidRPr="003D24B9">
          <w:rPr>
            <w:rStyle w:val="Hyperlink"/>
            <w:noProof/>
          </w:rPr>
          <w:t>FFRR – PID $0002 – Freeze Frame Diagnostic Trouble Code</w:t>
        </w:r>
        <w:r>
          <w:rPr>
            <w:noProof/>
            <w:webHidden/>
          </w:rPr>
          <w:tab/>
        </w:r>
        <w:r>
          <w:rPr>
            <w:noProof/>
            <w:webHidden/>
          </w:rPr>
          <w:fldChar w:fldCharType="begin"/>
        </w:r>
        <w:r>
          <w:rPr>
            <w:noProof/>
            <w:webHidden/>
          </w:rPr>
          <w:instrText xml:space="preserve"> PAGEREF _Toc276632497 \h </w:instrText>
        </w:r>
        <w:r>
          <w:rPr>
            <w:noProof/>
            <w:webHidden/>
          </w:rPr>
        </w:r>
        <w:r>
          <w:rPr>
            <w:noProof/>
            <w:webHidden/>
          </w:rPr>
          <w:fldChar w:fldCharType="separate"/>
        </w:r>
        <w:r>
          <w:rPr>
            <w:noProof/>
            <w:webHidden/>
          </w:rPr>
          <w:t>48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498" w:history="1">
        <w:r w:rsidRPr="003D24B9">
          <w:rPr>
            <w:rStyle w:val="Hyperlink"/>
            <w:noProof/>
          </w:rPr>
          <w:t>3.1.4</w:t>
        </w:r>
        <w:r>
          <w:rPr>
            <w:rFonts w:asciiTheme="minorHAnsi" w:eastAsiaTheme="minorEastAsia" w:hAnsiTheme="minorHAnsi" w:cstheme="minorBidi"/>
            <w:b w:val="0"/>
            <w:noProof/>
            <w:sz w:val="22"/>
            <w:szCs w:val="22"/>
          </w:rPr>
          <w:tab/>
        </w:r>
        <w:r w:rsidRPr="003D24B9">
          <w:rPr>
            <w:rStyle w:val="Hyperlink"/>
            <w:noProof/>
          </w:rPr>
          <w:t>FULR – PID $0003 – Fuel System Status</w:t>
        </w:r>
        <w:r>
          <w:rPr>
            <w:noProof/>
            <w:webHidden/>
          </w:rPr>
          <w:tab/>
        </w:r>
        <w:r>
          <w:rPr>
            <w:noProof/>
            <w:webHidden/>
          </w:rPr>
          <w:fldChar w:fldCharType="begin"/>
        </w:r>
        <w:r>
          <w:rPr>
            <w:noProof/>
            <w:webHidden/>
          </w:rPr>
          <w:instrText xml:space="preserve"> PAGEREF _Toc276632498 \h </w:instrText>
        </w:r>
        <w:r>
          <w:rPr>
            <w:noProof/>
            <w:webHidden/>
          </w:rPr>
        </w:r>
        <w:r>
          <w:rPr>
            <w:noProof/>
            <w:webHidden/>
          </w:rPr>
          <w:fldChar w:fldCharType="separate"/>
        </w:r>
        <w:r>
          <w:rPr>
            <w:noProof/>
            <w:webHidden/>
          </w:rPr>
          <w:t>49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499" w:history="1">
        <w:r w:rsidRPr="003D24B9">
          <w:rPr>
            <w:rStyle w:val="Hyperlink"/>
            <w:noProof/>
          </w:rPr>
          <w:t>3.1.5</w:t>
        </w:r>
        <w:r>
          <w:rPr>
            <w:rFonts w:asciiTheme="minorHAnsi" w:eastAsiaTheme="minorEastAsia" w:hAnsiTheme="minorHAnsi" w:cstheme="minorBidi"/>
            <w:b w:val="0"/>
            <w:noProof/>
            <w:sz w:val="22"/>
            <w:szCs w:val="22"/>
          </w:rPr>
          <w:tab/>
        </w:r>
        <w:r w:rsidRPr="003D24B9">
          <w:rPr>
            <w:rStyle w:val="Hyperlink"/>
            <w:noProof/>
          </w:rPr>
          <w:t>MAFR – PID $0004 – Calculated Engine Load</w:t>
        </w:r>
        <w:r>
          <w:rPr>
            <w:noProof/>
            <w:webHidden/>
          </w:rPr>
          <w:tab/>
        </w:r>
        <w:r>
          <w:rPr>
            <w:noProof/>
            <w:webHidden/>
          </w:rPr>
          <w:fldChar w:fldCharType="begin"/>
        </w:r>
        <w:r>
          <w:rPr>
            <w:noProof/>
            <w:webHidden/>
          </w:rPr>
          <w:instrText xml:space="preserve"> PAGEREF _Toc276632499 \h </w:instrText>
        </w:r>
        <w:r>
          <w:rPr>
            <w:noProof/>
            <w:webHidden/>
          </w:rPr>
        </w:r>
        <w:r>
          <w:rPr>
            <w:noProof/>
            <w:webHidden/>
          </w:rPr>
          <w:fldChar w:fldCharType="separate"/>
        </w:r>
        <w:r>
          <w:rPr>
            <w:noProof/>
            <w:webHidden/>
          </w:rPr>
          <w:t>49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00" w:history="1">
        <w:r w:rsidRPr="003D24B9">
          <w:rPr>
            <w:rStyle w:val="Hyperlink"/>
            <w:noProof/>
          </w:rPr>
          <w:t>3.1.6</w:t>
        </w:r>
        <w:r>
          <w:rPr>
            <w:rFonts w:asciiTheme="minorHAnsi" w:eastAsiaTheme="minorEastAsia" w:hAnsiTheme="minorHAnsi" w:cstheme="minorBidi"/>
            <w:b w:val="0"/>
            <w:noProof/>
            <w:sz w:val="22"/>
            <w:szCs w:val="22"/>
          </w:rPr>
          <w:tab/>
        </w:r>
        <w:r w:rsidRPr="003D24B9">
          <w:rPr>
            <w:rStyle w:val="Hyperlink"/>
            <w:noProof/>
          </w:rPr>
          <w:t>ECTR – PID $0005 – Engine Coolant Temperature</w:t>
        </w:r>
        <w:r>
          <w:rPr>
            <w:noProof/>
            <w:webHidden/>
          </w:rPr>
          <w:tab/>
        </w:r>
        <w:r>
          <w:rPr>
            <w:noProof/>
            <w:webHidden/>
          </w:rPr>
          <w:fldChar w:fldCharType="begin"/>
        </w:r>
        <w:r>
          <w:rPr>
            <w:noProof/>
            <w:webHidden/>
          </w:rPr>
          <w:instrText xml:space="preserve"> PAGEREF _Toc276632500 \h </w:instrText>
        </w:r>
        <w:r>
          <w:rPr>
            <w:noProof/>
            <w:webHidden/>
          </w:rPr>
        </w:r>
        <w:r>
          <w:rPr>
            <w:noProof/>
            <w:webHidden/>
          </w:rPr>
          <w:fldChar w:fldCharType="separate"/>
        </w:r>
        <w:r>
          <w:rPr>
            <w:noProof/>
            <w:webHidden/>
          </w:rPr>
          <w:t>50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01" w:history="1">
        <w:r w:rsidRPr="003D24B9">
          <w:rPr>
            <w:rStyle w:val="Hyperlink"/>
            <w:noProof/>
          </w:rPr>
          <w:t>3.1.7</w:t>
        </w:r>
        <w:r>
          <w:rPr>
            <w:rFonts w:asciiTheme="minorHAnsi" w:eastAsiaTheme="minorEastAsia" w:hAnsiTheme="minorHAnsi" w:cstheme="minorBidi"/>
            <w:b w:val="0"/>
            <w:noProof/>
            <w:sz w:val="22"/>
            <w:szCs w:val="22"/>
          </w:rPr>
          <w:tab/>
        </w:r>
        <w:r w:rsidRPr="003D24B9">
          <w:rPr>
            <w:rStyle w:val="Hyperlink"/>
            <w:noProof/>
          </w:rPr>
          <w:t>FADR – PID $0006 – Short Term Fuel Trim Bank 1</w:t>
        </w:r>
        <w:r>
          <w:rPr>
            <w:noProof/>
            <w:webHidden/>
          </w:rPr>
          <w:tab/>
        </w:r>
        <w:r>
          <w:rPr>
            <w:noProof/>
            <w:webHidden/>
          </w:rPr>
          <w:fldChar w:fldCharType="begin"/>
        </w:r>
        <w:r>
          <w:rPr>
            <w:noProof/>
            <w:webHidden/>
          </w:rPr>
          <w:instrText xml:space="preserve"> PAGEREF _Toc276632501 \h </w:instrText>
        </w:r>
        <w:r>
          <w:rPr>
            <w:noProof/>
            <w:webHidden/>
          </w:rPr>
        </w:r>
        <w:r>
          <w:rPr>
            <w:noProof/>
            <w:webHidden/>
          </w:rPr>
          <w:fldChar w:fldCharType="separate"/>
        </w:r>
        <w:r>
          <w:rPr>
            <w:noProof/>
            <w:webHidden/>
          </w:rPr>
          <w:t>50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02" w:history="1">
        <w:r w:rsidRPr="003D24B9">
          <w:rPr>
            <w:rStyle w:val="Hyperlink"/>
            <w:noProof/>
          </w:rPr>
          <w:t>3.1.8</w:t>
        </w:r>
        <w:r>
          <w:rPr>
            <w:rFonts w:asciiTheme="minorHAnsi" w:eastAsiaTheme="minorEastAsia" w:hAnsiTheme="minorHAnsi" w:cstheme="minorBidi"/>
            <w:b w:val="0"/>
            <w:noProof/>
            <w:sz w:val="22"/>
            <w:szCs w:val="22"/>
          </w:rPr>
          <w:tab/>
        </w:r>
        <w:r w:rsidRPr="003D24B9">
          <w:rPr>
            <w:rStyle w:val="Hyperlink"/>
            <w:noProof/>
          </w:rPr>
          <w:t>FADR – PID $0007 – Long Term Fuel Trim Bank 1</w:t>
        </w:r>
        <w:r>
          <w:rPr>
            <w:noProof/>
            <w:webHidden/>
          </w:rPr>
          <w:tab/>
        </w:r>
        <w:r>
          <w:rPr>
            <w:noProof/>
            <w:webHidden/>
          </w:rPr>
          <w:fldChar w:fldCharType="begin"/>
        </w:r>
        <w:r>
          <w:rPr>
            <w:noProof/>
            <w:webHidden/>
          </w:rPr>
          <w:instrText xml:space="preserve"> PAGEREF _Toc276632502 \h </w:instrText>
        </w:r>
        <w:r>
          <w:rPr>
            <w:noProof/>
            <w:webHidden/>
          </w:rPr>
        </w:r>
        <w:r>
          <w:rPr>
            <w:noProof/>
            <w:webHidden/>
          </w:rPr>
          <w:fldChar w:fldCharType="separate"/>
        </w:r>
        <w:r>
          <w:rPr>
            <w:noProof/>
            <w:webHidden/>
          </w:rPr>
          <w:t>50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03" w:history="1">
        <w:r w:rsidRPr="003D24B9">
          <w:rPr>
            <w:rStyle w:val="Hyperlink"/>
            <w:noProof/>
          </w:rPr>
          <w:t>3.1.9</w:t>
        </w:r>
        <w:r>
          <w:rPr>
            <w:rFonts w:asciiTheme="minorHAnsi" w:eastAsiaTheme="minorEastAsia" w:hAnsiTheme="minorHAnsi" w:cstheme="minorBidi"/>
            <w:b w:val="0"/>
            <w:noProof/>
            <w:sz w:val="22"/>
            <w:szCs w:val="22"/>
          </w:rPr>
          <w:tab/>
        </w:r>
        <w:r w:rsidRPr="003D24B9">
          <w:rPr>
            <w:rStyle w:val="Hyperlink"/>
            <w:noProof/>
          </w:rPr>
          <w:t>FADR – PID $0008 – Short Term Fuel Trim Bank 2</w:t>
        </w:r>
        <w:r>
          <w:rPr>
            <w:noProof/>
            <w:webHidden/>
          </w:rPr>
          <w:tab/>
        </w:r>
        <w:r>
          <w:rPr>
            <w:noProof/>
            <w:webHidden/>
          </w:rPr>
          <w:fldChar w:fldCharType="begin"/>
        </w:r>
        <w:r>
          <w:rPr>
            <w:noProof/>
            <w:webHidden/>
          </w:rPr>
          <w:instrText xml:space="preserve"> PAGEREF _Toc276632503 \h </w:instrText>
        </w:r>
        <w:r>
          <w:rPr>
            <w:noProof/>
            <w:webHidden/>
          </w:rPr>
        </w:r>
        <w:r>
          <w:rPr>
            <w:noProof/>
            <w:webHidden/>
          </w:rPr>
          <w:fldChar w:fldCharType="separate"/>
        </w:r>
        <w:r>
          <w:rPr>
            <w:noProof/>
            <w:webHidden/>
          </w:rPr>
          <w:t>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4" w:history="1">
        <w:r w:rsidRPr="003D24B9">
          <w:rPr>
            <w:rStyle w:val="Hyperlink"/>
            <w:noProof/>
          </w:rPr>
          <w:t>3.1.10</w:t>
        </w:r>
        <w:r>
          <w:rPr>
            <w:rFonts w:asciiTheme="minorHAnsi" w:eastAsiaTheme="minorEastAsia" w:hAnsiTheme="minorHAnsi" w:cstheme="minorBidi"/>
            <w:b w:val="0"/>
            <w:noProof/>
            <w:sz w:val="22"/>
            <w:szCs w:val="22"/>
          </w:rPr>
          <w:tab/>
        </w:r>
        <w:r w:rsidRPr="003D24B9">
          <w:rPr>
            <w:rStyle w:val="Hyperlink"/>
            <w:noProof/>
          </w:rPr>
          <w:t>FADR – PID $0009 – Long Term Fuel Trim Bank 2</w:t>
        </w:r>
        <w:r>
          <w:rPr>
            <w:noProof/>
            <w:webHidden/>
          </w:rPr>
          <w:tab/>
        </w:r>
        <w:r>
          <w:rPr>
            <w:noProof/>
            <w:webHidden/>
          </w:rPr>
          <w:fldChar w:fldCharType="begin"/>
        </w:r>
        <w:r>
          <w:rPr>
            <w:noProof/>
            <w:webHidden/>
          </w:rPr>
          <w:instrText xml:space="preserve"> PAGEREF _Toc276632504 \h </w:instrText>
        </w:r>
        <w:r>
          <w:rPr>
            <w:noProof/>
            <w:webHidden/>
          </w:rPr>
        </w:r>
        <w:r>
          <w:rPr>
            <w:noProof/>
            <w:webHidden/>
          </w:rPr>
          <w:fldChar w:fldCharType="separate"/>
        </w:r>
        <w:r>
          <w:rPr>
            <w:noProof/>
            <w:webHidden/>
          </w:rPr>
          <w:t>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5" w:history="1">
        <w:r w:rsidRPr="003D24B9">
          <w:rPr>
            <w:rStyle w:val="Hyperlink"/>
            <w:noProof/>
          </w:rPr>
          <w:t>3.1.11</w:t>
        </w:r>
        <w:r>
          <w:rPr>
            <w:rFonts w:asciiTheme="minorHAnsi" w:eastAsiaTheme="minorEastAsia" w:hAnsiTheme="minorHAnsi" w:cstheme="minorBidi"/>
            <w:b w:val="0"/>
            <w:noProof/>
            <w:sz w:val="22"/>
            <w:szCs w:val="22"/>
          </w:rPr>
          <w:tab/>
        </w:r>
        <w:r w:rsidRPr="003D24B9">
          <w:rPr>
            <w:rStyle w:val="Hyperlink"/>
            <w:noProof/>
          </w:rPr>
          <w:t>FRPR – PID $000A – Fuel Rail Pressure (Gauge)</w:t>
        </w:r>
        <w:r>
          <w:rPr>
            <w:noProof/>
            <w:webHidden/>
          </w:rPr>
          <w:tab/>
        </w:r>
        <w:r>
          <w:rPr>
            <w:noProof/>
            <w:webHidden/>
          </w:rPr>
          <w:fldChar w:fldCharType="begin"/>
        </w:r>
        <w:r>
          <w:rPr>
            <w:noProof/>
            <w:webHidden/>
          </w:rPr>
          <w:instrText xml:space="preserve"> PAGEREF _Toc276632505 \h </w:instrText>
        </w:r>
        <w:r>
          <w:rPr>
            <w:noProof/>
            <w:webHidden/>
          </w:rPr>
        </w:r>
        <w:r>
          <w:rPr>
            <w:noProof/>
            <w:webHidden/>
          </w:rPr>
          <w:fldChar w:fldCharType="separate"/>
        </w:r>
        <w:r>
          <w:rPr>
            <w:noProof/>
            <w:webHidden/>
          </w:rPr>
          <w:t>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6" w:history="1">
        <w:r w:rsidRPr="003D24B9">
          <w:rPr>
            <w:rStyle w:val="Hyperlink"/>
            <w:noProof/>
          </w:rPr>
          <w:t>3.1.12</w:t>
        </w:r>
        <w:r>
          <w:rPr>
            <w:rFonts w:asciiTheme="minorHAnsi" w:eastAsiaTheme="minorEastAsia" w:hAnsiTheme="minorHAnsi" w:cstheme="minorBidi"/>
            <w:b w:val="0"/>
            <w:noProof/>
            <w:sz w:val="22"/>
            <w:szCs w:val="22"/>
          </w:rPr>
          <w:tab/>
        </w:r>
        <w:r w:rsidRPr="003D24B9">
          <w:rPr>
            <w:rStyle w:val="Hyperlink"/>
            <w:noProof/>
          </w:rPr>
          <w:t>MAPR – PID $000B – Intake Manifold Absolute Pressure</w:t>
        </w:r>
        <w:r>
          <w:rPr>
            <w:noProof/>
            <w:webHidden/>
          </w:rPr>
          <w:tab/>
        </w:r>
        <w:r>
          <w:rPr>
            <w:noProof/>
            <w:webHidden/>
          </w:rPr>
          <w:fldChar w:fldCharType="begin"/>
        </w:r>
        <w:r>
          <w:rPr>
            <w:noProof/>
            <w:webHidden/>
          </w:rPr>
          <w:instrText xml:space="preserve"> PAGEREF _Toc276632506 \h </w:instrText>
        </w:r>
        <w:r>
          <w:rPr>
            <w:noProof/>
            <w:webHidden/>
          </w:rPr>
        </w:r>
        <w:r>
          <w:rPr>
            <w:noProof/>
            <w:webHidden/>
          </w:rPr>
          <w:fldChar w:fldCharType="separate"/>
        </w:r>
        <w:r>
          <w:rPr>
            <w:noProof/>
            <w:webHidden/>
          </w:rPr>
          <w:t>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7" w:history="1">
        <w:r w:rsidRPr="003D24B9">
          <w:rPr>
            <w:rStyle w:val="Hyperlink"/>
            <w:noProof/>
          </w:rPr>
          <w:t>3.1.13</w:t>
        </w:r>
        <w:r>
          <w:rPr>
            <w:rFonts w:asciiTheme="minorHAnsi" w:eastAsiaTheme="minorEastAsia" w:hAnsiTheme="minorHAnsi" w:cstheme="minorBidi"/>
            <w:b w:val="0"/>
            <w:noProof/>
            <w:sz w:val="22"/>
            <w:szCs w:val="22"/>
          </w:rPr>
          <w:tab/>
        </w:r>
        <w:r w:rsidRPr="003D24B9">
          <w:rPr>
            <w:rStyle w:val="Hyperlink"/>
            <w:noProof/>
          </w:rPr>
          <w:t>EPSR – PID $000C – Engine Speed</w:t>
        </w:r>
        <w:r>
          <w:rPr>
            <w:noProof/>
            <w:webHidden/>
          </w:rPr>
          <w:tab/>
        </w:r>
        <w:r>
          <w:rPr>
            <w:noProof/>
            <w:webHidden/>
          </w:rPr>
          <w:fldChar w:fldCharType="begin"/>
        </w:r>
        <w:r>
          <w:rPr>
            <w:noProof/>
            <w:webHidden/>
          </w:rPr>
          <w:instrText xml:space="preserve"> PAGEREF _Toc276632507 \h </w:instrText>
        </w:r>
        <w:r>
          <w:rPr>
            <w:noProof/>
            <w:webHidden/>
          </w:rPr>
        </w:r>
        <w:r>
          <w:rPr>
            <w:noProof/>
            <w:webHidden/>
          </w:rPr>
          <w:fldChar w:fldCharType="separate"/>
        </w:r>
        <w:r>
          <w:rPr>
            <w:noProof/>
            <w:webHidden/>
          </w:rPr>
          <w:t>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8" w:history="1">
        <w:r w:rsidRPr="003D24B9">
          <w:rPr>
            <w:rStyle w:val="Hyperlink"/>
            <w:noProof/>
          </w:rPr>
          <w:t>3.1.14</w:t>
        </w:r>
        <w:r>
          <w:rPr>
            <w:rFonts w:asciiTheme="minorHAnsi" w:eastAsiaTheme="minorEastAsia" w:hAnsiTheme="minorHAnsi" w:cstheme="minorBidi"/>
            <w:b w:val="0"/>
            <w:noProof/>
            <w:sz w:val="22"/>
            <w:szCs w:val="22"/>
          </w:rPr>
          <w:tab/>
        </w:r>
        <w:r w:rsidRPr="003D24B9">
          <w:rPr>
            <w:rStyle w:val="Hyperlink"/>
            <w:noProof/>
          </w:rPr>
          <w:t>VSPR – PID $000D – Vehicle Speed</w:t>
        </w:r>
        <w:r>
          <w:rPr>
            <w:noProof/>
            <w:webHidden/>
          </w:rPr>
          <w:tab/>
        </w:r>
        <w:r>
          <w:rPr>
            <w:noProof/>
            <w:webHidden/>
          </w:rPr>
          <w:fldChar w:fldCharType="begin"/>
        </w:r>
        <w:r>
          <w:rPr>
            <w:noProof/>
            <w:webHidden/>
          </w:rPr>
          <w:instrText xml:space="preserve"> PAGEREF _Toc276632508 \h </w:instrText>
        </w:r>
        <w:r>
          <w:rPr>
            <w:noProof/>
            <w:webHidden/>
          </w:rPr>
        </w:r>
        <w:r>
          <w:rPr>
            <w:noProof/>
            <w:webHidden/>
          </w:rPr>
          <w:fldChar w:fldCharType="separate"/>
        </w:r>
        <w:r>
          <w:rPr>
            <w:noProof/>
            <w:webHidden/>
          </w:rPr>
          <w:t>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09" w:history="1">
        <w:r w:rsidRPr="003D24B9">
          <w:rPr>
            <w:rStyle w:val="Hyperlink"/>
            <w:noProof/>
          </w:rPr>
          <w:t>3.1.15</w:t>
        </w:r>
        <w:r>
          <w:rPr>
            <w:rFonts w:asciiTheme="minorHAnsi" w:eastAsiaTheme="minorEastAsia" w:hAnsiTheme="minorHAnsi" w:cstheme="minorBidi"/>
            <w:b w:val="0"/>
            <w:noProof/>
            <w:sz w:val="22"/>
            <w:szCs w:val="22"/>
          </w:rPr>
          <w:tab/>
        </w:r>
        <w:r w:rsidRPr="003D24B9">
          <w:rPr>
            <w:rStyle w:val="Hyperlink"/>
            <w:noProof/>
          </w:rPr>
          <w:t>SPKR – PID $000E – Spark Advance</w:t>
        </w:r>
        <w:r>
          <w:rPr>
            <w:noProof/>
            <w:webHidden/>
          </w:rPr>
          <w:tab/>
        </w:r>
        <w:r>
          <w:rPr>
            <w:noProof/>
            <w:webHidden/>
          </w:rPr>
          <w:fldChar w:fldCharType="begin"/>
        </w:r>
        <w:r>
          <w:rPr>
            <w:noProof/>
            <w:webHidden/>
          </w:rPr>
          <w:instrText xml:space="preserve"> PAGEREF _Toc276632509 \h </w:instrText>
        </w:r>
        <w:r>
          <w:rPr>
            <w:noProof/>
            <w:webHidden/>
          </w:rPr>
        </w:r>
        <w:r>
          <w:rPr>
            <w:noProof/>
            <w:webHidden/>
          </w:rPr>
          <w:fldChar w:fldCharType="separate"/>
        </w:r>
        <w:r>
          <w:rPr>
            <w:noProof/>
            <w:webHidden/>
          </w:rPr>
          <w:t>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0" w:history="1">
        <w:r w:rsidRPr="003D24B9">
          <w:rPr>
            <w:rStyle w:val="Hyperlink"/>
            <w:noProof/>
          </w:rPr>
          <w:t>3.1.16</w:t>
        </w:r>
        <w:r>
          <w:rPr>
            <w:rFonts w:asciiTheme="minorHAnsi" w:eastAsiaTheme="minorEastAsia" w:hAnsiTheme="minorHAnsi" w:cstheme="minorBidi"/>
            <w:b w:val="0"/>
            <w:noProof/>
            <w:sz w:val="22"/>
            <w:szCs w:val="22"/>
          </w:rPr>
          <w:tab/>
        </w:r>
        <w:r w:rsidRPr="003D24B9">
          <w:rPr>
            <w:rStyle w:val="Hyperlink"/>
            <w:noProof/>
          </w:rPr>
          <w:t>EITR – PID $000F – Intake Air Temperature</w:t>
        </w:r>
        <w:r>
          <w:rPr>
            <w:noProof/>
            <w:webHidden/>
          </w:rPr>
          <w:tab/>
        </w:r>
        <w:r>
          <w:rPr>
            <w:noProof/>
            <w:webHidden/>
          </w:rPr>
          <w:fldChar w:fldCharType="begin"/>
        </w:r>
        <w:r>
          <w:rPr>
            <w:noProof/>
            <w:webHidden/>
          </w:rPr>
          <w:instrText xml:space="preserve"> PAGEREF _Toc276632510 \h </w:instrText>
        </w:r>
        <w:r>
          <w:rPr>
            <w:noProof/>
            <w:webHidden/>
          </w:rPr>
        </w:r>
        <w:r>
          <w:rPr>
            <w:noProof/>
            <w:webHidden/>
          </w:rPr>
          <w:fldChar w:fldCharType="separate"/>
        </w:r>
        <w:r>
          <w:rPr>
            <w:noProof/>
            <w:webHidden/>
          </w:rPr>
          <w:t>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1" w:history="1">
        <w:r w:rsidRPr="003D24B9">
          <w:rPr>
            <w:rStyle w:val="Hyperlink"/>
            <w:noProof/>
          </w:rPr>
          <w:t>3.1.17</w:t>
        </w:r>
        <w:r>
          <w:rPr>
            <w:rFonts w:asciiTheme="minorHAnsi" w:eastAsiaTheme="minorEastAsia" w:hAnsiTheme="minorHAnsi" w:cstheme="minorBidi"/>
            <w:b w:val="0"/>
            <w:noProof/>
            <w:sz w:val="22"/>
            <w:szCs w:val="22"/>
          </w:rPr>
          <w:tab/>
        </w:r>
        <w:r w:rsidRPr="003D24B9">
          <w:rPr>
            <w:rStyle w:val="Hyperlink"/>
            <w:noProof/>
          </w:rPr>
          <w:t>MAFR – PID $0010 – MAF Sensor Mass Airflow</w:t>
        </w:r>
        <w:r>
          <w:rPr>
            <w:noProof/>
            <w:webHidden/>
          </w:rPr>
          <w:tab/>
        </w:r>
        <w:r>
          <w:rPr>
            <w:noProof/>
            <w:webHidden/>
          </w:rPr>
          <w:fldChar w:fldCharType="begin"/>
        </w:r>
        <w:r>
          <w:rPr>
            <w:noProof/>
            <w:webHidden/>
          </w:rPr>
          <w:instrText xml:space="preserve"> PAGEREF _Toc276632511 \h </w:instrText>
        </w:r>
        <w:r>
          <w:rPr>
            <w:noProof/>
            <w:webHidden/>
          </w:rPr>
        </w:r>
        <w:r>
          <w:rPr>
            <w:noProof/>
            <w:webHidden/>
          </w:rPr>
          <w:fldChar w:fldCharType="separate"/>
        </w:r>
        <w:r>
          <w:rPr>
            <w:noProof/>
            <w:webHidden/>
          </w:rPr>
          <w:t>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2" w:history="1">
        <w:r w:rsidRPr="003D24B9">
          <w:rPr>
            <w:rStyle w:val="Hyperlink"/>
            <w:noProof/>
          </w:rPr>
          <w:t>3.1.18</w:t>
        </w:r>
        <w:r>
          <w:rPr>
            <w:rFonts w:asciiTheme="minorHAnsi" w:eastAsiaTheme="minorEastAsia" w:hAnsiTheme="minorHAnsi" w:cstheme="minorBidi"/>
            <w:b w:val="0"/>
            <w:noProof/>
            <w:sz w:val="22"/>
            <w:szCs w:val="22"/>
          </w:rPr>
          <w:tab/>
        </w:r>
        <w:r w:rsidRPr="003D24B9">
          <w:rPr>
            <w:rStyle w:val="Hyperlink"/>
            <w:noProof/>
          </w:rPr>
          <w:t>TPSR – PID $0011 – Absolute Throttle Position</w:t>
        </w:r>
        <w:r>
          <w:rPr>
            <w:noProof/>
            <w:webHidden/>
          </w:rPr>
          <w:tab/>
        </w:r>
        <w:r>
          <w:rPr>
            <w:noProof/>
            <w:webHidden/>
          </w:rPr>
          <w:fldChar w:fldCharType="begin"/>
        </w:r>
        <w:r>
          <w:rPr>
            <w:noProof/>
            <w:webHidden/>
          </w:rPr>
          <w:instrText xml:space="preserve"> PAGEREF _Toc276632512 \h </w:instrText>
        </w:r>
        <w:r>
          <w:rPr>
            <w:noProof/>
            <w:webHidden/>
          </w:rPr>
        </w:r>
        <w:r>
          <w:rPr>
            <w:noProof/>
            <w:webHidden/>
          </w:rPr>
          <w:fldChar w:fldCharType="separate"/>
        </w:r>
        <w:r>
          <w:rPr>
            <w:noProof/>
            <w:webHidden/>
          </w:rPr>
          <w:t>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3" w:history="1">
        <w:r w:rsidRPr="003D24B9">
          <w:rPr>
            <w:rStyle w:val="Hyperlink"/>
            <w:noProof/>
          </w:rPr>
          <w:t>3.1.19</w:t>
        </w:r>
        <w:r>
          <w:rPr>
            <w:rFonts w:asciiTheme="minorHAnsi" w:eastAsiaTheme="minorEastAsia" w:hAnsiTheme="minorHAnsi" w:cstheme="minorBidi"/>
            <w:b w:val="0"/>
            <w:noProof/>
            <w:sz w:val="22"/>
            <w:szCs w:val="22"/>
          </w:rPr>
          <w:tab/>
        </w:r>
        <w:r w:rsidRPr="003D24B9">
          <w:rPr>
            <w:rStyle w:val="Hyperlink"/>
            <w:noProof/>
          </w:rPr>
          <w:t>AIRR – PID $0012 – Commanded Secondary Air Injection Status</w:t>
        </w:r>
        <w:r>
          <w:rPr>
            <w:noProof/>
            <w:webHidden/>
          </w:rPr>
          <w:tab/>
        </w:r>
        <w:r>
          <w:rPr>
            <w:noProof/>
            <w:webHidden/>
          </w:rPr>
          <w:fldChar w:fldCharType="begin"/>
        </w:r>
        <w:r>
          <w:rPr>
            <w:noProof/>
            <w:webHidden/>
          </w:rPr>
          <w:instrText xml:space="preserve"> PAGEREF _Toc276632513 \h </w:instrText>
        </w:r>
        <w:r>
          <w:rPr>
            <w:noProof/>
            <w:webHidden/>
          </w:rPr>
        </w:r>
        <w:r>
          <w:rPr>
            <w:noProof/>
            <w:webHidden/>
          </w:rPr>
          <w:fldChar w:fldCharType="separate"/>
        </w:r>
        <w:r>
          <w:rPr>
            <w:noProof/>
            <w:webHidden/>
          </w:rPr>
          <w:t>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4" w:history="1">
        <w:r w:rsidRPr="003D24B9">
          <w:rPr>
            <w:rStyle w:val="Hyperlink"/>
            <w:noProof/>
          </w:rPr>
          <w:t>3.1.20</w:t>
        </w:r>
        <w:r>
          <w:rPr>
            <w:rFonts w:asciiTheme="minorHAnsi" w:eastAsiaTheme="minorEastAsia" w:hAnsiTheme="minorHAnsi" w:cstheme="minorBidi"/>
            <w:b w:val="0"/>
            <w:noProof/>
            <w:sz w:val="22"/>
            <w:szCs w:val="22"/>
          </w:rPr>
          <w:tab/>
        </w:r>
        <w:r w:rsidRPr="003D24B9">
          <w:rPr>
            <w:rStyle w:val="Hyperlink"/>
            <w:noProof/>
          </w:rPr>
          <w:t>OXYR – PID $0013 – Location of Oxygen Sensors</w:t>
        </w:r>
        <w:r>
          <w:rPr>
            <w:noProof/>
            <w:webHidden/>
          </w:rPr>
          <w:tab/>
        </w:r>
        <w:r>
          <w:rPr>
            <w:noProof/>
            <w:webHidden/>
          </w:rPr>
          <w:fldChar w:fldCharType="begin"/>
        </w:r>
        <w:r>
          <w:rPr>
            <w:noProof/>
            <w:webHidden/>
          </w:rPr>
          <w:instrText xml:space="preserve"> PAGEREF _Toc276632514 \h </w:instrText>
        </w:r>
        <w:r>
          <w:rPr>
            <w:noProof/>
            <w:webHidden/>
          </w:rPr>
        </w:r>
        <w:r>
          <w:rPr>
            <w:noProof/>
            <w:webHidden/>
          </w:rPr>
          <w:fldChar w:fldCharType="separate"/>
        </w:r>
        <w:r>
          <w:rPr>
            <w:noProof/>
            <w:webHidden/>
          </w:rPr>
          <w:t>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5" w:history="1">
        <w:r w:rsidRPr="003D24B9">
          <w:rPr>
            <w:rStyle w:val="Hyperlink"/>
            <w:noProof/>
          </w:rPr>
          <w:t>3.1.21</w:t>
        </w:r>
        <w:r>
          <w:rPr>
            <w:rFonts w:asciiTheme="minorHAnsi" w:eastAsiaTheme="minorEastAsia" w:hAnsiTheme="minorHAnsi" w:cstheme="minorBidi"/>
            <w:b w:val="0"/>
            <w:noProof/>
            <w:sz w:val="22"/>
            <w:szCs w:val="22"/>
          </w:rPr>
          <w:tab/>
        </w:r>
        <w:r w:rsidRPr="003D24B9">
          <w:rPr>
            <w:rStyle w:val="Hyperlink"/>
            <w:noProof/>
          </w:rPr>
          <w:t>OXYR – PID $0014 – Oxygen Sensor Voltage Bank 1 Sensor 1 / Short Term Fuel Trim Bank 1</w:t>
        </w:r>
        <w:r>
          <w:rPr>
            <w:noProof/>
            <w:webHidden/>
          </w:rPr>
          <w:tab/>
        </w:r>
        <w:r>
          <w:rPr>
            <w:noProof/>
            <w:webHidden/>
          </w:rPr>
          <w:fldChar w:fldCharType="begin"/>
        </w:r>
        <w:r>
          <w:rPr>
            <w:noProof/>
            <w:webHidden/>
          </w:rPr>
          <w:instrText xml:space="preserve"> PAGEREF _Toc276632515 \h </w:instrText>
        </w:r>
        <w:r>
          <w:rPr>
            <w:noProof/>
            <w:webHidden/>
          </w:rPr>
        </w:r>
        <w:r>
          <w:rPr>
            <w:noProof/>
            <w:webHidden/>
          </w:rPr>
          <w:fldChar w:fldCharType="separate"/>
        </w:r>
        <w:r>
          <w:rPr>
            <w:noProof/>
            <w:webHidden/>
          </w:rPr>
          <w:t>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6" w:history="1">
        <w:r w:rsidRPr="003D24B9">
          <w:rPr>
            <w:rStyle w:val="Hyperlink"/>
            <w:noProof/>
            <w:lang w:val="de-DE"/>
          </w:rPr>
          <w:t>3.1.22</w:t>
        </w:r>
        <w:r>
          <w:rPr>
            <w:rFonts w:asciiTheme="minorHAnsi" w:eastAsiaTheme="minorEastAsia" w:hAnsiTheme="minorHAnsi" w:cstheme="minorBidi"/>
            <w:b w:val="0"/>
            <w:noProof/>
            <w:sz w:val="22"/>
            <w:szCs w:val="22"/>
          </w:rPr>
          <w:tab/>
        </w:r>
        <w:r w:rsidRPr="003D24B9">
          <w:rPr>
            <w:rStyle w:val="Hyperlink"/>
            <w:noProof/>
            <w:lang w:val="de-DE"/>
          </w:rPr>
          <w:t>OXYR – PID $0015 – Oxygen Sensor Voltage Bank 1 Sensor 2</w:t>
        </w:r>
        <w:r>
          <w:rPr>
            <w:noProof/>
            <w:webHidden/>
          </w:rPr>
          <w:tab/>
        </w:r>
        <w:r>
          <w:rPr>
            <w:noProof/>
            <w:webHidden/>
          </w:rPr>
          <w:fldChar w:fldCharType="begin"/>
        </w:r>
        <w:r>
          <w:rPr>
            <w:noProof/>
            <w:webHidden/>
          </w:rPr>
          <w:instrText xml:space="preserve"> PAGEREF _Toc276632516 \h </w:instrText>
        </w:r>
        <w:r>
          <w:rPr>
            <w:noProof/>
            <w:webHidden/>
          </w:rPr>
        </w:r>
        <w:r>
          <w:rPr>
            <w:noProof/>
            <w:webHidden/>
          </w:rPr>
          <w:fldChar w:fldCharType="separate"/>
        </w:r>
        <w:r>
          <w:rPr>
            <w:noProof/>
            <w:webHidden/>
          </w:rPr>
          <w:t>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7" w:history="1">
        <w:r w:rsidRPr="003D24B9">
          <w:rPr>
            <w:rStyle w:val="Hyperlink"/>
            <w:noProof/>
          </w:rPr>
          <w:t>3.1.23</w:t>
        </w:r>
        <w:r>
          <w:rPr>
            <w:rFonts w:asciiTheme="minorHAnsi" w:eastAsiaTheme="minorEastAsia" w:hAnsiTheme="minorHAnsi" w:cstheme="minorBidi"/>
            <w:b w:val="0"/>
            <w:noProof/>
            <w:sz w:val="22"/>
            <w:szCs w:val="22"/>
          </w:rPr>
          <w:tab/>
        </w:r>
        <w:r w:rsidRPr="003D24B9">
          <w:rPr>
            <w:rStyle w:val="Hyperlink"/>
            <w:noProof/>
          </w:rPr>
          <w:t>OXYR – PID $0018 – Oxygen Sensor Voltage Bank 2 Sensor 1 / Short Term Fuel Trim Bank 2</w:t>
        </w:r>
        <w:r>
          <w:rPr>
            <w:noProof/>
            <w:webHidden/>
          </w:rPr>
          <w:tab/>
        </w:r>
        <w:r>
          <w:rPr>
            <w:noProof/>
            <w:webHidden/>
          </w:rPr>
          <w:fldChar w:fldCharType="begin"/>
        </w:r>
        <w:r>
          <w:rPr>
            <w:noProof/>
            <w:webHidden/>
          </w:rPr>
          <w:instrText xml:space="preserve"> PAGEREF _Toc276632517 \h </w:instrText>
        </w:r>
        <w:r>
          <w:rPr>
            <w:noProof/>
            <w:webHidden/>
          </w:rPr>
        </w:r>
        <w:r>
          <w:rPr>
            <w:noProof/>
            <w:webHidden/>
          </w:rPr>
          <w:fldChar w:fldCharType="separate"/>
        </w:r>
        <w:r>
          <w:rPr>
            <w:noProof/>
            <w:webHidden/>
          </w:rPr>
          <w:t>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8" w:history="1">
        <w:r w:rsidRPr="003D24B9">
          <w:rPr>
            <w:rStyle w:val="Hyperlink"/>
            <w:noProof/>
            <w:lang w:val="de-DE"/>
          </w:rPr>
          <w:t>3.1.24</w:t>
        </w:r>
        <w:r>
          <w:rPr>
            <w:rFonts w:asciiTheme="minorHAnsi" w:eastAsiaTheme="minorEastAsia" w:hAnsiTheme="minorHAnsi" w:cstheme="minorBidi"/>
            <w:b w:val="0"/>
            <w:noProof/>
            <w:sz w:val="22"/>
            <w:szCs w:val="22"/>
          </w:rPr>
          <w:tab/>
        </w:r>
        <w:r w:rsidRPr="003D24B9">
          <w:rPr>
            <w:rStyle w:val="Hyperlink"/>
            <w:noProof/>
            <w:lang w:val="de-DE"/>
          </w:rPr>
          <w:t>OXYR – PID $0019 – Oxygen Sensor Voltage Bank 2 Sensor 2</w:t>
        </w:r>
        <w:r>
          <w:rPr>
            <w:noProof/>
            <w:webHidden/>
          </w:rPr>
          <w:tab/>
        </w:r>
        <w:r>
          <w:rPr>
            <w:noProof/>
            <w:webHidden/>
          </w:rPr>
          <w:fldChar w:fldCharType="begin"/>
        </w:r>
        <w:r>
          <w:rPr>
            <w:noProof/>
            <w:webHidden/>
          </w:rPr>
          <w:instrText xml:space="preserve"> PAGEREF _Toc276632518 \h </w:instrText>
        </w:r>
        <w:r>
          <w:rPr>
            <w:noProof/>
            <w:webHidden/>
          </w:rPr>
        </w:r>
        <w:r>
          <w:rPr>
            <w:noProof/>
            <w:webHidden/>
          </w:rPr>
          <w:fldChar w:fldCharType="separate"/>
        </w:r>
        <w:r>
          <w:rPr>
            <w:noProof/>
            <w:webHidden/>
          </w:rPr>
          <w:t>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19" w:history="1">
        <w:r w:rsidRPr="003D24B9">
          <w:rPr>
            <w:rStyle w:val="Hyperlink"/>
            <w:noProof/>
          </w:rPr>
          <w:t>3.1.25</w:t>
        </w:r>
        <w:r>
          <w:rPr>
            <w:rFonts w:asciiTheme="minorHAnsi" w:eastAsiaTheme="minorEastAsia" w:hAnsiTheme="minorHAnsi" w:cstheme="minorBidi"/>
            <w:b w:val="0"/>
            <w:noProof/>
            <w:sz w:val="22"/>
            <w:szCs w:val="22"/>
          </w:rPr>
          <w:tab/>
        </w:r>
        <w:r w:rsidRPr="003D24B9">
          <w:rPr>
            <w:rStyle w:val="Hyperlink"/>
            <w:noProof/>
          </w:rPr>
          <w:t>DFIR – PID $001C – On Board Diagnostic System Type</w:t>
        </w:r>
        <w:r>
          <w:rPr>
            <w:noProof/>
            <w:webHidden/>
          </w:rPr>
          <w:tab/>
        </w:r>
        <w:r>
          <w:rPr>
            <w:noProof/>
            <w:webHidden/>
          </w:rPr>
          <w:fldChar w:fldCharType="begin"/>
        </w:r>
        <w:r>
          <w:rPr>
            <w:noProof/>
            <w:webHidden/>
          </w:rPr>
          <w:instrText xml:space="preserve"> PAGEREF _Toc276632519 \h </w:instrText>
        </w:r>
        <w:r>
          <w:rPr>
            <w:noProof/>
            <w:webHidden/>
          </w:rPr>
        </w:r>
        <w:r>
          <w:rPr>
            <w:noProof/>
            <w:webHidden/>
          </w:rPr>
          <w:fldChar w:fldCharType="separate"/>
        </w:r>
        <w:r>
          <w:rPr>
            <w:noProof/>
            <w:webHidden/>
          </w:rPr>
          <w:t>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0" w:history="1">
        <w:r w:rsidRPr="003D24B9">
          <w:rPr>
            <w:rStyle w:val="Hyperlink"/>
            <w:noProof/>
          </w:rPr>
          <w:t>3.1.26</w:t>
        </w:r>
        <w:r>
          <w:rPr>
            <w:rFonts w:asciiTheme="minorHAnsi" w:eastAsiaTheme="minorEastAsia" w:hAnsiTheme="minorHAnsi" w:cstheme="minorBidi"/>
            <w:b w:val="0"/>
            <w:noProof/>
            <w:sz w:val="22"/>
            <w:szCs w:val="22"/>
          </w:rPr>
          <w:tab/>
        </w:r>
        <w:r w:rsidRPr="003D24B9">
          <w:rPr>
            <w:rStyle w:val="Hyperlink"/>
            <w:noProof/>
          </w:rPr>
          <w:t>PTOR – PID $001E – Power Take Off Status</w:t>
        </w:r>
        <w:r>
          <w:rPr>
            <w:noProof/>
            <w:webHidden/>
          </w:rPr>
          <w:tab/>
        </w:r>
        <w:r>
          <w:rPr>
            <w:noProof/>
            <w:webHidden/>
          </w:rPr>
          <w:fldChar w:fldCharType="begin"/>
        </w:r>
        <w:r>
          <w:rPr>
            <w:noProof/>
            <w:webHidden/>
          </w:rPr>
          <w:instrText xml:space="preserve"> PAGEREF _Toc276632520 \h </w:instrText>
        </w:r>
        <w:r>
          <w:rPr>
            <w:noProof/>
            <w:webHidden/>
          </w:rPr>
        </w:r>
        <w:r>
          <w:rPr>
            <w:noProof/>
            <w:webHidden/>
          </w:rPr>
          <w:fldChar w:fldCharType="separate"/>
        </w:r>
        <w:r>
          <w:rPr>
            <w:noProof/>
            <w:webHidden/>
          </w:rPr>
          <w:t>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1" w:history="1">
        <w:r w:rsidRPr="003D24B9">
          <w:rPr>
            <w:rStyle w:val="Hyperlink"/>
            <w:noProof/>
          </w:rPr>
          <w:t>3.1.27</w:t>
        </w:r>
        <w:r>
          <w:rPr>
            <w:rFonts w:asciiTheme="minorHAnsi" w:eastAsiaTheme="minorEastAsia" w:hAnsiTheme="minorHAnsi" w:cstheme="minorBidi"/>
            <w:b w:val="0"/>
            <w:noProof/>
            <w:sz w:val="22"/>
            <w:szCs w:val="22"/>
          </w:rPr>
          <w:tab/>
        </w:r>
        <w:r w:rsidRPr="003D24B9">
          <w:rPr>
            <w:rStyle w:val="Hyperlink"/>
            <w:noProof/>
          </w:rPr>
          <w:t>EPSR – PID $001F – Engine Run Time</w:t>
        </w:r>
        <w:r>
          <w:rPr>
            <w:noProof/>
            <w:webHidden/>
          </w:rPr>
          <w:tab/>
        </w:r>
        <w:r>
          <w:rPr>
            <w:noProof/>
            <w:webHidden/>
          </w:rPr>
          <w:fldChar w:fldCharType="begin"/>
        </w:r>
        <w:r>
          <w:rPr>
            <w:noProof/>
            <w:webHidden/>
          </w:rPr>
          <w:instrText xml:space="preserve"> PAGEREF _Toc276632521 \h </w:instrText>
        </w:r>
        <w:r>
          <w:rPr>
            <w:noProof/>
            <w:webHidden/>
          </w:rPr>
        </w:r>
        <w:r>
          <w:rPr>
            <w:noProof/>
            <w:webHidden/>
          </w:rPr>
          <w:fldChar w:fldCharType="separate"/>
        </w:r>
        <w:r>
          <w:rPr>
            <w:noProof/>
            <w:webHidden/>
          </w:rPr>
          <w:t>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2" w:history="1">
        <w:r w:rsidRPr="003D24B9">
          <w:rPr>
            <w:rStyle w:val="Hyperlink"/>
            <w:noProof/>
          </w:rPr>
          <w:t>3.1.28</w:t>
        </w:r>
        <w:r>
          <w:rPr>
            <w:rFonts w:asciiTheme="minorHAnsi" w:eastAsiaTheme="minorEastAsia" w:hAnsiTheme="minorHAnsi" w:cstheme="minorBidi"/>
            <w:b w:val="0"/>
            <w:noProof/>
            <w:sz w:val="22"/>
            <w:szCs w:val="22"/>
          </w:rPr>
          <w:tab/>
        </w:r>
        <w:r w:rsidRPr="003D24B9">
          <w:rPr>
            <w:rStyle w:val="Hyperlink"/>
            <w:noProof/>
          </w:rPr>
          <w:t>ODAR – PID $0020 – Parameter Identifiers Supported - $21 to $40</w:t>
        </w:r>
        <w:r>
          <w:rPr>
            <w:noProof/>
            <w:webHidden/>
          </w:rPr>
          <w:tab/>
        </w:r>
        <w:r>
          <w:rPr>
            <w:noProof/>
            <w:webHidden/>
          </w:rPr>
          <w:fldChar w:fldCharType="begin"/>
        </w:r>
        <w:r>
          <w:rPr>
            <w:noProof/>
            <w:webHidden/>
          </w:rPr>
          <w:instrText xml:space="preserve"> PAGEREF _Toc276632522 \h </w:instrText>
        </w:r>
        <w:r>
          <w:rPr>
            <w:noProof/>
            <w:webHidden/>
          </w:rPr>
        </w:r>
        <w:r>
          <w:rPr>
            <w:noProof/>
            <w:webHidden/>
          </w:rPr>
          <w:fldChar w:fldCharType="separate"/>
        </w:r>
        <w:r>
          <w:rPr>
            <w:noProof/>
            <w:webHidden/>
          </w:rPr>
          <w:t>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3" w:history="1">
        <w:r w:rsidRPr="003D24B9">
          <w:rPr>
            <w:rStyle w:val="Hyperlink"/>
            <w:noProof/>
          </w:rPr>
          <w:t>3.1.29</w:t>
        </w:r>
        <w:r>
          <w:rPr>
            <w:rFonts w:asciiTheme="minorHAnsi" w:eastAsiaTheme="minorEastAsia" w:hAnsiTheme="minorHAnsi" w:cstheme="minorBidi"/>
            <w:b w:val="0"/>
            <w:noProof/>
            <w:sz w:val="22"/>
            <w:szCs w:val="22"/>
          </w:rPr>
          <w:tab/>
        </w:r>
        <w:r w:rsidRPr="003D24B9">
          <w:rPr>
            <w:rStyle w:val="Hyperlink"/>
            <w:noProof/>
          </w:rPr>
          <w:t>VSPR – PID $0021 – Distance With Malfunction Indicator Lamp On</w:t>
        </w:r>
        <w:r>
          <w:rPr>
            <w:noProof/>
            <w:webHidden/>
          </w:rPr>
          <w:tab/>
        </w:r>
        <w:r>
          <w:rPr>
            <w:noProof/>
            <w:webHidden/>
          </w:rPr>
          <w:fldChar w:fldCharType="begin"/>
        </w:r>
        <w:r>
          <w:rPr>
            <w:noProof/>
            <w:webHidden/>
          </w:rPr>
          <w:instrText xml:space="preserve"> PAGEREF _Toc276632523 \h </w:instrText>
        </w:r>
        <w:r>
          <w:rPr>
            <w:noProof/>
            <w:webHidden/>
          </w:rPr>
        </w:r>
        <w:r>
          <w:rPr>
            <w:noProof/>
            <w:webHidden/>
          </w:rPr>
          <w:fldChar w:fldCharType="separate"/>
        </w:r>
        <w:r>
          <w:rPr>
            <w:noProof/>
            <w:webHidden/>
          </w:rPr>
          <w:t>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4" w:history="1">
        <w:r w:rsidRPr="003D24B9">
          <w:rPr>
            <w:rStyle w:val="Hyperlink"/>
            <w:noProof/>
          </w:rPr>
          <w:t>3.1.30</w:t>
        </w:r>
        <w:r>
          <w:rPr>
            <w:rFonts w:asciiTheme="minorHAnsi" w:eastAsiaTheme="minorEastAsia" w:hAnsiTheme="minorHAnsi" w:cstheme="minorBidi"/>
            <w:b w:val="0"/>
            <w:noProof/>
            <w:sz w:val="22"/>
            <w:szCs w:val="22"/>
          </w:rPr>
          <w:tab/>
        </w:r>
        <w:r w:rsidRPr="003D24B9">
          <w:rPr>
            <w:rStyle w:val="Hyperlink"/>
            <w:noProof/>
          </w:rPr>
          <w:t>EGRR – PID $002C – Exhaust Gas Recirculation Desired Pintle Lift</w:t>
        </w:r>
        <w:r>
          <w:rPr>
            <w:noProof/>
            <w:webHidden/>
          </w:rPr>
          <w:tab/>
        </w:r>
        <w:r>
          <w:rPr>
            <w:noProof/>
            <w:webHidden/>
          </w:rPr>
          <w:fldChar w:fldCharType="begin"/>
        </w:r>
        <w:r>
          <w:rPr>
            <w:noProof/>
            <w:webHidden/>
          </w:rPr>
          <w:instrText xml:space="preserve"> PAGEREF _Toc276632524 \h </w:instrText>
        </w:r>
        <w:r>
          <w:rPr>
            <w:noProof/>
            <w:webHidden/>
          </w:rPr>
        </w:r>
        <w:r>
          <w:rPr>
            <w:noProof/>
            <w:webHidden/>
          </w:rPr>
          <w:fldChar w:fldCharType="separate"/>
        </w:r>
        <w:r>
          <w:rPr>
            <w:noProof/>
            <w:webHidden/>
          </w:rPr>
          <w:t>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5" w:history="1">
        <w:r w:rsidRPr="003D24B9">
          <w:rPr>
            <w:rStyle w:val="Hyperlink"/>
            <w:noProof/>
          </w:rPr>
          <w:t>3.1.31</w:t>
        </w:r>
        <w:r>
          <w:rPr>
            <w:rFonts w:asciiTheme="minorHAnsi" w:eastAsiaTheme="minorEastAsia" w:hAnsiTheme="minorHAnsi" w:cstheme="minorBidi"/>
            <w:b w:val="0"/>
            <w:noProof/>
            <w:sz w:val="22"/>
            <w:szCs w:val="22"/>
          </w:rPr>
          <w:tab/>
        </w:r>
        <w:r w:rsidRPr="003D24B9">
          <w:rPr>
            <w:rStyle w:val="Hyperlink"/>
            <w:noProof/>
          </w:rPr>
          <w:t>EGRR – PID $002D – Exhaust Gas Recirculation Error</w:t>
        </w:r>
        <w:r>
          <w:rPr>
            <w:noProof/>
            <w:webHidden/>
          </w:rPr>
          <w:tab/>
        </w:r>
        <w:r>
          <w:rPr>
            <w:noProof/>
            <w:webHidden/>
          </w:rPr>
          <w:fldChar w:fldCharType="begin"/>
        </w:r>
        <w:r>
          <w:rPr>
            <w:noProof/>
            <w:webHidden/>
          </w:rPr>
          <w:instrText xml:space="preserve"> PAGEREF _Toc276632525 \h </w:instrText>
        </w:r>
        <w:r>
          <w:rPr>
            <w:noProof/>
            <w:webHidden/>
          </w:rPr>
        </w:r>
        <w:r>
          <w:rPr>
            <w:noProof/>
            <w:webHidden/>
          </w:rPr>
          <w:fldChar w:fldCharType="separate"/>
        </w:r>
        <w:r>
          <w:rPr>
            <w:noProof/>
            <w:webHidden/>
          </w:rPr>
          <w:t>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6" w:history="1">
        <w:r w:rsidRPr="003D24B9">
          <w:rPr>
            <w:rStyle w:val="Hyperlink"/>
            <w:noProof/>
          </w:rPr>
          <w:t>3.1.32</w:t>
        </w:r>
        <w:r>
          <w:rPr>
            <w:rFonts w:asciiTheme="minorHAnsi" w:eastAsiaTheme="minorEastAsia" w:hAnsiTheme="minorHAnsi" w:cstheme="minorBidi"/>
            <w:b w:val="0"/>
            <w:noProof/>
            <w:sz w:val="22"/>
            <w:szCs w:val="22"/>
          </w:rPr>
          <w:tab/>
        </w:r>
        <w:r w:rsidRPr="003D24B9">
          <w:rPr>
            <w:rStyle w:val="Hyperlink"/>
            <w:noProof/>
          </w:rPr>
          <w:t>EVPR – PID $002E – Canister Purge Duty Cycle</w:t>
        </w:r>
        <w:r>
          <w:rPr>
            <w:noProof/>
            <w:webHidden/>
          </w:rPr>
          <w:tab/>
        </w:r>
        <w:r>
          <w:rPr>
            <w:noProof/>
            <w:webHidden/>
          </w:rPr>
          <w:fldChar w:fldCharType="begin"/>
        </w:r>
        <w:r>
          <w:rPr>
            <w:noProof/>
            <w:webHidden/>
          </w:rPr>
          <w:instrText xml:space="preserve"> PAGEREF _Toc276632526 \h </w:instrText>
        </w:r>
        <w:r>
          <w:rPr>
            <w:noProof/>
            <w:webHidden/>
          </w:rPr>
        </w:r>
        <w:r>
          <w:rPr>
            <w:noProof/>
            <w:webHidden/>
          </w:rPr>
          <w:fldChar w:fldCharType="separate"/>
        </w:r>
        <w:r>
          <w:rPr>
            <w:noProof/>
            <w:webHidden/>
          </w:rPr>
          <w:t>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7" w:history="1">
        <w:r w:rsidRPr="003D24B9">
          <w:rPr>
            <w:rStyle w:val="Hyperlink"/>
            <w:noProof/>
          </w:rPr>
          <w:t>3.1.33</w:t>
        </w:r>
        <w:r>
          <w:rPr>
            <w:rFonts w:asciiTheme="minorHAnsi" w:eastAsiaTheme="minorEastAsia" w:hAnsiTheme="minorHAnsi" w:cstheme="minorBidi"/>
            <w:b w:val="0"/>
            <w:noProof/>
            <w:sz w:val="22"/>
            <w:szCs w:val="22"/>
          </w:rPr>
          <w:tab/>
        </w:r>
        <w:r w:rsidRPr="003D24B9">
          <w:rPr>
            <w:rStyle w:val="Hyperlink"/>
            <w:noProof/>
          </w:rPr>
          <w:t>FLVR – PID $002F – Total Fuel Level Percentage</w:t>
        </w:r>
        <w:r>
          <w:rPr>
            <w:noProof/>
            <w:webHidden/>
          </w:rPr>
          <w:tab/>
        </w:r>
        <w:r>
          <w:rPr>
            <w:noProof/>
            <w:webHidden/>
          </w:rPr>
          <w:fldChar w:fldCharType="begin"/>
        </w:r>
        <w:r>
          <w:rPr>
            <w:noProof/>
            <w:webHidden/>
          </w:rPr>
          <w:instrText xml:space="preserve"> PAGEREF _Toc276632527 \h </w:instrText>
        </w:r>
        <w:r>
          <w:rPr>
            <w:noProof/>
            <w:webHidden/>
          </w:rPr>
        </w:r>
        <w:r>
          <w:rPr>
            <w:noProof/>
            <w:webHidden/>
          </w:rPr>
          <w:fldChar w:fldCharType="separate"/>
        </w:r>
        <w:r>
          <w:rPr>
            <w:noProof/>
            <w:webHidden/>
          </w:rPr>
          <w:t>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8" w:history="1">
        <w:r w:rsidRPr="003D24B9">
          <w:rPr>
            <w:rStyle w:val="Hyperlink"/>
            <w:noProof/>
          </w:rPr>
          <w:t>3.1.34</w:t>
        </w:r>
        <w:r>
          <w:rPr>
            <w:rFonts w:asciiTheme="minorHAnsi" w:eastAsiaTheme="minorEastAsia" w:hAnsiTheme="minorHAnsi" w:cstheme="minorBidi"/>
            <w:b w:val="0"/>
            <w:noProof/>
            <w:sz w:val="22"/>
            <w:szCs w:val="22"/>
          </w:rPr>
          <w:tab/>
        </w:r>
        <w:r w:rsidRPr="003D24B9">
          <w:rPr>
            <w:rStyle w:val="Hyperlink"/>
            <w:noProof/>
          </w:rPr>
          <w:t>DRER – PID $0030 – Warm</w:t>
        </w:r>
        <w:r w:rsidRPr="003D24B9">
          <w:rPr>
            <w:rStyle w:val="Hyperlink"/>
            <w:noProof/>
          </w:rPr>
          <w:noBreakHyphen/>
          <w:t>Up Cycles Since Code Clear</w:t>
        </w:r>
        <w:r>
          <w:rPr>
            <w:noProof/>
            <w:webHidden/>
          </w:rPr>
          <w:tab/>
        </w:r>
        <w:r>
          <w:rPr>
            <w:noProof/>
            <w:webHidden/>
          </w:rPr>
          <w:fldChar w:fldCharType="begin"/>
        </w:r>
        <w:r>
          <w:rPr>
            <w:noProof/>
            <w:webHidden/>
          </w:rPr>
          <w:instrText xml:space="preserve"> PAGEREF _Toc276632528 \h </w:instrText>
        </w:r>
        <w:r>
          <w:rPr>
            <w:noProof/>
            <w:webHidden/>
          </w:rPr>
        </w:r>
        <w:r>
          <w:rPr>
            <w:noProof/>
            <w:webHidden/>
          </w:rPr>
          <w:fldChar w:fldCharType="separate"/>
        </w:r>
        <w:r>
          <w:rPr>
            <w:noProof/>
            <w:webHidden/>
          </w:rPr>
          <w:t>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29" w:history="1">
        <w:r w:rsidRPr="003D24B9">
          <w:rPr>
            <w:rStyle w:val="Hyperlink"/>
            <w:noProof/>
          </w:rPr>
          <w:t>3.1.35</w:t>
        </w:r>
        <w:r>
          <w:rPr>
            <w:rFonts w:asciiTheme="minorHAnsi" w:eastAsiaTheme="minorEastAsia" w:hAnsiTheme="minorHAnsi" w:cstheme="minorBidi"/>
            <w:b w:val="0"/>
            <w:noProof/>
            <w:sz w:val="22"/>
            <w:szCs w:val="22"/>
          </w:rPr>
          <w:tab/>
        </w:r>
        <w:r w:rsidRPr="003D24B9">
          <w:rPr>
            <w:rStyle w:val="Hyperlink"/>
            <w:noProof/>
          </w:rPr>
          <w:t>VSPR – PID $0031 – Distance Since Code Clear</w:t>
        </w:r>
        <w:r>
          <w:rPr>
            <w:noProof/>
            <w:webHidden/>
          </w:rPr>
          <w:tab/>
        </w:r>
        <w:r>
          <w:rPr>
            <w:noProof/>
            <w:webHidden/>
          </w:rPr>
          <w:fldChar w:fldCharType="begin"/>
        </w:r>
        <w:r>
          <w:rPr>
            <w:noProof/>
            <w:webHidden/>
          </w:rPr>
          <w:instrText xml:space="preserve"> PAGEREF _Toc276632529 \h </w:instrText>
        </w:r>
        <w:r>
          <w:rPr>
            <w:noProof/>
            <w:webHidden/>
          </w:rPr>
        </w:r>
        <w:r>
          <w:rPr>
            <w:noProof/>
            <w:webHidden/>
          </w:rPr>
          <w:fldChar w:fldCharType="separate"/>
        </w:r>
        <w:r>
          <w:rPr>
            <w:noProof/>
            <w:webHidden/>
          </w:rPr>
          <w:t>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0" w:history="1">
        <w:r w:rsidRPr="003D24B9">
          <w:rPr>
            <w:rStyle w:val="Hyperlink"/>
            <w:noProof/>
          </w:rPr>
          <w:t>3.1.36</w:t>
        </w:r>
        <w:r>
          <w:rPr>
            <w:rFonts w:asciiTheme="minorHAnsi" w:eastAsiaTheme="minorEastAsia" w:hAnsiTheme="minorHAnsi" w:cstheme="minorBidi"/>
            <w:b w:val="0"/>
            <w:noProof/>
            <w:sz w:val="22"/>
            <w:szCs w:val="22"/>
          </w:rPr>
          <w:tab/>
        </w:r>
        <w:r w:rsidRPr="003D24B9">
          <w:rPr>
            <w:rStyle w:val="Hyperlink"/>
            <w:noProof/>
          </w:rPr>
          <w:t>EVPR – PID $0032 – Fuel Tank Vapor Pressure</w:t>
        </w:r>
        <w:r>
          <w:rPr>
            <w:noProof/>
            <w:webHidden/>
          </w:rPr>
          <w:tab/>
        </w:r>
        <w:r>
          <w:rPr>
            <w:noProof/>
            <w:webHidden/>
          </w:rPr>
          <w:fldChar w:fldCharType="begin"/>
        </w:r>
        <w:r>
          <w:rPr>
            <w:noProof/>
            <w:webHidden/>
          </w:rPr>
          <w:instrText xml:space="preserve"> PAGEREF _Toc276632530 \h </w:instrText>
        </w:r>
        <w:r>
          <w:rPr>
            <w:noProof/>
            <w:webHidden/>
          </w:rPr>
        </w:r>
        <w:r>
          <w:rPr>
            <w:noProof/>
            <w:webHidden/>
          </w:rPr>
          <w:fldChar w:fldCharType="separate"/>
        </w:r>
        <w:r>
          <w:rPr>
            <w:noProof/>
            <w:webHidden/>
          </w:rPr>
          <w:t>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1" w:history="1">
        <w:r w:rsidRPr="003D24B9">
          <w:rPr>
            <w:rStyle w:val="Hyperlink"/>
            <w:noProof/>
          </w:rPr>
          <w:t>3.1.37</w:t>
        </w:r>
        <w:r>
          <w:rPr>
            <w:rFonts w:asciiTheme="minorHAnsi" w:eastAsiaTheme="minorEastAsia" w:hAnsiTheme="minorHAnsi" w:cstheme="minorBidi"/>
            <w:b w:val="0"/>
            <w:noProof/>
            <w:sz w:val="22"/>
            <w:szCs w:val="22"/>
          </w:rPr>
          <w:tab/>
        </w:r>
        <w:r w:rsidRPr="003D24B9">
          <w:rPr>
            <w:rStyle w:val="Hyperlink"/>
            <w:noProof/>
          </w:rPr>
          <w:t>AAPR – PID $0033 – Barometric Pressure</w:t>
        </w:r>
        <w:r>
          <w:rPr>
            <w:noProof/>
            <w:webHidden/>
          </w:rPr>
          <w:tab/>
        </w:r>
        <w:r>
          <w:rPr>
            <w:noProof/>
            <w:webHidden/>
          </w:rPr>
          <w:fldChar w:fldCharType="begin"/>
        </w:r>
        <w:r>
          <w:rPr>
            <w:noProof/>
            <w:webHidden/>
          </w:rPr>
          <w:instrText xml:space="preserve"> PAGEREF _Toc276632531 \h </w:instrText>
        </w:r>
        <w:r>
          <w:rPr>
            <w:noProof/>
            <w:webHidden/>
          </w:rPr>
        </w:r>
        <w:r>
          <w:rPr>
            <w:noProof/>
            <w:webHidden/>
          </w:rPr>
          <w:fldChar w:fldCharType="separate"/>
        </w:r>
        <w:r>
          <w:rPr>
            <w:noProof/>
            <w:webHidden/>
          </w:rPr>
          <w:t>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2" w:history="1">
        <w:r w:rsidRPr="003D24B9">
          <w:rPr>
            <w:rStyle w:val="Hyperlink"/>
            <w:noProof/>
          </w:rPr>
          <w:t>3.1.38</w:t>
        </w:r>
        <w:r>
          <w:rPr>
            <w:rFonts w:asciiTheme="minorHAnsi" w:eastAsiaTheme="minorEastAsia" w:hAnsiTheme="minorHAnsi" w:cstheme="minorBidi"/>
            <w:b w:val="0"/>
            <w:noProof/>
            <w:sz w:val="22"/>
            <w:szCs w:val="22"/>
          </w:rPr>
          <w:tab/>
        </w:r>
        <w:r w:rsidRPr="003D24B9">
          <w:rPr>
            <w:rStyle w:val="Hyperlink"/>
            <w:noProof/>
          </w:rPr>
          <w:t>EGTR – PID $003C – Catalyst Temperature Bank 1 Sensor 1</w:t>
        </w:r>
        <w:r>
          <w:rPr>
            <w:noProof/>
            <w:webHidden/>
          </w:rPr>
          <w:tab/>
        </w:r>
        <w:r>
          <w:rPr>
            <w:noProof/>
            <w:webHidden/>
          </w:rPr>
          <w:fldChar w:fldCharType="begin"/>
        </w:r>
        <w:r>
          <w:rPr>
            <w:noProof/>
            <w:webHidden/>
          </w:rPr>
          <w:instrText xml:space="preserve"> PAGEREF _Toc276632532 \h </w:instrText>
        </w:r>
        <w:r>
          <w:rPr>
            <w:noProof/>
            <w:webHidden/>
          </w:rPr>
        </w:r>
        <w:r>
          <w:rPr>
            <w:noProof/>
            <w:webHidden/>
          </w:rPr>
          <w:fldChar w:fldCharType="separate"/>
        </w:r>
        <w:r>
          <w:rPr>
            <w:noProof/>
            <w:webHidden/>
          </w:rPr>
          <w:t>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3" w:history="1">
        <w:r w:rsidRPr="003D24B9">
          <w:rPr>
            <w:rStyle w:val="Hyperlink"/>
            <w:noProof/>
          </w:rPr>
          <w:t>3.1.39</w:t>
        </w:r>
        <w:r>
          <w:rPr>
            <w:rFonts w:asciiTheme="minorHAnsi" w:eastAsiaTheme="minorEastAsia" w:hAnsiTheme="minorHAnsi" w:cstheme="minorBidi"/>
            <w:b w:val="0"/>
            <w:noProof/>
            <w:sz w:val="22"/>
            <w:szCs w:val="22"/>
          </w:rPr>
          <w:tab/>
        </w:r>
        <w:r w:rsidRPr="003D24B9">
          <w:rPr>
            <w:rStyle w:val="Hyperlink"/>
            <w:noProof/>
          </w:rPr>
          <w:t>EGTR – PID $003D – Catalyst Temperature Bank 2 Sensor 1</w:t>
        </w:r>
        <w:r>
          <w:rPr>
            <w:noProof/>
            <w:webHidden/>
          </w:rPr>
          <w:tab/>
        </w:r>
        <w:r>
          <w:rPr>
            <w:noProof/>
            <w:webHidden/>
          </w:rPr>
          <w:fldChar w:fldCharType="begin"/>
        </w:r>
        <w:r>
          <w:rPr>
            <w:noProof/>
            <w:webHidden/>
          </w:rPr>
          <w:instrText xml:space="preserve"> PAGEREF _Toc276632533 \h </w:instrText>
        </w:r>
        <w:r>
          <w:rPr>
            <w:noProof/>
            <w:webHidden/>
          </w:rPr>
        </w:r>
        <w:r>
          <w:rPr>
            <w:noProof/>
            <w:webHidden/>
          </w:rPr>
          <w:fldChar w:fldCharType="separate"/>
        </w:r>
        <w:r>
          <w:rPr>
            <w:noProof/>
            <w:webHidden/>
          </w:rPr>
          <w:t>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4" w:history="1">
        <w:r w:rsidRPr="003D24B9">
          <w:rPr>
            <w:rStyle w:val="Hyperlink"/>
            <w:noProof/>
          </w:rPr>
          <w:t>3.1.40</w:t>
        </w:r>
        <w:r>
          <w:rPr>
            <w:rFonts w:asciiTheme="minorHAnsi" w:eastAsiaTheme="minorEastAsia" w:hAnsiTheme="minorHAnsi" w:cstheme="minorBidi"/>
            <w:b w:val="0"/>
            <w:noProof/>
            <w:sz w:val="22"/>
            <w:szCs w:val="22"/>
          </w:rPr>
          <w:tab/>
        </w:r>
        <w:r w:rsidRPr="003D24B9">
          <w:rPr>
            <w:rStyle w:val="Hyperlink"/>
            <w:noProof/>
          </w:rPr>
          <w:t>ODAR – PID $0040 – Parameter Identifiers Supported - $41 to $60</w:t>
        </w:r>
        <w:r>
          <w:rPr>
            <w:noProof/>
            <w:webHidden/>
          </w:rPr>
          <w:tab/>
        </w:r>
        <w:r>
          <w:rPr>
            <w:noProof/>
            <w:webHidden/>
          </w:rPr>
          <w:fldChar w:fldCharType="begin"/>
        </w:r>
        <w:r>
          <w:rPr>
            <w:noProof/>
            <w:webHidden/>
          </w:rPr>
          <w:instrText xml:space="preserve"> PAGEREF _Toc276632534 \h </w:instrText>
        </w:r>
        <w:r>
          <w:rPr>
            <w:noProof/>
            <w:webHidden/>
          </w:rPr>
        </w:r>
        <w:r>
          <w:rPr>
            <w:noProof/>
            <w:webHidden/>
          </w:rPr>
          <w:fldChar w:fldCharType="separate"/>
        </w:r>
        <w:r>
          <w:rPr>
            <w:noProof/>
            <w:webHidden/>
          </w:rPr>
          <w:t>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5" w:history="1">
        <w:r w:rsidRPr="003D24B9">
          <w:rPr>
            <w:rStyle w:val="Hyperlink"/>
            <w:noProof/>
          </w:rPr>
          <w:t>3.1.41</w:t>
        </w:r>
        <w:r>
          <w:rPr>
            <w:rFonts w:asciiTheme="minorHAnsi" w:eastAsiaTheme="minorEastAsia" w:hAnsiTheme="minorHAnsi" w:cstheme="minorBidi"/>
            <w:b w:val="0"/>
            <w:noProof/>
            <w:sz w:val="22"/>
            <w:szCs w:val="22"/>
          </w:rPr>
          <w:tab/>
        </w:r>
        <w:r w:rsidRPr="003D24B9">
          <w:rPr>
            <w:rStyle w:val="Hyperlink"/>
            <w:noProof/>
          </w:rPr>
          <w:t>DFIR – PID $0041 – Emission Related Monitor Status This Driving Cycle</w:t>
        </w:r>
        <w:r>
          <w:rPr>
            <w:noProof/>
            <w:webHidden/>
          </w:rPr>
          <w:tab/>
        </w:r>
        <w:r>
          <w:rPr>
            <w:noProof/>
            <w:webHidden/>
          </w:rPr>
          <w:fldChar w:fldCharType="begin"/>
        </w:r>
        <w:r>
          <w:rPr>
            <w:noProof/>
            <w:webHidden/>
          </w:rPr>
          <w:instrText xml:space="preserve"> PAGEREF _Toc276632535 \h </w:instrText>
        </w:r>
        <w:r>
          <w:rPr>
            <w:noProof/>
            <w:webHidden/>
          </w:rPr>
        </w:r>
        <w:r>
          <w:rPr>
            <w:noProof/>
            <w:webHidden/>
          </w:rPr>
          <w:fldChar w:fldCharType="separate"/>
        </w:r>
        <w:r>
          <w:rPr>
            <w:noProof/>
            <w:webHidden/>
          </w:rPr>
          <w:t>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6" w:history="1">
        <w:r w:rsidRPr="003D24B9">
          <w:rPr>
            <w:rStyle w:val="Hyperlink"/>
            <w:noProof/>
          </w:rPr>
          <w:t>3.1.42</w:t>
        </w:r>
        <w:r>
          <w:rPr>
            <w:rFonts w:asciiTheme="minorHAnsi" w:eastAsiaTheme="minorEastAsia" w:hAnsiTheme="minorHAnsi" w:cstheme="minorBidi"/>
            <w:b w:val="0"/>
            <w:noProof/>
            <w:sz w:val="22"/>
            <w:szCs w:val="22"/>
          </w:rPr>
          <w:tab/>
        </w:r>
        <w:r w:rsidRPr="003D24B9">
          <w:rPr>
            <w:rStyle w:val="Hyperlink"/>
            <w:noProof/>
          </w:rPr>
          <w:t>PMDR – PID $0042 – Control Module Voltage</w:t>
        </w:r>
        <w:r>
          <w:rPr>
            <w:noProof/>
            <w:webHidden/>
          </w:rPr>
          <w:tab/>
        </w:r>
        <w:r>
          <w:rPr>
            <w:noProof/>
            <w:webHidden/>
          </w:rPr>
          <w:fldChar w:fldCharType="begin"/>
        </w:r>
        <w:r>
          <w:rPr>
            <w:noProof/>
            <w:webHidden/>
          </w:rPr>
          <w:instrText xml:space="preserve"> PAGEREF _Toc276632536 \h </w:instrText>
        </w:r>
        <w:r>
          <w:rPr>
            <w:noProof/>
            <w:webHidden/>
          </w:rPr>
        </w:r>
        <w:r>
          <w:rPr>
            <w:noProof/>
            <w:webHidden/>
          </w:rPr>
          <w:fldChar w:fldCharType="separate"/>
        </w:r>
        <w:r>
          <w:rPr>
            <w:noProof/>
            <w:webHidden/>
          </w:rPr>
          <w:t>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7" w:history="1">
        <w:r w:rsidRPr="003D24B9">
          <w:rPr>
            <w:rStyle w:val="Hyperlink"/>
            <w:noProof/>
          </w:rPr>
          <w:t>3.1.43</w:t>
        </w:r>
        <w:r>
          <w:rPr>
            <w:rFonts w:asciiTheme="minorHAnsi" w:eastAsiaTheme="minorEastAsia" w:hAnsiTheme="minorHAnsi" w:cstheme="minorBidi"/>
            <w:b w:val="0"/>
            <w:noProof/>
            <w:sz w:val="22"/>
            <w:szCs w:val="22"/>
          </w:rPr>
          <w:tab/>
        </w:r>
        <w:r w:rsidRPr="003D24B9">
          <w:rPr>
            <w:rStyle w:val="Hyperlink"/>
            <w:noProof/>
          </w:rPr>
          <w:t>MAFR – PID $0043 – Absolute Engine Load</w:t>
        </w:r>
        <w:r>
          <w:rPr>
            <w:noProof/>
            <w:webHidden/>
          </w:rPr>
          <w:tab/>
        </w:r>
        <w:r>
          <w:rPr>
            <w:noProof/>
            <w:webHidden/>
          </w:rPr>
          <w:fldChar w:fldCharType="begin"/>
        </w:r>
        <w:r>
          <w:rPr>
            <w:noProof/>
            <w:webHidden/>
          </w:rPr>
          <w:instrText xml:space="preserve"> PAGEREF _Toc276632537 \h </w:instrText>
        </w:r>
        <w:r>
          <w:rPr>
            <w:noProof/>
            <w:webHidden/>
          </w:rPr>
        </w:r>
        <w:r>
          <w:rPr>
            <w:noProof/>
            <w:webHidden/>
          </w:rPr>
          <w:fldChar w:fldCharType="separate"/>
        </w:r>
        <w:r>
          <w:rPr>
            <w:noProof/>
            <w:webHidden/>
          </w:rPr>
          <w:t>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8" w:history="1">
        <w:r w:rsidRPr="003D24B9">
          <w:rPr>
            <w:rStyle w:val="Hyperlink"/>
            <w:noProof/>
          </w:rPr>
          <w:t>3.1.44</w:t>
        </w:r>
        <w:r>
          <w:rPr>
            <w:rFonts w:asciiTheme="minorHAnsi" w:eastAsiaTheme="minorEastAsia" w:hAnsiTheme="minorHAnsi" w:cstheme="minorBidi"/>
            <w:b w:val="0"/>
            <w:noProof/>
            <w:sz w:val="22"/>
            <w:szCs w:val="22"/>
          </w:rPr>
          <w:tab/>
        </w:r>
        <w:r w:rsidRPr="003D24B9">
          <w:rPr>
            <w:rStyle w:val="Hyperlink"/>
            <w:noProof/>
          </w:rPr>
          <w:t>FULR – PID $0044 – Equivalence Ratio</w:t>
        </w:r>
        <w:r>
          <w:rPr>
            <w:noProof/>
            <w:webHidden/>
          </w:rPr>
          <w:tab/>
        </w:r>
        <w:r>
          <w:rPr>
            <w:noProof/>
            <w:webHidden/>
          </w:rPr>
          <w:fldChar w:fldCharType="begin"/>
        </w:r>
        <w:r>
          <w:rPr>
            <w:noProof/>
            <w:webHidden/>
          </w:rPr>
          <w:instrText xml:space="preserve"> PAGEREF _Toc276632538 \h </w:instrText>
        </w:r>
        <w:r>
          <w:rPr>
            <w:noProof/>
            <w:webHidden/>
          </w:rPr>
        </w:r>
        <w:r>
          <w:rPr>
            <w:noProof/>
            <w:webHidden/>
          </w:rPr>
          <w:fldChar w:fldCharType="separate"/>
        </w:r>
        <w:r>
          <w:rPr>
            <w:noProof/>
            <w:webHidden/>
          </w:rPr>
          <w:t>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39" w:history="1">
        <w:r w:rsidRPr="003D24B9">
          <w:rPr>
            <w:rStyle w:val="Hyperlink"/>
            <w:noProof/>
          </w:rPr>
          <w:t>3.1.45</w:t>
        </w:r>
        <w:r>
          <w:rPr>
            <w:rFonts w:asciiTheme="minorHAnsi" w:eastAsiaTheme="minorEastAsia" w:hAnsiTheme="minorHAnsi" w:cstheme="minorBidi"/>
            <w:b w:val="0"/>
            <w:noProof/>
            <w:sz w:val="22"/>
            <w:szCs w:val="22"/>
          </w:rPr>
          <w:tab/>
        </w:r>
        <w:r w:rsidRPr="003D24B9">
          <w:rPr>
            <w:rStyle w:val="Hyperlink"/>
            <w:noProof/>
          </w:rPr>
          <w:t>TPSR – PID $0045 – Relative Throttle Position</w:t>
        </w:r>
        <w:r>
          <w:rPr>
            <w:noProof/>
            <w:webHidden/>
          </w:rPr>
          <w:tab/>
        </w:r>
        <w:r>
          <w:rPr>
            <w:noProof/>
            <w:webHidden/>
          </w:rPr>
          <w:fldChar w:fldCharType="begin"/>
        </w:r>
        <w:r>
          <w:rPr>
            <w:noProof/>
            <w:webHidden/>
          </w:rPr>
          <w:instrText xml:space="preserve"> PAGEREF _Toc276632539 \h </w:instrText>
        </w:r>
        <w:r>
          <w:rPr>
            <w:noProof/>
            <w:webHidden/>
          </w:rPr>
        </w:r>
        <w:r>
          <w:rPr>
            <w:noProof/>
            <w:webHidden/>
          </w:rPr>
          <w:fldChar w:fldCharType="separate"/>
        </w:r>
        <w:r>
          <w:rPr>
            <w:noProof/>
            <w:webHidden/>
          </w:rPr>
          <w:t>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0" w:history="1">
        <w:r w:rsidRPr="003D24B9">
          <w:rPr>
            <w:rStyle w:val="Hyperlink"/>
            <w:noProof/>
          </w:rPr>
          <w:t>3.1.46</w:t>
        </w:r>
        <w:r>
          <w:rPr>
            <w:rFonts w:asciiTheme="minorHAnsi" w:eastAsiaTheme="minorEastAsia" w:hAnsiTheme="minorHAnsi" w:cstheme="minorBidi"/>
            <w:b w:val="0"/>
            <w:noProof/>
            <w:sz w:val="22"/>
            <w:szCs w:val="22"/>
          </w:rPr>
          <w:tab/>
        </w:r>
        <w:r w:rsidRPr="003D24B9">
          <w:rPr>
            <w:rStyle w:val="Hyperlink"/>
            <w:noProof/>
          </w:rPr>
          <w:t>EVPR – PID $0046 – Ambient Air Temperature</w:t>
        </w:r>
        <w:r>
          <w:rPr>
            <w:noProof/>
            <w:webHidden/>
          </w:rPr>
          <w:tab/>
        </w:r>
        <w:r>
          <w:rPr>
            <w:noProof/>
            <w:webHidden/>
          </w:rPr>
          <w:fldChar w:fldCharType="begin"/>
        </w:r>
        <w:r>
          <w:rPr>
            <w:noProof/>
            <w:webHidden/>
          </w:rPr>
          <w:instrText xml:space="preserve"> PAGEREF _Toc276632540 \h </w:instrText>
        </w:r>
        <w:r>
          <w:rPr>
            <w:noProof/>
            <w:webHidden/>
          </w:rPr>
        </w:r>
        <w:r>
          <w:rPr>
            <w:noProof/>
            <w:webHidden/>
          </w:rPr>
          <w:fldChar w:fldCharType="separate"/>
        </w:r>
        <w:r>
          <w:rPr>
            <w:noProof/>
            <w:webHidden/>
          </w:rPr>
          <w:t>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1" w:history="1">
        <w:r w:rsidRPr="003D24B9">
          <w:rPr>
            <w:rStyle w:val="Hyperlink"/>
            <w:noProof/>
          </w:rPr>
          <w:t>3.1.47</w:t>
        </w:r>
        <w:r>
          <w:rPr>
            <w:rFonts w:asciiTheme="minorHAnsi" w:eastAsiaTheme="minorEastAsia" w:hAnsiTheme="minorHAnsi" w:cstheme="minorBidi"/>
            <w:b w:val="0"/>
            <w:noProof/>
            <w:sz w:val="22"/>
            <w:szCs w:val="22"/>
          </w:rPr>
          <w:tab/>
        </w:r>
        <w:r w:rsidRPr="003D24B9">
          <w:rPr>
            <w:rStyle w:val="Hyperlink"/>
            <w:noProof/>
          </w:rPr>
          <w:t>TPSR – PID $0047 – Absolute Throttle Position B</w:t>
        </w:r>
        <w:r>
          <w:rPr>
            <w:noProof/>
            <w:webHidden/>
          </w:rPr>
          <w:tab/>
        </w:r>
        <w:r>
          <w:rPr>
            <w:noProof/>
            <w:webHidden/>
          </w:rPr>
          <w:fldChar w:fldCharType="begin"/>
        </w:r>
        <w:r>
          <w:rPr>
            <w:noProof/>
            <w:webHidden/>
          </w:rPr>
          <w:instrText xml:space="preserve"> PAGEREF _Toc276632541 \h </w:instrText>
        </w:r>
        <w:r>
          <w:rPr>
            <w:noProof/>
            <w:webHidden/>
          </w:rPr>
        </w:r>
        <w:r>
          <w:rPr>
            <w:noProof/>
            <w:webHidden/>
          </w:rPr>
          <w:fldChar w:fldCharType="separate"/>
        </w:r>
        <w:r>
          <w:rPr>
            <w:noProof/>
            <w:webHidden/>
          </w:rPr>
          <w:t>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2" w:history="1">
        <w:r w:rsidRPr="003D24B9">
          <w:rPr>
            <w:rStyle w:val="Hyperlink"/>
            <w:noProof/>
            <w:lang w:val="it-IT"/>
          </w:rPr>
          <w:t>3.1.48</w:t>
        </w:r>
        <w:r>
          <w:rPr>
            <w:rFonts w:asciiTheme="minorHAnsi" w:eastAsiaTheme="minorEastAsia" w:hAnsiTheme="minorHAnsi" w:cstheme="minorBidi"/>
            <w:b w:val="0"/>
            <w:noProof/>
            <w:sz w:val="22"/>
            <w:szCs w:val="22"/>
          </w:rPr>
          <w:tab/>
        </w:r>
        <w:r w:rsidRPr="003D24B9">
          <w:rPr>
            <w:rStyle w:val="Hyperlink"/>
            <w:noProof/>
            <w:lang w:val="it-IT"/>
          </w:rPr>
          <w:t>APSR – PID $0049 – Accelerator Pedal Position D</w:t>
        </w:r>
        <w:r>
          <w:rPr>
            <w:noProof/>
            <w:webHidden/>
          </w:rPr>
          <w:tab/>
        </w:r>
        <w:r>
          <w:rPr>
            <w:noProof/>
            <w:webHidden/>
          </w:rPr>
          <w:fldChar w:fldCharType="begin"/>
        </w:r>
        <w:r>
          <w:rPr>
            <w:noProof/>
            <w:webHidden/>
          </w:rPr>
          <w:instrText xml:space="preserve"> PAGEREF _Toc276632542 \h </w:instrText>
        </w:r>
        <w:r>
          <w:rPr>
            <w:noProof/>
            <w:webHidden/>
          </w:rPr>
        </w:r>
        <w:r>
          <w:rPr>
            <w:noProof/>
            <w:webHidden/>
          </w:rPr>
          <w:fldChar w:fldCharType="separate"/>
        </w:r>
        <w:r>
          <w:rPr>
            <w:noProof/>
            <w:webHidden/>
          </w:rPr>
          <w:t>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3" w:history="1">
        <w:r w:rsidRPr="003D24B9">
          <w:rPr>
            <w:rStyle w:val="Hyperlink"/>
            <w:noProof/>
            <w:lang w:val="it-IT"/>
          </w:rPr>
          <w:t>3.1.49</w:t>
        </w:r>
        <w:r>
          <w:rPr>
            <w:rFonts w:asciiTheme="minorHAnsi" w:eastAsiaTheme="minorEastAsia" w:hAnsiTheme="minorHAnsi" w:cstheme="minorBidi"/>
            <w:b w:val="0"/>
            <w:noProof/>
            <w:sz w:val="22"/>
            <w:szCs w:val="22"/>
          </w:rPr>
          <w:tab/>
        </w:r>
        <w:r w:rsidRPr="003D24B9">
          <w:rPr>
            <w:rStyle w:val="Hyperlink"/>
            <w:noProof/>
            <w:lang w:val="it-IT"/>
          </w:rPr>
          <w:t>APSR – PID $004A – Accelerator Pedal Position E</w:t>
        </w:r>
        <w:r>
          <w:rPr>
            <w:noProof/>
            <w:webHidden/>
          </w:rPr>
          <w:tab/>
        </w:r>
        <w:r>
          <w:rPr>
            <w:noProof/>
            <w:webHidden/>
          </w:rPr>
          <w:fldChar w:fldCharType="begin"/>
        </w:r>
        <w:r>
          <w:rPr>
            <w:noProof/>
            <w:webHidden/>
          </w:rPr>
          <w:instrText xml:space="preserve"> PAGEREF _Toc276632543 \h </w:instrText>
        </w:r>
        <w:r>
          <w:rPr>
            <w:noProof/>
            <w:webHidden/>
          </w:rPr>
        </w:r>
        <w:r>
          <w:rPr>
            <w:noProof/>
            <w:webHidden/>
          </w:rPr>
          <w:fldChar w:fldCharType="separate"/>
        </w:r>
        <w:r>
          <w:rPr>
            <w:noProof/>
            <w:webHidden/>
          </w:rPr>
          <w:t>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4" w:history="1">
        <w:r w:rsidRPr="003D24B9">
          <w:rPr>
            <w:rStyle w:val="Hyperlink"/>
            <w:noProof/>
          </w:rPr>
          <w:t>3.1.50</w:t>
        </w:r>
        <w:r>
          <w:rPr>
            <w:rFonts w:asciiTheme="minorHAnsi" w:eastAsiaTheme="minorEastAsia" w:hAnsiTheme="minorHAnsi" w:cstheme="minorBidi"/>
            <w:b w:val="0"/>
            <w:noProof/>
            <w:sz w:val="22"/>
            <w:szCs w:val="22"/>
          </w:rPr>
          <w:tab/>
        </w:r>
        <w:r w:rsidRPr="003D24B9">
          <w:rPr>
            <w:rStyle w:val="Hyperlink"/>
            <w:noProof/>
          </w:rPr>
          <w:t>TPSR – PID $004C – Commanded Throttle Position</w:t>
        </w:r>
        <w:r>
          <w:rPr>
            <w:noProof/>
            <w:webHidden/>
          </w:rPr>
          <w:tab/>
        </w:r>
        <w:r>
          <w:rPr>
            <w:noProof/>
            <w:webHidden/>
          </w:rPr>
          <w:fldChar w:fldCharType="begin"/>
        </w:r>
        <w:r>
          <w:rPr>
            <w:noProof/>
            <w:webHidden/>
          </w:rPr>
          <w:instrText xml:space="preserve"> PAGEREF _Toc276632544 \h </w:instrText>
        </w:r>
        <w:r>
          <w:rPr>
            <w:noProof/>
            <w:webHidden/>
          </w:rPr>
        </w:r>
        <w:r>
          <w:rPr>
            <w:noProof/>
            <w:webHidden/>
          </w:rPr>
          <w:fldChar w:fldCharType="separate"/>
        </w:r>
        <w:r>
          <w:rPr>
            <w:noProof/>
            <w:webHidden/>
          </w:rPr>
          <w:t>65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5" w:history="1">
        <w:r w:rsidRPr="003D24B9">
          <w:rPr>
            <w:rStyle w:val="Hyperlink"/>
            <w:noProof/>
          </w:rPr>
          <w:t>3.1.51</w:t>
        </w:r>
        <w:r>
          <w:rPr>
            <w:rFonts w:asciiTheme="minorHAnsi" w:eastAsiaTheme="minorEastAsia" w:hAnsiTheme="minorHAnsi" w:cstheme="minorBidi"/>
            <w:b w:val="0"/>
            <w:noProof/>
            <w:sz w:val="22"/>
            <w:szCs w:val="22"/>
          </w:rPr>
          <w:tab/>
        </w:r>
        <w:r w:rsidRPr="003D24B9">
          <w:rPr>
            <w:rStyle w:val="Hyperlink"/>
            <w:noProof/>
          </w:rPr>
          <w:t>FULR – PID $0051 – Type of fuel currently being utilized by the vehicle</w:t>
        </w:r>
        <w:r>
          <w:rPr>
            <w:noProof/>
            <w:webHidden/>
          </w:rPr>
          <w:tab/>
        </w:r>
        <w:r>
          <w:rPr>
            <w:noProof/>
            <w:webHidden/>
          </w:rPr>
          <w:fldChar w:fldCharType="begin"/>
        </w:r>
        <w:r>
          <w:rPr>
            <w:noProof/>
            <w:webHidden/>
          </w:rPr>
          <w:instrText xml:space="preserve"> PAGEREF _Toc276632545 \h </w:instrText>
        </w:r>
        <w:r>
          <w:rPr>
            <w:noProof/>
            <w:webHidden/>
          </w:rPr>
        </w:r>
        <w:r>
          <w:rPr>
            <w:noProof/>
            <w:webHidden/>
          </w:rPr>
          <w:fldChar w:fldCharType="separate"/>
        </w:r>
        <w:r>
          <w:rPr>
            <w:noProof/>
            <w:webHidden/>
          </w:rPr>
          <w:t>65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6" w:history="1">
        <w:r w:rsidRPr="003D24B9">
          <w:rPr>
            <w:rStyle w:val="Hyperlink"/>
            <w:noProof/>
          </w:rPr>
          <w:t>3.1.52</w:t>
        </w:r>
        <w:r>
          <w:rPr>
            <w:rFonts w:asciiTheme="minorHAnsi" w:eastAsiaTheme="minorEastAsia" w:hAnsiTheme="minorHAnsi" w:cstheme="minorBidi"/>
            <w:b w:val="0"/>
            <w:noProof/>
            <w:sz w:val="22"/>
            <w:szCs w:val="22"/>
          </w:rPr>
          <w:tab/>
        </w:r>
        <w:r w:rsidRPr="003D24B9">
          <w:rPr>
            <w:rStyle w:val="Hyperlink"/>
            <w:noProof/>
          </w:rPr>
          <w:t>E85R – PID $0052 – Alcohol Fuel Percentage</w:t>
        </w:r>
        <w:r>
          <w:rPr>
            <w:noProof/>
            <w:webHidden/>
          </w:rPr>
          <w:tab/>
        </w:r>
        <w:r>
          <w:rPr>
            <w:noProof/>
            <w:webHidden/>
          </w:rPr>
          <w:fldChar w:fldCharType="begin"/>
        </w:r>
        <w:r>
          <w:rPr>
            <w:noProof/>
            <w:webHidden/>
          </w:rPr>
          <w:instrText xml:space="preserve"> PAGEREF _Toc276632546 \h </w:instrText>
        </w:r>
        <w:r>
          <w:rPr>
            <w:noProof/>
            <w:webHidden/>
          </w:rPr>
        </w:r>
        <w:r>
          <w:rPr>
            <w:noProof/>
            <w:webHidden/>
          </w:rPr>
          <w:fldChar w:fldCharType="separate"/>
        </w:r>
        <w:r>
          <w:rPr>
            <w:noProof/>
            <w:webHidden/>
          </w:rPr>
          <w:t>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7" w:history="1">
        <w:r w:rsidRPr="003D24B9">
          <w:rPr>
            <w:rStyle w:val="Hyperlink"/>
            <w:noProof/>
          </w:rPr>
          <w:t>3.1.53</w:t>
        </w:r>
        <w:r>
          <w:rPr>
            <w:rFonts w:asciiTheme="minorHAnsi" w:eastAsiaTheme="minorEastAsia" w:hAnsiTheme="minorHAnsi" w:cstheme="minorBidi"/>
            <w:b w:val="0"/>
            <w:noProof/>
            <w:sz w:val="22"/>
            <w:szCs w:val="22"/>
          </w:rPr>
          <w:tab/>
        </w:r>
        <w:r w:rsidRPr="003D24B9">
          <w:rPr>
            <w:rStyle w:val="Hyperlink"/>
            <w:noProof/>
          </w:rPr>
          <w:t>ODAR – PID $0060 – Parameter Identifiers Supported - $61 to $80</w:t>
        </w:r>
        <w:r>
          <w:rPr>
            <w:noProof/>
            <w:webHidden/>
          </w:rPr>
          <w:tab/>
        </w:r>
        <w:r>
          <w:rPr>
            <w:noProof/>
            <w:webHidden/>
          </w:rPr>
          <w:fldChar w:fldCharType="begin"/>
        </w:r>
        <w:r>
          <w:rPr>
            <w:noProof/>
            <w:webHidden/>
          </w:rPr>
          <w:instrText xml:space="preserve"> PAGEREF _Toc276632547 \h </w:instrText>
        </w:r>
        <w:r>
          <w:rPr>
            <w:noProof/>
            <w:webHidden/>
          </w:rPr>
        </w:r>
        <w:r>
          <w:rPr>
            <w:noProof/>
            <w:webHidden/>
          </w:rPr>
          <w:fldChar w:fldCharType="separate"/>
        </w:r>
        <w:r>
          <w:rPr>
            <w:noProof/>
            <w:webHidden/>
          </w:rPr>
          <w:t>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8" w:history="1">
        <w:r w:rsidRPr="003D24B9">
          <w:rPr>
            <w:rStyle w:val="Hyperlink"/>
            <w:noProof/>
          </w:rPr>
          <w:t>3.1.54</w:t>
        </w:r>
        <w:r>
          <w:rPr>
            <w:rFonts w:asciiTheme="minorHAnsi" w:eastAsiaTheme="minorEastAsia" w:hAnsiTheme="minorHAnsi" w:cstheme="minorBidi"/>
            <w:b w:val="0"/>
            <w:noProof/>
            <w:sz w:val="22"/>
            <w:szCs w:val="22"/>
          </w:rPr>
          <w:tab/>
        </w:r>
        <w:r w:rsidRPr="003D24B9">
          <w:rPr>
            <w:rStyle w:val="Hyperlink"/>
            <w:noProof/>
          </w:rPr>
          <w:t>EITR – PID $0068 – Intake Air Temperature Sensor</w:t>
        </w:r>
        <w:r>
          <w:rPr>
            <w:noProof/>
            <w:webHidden/>
          </w:rPr>
          <w:tab/>
        </w:r>
        <w:r>
          <w:rPr>
            <w:noProof/>
            <w:webHidden/>
          </w:rPr>
          <w:fldChar w:fldCharType="begin"/>
        </w:r>
        <w:r>
          <w:rPr>
            <w:noProof/>
            <w:webHidden/>
          </w:rPr>
          <w:instrText xml:space="preserve"> PAGEREF _Toc276632548 \h </w:instrText>
        </w:r>
        <w:r>
          <w:rPr>
            <w:noProof/>
            <w:webHidden/>
          </w:rPr>
        </w:r>
        <w:r>
          <w:rPr>
            <w:noProof/>
            <w:webHidden/>
          </w:rPr>
          <w:fldChar w:fldCharType="separate"/>
        </w:r>
        <w:r>
          <w:rPr>
            <w:noProof/>
            <w:webHidden/>
          </w:rPr>
          <w:t>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49" w:history="1">
        <w:r w:rsidRPr="003D24B9">
          <w:rPr>
            <w:rStyle w:val="Hyperlink"/>
            <w:noProof/>
          </w:rPr>
          <w:t>3.1.55</w:t>
        </w:r>
        <w:r>
          <w:rPr>
            <w:rFonts w:asciiTheme="minorHAnsi" w:eastAsiaTheme="minorEastAsia" w:hAnsiTheme="minorHAnsi" w:cstheme="minorBidi"/>
            <w:b w:val="0"/>
            <w:noProof/>
            <w:sz w:val="22"/>
            <w:szCs w:val="22"/>
          </w:rPr>
          <w:tab/>
        </w:r>
        <w:r w:rsidRPr="003D24B9">
          <w:rPr>
            <w:rStyle w:val="Hyperlink"/>
            <w:noProof/>
          </w:rPr>
          <w:t>EPSR – PID $007F – Engine Run Time</w:t>
        </w:r>
        <w:r>
          <w:rPr>
            <w:noProof/>
            <w:webHidden/>
          </w:rPr>
          <w:tab/>
        </w:r>
        <w:r>
          <w:rPr>
            <w:noProof/>
            <w:webHidden/>
          </w:rPr>
          <w:fldChar w:fldCharType="begin"/>
        </w:r>
        <w:r>
          <w:rPr>
            <w:noProof/>
            <w:webHidden/>
          </w:rPr>
          <w:instrText xml:space="preserve"> PAGEREF _Toc276632549 \h </w:instrText>
        </w:r>
        <w:r>
          <w:rPr>
            <w:noProof/>
            <w:webHidden/>
          </w:rPr>
        </w:r>
        <w:r>
          <w:rPr>
            <w:noProof/>
            <w:webHidden/>
          </w:rPr>
          <w:fldChar w:fldCharType="separate"/>
        </w:r>
        <w:r>
          <w:rPr>
            <w:noProof/>
            <w:webHidden/>
          </w:rPr>
          <w:t>67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50" w:history="1">
        <w:r w:rsidRPr="003D24B9">
          <w:rPr>
            <w:rStyle w:val="Hyperlink"/>
            <w:noProof/>
          </w:rPr>
          <w:t>3.1.56</w:t>
        </w:r>
        <w:r>
          <w:rPr>
            <w:rFonts w:asciiTheme="minorHAnsi" w:eastAsiaTheme="minorEastAsia" w:hAnsiTheme="minorHAnsi" w:cstheme="minorBidi"/>
            <w:b w:val="0"/>
            <w:noProof/>
            <w:sz w:val="22"/>
            <w:szCs w:val="22"/>
          </w:rPr>
          <w:tab/>
        </w:r>
        <w:r w:rsidRPr="003D24B9">
          <w:rPr>
            <w:rStyle w:val="Hyperlink"/>
            <w:noProof/>
          </w:rPr>
          <w:t>ODAR – PID $0080 – Parameter Identifiers Supported - $81 to $A0</w:t>
        </w:r>
        <w:r>
          <w:rPr>
            <w:noProof/>
            <w:webHidden/>
          </w:rPr>
          <w:tab/>
        </w:r>
        <w:r>
          <w:rPr>
            <w:noProof/>
            <w:webHidden/>
          </w:rPr>
          <w:fldChar w:fldCharType="begin"/>
        </w:r>
        <w:r>
          <w:rPr>
            <w:noProof/>
            <w:webHidden/>
          </w:rPr>
          <w:instrText xml:space="preserve"> PAGEREF _Toc276632550 \h </w:instrText>
        </w:r>
        <w:r>
          <w:rPr>
            <w:noProof/>
            <w:webHidden/>
          </w:rPr>
        </w:r>
        <w:r>
          <w:rPr>
            <w:noProof/>
            <w:webHidden/>
          </w:rPr>
          <w:fldChar w:fldCharType="separate"/>
        </w:r>
        <w:r>
          <w:rPr>
            <w:noProof/>
            <w:webHidden/>
          </w:rPr>
          <w:t>69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51" w:history="1">
        <w:r w:rsidRPr="003D24B9">
          <w:rPr>
            <w:rStyle w:val="Hyperlink"/>
            <w:noProof/>
          </w:rPr>
          <w:t>3.1.57</w:t>
        </w:r>
        <w:r>
          <w:rPr>
            <w:rFonts w:asciiTheme="minorHAnsi" w:eastAsiaTheme="minorEastAsia" w:hAnsiTheme="minorHAnsi" w:cstheme="minorBidi"/>
            <w:b w:val="0"/>
            <w:noProof/>
            <w:sz w:val="22"/>
            <w:szCs w:val="22"/>
          </w:rPr>
          <w:tab/>
        </w:r>
        <w:r w:rsidRPr="003D24B9">
          <w:rPr>
            <w:rStyle w:val="Hyperlink"/>
            <w:noProof/>
          </w:rPr>
          <w:t>ODAR – PID $00A0 – Parameter Identifiers Supported - $A1 to $C0</w:t>
        </w:r>
        <w:r>
          <w:rPr>
            <w:noProof/>
            <w:webHidden/>
          </w:rPr>
          <w:tab/>
        </w:r>
        <w:r>
          <w:rPr>
            <w:noProof/>
            <w:webHidden/>
          </w:rPr>
          <w:fldChar w:fldCharType="begin"/>
        </w:r>
        <w:r>
          <w:rPr>
            <w:noProof/>
            <w:webHidden/>
          </w:rPr>
          <w:instrText xml:space="preserve"> PAGEREF _Toc276632551 \h </w:instrText>
        </w:r>
        <w:r>
          <w:rPr>
            <w:noProof/>
            <w:webHidden/>
          </w:rPr>
        </w:r>
        <w:r>
          <w:rPr>
            <w:noProof/>
            <w:webHidden/>
          </w:rPr>
          <w:fldChar w:fldCharType="separate"/>
        </w:r>
        <w:r>
          <w:rPr>
            <w:noProof/>
            <w:webHidden/>
          </w:rPr>
          <w:t>69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52" w:history="1">
        <w:r w:rsidRPr="003D24B9">
          <w:rPr>
            <w:rStyle w:val="Hyperlink"/>
            <w:noProof/>
          </w:rPr>
          <w:t>3.1.58</w:t>
        </w:r>
        <w:r>
          <w:rPr>
            <w:rFonts w:asciiTheme="minorHAnsi" w:eastAsiaTheme="minorEastAsia" w:hAnsiTheme="minorHAnsi" w:cstheme="minorBidi"/>
            <w:b w:val="0"/>
            <w:noProof/>
            <w:sz w:val="22"/>
            <w:szCs w:val="22"/>
          </w:rPr>
          <w:tab/>
        </w:r>
        <w:r w:rsidRPr="003D24B9">
          <w:rPr>
            <w:rStyle w:val="Hyperlink"/>
            <w:noProof/>
          </w:rPr>
          <w:t>ODAR – PID $00C0 – Parameter Identifiers Supported - $C1 to $E0</w:t>
        </w:r>
        <w:r>
          <w:rPr>
            <w:noProof/>
            <w:webHidden/>
          </w:rPr>
          <w:tab/>
        </w:r>
        <w:r>
          <w:rPr>
            <w:noProof/>
            <w:webHidden/>
          </w:rPr>
          <w:fldChar w:fldCharType="begin"/>
        </w:r>
        <w:r>
          <w:rPr>
            <w:noProof/>
            <w:webHidden/>
          </w:rPr>
          <w:instrText xml:space="preserve"> PAGEREF _Toc276632552 \h </w:instrText>
        </w:r>
        <w:r>
          <w:rPr>
            <w:noProof/>
            <w:webHidden/>
          </w:rPr>
        </w:r>
        <w:r>
          <w:rPr>
            <w:noProof/>
            <w:webHidden/>
          </w:rPr>
          <w:fldChar w:fldCharType="separate"/>
        </w:r>
        <w:r>
          <w:rPr>
            <w:noProof/>
            <w:webHidden/>
          </w:rPr>
          <w:t>70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53" w:history="1">
        <w:r w:rsidRPr="003D24B9">
          <w:rPr>
            <w:rStyle w:val="Hyperlink"/>
            <w:noProof/>
          </w:rPr>
          <w:t>3.1.59</w:t>
        </w:r>
        <w:r>
          <w:rPr>
            <w:rFonts w:asciiTheme="minorHAnsi" w:eastAsiaTheme="minorEastAsia" w:hAnsiTheme="minorHAnsi" w:cstheme="minorBidi"/>
            <w:b w:val="0"/>
            <w:noProof/>
            <w:sz w:val="22"/>
            <w:szCs w:val="22"/>
          </w:rPr>
          <w:tab/>
        </w:r>
        <w:r w:rsidRPr="003D24B9">
          <w:rPr>
            <w:rStyle w:val="Hyperlink"/>
            <w:noProof/>
          </w:rPr>
          <w:t>ODAR – PID $00E0 – Parameter Identifiers Supported - $E1 to $FF</w:t>
        </w:r>
        <w:r>
          <w:rPr>
            <w:noProof/>
            <w:webHidden/>
          </w:rPr>
          <w:tab/>
        </w:r>
        <w:r>
          <w:rPr>
            <w:noProof/>
            <w:webHidden/>
          </w:rPr>
          <w:fldChar w:fldCharType="begin"/>
        </w:r>
        <w:r>
          <w:rPr>
            <w:noProof/>
            <w:webHidden/>
          </w:rPr>
          <w:instrText xml:space="preserve"> PAGEREF _Toc276632553 \h </w:instrText>
        </w:r>
        <w:r>
          <w:rPr>
            <w:noProof/>
            <w:webHidden/>
          </w:rPr>
        </w:r>
        <w:r>
          <w:rPr>
            <w:noProof/>
            <w:webHidden/>
          </w:rPr>
          <w:fldChar w:fldCharType="separate"/>
        </w:r>
        <w:r>
          <w:rPr>
            <w:noProof/>
            <w:webHidden/>
          </w:rPr>
          <w:t>71</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2554" w:history="1">
        <w:r w:rsidRPr="003D24B9">
          <w:rPr>
            <w:rStyle w:val="Hyperlink"/>
            <w:noProof/>
          </w:rPr>
          <w:t>3.2</w:t>
        </w:r>
        <w:r>
          <w:rPr>
            <w:rFonts w:asciiTheme="minorHAnsi" w:eastAsiaTheme="minorEastAsia" w:hAnsiTheme="minorHAnsi" w:cstheme="minorBidi"/>
            <w:b w:val="0"/>
            <w:noProof/>
            <w:sz w:val="22"/>
            <w:szCs w:val="22"/>
          </w:rPr>
          <w:tab/>
        </w:r>
        <w:r w:rsidRPr="003D24B9">
          <w:rPr>
            <w:rStyle w:val="Hyperlink"/>
            <w:noProof/>
          </w:rPr>
          <w:t>Corporate Standard PIDs</w:t>
        </w:r>
        <w:r>
          <w:rPr>
            <w:noProof/>
            <w:webHidden/>
          </w:rPr>
          <w:tab/>
        </w:r>
        <w:r>
          <w:rPr>
            <w:noProof/>
            <w:webHidden/>
          </w:rPr>
          <w:fldChar w:fldCharType="begin"/>
        </w:r>
        <w:r>
          <w:rPr>
            <w:noProof/>
            <w:webHidden/>
          </w:rPr>
          <w:instrText xml:space="preserve"> PAGEREF _Toc276632554 \h </w:instrText>
        </w:r>
        <w:r>
          <w:rPr>
            <w:noProof/>
            <w:webHidden/>
          </w:rPr>
        </w:r>
        <w:r>
          <w:rPr>
            <w:noProof/>
            <w:webHidden/>
          </w:rPr>
          <w:fldChar w:fldCharType="separate"/>
        </w:r>
        <w:r>
          <w:rPr>
            <w:noProof/>
            <w:webHidden/>
          </w:rPr>
          <w:t>72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55" w:history="1">
        <w:r w:rsidRPr="003D24B9">
          <w:rPr>
            <w:rStyle w:val="Hyperlink"/>
            <w:noProof/>
          </w:rPr>
          <w:t>3.2.1</w:t>
        </w:r>
        <w:r>
          <w:rPr>
            <w:rFonts w:asciiTheme="minorHAnsi" w:eastAsiaTheme="minorEastAsia" w:hAnsiTheme="minorHAnsi" w:cstheme="minorBidi"/>
            <w:b w:val="0"/>
            <w:noProof/>
            <w:sz w:val="22"/>
            <w:szCs w:val="22"/>
          </w:rPr>
          <w:tab/>
        </w:r>
        <w:r w:rsidRPr="003D24B9">
          <w:rPr>
            <w:rStyle w:val="Hyperlink"/>
            <w:noProof/>
          </w:rPr>
          <w:t>TPSR – PID $1121 – Electronic Throttle Control Status</w:t>
        </w:r>
        <w:r>
          <w:rPr>
            <w:noProof/>
            <w:webHidden/>
          </w:rPr>
          <w:tab/>
        </w:r>
        <w:r>
          <w:rPr>
            <w:noProof/>
            <w:webHidden/>
          </w:rPr>
          <w:fldChar w:fldCharType="begin"/>
        </w:r>
        <w:r>
          <w:rPr>
            <w:noProof/>
            <w:webHidden/>
          </w:rPr>
          <w:instrText xml:space="preserve"> PAGEREF _Toc276632555 \h </w:instrText>
        </w:r>
        <w:r>
          <w:rPr>
            <w:noProof/>
            <w:webHidden/>
          </w:rPr>
        </w:r>
        <w:r>
          <w:rPr>
            <w:noProof/>
            <w:webHidden/>
          </w:rPr>
          <w:fldChar w:fldCharType="separate"/>
        </w:r>
        <w:r>
          <w:rPr>
            <w:noProof/>
            <w:webHidden/>
          </w:rPr>
          <w:t>72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56" w:history="1">
        <w:r w:rsidRPr="003D24B9">
          <w:rPr>
            <w:rStyle w:val="Hyperlink"/>
            <w:noProof/>
          </w:rPr>
          <w:t>3.2.2</w:t>
        </w:r>
        <w:r>
          <w:rPr>
            <w:rFonts w:asciiTheme="minorHAnsi" w:eastAsiaTheme="minorEastAsia" w:hAnsiTheme="minorHAnsi" w:cstheme="minorBidi"/>
            <w:b w:val="0"/>
            <w:noProof/>
            <w:sz w:val="22"/>
            <w:szCs w:val="22"/>
          </w:rPr>
          <w:tab/>
        </w:r>
        <w:r w:rsidRPr="003D24B9">
          <w:rPr>
            <w:rStyle w:val="Hyperlink"/>
            <w:noProof/>
          </w:rPr>
          <w:t>FANR – PID $1122 – Cooling Fan Control Status</w:t>
        </w:r>
        <w:r>
          <w:rPr>
            <w:noProof/>
            <w:webHidden/>
          </w:rPr>
          <w:tab/>
        </w:r>
        <w:r>
          <w:rPr>
            <w:noProof/>
            <w:webHidden/>
          </w:rPr>
          <w:fldChar w:fldCharType="begin"/>
        </w:r>
        <w:r>
          <w:rPr>
            <w:noProof/>
            <w:webHidden/>
          </w:rPr>
          <w:instrText xml:space="preserve"> PAGEREF _Toc276632556 \h </w:instrText>
        </w:r>
        <w:r>
          <w:rPr>
            <w:noProof/>
            <w:webHidden/>
          </w:rPr>
        </w:r>
        <w:r>
          <w:rPr>
            <w:noProof/>
            <w:webHidden/>
          </w:rPr>
          <w:fldChar w:fldCharType="separate"/>
        </w:r>
        <w:r>
          <w:rPr>
            <w:noProof/>
            <w:webHidden/>
          </w:rPr>
          <w:t>73</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57" w:history="1">
        <w:r w:rsidRPr="003D24B9">
          <w:rPr>
            <w:rStyle w:val="Hyperlink"/>
            <w:noProof/>
          </w:rPr>
          <w:t>3.2.3</w:t>
        </w:r>
        <w:r>
          <w:rPr>
            <w:rFonts w:asciiTheme="minorHAnsi" w:eastAsiaTheme="minorEastAsia" w:hAnsiTheme="minorHAnsi" w:cstheme="minorBidi"/>
            <w:b w:val="0"/>
            <w:noProof/>
            <w:sz w:val="22"/>
            <w:szCs w:val="22"/>
          </w:rPr>
          <w:tab/>
        </w:r>
        <w:r w:rsidRPr="003D24B9">
          <w:rPr>
            <w:rStyle w:val="Hyperlink"/>
            <w:noProof/>
          </w:rPr>
          <w:t>ACCR – PID $1123 – Air Conditioning Status</w:t>
        </w:r>
        <w:r>
          <w:rPr>
            <w:noProof/>
            <w:webHidden/>
          </w:rPr>
          <w:tab/>
        </w:r>
        <w:r>
          <w:rPr>
            <w:noProof/>
            <w:webHidden/>
          </w:rPr>
          <w:fldChar w:fldCharType="begin"/>
        </w:r>
        <w:r>
          <w:rPr>
            <w:noProof/>
            <w:webHidden/>
          </w:rPr>
          <w:instrText xml:space="preserve"> PAGEREF _Toc276632557 \h </w:instrText>
        </w:r>
        <w:r>
          <w:rPr>
            <w:noProof/>
            <w:webHidden/>
          </w:rPr>
        </w:r>
        <w:r>
          <w:rPr>
            <w:noProof/>
            <w:webHidden/>
          </w:rPr>
          <w:fldChar w:fldCharType="separate"/>
        </w:r>
        <w:r>
          <w:rPr>
            <w:noProof/>
            <w:webHidden/>
          </w:rPr>
          <w:t>74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58" w:history="1">
        <w:r w:rsidRPr="003D24B9">
          <w:rPr>
            <w:rStyle w:val="Hyperlink"/>
            <w:noProof/>
          </w:rPr>
          <w:t>3.2.4</w:t>
        </w:r>
        <w:r>
          <w:rPr>
            <w:rFonts w:asciiTheme="minorHAnsi" w:eastAsiaTheme="minorEastAsia" w:hAnsiTheme="minorHAnsi" w:cstheme="minorBidi"/>
            <w:b w:val="0"/>
            <w:noProof/>
            <w:sz w:val="22"/>
            <w:szCs w:val="22"/>
          </w:rPr>
          <w:tab/>
        </w:r>
        <w:r w:rsidRPr="003D24B9">
          <w:rPr>
            <w:rStyle w:val="Hyperlink"/>
            <w:noProof/>
          </w:rPr>
          <w:t>BRKR – PID $1124 – Brake Pedal Status</w:t>
        </w:r>
        <w:r>
          <w:rPr>
            <w:noProof/>
            <w:webHidden/>
          </w:rPr>
          <w:tab/>
        </w:r>
        <w:r>
          <w:rPr>
            <w:noProof/>
            <w:webHidden/>
          </w:rPr>
          <w:fldChar w:fldCharType="begin"/>
        </w:r>
        <w:r>
          <w:rPr>
            <w:noProof/>
            <w:webHidden/>
          </w:rPr>
          <w:instrText xml:space="preserve"> PAGEREF _Toc276632558 \h </w:instrText>
        </w:r>
        <w:r>
          <w:rPr>
            <w:noProof/>
            <w:webHidden/>
          </w:rPr>
        </w:r>
        <w:r>
          <w:rPr>
            <w:noProof/>
            <w:webHidden/>
          </w:rPr>
          <w:fldChar w:fldCharType="separate"/>
        </w:r>
        <w:r>
          <w:rPr>
            <w:noProof/>
            <w:webHidden/>
          </w:rPr>
          <w:t>75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59" w:history="1">
        <w:r w:rsidRPr="003D24B9">
          <w:rPr>
            <w:rStyle w:val="Hyperlink"/>
            <w:noProof/>
          </w:rPr>
          <w:t>3.2.5</w:t>
        </w:r>
        <w:r>
          <w:rPr>
            <w:rFonts w:asciiTheme="minorHAnsi" w:eastAsiaTheme="minorEastAsia" w:hAnsiTheme="minorHAnsi" w:cstheme="minorBidi"/>
            <w:b w:val="0"/>
            <w:noProof/>
            <w:sz w:val="22"/>
            <w:szCs w:val="22"/>
          </w:rPr>
          <w:tab/>
        </w:r>
        <w:r w:rsidRPr="003D24B9">
          <w:rPr>
            <w:rStyle w:val="Hyperlink"/>
            <w:noProof/>
          </w:rPr>
          <w:t>TRNR – PID $1125 – Manual Transmission Status</w:t>
        </w:r>
        <w:r>
          <w:rPr>
            <w:noProof/>
            <w:webHidden/>
          </w:rPr>
          <w:tab/>
        </w:r>
        <w:r>
          <w:rPr>
            <w:noProof/>
            <w:webHidden/>
          </w:rPr>
          <w:fldChar w:fldCharType="begin"/>
        </w:r>
        <w:r>
          <w:rPr>
            <w:noProof/>
            <w:webHidden/>
          </w:rPr>
          <w:instrText xml:space="preserve"> PAGEREF _Toc276632559 \h </w:instrText>
        </w:r>
        <w:r>
          <w:rPr>
            <w:noProof/>
            <w:webHidden/>
          </w:rPr>
        </w:r>
        <w:r>
          <w:rPr>
            <w:noProof/>
            <w:webHidden/>
          </w:rPr>
          <w:fldChar w:fldCharType="separate"/>
        </w:r>
        <w:r>
          <w:rPr>
            <w:noProof/>
            <w:webHidden/>
          </w:rPr>
          <w:t>77</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60" w:history="1">
        <w:r w:rsidRPr="003D24B9">
          <w:rPr>
            <w:rStyle w:val="Hyperlink"/>
            <w:noProof/>
          </w:rPr>
          <w:t>3.2.6</w:t>
        </w:r>
        <w:r>
          <w:rPr>
            <w:rFonts w:asciiTheme="minorHAnsi" w:eastAsiaTheme="minorEastAsia" w:hAnsiTheme="minorHAnsi" w:cstheme="minorBidi"/>
            <w:b w:val="0"/>
            <w:noProof/>
            <w:sz w:val="22"/>
            <w:szCs w:val="22"/>
          </w:rPr>
          <w:tab/>
        </w:r>
        <w:r w:rsidRPr="003D24B9">
          <w:rPr>
            <w:rStyle w:val="Hyperlink"/>
            <w:noProof/>
          </w:rPr>
          <w:t>OXYR – PID $1126 – Oxygen Sensor Heater Status</w:t>
        </w:r>
        <w:r>
          <w:rPr>
            <w:noProof/>
            <w:webHidden/>
          </w:rPr>
          <w:tab/>
        </w:r>
        <w:r>
          <w:rPr>
            <w:noProof/>
            <w:webHidden/>
          </w:rPr>
          <w:fldChar w:fldCharType="begin"/>
        </w:r>
        <w:r>
          <w:rPr>
            <w:noProof/>
            <w:webHidden/>
          </w:rPr>
          <w:instrText xml:space="preserve"> PAGEREF _Toc276632560 \h </w:instrText>
        </w:r>
        <w:r>
          <w:rPr>
            <w:noProof/>
            <w:webHidden/>
          </w:rPr>
        </w:r>
        <w:r>
          <w:rPr>
            <w:noProof/>
            <w:webHidden/>
          </w:rPr>
          <w:fldChar w:fldCharType="separate"/>
        </w:r>
        <w:r>
          <w:rPr>
            <w:noProof/>
            <w:webHidden/>
          </w:rPr>
          <w:t>78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61" w:history="1">
        <w:r w:rsidRPr="003D24B9">
          <w:rPr>
            <w:rStyle w:val="Hyperlink"/>
            <w:noProof/>
          </w:rPr>
          <w:t>3.2.7</w:t>
        </w:r>
        <w:r>
          <w:rPr>
            <w:rFonts w:asciiTheme="minorHAnsi" w:eastAsiaTheme="minorEastAsia" w:hAnsiTheme="minorHAnsi" w:cstheme="minorBidi"/>
            <w:b w:val="0"/>
            <w:noProof/>
            <w:sz w:val="22"/>
            <w:szCs w:val="22"/>
          </w:rPr>
          <w:tab/>
        </w:r>
        <w:r w:rsidRPr="003D24B9">
          <w:rPr>
            <w:rStyle w:val="Hyperlink"/>
            <w:noProof/>
          </w:rPr>
          <w:t>EODR – PID $1127 – Engine Oil Status</w:t>
        </w:r>
        <w:r>
          <w:rPr>
            <w:noProof/>
            <w:webHidden/>
          </w:rPr>
          <w:tab/>
        </w:r>
        <w:r>
          <w:rPr>
            <w:noProof/>
            <w:webHidden/>
          </w:rPr>
          <w:fldChar w:fldCharType="begin"/>
        </w:r>
        <w:r>
          <w:rPr>
            <w:noProof/>
            <w:webHidden/>
          </w:rPr>
          <w:instrText xml:space="preserve"> PAGEREF _Toc276632561 \h </w:instrText>
        </w:r>
        <w:r>
          <w:rPr>
            <w:noProof/>
            <w:webHidden/>
          </w:rPr>
        </w:r>
        <w:r>
          <w:rPr>
            <w:noProof/>
            <w:webHidden/>
          </w:rPr>
          <w:fldChar w:fldCharType="separate"/>
        </w:r>
        <w:r>
          <w:rPr>
            <w:noProof/>
            <w:webHidden/>
          </w:rPr>
          <w:t>79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62" w:history="1">
        <w:r w:rsidRPr="003D24B9">
          <w:rPr>
            <w:rStyle w:val="Hyperlink"/>
            <w:noProof/>
          </w:rPr>
          <w:t>3.2.8</w:t>
        </w:r>
        <w:r>
          <w:rPr>
            <w:rFonts w:asciiTheme="minorHAnsi" w:eastAsiaTheme="minorEastAsia" w:hAnsiTheme="minorHAnsi" w:cstheme="minorBidi"/>
            <w:b w:val="0"/>
            <w:noProof/>
            <w:sz w:val="22"/>
            <w:szCs w:val="22"/>
          </w:rPr>
          <w:tab/>
        </w:r>
        <w:r w:rsidRPr="003D24B9">
          <w:rPr>
            <w:rStyle w:val="Hyperlink"/>
            <w:noProof/>
          </w:rPr>
          <w:t>EVPR – PID $1128 – Evaporative Emissions Status</w:t>
        </w:r>
        <w:r>
          <w:rPr>
            <w:noProof/>
            <w:webHidden/>
          </w:rPr>
          <w:tab/>
        </w:r>
        <w:r>
          <w:rPr>
            <w:noProof/>
            <w:webHidden/>
          </w:rPr>
          <w:fldChar w:fldCharType="begin"/>
        </w:r>
        <w:r>
          <w:rPr>
            <w:noProof/>
            <w:webHidden/>
          </w:rPr>
          <w:instrText xml:space="preserve"> PAGEREF _Toc276632562 \h </w:instrText>
        </w:r>
        <w:r>
          <w:rPr>
            <w:noProof/>
            <w:webHidden/>
          </w:rPr>
        </w:r>
        <w:r>
          <w:rPr>
            <w:noProof/>
            <w:webHidden/>
          </w:rPr>
          <w:fldChar w:fldCharType="separate"/>
        </w:r>
        <w:r>
          <w:rPr>
            <w:noProof/>
            <w:webHidden/>
          </w:rPr>
          <w:t>80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2563" w:history="1">
        <w:r w:rsidRPr="003D24B9">
          <w:rPr>
            <w:rStyle w:val="Hyperlink"/>
            <w:noProof/>
          </w:rPr>
          <w:t>3.2.9</w:t>
        </w:r>
        <w:r>
          <w:rPr>
            <w:rFonts w:asciiTheme="minorHAnsi" w:eastAsiaTheme="minorEastAsia" w:hAnsiTheme="minorHAnsi" w:cstheme="minorBidi"/>
            <w:b w:val="0"/>
            <w:noProof/>
            <w:sz w:val="22"/>
            <w:szCs w:val="22"/>
          </w:rPr>
          <w:tab/>
        </w:r>
        <w:r w:rsidRPr="003D24B9">
          <w:rPr>
            <w:rStyle w:val="Hyperlink"/>
            <w:noProof/>
          </w:rPr>
          <w:t>FWDR – PID $1129 – Four Wheel Drive Status</w:t>
        </w:r>
        <w:r>
          <w:rPr>
            <w:noProof/>
            <w:webHidden/>
          </w:rPr>
          <w:tab/>
        </w:r>
        <w:r>
          <w:rPr>
            <w:noProof/>
            <w:webHidden/>
          </w:rPr>
          <w:fldChar w:fldCharType="begin"/>
        </w:r>
        <w:r>
          <w:rPr>
            <w:noProof/>
            <w:webHidden/>
          </w:rPr>
          <w:instrText xml:space="preserve"> PAGEREF _Toc276632563 \h </w:instrText>
        </w:r>
        <w:r>
          <w:rPr>
            <w:noProof/>
            <w:webHidden/>
          </w:rPr>
        </w:r>
        <w:r>
          <w:rPr>
            <w:noProof/>
            <w:webHidden/>
          </w:rPr>
          <w:fldChar w:fldCharType="separate"/>
        </w:r>
        <w:r>
          <w:rPr>
            <w:noProof/>
            <w:webHidden/>
          </w:rPr>
          <w:t>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4" w:history="1">
        <w:r w:rsidRPr="003D24B9">
          <w:rPr>
            <w:rStyle w:val="Hyperlink"/>
            <w:noProof/>
          </w:rPr>
          <w:t>3.2.10</w:t>
        </w:r>
        <w:r>
          <w:rPr>
            <w:rFonts w:asciiTheme="minorHAnsi" w:eastAsiaTheme="minorEastAsia" w:hAnsiTheme="minorHAnsi" w:cstheme="minorBidi"/>
            <w:b w:val="0"/>
            <w:noProof/>
            <w:sz w:val="22"/>
            <w:szCs w:val="22"/>
          </w:rPr>
          <w:tab/>
        </w:r>
        <w:r w:rsidRPr="003D24B9">
          <w:rPr>
            <w:rStyle w:val="Hyperlink"/>
            <w:noProof/>
          </w:rPr>
          <w:t>OXYR – PID $112A– Oxygen Sensor Fault Status</w:t>
        </w:r>
        <w:r>
          <w:rPr>
            <w:noProof/>
            <w:webHidden/>
          </w:rPr>
          <w:tab/>
        </w:r>
        <w:r>
          <w:rPr>
            <w:noProof/>
            <w:webHidden/>
          </w:rPr>
          <w:fldChar w:fldCharType="begin"/>
        </w:r>
        <w:r>
          <w:rPr>
            <w:noProof/>
            <w:webHidden/>
          </w:rPr>
          <w:instrText xml:space="preserve"> PAGEREF _Toc276632564 \h </w:instrText>
        </w:r>
        <w:r>
          <w:rPr>
            <w:noProof/>
            <w:webHidden/>
          </w:rPr>
        </w:r>
        <w:r>
          <w:rPr>
            <w:noProof/>
            <w:webHidden/>
          </w:rPr>
          <w:fldChar w:fldCharType="separate"/>
        </w:r>
        <w:r>
          <w:rPr>
            <w:noProof/>
            <w:webHidden/>
          </w:rPr>
          <w:t>82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5" w:history="1">
        <w:r w:rsidRPr="003D24B9">
          <w:rPr>
            <w:rStyle w:val="Hyperlink"/>
            <w:noProof/>
          </w:rPr>
          <w:t>3.2.11</w:t>
        </w:r>
        <w:r>
          <w:rPr>
            <w:rFonts w:asciiTheme="minorHAnsi" w:eastAsiaTheme="minorEastAsia" w:hAnsiTheme="minorHAnsi" w:cstheme="minorBidi"/>
            <w:b w:val="0"/>
            <w:noProof/>
            <w:sz w:val="22"/>
            <w:szCs w:val="22"/>
          </w:rPr>
          <w:tab/>
        </w:r>
        <w:r w:rsidRPr="003D24B9">
          <w:rPr>
            <w:rStyle w:val="Hyperlink"/>
            <w:noProof/>
          </w:rPr>
          <w:t>ENGR – PID $1130 – Power Mode / Starter Status</w:t>
        </w:r>
        <w:r>
          <w:rPr>
            <w:noProof/>
            <w:webHidden/>
          </w:rPr>
          <w:tab/>
        </w:r>
        <w:r>
          <w:rPr>
            <w:noProof/>
            <w:webHidden/>
          </w:rPr>
          <w:fldChar w:fldCharType="begin"/>
        </w:r>
        <w:r>
          <w:rPr>
            <w:noProof/>
            <w:webHidden/>
          </w:rPr>
          <w:instrText xml:space="preserve"> PAGEREF _Toc276632565 \h </w:instrText>
        </w:r>
        <w:r>
          <w:rPr>
            <w:noProof/>
            <w:webHidden/>
          </w:rPr>
        </w:r>
        <w:r>
          <w:rPr>
            <w:noProof/>
            <w:webHidden/>
          </w:rPr>
          <w:fldChar w:fldCharType="separate"/>
        </w:r>
        <w:r>
          <w:rPr>
            <w:noProof/>
            <w:webHidden/>
          </w:rPr>
          <w:t>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6" w:history="1">
        <w:r w:rsidRPr="003D24B9">
          <w:rPr>
            <w:rStyle w:val="Hyperlink"/>
            <w:noProof/>
          </w:rPr>
          <w:t>3.2.12</w:t>
        </w:r>
        <w:r>
          <w:rPr>
            <w:rFonts w:asciiTheme="minorHAnsi" w:eastAsiaTheme="minorEastAsia" w:hAnsiTheme="minorHAnsi" w:cstheme="minorBidi"/>
            <w:b w:val="0"/>
            <w:noProof/>
            <w:sz w:val="22"/>
            <w:szCs w:val="22"/>
          </w:rPr>
          <w:tab/>
        </w:r>
        <w:r w:rsidRPr="003D24B9">
          <w:rPr>
            <w:rStyle w:val="Hyperlink"/>
            <w:noProof/>
          </w:rPr>
          <w:t>ENGR – PID $1131 – Fuel System Status</w:t>
        </w:r>
        <w:r>
          <w:rPr>
            <w:noProof/>
            <w:webHidden/>
          </w:rPr>
          <w:tab/>
        </w:r>
        <w:r>
          <w:rPr>
            <w:noProof/>
            <w:webHidden/>
          </w:rPr>
          <w:fldChar w:fldCharType="begin"/>
        </w:r>
        <w:r>
          <w:rPr>
            <w:noProof/>
            <w:webHidden/>
          </w:rPr>
          <w:instrText xml:space="preserve"> PAGEREF _Toc276632566 \h </w:instrText>
        </w:r>
        <w:r>
          <w:rPr>
            <w:noProof/>
            <w:webHidden/>
          </w:rPr>
        </w:r>
        <w:r>
          <w:rPr>
            <w:noProof/>
            <w:webHidden/>
          </w:rPr>
          <w:fldChar w:fldCharType="separate"/>
        </w:r>
        <w:r>
          <w:rPr>
            <w:noProof/>
            <w:webHidden/>
          </w:rPr>
          <w:t>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7" w:history="1">
        <w:r w:rsidRPr="003D24B9">
          <w:rPr>
            <w:rStyle w:val="Hyperlink"/>
            <w:noProof/>
          </w:rPr>
          <w:t>3.2.13</w:t>
        </w:r>
        <w:r>
          <w:rPr>
            <w:rFonts w:asciiTheme="minorHAnsi" w:eastAsiaTheme="minorEastAsia" w:hAnsiTheme="minorHAnsi" w:cstheme="minorBidi"/>
            <w:b w:val="0"/>
            <w:noProof/>
            <w:sz w:val="22"/>
            <w:szCs w:val="22"/>
          </w:rPr>
          <w:tab/>
        </w:r>
        <w:r w:rsidRPr="003D24B9">
          <w:rPr>
            <w:rStyle w:val="Hyperlink"/>
            <w:noProof/>
          </w:rPr>
          <w:t>CDAR – PID $1133 – Displacement on Demand Status</w:t>
        </w:r>
        <w:r>
          <w:rPr>
            <w:noProof/>
            <w:webHidden/>
          </w:rPr>
          <w:tab/>
        </w:r>
        <w:r>
          <w:rPr>
            <w:noProof/>
            <w:webHidden/>
          </w:rPr>
          <w:fldChar w:fldCharType="begin"/>
        </w:r>
        <w:r>
          <w:rPr>
            <w:noProof/>
            <w:webHidden/>
          </w:rPr>
          <w:instrText xml:space="preserve"> PAGEREF _Toc276632567 \h </w:instrText>
        </w:r>
        <w:r>
          <w:rPr>
            <w:noProof/>
            <w:webHidden/>
          </w:rPr>
        </w:r>
        <w:r>
          <w:rPr>
            <w:noProof/>
            <w:webHidden/>
          </w:rPr>
          <w:fldChar w:fldCharType="separate"/>
        </w:r>
        <w:r>
          <w:rPr>
            <w:noProof/>
            <w:webHidden/>
          </w:rPr>
          <w:t>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8" w:history="1">
        <w:r w:rsidRPr="003D24B9">
          <w:rPr>
            <w:rStyle w:val="Hyperlink"/>
            <w:noProof/>
          </w:rPr>
          <w:t>3.2.14</w:t>
        </w:r>
        <w:r>
          <w:rPr>
            <w:rFonts w:asciiTheme="minorHAnsi" w:eastAsiaTheme="minorEastAsia" w:hAnsiTheme="minorHAnsi" w:cstheme="minorBidi"/>
            <w:b w:val="0"/>
            <w:noProof/>
            <w:sz w:val="22"/>
            <w:szCs w:val="22"/>
          </w:rPr>
          <w:tab/>
        </w:r>
        <w:r w:rsidRPr="003D24B9">
          <w:rPr>
            <w:rStyle w:val="Hyperlink"/>
            <w:noProof/>
          </w:rPr>
          <w:t>IFRR – PID $1134 – Intake Flow Rationality Status</w:t>
        </w:r>
        <w:r>
          <w:rPr>
            <w:noProof/>
            <w:webHidden/>
          </w:rPr>
          <w:tab/>
        </w:r>
        <w:r>
          <w:rPr>
            <w:noProof/>
            <w:webHidden/>
          </w:rPr>
          <w:fldChar w:fldCharType="begin"/>
        </w:r>
        <w:r>
          <w:rPr>
            <w:noProof/>
            <w:webHidden/>
          </w:rPr>
          <w:instrText xml:space="preserve"> PAGEREF _Toc276632568 \h </w:instrText>
        </w:r>
        <w:r>
          <w:rPr>
            <w:noProof/>
            <w:webHidden/>
          </w:rPr>
        </w:r>
        <w:r>
          <w:rPr>
            <w:noProof/>
            <w:webHidden/>
          </w:rPr>
          <w:fldChar w:fldCharType="separate"/>
        </w:r>
        <w:r>
          <w:rPr>
            <w:noProof/>
            <w:webHidden/>
          </w:rPr>
          <w:t>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69" w:history="1">
        <w:r w:rsidRPr="003D24B9">
          <w:rPr>
            <w:rStyle w:val="Hyperlink"/>
            <w:noProof/>
          </w:rPr>
          <w:t>3.2.15</w:t>
        </w:r>
        <w:r>
          <w:rPr>
            <w:rFonts w:asciiTheme="minorHAnsi" w:eastAsiaTheme="minorEastAsia" w:hAnsiTheme="minorHAnsi" w:cstheme="minorBidi"/>
            <w:b w:val="0"/>
            <w:noProof/>
            <w:sz w:val="22"/>
            <w:szCs w:val="22"/>
          </w:rPr>
          <w:tab/>
        </w:r>
        <w:r w:rsidRPr="003D24B9">
          <w:rPr>
            <w:rStyle w:val="Hyperlink"/>
            <w:noProof/>
          </w:rPr>
          <w:t>PTOR – PID $1135 – Power Take Off / Fast Idle Status</w:t>
        </w:r>
        <w:r>
          <w:rPr>
            <w:noProof/>
            <w:webHidden/>
          </w:rPr>
          <w:tab/>
        </w:r>
        <w:r>
          <w:rPr>
            <w:noProof/>
            <w:webHidden/>
          </w:rPr>
          <w:fldChar w:fldCharType="begin"/>
        </w:r>
        <w:r>
          <w:rPr>
            <w:noProof/>
            <w:webHidden/>
          </w:rPr>
          <w:instrText xml:space="preserve"> PAGEREF _Toc276632569 \h </w:instrText>
        </w:r>
        <w:r>
          <w:rPr>
            <w:noProof/>
            <w:webHidden/>
          </w:rPr>
        </w:r>
        <w:r>
          <w:rPr>
            <w:noProof/>
            <w:webHidden/>
          </w:rPr>
          <w:fldChar w:fldCharType="separate"/>
        </w:r>
        <w:r>
          <w:rPr>
            <w:noProof/>
            <w:webHidden/>
          </w:rPr>
          <w:t>87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0" w:history="1">
        <w:r w:rsidRPr="003D24B9">
          <w:rPr>
            <w:rStyle w:val="Hyperlink"/>
            <w:noProof/>
          </w:rPr>
          <w:t>3.2.16</w:t>
        </w:r>
        <w:r>
          <w:rPr>
            <w:rFonts w:asciiTheme="minorHAnsi" w:eastAsiaTheme="minorEastAsia" w:hAnsiTheme="minorHAnsi" w:cstheme="minorBidi"/>
            <w:b w:val="0"/>
            <w:noProof/>
            <w:sz w:val="22"/>
            <w:szCs w:val="22"/>
          </w:rPr>
          <w:tab/>
        </w:r>
        <w:r w:rsidRPr="003D24B9">
          <w:rPr>
            <w:rStyle w:val="Hyperlink"/>
            <w:noProof/>
          </w:rPr>
          <w:t>PMDR – PID $1141 – Run/Crank Voltage</w:t>
        </w:r>
        <w:r>
          <w:rPr>
            <w:noProof/>
            <w:webHidden/>
          </w:rPr>
          <w:tab/>
        </w:r>
        <w:r>
          <w:rPr>
            <w:noProof/>
            <w:webHidden/>
          </w:rPr>
          <w:fldChar w:fldCharType="begin"/>
        </w:r>
        <w:r>
          <w:rPr>
            <w:noProof/>
            <w:webHidden/>
          </w:rPr>
          <w:instrText xml:space="preserve"> PAGEREF _Toc276632570 \h </w:instrText>
        </w:r>
        <w:r>
          <w:rPr>
            <w:noProof/>
            <w:webHidden/>
          </w:rPr>
        </w:r>
        <w:r>
          <w:rPr>
            <w:noProof/>
            <w:webHidden/>
          </w:rPr>
          <w:fldChar w:fldCharType="separate"/>
        </w:r>
        <w:r>
          <w:rPr>
            <w:noProof/>
            <w:webHidden/>
          </w:rPr>
          <w:t>88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1" w:history="1">
        <w:r w:rsidRPr="003D24B9">
          <w:rPr>
            <w:rStyle w:val="Hyperlink"/>
            <w:noProof/>
          </w:rPr>
          <w:t>3.2.17</w:t>
        </w:r>
        <w:r>
          <w:rPr>
            <w:rFonts w:asciiTheme="minorHAnsi" w:eastAsiaTheme="minorEastAsia" w:hAnsiTheme="minorHAnsi" w:cstheme="minorBidi"/>
            <w:b w:val="0"/>
            <w:noProof/>
            <w:sz w:val="22"/>
            <w:szCs w:val="22"/>
          </w:rPr>
          <w:tab/>
        </w:r>
        <w:r w:rsidRPr="003D24B9">
          <w:rPr>
            <w:rStyle w:val="Hyperlink"/>
            <w:noProof/>
          </w:rPr>
          <w:t>ACCR – PID $1144 – Air Conditioning Refrigerant High Side Fluid Pressure A/D</w:t>
        </w:r>
        <w:r>
          <w:rPr>
            <w:noProof/>
            <w:webHidden/>
          </w:rPr>
          <w:tab/>
        </w:r>
        <w:r>
          <w:rPr>
            <w:noProof/>
            <w:webHidden/>
          </w:rPr>
          <w:fldChar w:fldCharType="begin"/>
        </w:r>
        <w:r>
          <w:rPr>
            <w:noProof/>
            <w:webHidden/>
          </w:rPr>
          <w:instrText xml:space="preserve"> PAGEREF _Toc276632571 \h </w:instrText>
        </w:r>
        <w:r>
          <w:rPr>
            <w:noProof/>
            <w:webHidden/>
          </w:rPr>
        </w:r>
        <w:r>
          <w:rPr>
            <w:noProof/>
            <w:webHidden/>
          </w:rPr>
          <w:fldChar w:fldCharType="separate"/>
        </w:r>
        <w:r>
          <w:rPr>
            <w:noProof/>
            <w:webHidden/>
          </w:rPr>
          <w:t>88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2" w:history="1">
        <w:r w:rsidRPr="003D24B9">
          <w:rPr>
            <w:rStyle w:val="Hyperlink"/>
            <w:noProof/>
            <w:lang w:val="de-DE"/>
          </w:rPr>
          <w:t>3.2.18</w:t>
        </w:r>
        <w:r>
          <w:rPr>
            <w:rFonts w:asciiTheme="minorHAnsi" w:eastAsiaTheme="minorEastAsia" w:hAnsiTheme="minorHAnsi" w:cstheme="minorBidi"/>
            <w:b w:val="0"/>
            <w:noProof/>
            <w:sz w:val="22"/>
            <w:szCs w:val="22"/>
          </w:rPr>
          <w:tab/>
        </w:r>
        <w:r w:rsidRPr="003D24B9">
          <w:rPr>
            <w:rStyle w:val="Hyperlink"/>
            <w:noProof/>
            <w:lang w:val="de-DE"/>
          </w:rPr>
          <w:t>OXYR – PID $1145 – Oxygen Sensor Voltage Bank 1 Sensor 1</w:t>
        </w:r>
        <w:r>
          <w:rPr>
            <w:noProof/>
            <w:webHidden/>
          </w:rPr>
          <w:tab/>
        </w:r>
        <w:r>
          <w:rPr>
            <w:noProof/>
            <w:webHidden/>
          </w:rPr>
          <w:fldChar w:fldCharType="begin"/>
        </w:r>
        <w:r>
          <w:rPr>
            <w:noProof/>
            <w:webHidden/>
          </w:rPr>
          <w:instrText xml:space="preserve"> PAGEREF _Toc276632572 \h </w:instrText>
        </w:r>
        <w:r>
          <w:rPr>
            <w:noProof/>
            <w:webHidden/>
          </w:rPr>
        </w:r>
        <w:r>
          <w:rPr>
            <w:noProof/>
            <w:webHidden/>
          </w:rPr>
          <w:fldChar w:fldCharType="separate"/>
        </w:r>
        <w:r>
          <w:rPr>
            <w:noProof/>
            <w:webHidden/>
          </w:rPr>
          <w:t>88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3" w:history="1">
        <w:r w:rsidRPr="003D24B9">
          <w:rPr>
            <w:rStyle w:val="Hyperlink"/>
            <w:noProof/>
            <w:lang w:val="de-DE"/>
          </w:rPr>
          <w:t>3.2.19</w:t>
        </w:r>
        <w:r>
          <w:rPr>
            <w:rFonts w:asciiTheme="minorHAnsi" w:eastAsiaTheme="minorEastAsia" w:hAnsiTheme="minorHAnsi" w:cstheme="minorBidi"/>
            <w:b w:val="0"/>
            <w:noProof/>
            <w:sz w:val="22"/>
            <w:szCs w:val="22"/>
          </w:rPr>
          <w:tab/>
        </w:r>
        <w:r w:rsidRPr="003D24B9">
          <w:rPr>
            <w:rStyle w:val="Hyperlink"/>
            <w:noProof/>
            <w:lang w:val="de-DE"/>
          </w:rPr>
          <w:t>OXYR – PID $1146 – Oxygen Sensor Voltage Bank 1 Sensor 2</w:t>
        </w:r>
        <w:r>
          <w:rPr>
            <w:noProof/>
            <w:webHidden/>
          </w:rPr>
          <w:tab/>
        </w:r>
        <w:r>
          <w:rPr>
            <w:noProof/>
            <w:webHidden/>
          </w:rPr>
          <w:fldChar w:fldCharType="begin"/>
        </w:r>
        <w:r>
          <w:rPr>
            <w:noProof/>
            <w:webHidden/>
          </w:rPr>
          <w:instrText xml:space="preserve"> PAGEREF _Toc276632573 \h </w:instrText>
        </w:r>
        <w:r>
          <w:rPr>
            <w:noProof/>
            <w:webHidden/>
          </w:rPr>
        </w:r>
        <w:r>
          <w:rPr>
            <w:noProof/>
            <w:webHidden/>
          </w:rPr>
          <w:fldChar w:fldCharType="separate"/>
        </w:r>
        <w:r>
          <w:rPr>
            <w:noProof/>
            <w:webHidden/>
          </w:rPr>
          <w:t>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4" w:history="1">
        <w:r w:rsidRPr="003D24B9">
          <w:rPr>
            <w:rStyle w:val="Hyperlink"/>
            <w:noProof/>
            <w:lang w:val="de-DE"/>
          </w:rPr>
          <w:t>3.2.20</w:t>
        </w:r>
        <w:r>
          <w:rPr>
            <w:rFonts w:asciiTheme="minorHAnsi" w:eastAsiaTheme="minorEastAsia" w:hAnsiTheme="minorHAnsi" w:cstheme="minorBidi"/>
            <w:b w:val="0"/>
            <w:noProof/>
            <w:sz w:val="22"/>
            <w:szCs w:val="22"/>
          </w:rPr>
          <w:tab/>
        </w:r>
        <w:r w:rsidRPr="003D24B9">
          <w:rPr>
            <w:rStyle w:val="Hyperlink"/>
            <w:noProof/>
            <w:lang w:val="de-DE"/>
          </w:rPr>
          <w:t>OXYR – PID $1148 – Oxygen Sensor Voltage Bank 2 Sensor 1</w:t>
        </w:r>
        <w:r>
          <w:rPr>
            <w:noProof/>
            <w:webHidden/>
          </w:rPr>
          <w:tab/>
        </w:r>
        <w:r>
          <w:rPr>
            <w:noProof/>
            <w:webHidden/>
          </w:rPr>
          <w:fldChar w:fldCharType="begin"/>
        </w:r>
        <w:r>
          <w:rPr>
            <w:noProof/>
            <w:webHidden/>
          </w:rPr>
          <w:instrText xml:space="preserve"> PAGEREF _Toc276632574 \h </w:instrText>
        </w:r>
        <w:r>
          <w:rPr>
            <w:noProof/>
            <w:webHidden/>
          </w:rPr>
        </w:r>
        <w:r>
          <w:rPr>
            <w:noProof/>
            <w:webHidden/>
          </w:rPr>
          <w:fldChar w:fldCharType="separate"/>
        </w:r>
        <w:r>
          <w:rPr>
            <w:noProof/>
            <w:webHidden/>
          </w:rPr>
          <w:t>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5" w:history="1">
        <w:r w:rsidRPr="003D24B9">
          <w:rPr>
            <w:rStyle w:val="Hyperlink"/>
            <w:noProof/>
            <w:lang w:val="de-DE"/>
          </w:rPr>
          <w:t>3.2.21</w:t>
        </w:r>
        <w:r>
          <w:rPr>
            <w:rFonts w:asciiTheme="minorHAnsi" w:eastAsiaTheme="minorEastAsia" w:hAnsiTheme="minorHAnsi" w:cstheme="minorBidi"/>
            <w:b w:val="0"/>
            <w:noProof/>
            <w:sz w:val="22"/>
            <w:szCs w:val="22"/>
          </w:rPr>
          <w:tab/>
        </w:r>
        <w:r w:rsidRPr="003D24B9">
          <w:rPr>
            <w:rStyle w:val="Hyperlink"/>
            <w:noProof/>
            <w:lang w:val="de-DE"/>
          </w:rPr>
          <w:t>OXYR – PID $1149 – Oxygen Sensor Voltage Bank 2 Sensor 2</w:t>
        </w:r>
        <w:r>
          <w:rPr>
            <w:noProof/>
            <w:webHidden/>
          </w:rPr>
          <w:tab/>
        </w:r>
        <w:r>
          <w:rPr>
            <w:noProof/>
            <w:webHidden/>
          </w:rPr>
          <w:fldChar w:fldCharType="begin"/>
        </w:r>
        <w:r>
          <w:rPr>
            <w:noProof/>
            <w:webHidden/>
          </w:rPr>
          <w:instrText xml:space="preserve"> PAGEREF _Toc276632575 \h </w:instrText>
        </w:r>
        <w:r>
          <w:rPr>
            <w:noProof/>
            <w:webHidden/>
          </w:rPr>
        </w:r>
        <w:r>
          <w:rPr>
            <w:noProof/>
            <w:webHidden/>
          </w:rPr>
          <w:fldChar w:fldCharType="separate"/>
        </w:r>
        <w:r>
          <w:rPr>
            <w:noProof/>
            <w:webHidden/>
          </w:rPr>
          <w:t>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6" w:history="1">
        <w:r w:rsidRPr="003D24B9">
          <w:rPr>
            <w:rStyle w:val="Hyperlink"/>
            <w:noProof/>
          </w:rPr>
          <w:t>3.2.22</w:t>
        </w:r>
        <w:r>
          <w:rPr>
            <w:rFonts w:asciiTheme="minorHAnsi" w:eastAsiaTheme="minorEastAsia" w:hAnsiTheme="minorHAnsi" w:cstheme="minorBidi"/>
            <w:b w:val="0"/>
            <w:noProof/>
            <w:sz w:val="22"/>
            <w:szCs w:val="22"/>
          </w:rPr>
          <w:tab/>
        </w:r>
        <w:r w:rsidRPr="003D24B9">
          <w:rPr>
            <w:rStyle w:val="Hyperlink"/>
            <w:noProof/>
          </w:rPr>
          <w:t>EGRR – PID $114B – Exhaust Gas Recirculation Pintle Position A/D</w:t>
        </w:r>
        <w:r>
          <w:rPr>
            <w:noProof/>
            <w:webHidden/>
          </w:rPr>
          <w:tab/>
        </w:r>
        <w:r>
          <w:rPr>
            <w:noProof/>
            <w:webHidden/>
          </w:rPr>
          <w:fldChar w:fldCharType="begin"/>
        </w:r>
        <w:r>
          <w:rPr>
            <w:noProof/>
            <w:webHidden/>
          </w:rPr>
          <w:instrText xml:space="preserve"> PAGEREF _Toc276632576 \h </w:instrText>
        </w:r>
        <w:r>
          <w:rPr>
            <w:noProof/>
            <w:webHidden/>
          </w:rPr>
        </w:r>
        <w:r>
          <w:rPr>
            <w:noProof/>
            <w:webHidden/>
          </w:rPr>
          <w:fldChar w:fldCharType="separate"/>
        </w:r>
        <w:r>
          <w:rPr>
            <w:noProof/>
            <w:webHidden/>
          </w:rPr>
          <w:t>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7" w:history="1">
        <w:r w:rsidRPr="003D24B9">
          <w:rPr>
            <w:rStyle w:val="Hyperlink"/>
            <w:noProof/>
          </w:rPr>
          <w:t>3.2.23</w:t>
        </w:r>
        <w:r>
          <w:rPr>
            <w:rFonts w:asciiTheme="minorHAnsi" w:eastAsiaTheme="minorEastAsia" w:hAnsiTheme="minorHAnsi" w:cstheme="minorBidi"/>
            <w:b w:val="0"/>
            <w:noProof/>
            <w:sz w:val="22"/>
            <w:szCs w:val="22"/>
          </w:rPr>
          <w:tab/>
        </w:r>
        <w:r w:rsidRPr="003D24B9">
          <w:rPr>
            <w:rStyle w:val="Hyperlink"/>
            <w:noProof/>
          </w:rPr>
          <w:t>GENR – PID $114D – Generator F-Terminal Duty Cycle</w:t>
        </w:r>
        <w:r>
          <w:rPr>
            <w:noProof/>
            <w:webHidden/>
          </w:rPr>
          <w:tab/>
        </w:r>
        <w:r>
          <w:rPr>
            <w:noProof/>
            <w:webHidden/>
          </w:rPr>
          <w:fldChar w:fldCharType="begin"/>
        </w:r>
        <w:r>
          <w:rPr>
            <w:noProof/>
            <w:webHidden/>
          </w:rPr>
          <w:instrText xml:space="preserve"> PAGEREF _Toc276632577 \h </w:instrText>
        </w:r>
        <w:r>
          <w:rPr>
            <w:noProof/>
            <w:webHidden/>
          </w:rPr>
        </w:r>
        <w:r>
          <w:rPr>
            <w:noProof/>
            <w:webHidden/>
          </w:rPr>
          <w:fldChar w:fldCharType="separate"/>
        </w:r>
        <w:r>
          <w:rPr>
            <w:noProof/>
            <w:webHidden/>
          </w:rPr>
          <w:t>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8" w:history="1">
        <w:r w:rsidRPr="003D24B9">
          <w:rPr>
            <w:rStyle w:val="Hyperlink"/>
            <w:noProof/>
            <w:lang w:val="it-IT"/>
          </w:rPr>
          <w:t>3.2.24</w:t>
        </w:r>
        <w:r>
          <w:rPr>
            <w:rFonts w:asciiTheme="minorHAnsi" w:eastAsiaTheme="minorEastAsia" w:hAnsiTheme="minorHAnsi" w:cstheme="minorBidi"/>
            <w:b w:val="0"/>
            <w:noProof/>
            <w:sz w:val="22"/>
            <w:szCs w:val="22"/>
          </w:rPr>
          <w:tab/>
        </w:r>
        <w:r w:rsidRPr="003D24B9">
          <w:rPr>
            <w:rStyle w:val="Hyperlink"/>
            <w:noProof/>
            <w:lang w:val="it-IT"/>
          </w:rPr>
          <w:t>EVPR – PID $114E – Fuel Tank Vapor Pressure A/D</w:t>
        </w:r>
        <w:r>
          <w:rPr>
            <w:noProof/>
            <w:webHidden/>
          </w:rPr>
          <w:tab/>
        </w:r>
        <w:r>
          <w:rPr>
            <w:noProof/>
            <w:webHidden/>
          </w:rPr>
          <w:fldChar w:fldCharType="begin"/>
        </w:r>
        <w:r>
          <w:rPr>
            <w:noProof/>
            <w:webHidden/>
          </w:rPr>
          <w:instrText xml:space="preserve"> PAGEREF _Toc276632578 \h </w:instrText>
        </w:r>
        <w:r>
          <w:rPr>
            <w:noProof/>
            <w:webHidden/>
          </w:rPr>
        </w:r>
        <w:r>
          <w:rPr>
            <w:noProof/>
            <w:webHidden/>
          </w:rPr>
          <w:fldChar w:fldCharType="separate"/>
        </w:r>
        <w:r>
          <w:rPr>
            <w:noProof/>
            <w:webHidden/>
          </w:rPr>
          <w:t>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79" w:history="1">
        <w:r w:rsidRPr="003D24B9">
          <w:rPr>
            <w:rStyle w:val="Hyperlink"/>
            <w:noProof/>
          </w:rPr>
          <w:t>3.2.25</w:t>
        </w:r>
        <w:r>
          <w:rPr>
            <w:rFonts w:asciiTheme="minorHAnsi" w:eastAsiaTheme="minorEastAsia" w:hAnsiTheme="minorHAnsi" w:cstheme="minorBidi"/>
            <w:b w:val="0"/>
            <w:noProof/>
            <w:sz w:val="22"/>
            <w:szCs w:val="22"/>
          </w:rPr>
          <w:tab/>
        </w:r>
        <w:r w:rsidRPr="003D24B9">
          <w:rPr>
            <w:rStyle w:val="Hyperlink"/>
            <w:noProof/>
          </w:rPr>
          <w:t>EGRR – PID $1152 – Exhaust Gas Recirculation Actual Pintle Lift</w:t>
        </w:r>
        <w:r>
          <w:rPr>
            <w:noProof/>
            <w:webHidden/>
          </w:rPr>
          <w:tab/>
        </w:r>
        <w:r>
          <w:rPr>
            <w:noProof/>
            <w:webHidden/>
          </w:rPr>
          <w:fldChar w:fldCharType="begin"/>
        </w:r>
        <w:r>
          <w:rPr>
            <w:noProof/>
            <w:webHidden/>
          </w:rPr>
          <w:instrText xml:space="preserve"> PAGEREF _Toc276632579 \h </w:instrText>
        </w:r>
        <w:r>
          <w:rPr>
            <w:noProof/>
            <w:webHidden/>
          </w:rPr>
        </w:r>
        <w:r>
          <w:rPr>
            <w:noProof/>
            <w:webHidden/>
          </w:rPr>
          <w:fldChar w:fldCharType="separate"/>
        </w:r>
        <w:r>
          <w:rPr>
            <w:noProof/>
            <w:webHidden/>
          </w:rPr>
          <w:t>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0" w:history="1">
        <w:r w:rsidRPr="003D24B9">
          <w:rPr>
            <w:rStyle w:val="Hyperlink"/>
            <w:noProof/>
          </w:rPr>
          <w:t>3.2.26</w:t>
        </w:r>
        <w:r>
          <w:rPr>
            <w:rFonts w:asciiTheme="minorHAnsi" w:eastAsiaTheme="minorEastAsia" w:hAnsiTheme="minorHAnsi" w:cstheme="minorBidi"/>
            <w:b w:val="0"/>
            <w:noProof/>
            <w:sz w:val="22"/>
            <w:szCs w:val="22"/>
          </w:rPr>
          <w:tab/>
        </w:r>
        <w:r w:rsidRPr="003D24B9">
          <w:rPr>
            <w:rStyle w:val="Hyperlink"/>
            <w:noProof/>
          </w:rPr>
          <w:t>EOTR – PID $1154 – Estimated Engine Oil Temperature</w:t>
        </w:r>
        <w:r>
          <w:rPr>
            <w:noProof/>
            <w:webHidden/>
          </w:rPr>
          <w:tab/>
        </w:r>
        <w:r>
          <w:rPr>
            <w:noProof/>
            <w:webHidden/>
          </w:rPr>
          <w:fldChar w:fldCharType="begin"/>
        </w:r>
        <w:r>
          <w:rPr>
            <w:noProof/>
            <w:webHidden/>
          </w:rPr>
          <w:instrText xml:space="preserve"> PAGEREF _Toc276632580 \h </w:instrText>
        </w:r>
        <w:r>
          <w:rPr>
            <w:noProof/>
            <w:webHidden/>
          </w:rPr>
        </w:r>
        <w:r>
          <w:rPr>
            <w:noProof/>
            <w:webHidden/>
          </w:rPr>
          <w:fldChar w:fldCharType="separate"/>
        </w:r>
        <w:r>
          <w:rPr>
            <w:noProof/>
            <w:webHidden/>
          </w:rPr>
          <w:t>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1" w:history="1">
        <w:r w:rsidRPr="003D24B9">
          <w:rPr>
            <w:rStyle w:val="Hyperlink"/>
            <w:noProof/>
          </w:rPr>
          <w:t>3.2.27</w:t>
        </w:r>
        <w:r>
          <w:rPr>
            <w:rFonts w:asciiTheme="minorHAnsi" w:eastAsiaTheme="minorEastAsia" w:hAnsiTheme="minorHAnsi" w:cstheme="minorBidi"/>
            <w:b w:val="0"/>
            <w:noProof/>
            <w:sz w:val="22"/>
            <w:szCs w:val="22"/>
          </w:rPr>
          <w:tab/>
        </w:r>
        <w:r w:rsidRPr="003D24B9">
          <w:rPr>
            <w:rStyle w:val="Hyperlink"/>
            <w:noProof/>
          </w:rPr>
          <w:t>FLVR – PID $1155 – Fuel Level Sensor A/D</w:t>
        </w:r>
        <w:r>
          <w:rPr>
            <w:noProof/>
            <w:webHidden/>
          </w:rPr>
          <w:tab/>
        </w:r>
        <w:r>
          <w:rPr>
            <w:noProof/>
            <w:webHidden/>
          </w:rPr>
          <w:fldChar w:fldCharType="begin"/>
        </w:r>
        <w:r>
          <w:rPr>
            <w:noProof/>
            <w:webHidden/>
          </w:rPr>
          <w:instrText xml:space="preserve"> PAGEREF _Toc276632581 \h </w:instrText>
        </w:r>
        <w:r>
          <w:rPr>
            <w:noProof/>
            <w:webHidden/>
          </w:rPr>
        </w:r>
        <w:r>
          <w:rPr>
            <w:noProof/>
            <w:webHidden/>
          </w:rPr>
          <w:fldChar w:fldCharType="separate"/>
        </w:r>
        <w:r>
          <w:rPr>
            <w:noProof/>
            <w:webHidden/>
          </w:rPr>
          <w:t>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2" w:history="1">
        <w:r w:rsidRPr="003D24B9">
          <w:rPr>
            <w:rStyle w:val="Hyperlink"/>
            <w:noProof/>
          </w:rPr>
          <w:t>3.2.28</w:t>
        </w:r>
        <w:r>
          <w:rPr>
            <w:rFonts w:asciiTheme="minorHAnsi" w:eastAsiaTheme="minorEastAsia" w:hAnsiTheme="minorHAnsi" w:cstheme="minorBidi"/>
            <w:b w:val="0"/>
            <w:noProof/>
            <w:sz w:val="22"/>
            <w:szCs w:val="22"/>
          </w:rPr>
          <w:tab/>
        </w:r>
        <w:r w:rsidRPr="003D24B9">
          <w:rPr>
            <w:rStyle w:val="Hyperlink"/>
            <w:noProof/>
          </w:rPr>
          <w:t>BBVR – PID $1157 – Brake Booster Vacuum Pressure A/D</w:t>
        </w:r>
        <w:r>
          <w:rPr>
            <w:noProof/>
            <w:webHidden/>
          </w:rPr>
          <w:tab/>
        </w:r>
        <w:r>
          <w:rPr>
            <w:noProof/>
            <w:webHidden/>
          </w:rPr>
          <w:fldChar w:fldCharType="begin"/>
        </w:r>
        <w:r>
          <w:rPr>
            <w:noProof/>
            <w:webHidden/>
          </w:rPr>
          <w:instrText xml:space="preserve"> PAGEREF _Toc276632582 \h </w:instrText>
        </w:r>
        <w:r>
          <w:rPr>
            <w:noProof/>
            <w:webHidden/>
          </w:rPr>
        </w:r>
        <w:r>
          <w:rPr>
            <w:noProof/>
            <w:webHidden/>
          </w:rPr>
          <w:fldChar w:fldCharType="separate"/>
        </w:r>
        <w:r>
          <w:rPr>
            <w:noProof/>
            <w:webHidden/>
          </w:rPr>
          <w:t>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3" w:history="1">
        <w:r w:rsidRPr="003D24B9">
          <w:rPr>
            <w:rStyle w:val="Hyperlink"/>
            <w:noProof/>
          </w:rPr>
          <w:t>3.2.29</w:t>
        </w:r>
        <w:r>
          <w:rPr>
            <w:rFonts w:asciiTheme="minorHAnsi" w:eastAsiaTheme="minorEastAsia" w:hAnsiTheme="minorHAnsi" w:cstheme="minorBidi"/>
            <w:b w:val="0"/>
            <w:noProof/>
            <w:sz w:val="22"/>
            <w:szCs w:val="22"/>
          </w:rPr>
          <w:tab/>
        </w:r>
        <w:r w:rsidRPr="003D24B9">
          <w:rPr>
            <w:rStyle w:val="Hyperlink"/>
            <w:noProof/>
          </w:rPr>
          <w:t>TCSR – PID $1158 – Requested Torque Input</w:t>
        </w:r>
        <w:r>
          <w:rPr>
            <w:noProof/>
            <w:webHidden/>
          </w:rPr>
          <w:tab/>
        </w:r>
        <w:r>
          <w:rPr>
            <w:noProof/>
            <w:webHidden/>
          </w:rPr>
          <w:fldChar w:fldCharType="begin"/>
        </w:r>
        <w:r>
          <w:rPr>
            <w:noProof/>
            <w:webHidden/>
          </w:rPr>
          <w:instrText xml:space="preserve"> PAGEREF _Toc276632583 \h </w:instrText>
        </w:r>
        <w:r>
          <w:rPr>
            <w:noProof/>
            <w:webHidden/>
          </w:rPr>
        </w:r>
        <w:r>
          <w:rPr>
            <w:noProof/>
            <w:webHidden/>
          </w:rPr>
          <w:fldChar w:fldCharType="separate"/>
        </w:r>
        <w:r>
          <w:rPr>
            <w:noProof/>
            <w:webHidden/>
          </w:rPr>
          <w:t>91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4" w:history="1">
        <w:r w:rsidRPr="003D24B9">
          <w:rPr>
            <w:rStyle w:val="Hyperlink"/>
            <w:noProof/>
          </w:rPr>
          <w:t>3.2.30</w:t>
        </w:r>
        <w:r>
          <w:rPr>
            <w:rFonts w:asciiTheme="minorHAnsi" w:eastAsiaTheme="minorEastAsia" w:hAnsiTheme="minorHAnsi" w:cstheme="minorBidi"/>
            <w:b w:val="0"/>
            <w:noProof/>
            <w:sz w:val="22"/>
            <w:szCs w:val="22"/>
          </w:rPr>
          <w:tab/>
        </w:r>
        <w:r w:rsidRPr="003D24B9">
          <w:rPr>
            <w:rStyle w:val="Hyperlink"/>
            <w:noProof/>
          </w:rPr>
          <w:t>EOPR – PID $115C – Engine Oil Pressure A/D</w:t>
        </w:r>
        <w:r>
          <w:rPr>
            <w:noProof/>
            <w:webHidden/>
          </w:rPr>
          <w:tab/>
        </w:r>
        <w:r>
          <w:rPr>
            <w:noProof/>
            <w:webHidden/>
          </w:rPr>
          <w:fldChar w:fldCharType="begin"/>
        </w:r>
        <w:r>
          <w:rPr>
            <w:noProof/>
            <w:webHidden/>
          </w:rPr>
          <w:instrText xml:space="preserve"> PAGEREF _Toc276632584 \h </w:instrText>
        </w:r>
        <w:r>
          <w:rPr>
            <w:noProof/>
            <w:webHidden/>
          </w:rPr>
        </w:r>
        <w:r>
          <w:rPr>
            <w:noProof/>
            <w:webHidden/>
          </w:rPr>
          <w:fldChar w:fldCharType="separate"/>
        </w:r>
        <w:r>
          <w:rPr>
            <w:noProof/>
            <w:webHidden/>
          </w:rPr>
          <w:t>91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5" w:history="1">
        <w:r w:rsidRPr="003D24B9">
          <w:rPr>
            <w:rStyle w:val="Hyperlink"/>
            <w:noProof/>
          </w:rPr>
          <w:t>3.2.31</w:t>
        </w:r>
        <w:r>
          <w:rPr>
            <w:rFonts w:asciiTheme="minorHAnsi" w:eastAsiaTheme="minorEastAsia" w:hAnsiTheme="minorHAnsi" w:cstheme="minorBidi"/>
            <w:b w:val="0"/>
            <w:noProof/>
            <w:sz w:val="22"/>
            <w:szCs w:val="22"/>
          </w:rPr>
          <w:tab/>
        </w:r>
        <w:r w:rsidRPr="003D24B9">
          <w:rPr>
            <w:rStyle w:val="Hyperlink"/>
            <w:noProof/>
          </w:rPr>
          <w:t>EPSR – PID $115D – Crank Position Sensor Pulse Counter</w:t>
        </w:r>
        <w:r>
          <w:rPr>
            <w:noProof/>
            <w:webHidden/>
          </w:rPr>
          <w:tab/>
        </w:r>
        <w:r>
          <w:rPr>
            <w:noProof/>
            <w:webHidden/>
          </w:rPr>
          <w:fldChar w:fldCharType="begin"/>
        </w:r>
        <w:r>
          <w:rPr>
            <w:noProof/>
            <w:webHidden/>
          </w:rPr>
          <w:instrText xml:space="preserve"> PAGEREF _Toc276632585 \h </w:instrText>
        </w:r>
        <w:r>
          <w:rPr>
            <w:noProof/>
            <w:webHidden/>
          </w:rPr>
        </w:r>
        <w:r>
          <w:rPr>
            <w:noProof/>
            <w:webHidden/>
          </w:rPr>
          <w:fldChar w:fldCharType="separate"/>
        </w:r>
        <w:r>
          <w:rPr>
            <w:noProof/>
            <w:webHidden/>
          </w:rPr>
          <w:t>91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6" w:history="1">
        <w:r w:rsidRPr="003D24B9">
          <w:rPr>
            <w:rStyle w:val="Hyperlink"/>
            <w:noProof/>
          </w:rPr>
          <w:t>3.2.32</w:t>
        </w:r>
        <w:r>
          <w:rPr>
            <w:rFonts w:asciiTheme="minorHAnsi" w:eastAsiaTheme="minorEastAsia" w:hAnsiTheme="minorHAnsi" w:cstheme="minorBidi"/>
            <w:b w:val="0"/>
            <w:noProof/>
            <w:sz w:val="22"/>
            <w:szCs w:val="22"/>
          </w:rPr>
          <w:tab/>
        </w:r>
        <w:r w:rsidRPr="003D24B9">
          <w:rPr>
            <w:rStyle w:val="Hyperlink"/>
            <w:noProof/>
          </w:rPr>
          <w:t>EPSR – PID $115E – Primary Cam Position Sensor Pulse Counter</w:t>
        </w:r>
        <w:r>
          <w:rPr>
            <w:noProof/>
            <w:webHidden/>
          </w:rPr>
          <w:tab/>
        </w:r>
        <w:r>
          <w:rPr>
            <w:noProof/>
            <w:webHidden/>
          </w:rPr>
          <w:fldChar w:fldCharType="begin"/>
        </w:r>
        <w:r>
          <w:rPr>
            <w:noProof/>
            <w:webHidden/>
          </w:rPr>
          <w:instrText xml:space="preserve"> PAGEREF _Toc276632586 \h </w:instrText>
        </w:r>
        <w:r>
          <w:rPr>
            <w:noProof/>
            <w:webHidden/>
          </w:rPr>
        </w:r>
        <w:r>
          <w:rPr>
            <w:noProof/>
            <w:webHidden/>
          </w:rPr>
          <w:fldChar w:fldCharType="separate"/>
        </w:r>
        <w:r>
          <w:rPr>
            <w:noProof/>
            <w:webHidden/>
          </w:rPr>
          <w:t>91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7" w:history="1">
        <w:r w:rsidRPr="003D24B9">
          <w:rPr>
            <w:rStyle w:val="Hyperlink"/>
            <w:noProof/>
          </w:rPr>
          <w:t>3.2.33</w:t>
        </w:r>
        <w:r>
          <w:rPr>
            <w:rFonts w:asciiTheme="minorHAnsi" w:eastAsiaTheme="minorEastAsia" w:hAnsiTheme="minorHAnsi" w:cstheme="minorBidi"/>
            <w:b w:val="0"/>
            <w:noProof/>
            <w:sz w:val="22"/>
            <w:szCs w:val="22"/>
          </w:rPr>
          <w:tab/>
        </w:r>
        <w:r w:rsidRPr="003D24B9">
          <w:rPr>
            <w:rStyle w:val="Hyperlink"/>
            <w:noProof/>
          </w:rPr>
          <w:t>EPSR – PID $115F – Crankshaft Resynchronization Counter</w:t>
        </w:r>
        <w:r>
          <w:rPr>
            <w:noProof/>
            <w:webHidden/>
          </w:rPr>
          <w:tab/>
        </w:r>
        <w:r>
          <w:rPr>
            <w:noProof/>
            <w:webHidden/>
          </w:rPr>
          <w:fldChar w:fldCharType="begin"/>
        </w:r>
        <w:r>
          <w:rPr>
            <w:noProof/>
            <w:webHidden/>
          </w:rPr>
          <w:instrText xml:space="preserve"> PAGEREF _Toc276632587 \h </w:instrText>
        </w:r>
        <w:r>
          <w:rPr>
            <w:noProof/>
            <w:webHidden/>
          </w:rPr>
        </w:r>
        <w:r>
          <w:rPr>
            <w:noProof/>
            <w:webHidden/>
          </w:rPr>
          <w:fldChar w:fldCharType="separate"/>
        </w:r>
        <w:r>
          <w:rPr>
            <w:noProof/>
            <w:webHidden/>
          </w:rPr>
          <w:t>91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8" w:history="1">
        <w:r w:rsidRPr="003D24B9">
          <w:rPr>
            <w:rStyle w:val="Hyperlink"/>
            <w:noProof/>
          </w:rPr>
          <w:t>3.2.34</w:t>
        </w:r>
        <w:r>
          <w:rPr>
            <w:rFonts w:asciiTheme="minorHAnsi" w:eastAsiaTheme="minorEastAsia" w:hAnsiTheme="minorHAnsi" w:cstheme="minorBidi"/>
            <w:b w:val="0"/>
            <w:noProof/>
            <w:sz w:val="22"/>
            <w:szCs w:val="22"/>
          </w:rPr>
          <w:tab/>
        </w:r>
        <w:r w:rsidRPr="003D24B9">
          <w:rPr>
            <w:rStyle w:val="Hyperlink"/>
            <w:noProof/>
          </w:rPr>
          <w:t>ECTR – PID $116F – Power-Up Engine Coolant Temperature</w:t>
        </w:r>
        <w:r>
          <w:rPr>
            <w:noProof/>
            <w:webHidden/>
          </w:rPr>
          <w:tab/>
        </w:r>
        <w:r>
          <w:rPr>
            <w:noProof/>
            <w:webHidden/>
          </w:rPr>
          <w:fldChar w:fldCharType="begin"/>
        </w:r>
        <w:r>
          <w:rPr>
            <w:noProof/>
            <w:webHidden/>
          </w:rPr>
          <w:instrText xml:space="preserve"> PAGEREF _Toc276632588 \h </w:instrText>
        </w:r>
        <w:r>
          <w:rPr>
            <w:noProof/>
            <w:webHidden/>
          </w:rPr>
        </w:r>
        <w:r>
          <w:rPr>
            <w:noProof/>
            <w:webHidden/>
          </w:rPr>
          <w:fldChar w:fldCharType="separate"/>
        </w:r>
        <w:r>
          <w:rPr>
            <w:noProof/>
            <w:webHidden/>
          </w:rPr>
          <w:t>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89" w:history="1">
        <w:r w:rsidRPr="003D24B9">
          <w:rPr>
            <w:rStyle w:val="Hyperlink"/>
            <w:noProof/>
          </w:rPr>
          <w:t>3.2.35</w:t>
        </w:r>
        <w:r>
          <w:rPr>
            <w:rFonts w:asciiTheme="minorHAnsi" w:eastAsiaTheme="minorEastAsia" w:hAnsiTheme="minorHAnsi" w:cstheme="minorBidi"/>
            <w:b w:val="0"/>
            <w:noProof/>
            <w:sz w:val="22"/>
            <w:szCs w:val="22"/>
          </w:rPr>
          <w:tab/>
        </w:r>
        <w:r w:rsidRPr="003D24B9">
          <w:rPr>
            <w:rStyle w:val="Hyperlink"/>
            <w:noProof/>
          </w:rPr>
          <w:t>EGRR – PID $1171 – Exhaust Gas Recirculation Duty Cycle</w:t>
        </w:r>
        <w:r>
          <w:rPr>
            <w:noProof/>
            <w:webHidden/>
          </w:rPr>
          <w:tab/>
        </w:r>
        <w:r>
          <w:rPr>
            <w:noProof/>
            <w:webHidden/>
          </w:rPr>
          <w:fldChar w:fldCharType="begin"/>
        </w:r>
        <w:r>
          <w:rPr>
            <w:noProof/>
            <w:webHidden/>
          </w:rPr>
          <w:instrText xml:space="preserve"> PAGEREF _Toc276632589 \h </w:instrText>
        </w:r>
        <w:r>
          <w:rPr>
            <w:noProof/>
            <w:webHidden/>
          </w:rPr>
        </w:r>
        <w:r>
          <w:rPr>
            <w:noProof/>
            <w:webHidden/>
          </w:rPr>
          <w:fldChar w:fldCharType="separate"/>
        </w:r>
        <w:r>
          <w:rPr>
            <w:noProof/>
            <w:webHidden/>
          </w:rPr>
          <w:t>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0" w:history="1">
        <w:r w:rsidRPr="003D24B9">
          <w:rPr>
            <w:rStyle w:val="Hyperlink"/>
            <w:noProof/>
          </w:rPr>
          <w:t>3.2.36</w:t>
        </w:r>
        <w:r>
          <w:rPr>
            <w:rFonts w:asciiTheme="minorHAnsi" w:eastAsiaTheme="minorEastAsia" w:hAnsiTheme="minorHAnsi" w:cstheme="minorBidi"/>
            <w:b w:val="0"/>
            <w:noProof/>
            <w:sz w:val="22"/>
            <w:szCs w:val="22"/>
          </w:rPr>
          <w:tab/>
        </w:r>
        <w:r w:rsidRPr="003D24B9">
          <w:rPr>
            <w:rStyle w:val="Hyperlink"/>
            <w:noProof/>
          </w:rPr>
          <w:t>TCSR – PID $1175 – Delivered Torque Output</w:t>
        </w:r>
        <w:r>
          <w:rPr>
            <w:noProof/>
            <w:webHidden/>
          </w:rPr>
          <w:tab/>
        </w:r>
        <w:r>
          <w:rPr>
            <w:noProof/>
            <w:webHidden/>
          </w:rPr>
          <w:fldChar w:fldCharType="begin"/>
        </w:r>
        <w:r>
          <w:rPr>
            <w:noProof/>
            <w:webHidden/>
          </w:rPr>
          <w:instrText xml:space="preserve"> PAGEREF _Toc276632590 \h </w:instrText>
        </w:r>
        <w:r>
          <w:rPr>
            <w:noProof/>
            <w:webHidden/>
          </w:rPr>
        </w:r>
        <w:r>
          <w:rPr>
            <w:noProof/>
            <w:webHidden/>
          </w:rPr>
          <w:fldChar w:fldCharType="separate"/>
        </w:r>
        <w:r>
          <w:rPr>
            <w:noProof/>
            <w:webHidden/>
          </w:rPr>
          <w:t>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1" w:history="1">
        <w:r w:rsidRPr="003D24B9">
          <w:rPr>
            <w:rStyle w:val="Hyperlink"/>
            <w:noProof/>
          </w:rPr>
          <w:t>3.2.37</w:t>
        </w:r>
        <w:r>
          <w:rPr>
            <w:rFonts w:asciiTheme="minorHAnsi" w:eastAsiaTheme="minorEastAsia" w:hAnsiTheme="minorHAnsi" w:cstheme="minorBidi"/>
            <w:b w:val="0"/>
            <w:noProof/>
            <w:sz w:val="22"/>
            <w:szCs w:val="22"/>
          </w:rPr>
          <w:tab/>
        </w:r>
        <w:r w:rsidRPr="003D24B9">
          <w:rPr>
            <w:rStyle w:val="Hyperlink"/>
            <w:noProof/>
          </w:rPr>
          <w:t>FPMR – PID $1178 – Fuel Pump Duty Cycle</w:t>
        </w:r>
        <w:r>
          <w:rPr>
            <w:noProof/>
            <w:webHidden/>
          </w:rPr>
          <w:tab/>
        </w:r>
        <w:r>
          <w:rPr>
            <w:noProof/>
            <w:webHidden/>
          </w:rPr>
          <w:fldChar w:fldCharType="begin"/>
        </w:r>
        <w:r>
          <w:rPr>
            <w:noProof/>
            <w:webHidden/>
          </w:rPr>
          <w:instrText xml:space="preserve"> PAGEREF _Toc276632591 \h </w:instrText>
        </w:r>
        <w:r>
          <w:rPr>
            <w:noProof/>
            <w:webHidden/>
          </w:rPr>
        </w:r>
        <w:r>
          <w:rPr>
            <w:noProof/>
            <w:webHidden/>
          </w:rPr>
          <w:fldChar w:fldCharType="separate"/>
        </w:r>
        <w:r>
          <w:rPr>
            <w:noProof/>
            <w:webHidden/>
          </w:rPr>
          <w:t>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2" w:history="1">
        <w:r w:rsidRPr="003D24B9">
          <w:rPr>
            <w:rStyle w:val="Hyperlink"/>
            <w:noProof/>
          </w:rPr>
          <w:t>3.2.38</w:t>
        </w:r>
        <w:r>
          <w:rPr>
            <w:rFonts w:asciiTheme="minorHAnsi" w:eastAsiaTheme="minorEastAsia" w:hAnsiTheme="minorHAnsi" w:cstheme="minorBidi"/>
            <w:b w:val="0"/>
            <w:noProof/>
            <w:sz w:val="22"/>
            <w:szCs w:val="22"/>
          </w:rPr>
          <w:tab/>
        </w:r>
        <w:r w:rsidRPr="003D24B9">
          <w:rPr>
            <w:rStyle w:val="Hyperlink"/>
            <w:noProof/>
          </w:rPr>
          <w:t>MSFR – PID $1186 – Misfire Catalyst Pass History Counter</w:t>
        </w:r>
        <w:r>
          <w:rPr>
            <w:noProof/>
            <w:webHidden/>
          </w:rPr>
          <w:tab/>
        </w:r>
        <w:r>
          <w:rPr>
            <w:noProof/>
            <w:webHidden/>
          </w:rPr>
          <w:fldChar w:fldCharType="begin"/>
        </w:r>
        <w:r>
          <w:rPr>
            <w:noProof/>
            <w:webHidden/>
          </w:rPr>
          <w:instrText xml:space="preserve"> PAGEREF _Toc276632592 \h </w:instrText>
        </w:r>
        <w:r>
          <w:rPr>
            <w:noProof/>
            <w:webHidden/>
          </w:rPr>
        </w:r>
        <w:r>
          <w:rPr>
            <w:noProof/>
            <w:webHidden/>
          </w:rPr>
          <w:fldChar w:fldCharType="separate"/>
        </w:r>
        <w:r>
          <w:rPr>
            <w:noProof/>
            <w:webHidden/>
          </w:rPr>
          <w:t>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3" w:history="1">
        <w:r w:rsidRPr="003D24B9">
          <w:rPr>
            <w:rStyle w:val="Hyperlink"/>
            <w:noProof/>
          </w:rPr>
          <w:t>3.2.39</w:t>
        </w:r>
        <w:r>
          <w:rPr>
            <w:rFonts w:asciiTheme="minorHAnsi" w:eastAsiaTheme="minorEastAsia" w:hAnsiTheme="minorHAnsi" w:cstheme="minorBidi"/>
            <w:b w:val="0"/>
            <w:noProof/>
            <w:sz w:val="22"/>
            <w:szCs w:val="22"/>
          </w:rPr>
          <w:tab/>
        </w:r>
        <w:r w:rsidRPr="003D24B9">
          <w:rPr>
            <w:rStyle w:val="Hyperlink"/>
            <w:noProof/>
          </w:rPr>
          <w:t>MSFR – PID $1187 – Misfire Catalyst Fail History Counter</w:t>
        </w:r>
        <w:r>
          <w:rPr>
            <w:noProof/>
            <w:webHidden/>
          </w:rPr>
          <w:tab/>
        </w:r>
        <w:r>
          <w:rPr>
            <w:noProof/>
            <w:webHidden/>
          </w:rPr>
          <w:fldChar w:fldCharType="begin"/>
        </w:r>
        <w:r>
          <w:rPr>
            <w:noProof/>
            <w:webHidden/>
          </w:rPr>
          <w:instrText xml:space="preserve"> PAGEREF _Toc276632593 \h </w:instrText>
        </w:r>
        <w:r>
          <w:rPr>
            <w:noProof/>
            <w:webHidden/>
          </w:rPr>
        </w:r>
        <w:r>
          <w:rPr>
            <w:noProof/>
            <w:webHidden/>
          </w:rPr>
          <w:fldChar w:fldCharType="separate"/>
        </w:r>
        <w:r>
          <w:rPr>
            <w:noProof/>
            <w:webHidden/>
          </w:rPr>
          <w:t>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4" w:history="1">
        <w:r w:rsidRPr="003D24B9">
          <w:rPr>
            <w:rStyle w:val="Hyperlink"/>
            <w:noProof/>
          </w:rPr>
          <w:t>3.2.40</w:t>
        </w:r>
        <w:r>
          <w:rPr>
            <w:rFonts w:asciiTheme="minorHAnsi" w:eastAsiaTheme="minorEastAsia" w:hAnsiTheme="minorHAnsi" w:cstheme="minorBidi"/>
            <w:b w:val="0"/>
            <w:noProof/>
            <w:sz w:val="22"/>
            <w:szCs w:val="22"/>
          </w:rPr>
          <w:tab/>
        </w:r>
        <w:r w:rsidRPr="003D24B9">
          <w:rPr>
            <w:rStyle w:val="Hyperlink"/>
            <w:noProof/>
          </w:rPr>
          <w:t>MAFR – PID $1188 – Engine Load</w:t>
        </w:r>
        <w:r>
          <w:rPr>
            <w:noProof/>
            <w:webHidden/>
          </w:rPr>
          <w:tab/>
        </w:r>
        <w:r>
          <w:rPr>
            <w:noProof/>
            <w:webHidden/>
          </w:rPr>
          <w:fldChar w:fldCharType="begin"/>
        </w:r>
        <w:r>
          <w:rPr>
            <w:noProof/>
            <w:webHidden/>
          </w:rPr>
          <w:instrText xml:space="preserve"> PAGEREF _Toc276632594 \h </w:instrText>
        </w:r>
        <w:r>
          <w:rPr>
            <w:noProof/>
            <w:webHidden/>
          </w:rPr>
        </w:r>
        <w:r>
          <w:rPr>
            <w:noProof/>
            <w:webHidden/>
          </w:rPr>
          <w:fldChar w:fldCharType="separate"/>
        </w:r>
        <w:r>
          <w:rPr>
            <w:noProof/>
            <w:webHidden/>
          </w:rPr>
          <w:t>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5" w:history="1">
        <w:r w:rsidRPr="003D24B9">
          <w:rPr>
            <w:rStyle w:val="Hyperlink"/>
            <w:noProof/>
          </w:rPr>
          <w:t>3.2.41</w:t>
        </w:r>
        <w:r>
          <w:rPr>
            <w:rFonts w:asciiTheme="minorHAnsi" w:eastAsiaTheme="minorEastAsia" w:hAnsiTheme="minorHAnsi" w:cstheme="minorBidi"/>
            <w:b w:val="0"/>
            <w:noProof/>
            <w:sz w:val="22"/>
            <w:szCs w:val="22"/>
          </w:rPr>
          <w:tab/>
        </w:r>
        <w:r w:rsidRPr="003D24B9">
          <w:rPr>
            <w:rStyle w:val="Hyperlink"/>
            <w:noProof/>
          </w:rPr>
          <w:t>MSFR – PID $1189 – Misfire Failure Status</w:t>
        </w:r>
        <w:r>
          <w:rPr>
            <w:noProof/>
            <w:webHidden/>
          </w:rPr>
          <w:tab/>
        </w:r>
        <w:r>
          <w:rPr>
            <w:noProof/>
            <w:webHidden/>
          </w:rPr>
          <w:fldChar w:fldCharType="begin"/>
        </w:r>
        <w:r>
          <w:rPr>
            <w:noProof/>
            <w:webHidden/>
          </w:rPr>
          <w:instrText xml:space="preserve"> PAGEREF _Toc276632595 \h </w:instrText>
        </w:r>
        <w:r>
          <w:rPr>
            <w:noProof/>
            <w:webHidden/>
          </w:rPr>
        </w:r>
        <w:r>
          <w:rPr>
            <w:noProof/>
            <w:webHidden/>
          </w:rPr>
          <w:fldChar w:fldCharType="separate"/>
        </w:r>
        <w:r>
          <w:rPr>
            <w:noProof/>
            <w:webHidden/>
          </w:rPr>
          <w:t>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6" w:history="1">
        <w:r w:rsidRPr="003D24B9">
          <w:rPr>
            <w:rStyle w:val="Hyperlink"/>
            <w:noProof/>
          </w:rPr>
          <w:t>3.2.42</w:t>
        </w:r>
        <w:r>
          <w:rPr>
            <w:rFonts w:asciiTheme="minorHAnsi" w:eastAsiaTheme="minorEastAsia" w:hAnsiTheme="minorHAnsi" w:cstheme="minorBidi"/>
            <w:b w:val="0"/>
            <w:noProof/>
            <w:sz w:val="22"/>
            <w:szCs w:val="22"/>
          </w:rPr>
          <w:tab/>
        </w:r>
        <w:r w:rsidRPr="003D24B9">
          <w:rPr>
            <w:rStyle w:val="Hyperlink"/>
            <w:noProof/>
          </w:rPr>
          <w:t>MSFR – PID $118A – Misfire Catalyst Exceedences Counter</w:t>
        </w:r>
        <w:r>
          <w:rPr>
            <w:noProof/>
            <w:webHidden/>
          </w:rPr>
          <w:tab/>
        </w:r>
        <w:r>
          <w:rPr>
            <w:noProof/>
            <w:webHidden/>
          </w:rPr>
          <w:fldChar w:fldCharType="begin"/>
        </w:r>
        <w:r>
          <w:rPr>
            <w:noProof/>
            <w:webHidden/>
          </w:rPr>
          <w:instrText xml:space="preserve"> PAGEREF _Toc276632596 \h </w:instrText>
        </w:r>
        <w:r>
          <w:rPr>
            <w:noProof/>
            <w:webHidden/>
          </w:rPr>
        </w:r>
        <w:r>
          <w:rPr>
            <w:noProof/>
            <w:webHidden/>
          </w:rPr>
          <w:fldChar w:fldCharType="separate"/>
        </w:r>
        <w:r>
          <w:rPr>
            <w:noProof/>
            <w:webHidden/>
          </w:rPr>
          <w:t>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7" w:history="1">
        <w:r w:rsidRPr="003D24B9">
          <w:rPr>
            <w:rStyle w:val="Hyperlink"/>
            <w:noProof/>
          </w:rPr>
          <w:t>3.2.43</w:t>
        </w:r>
        <w:r>
          <w:rPr>
            <w:rFonts w:asciiTheme="minorHAnsi" w:eastAsiaTheme="minorEastAsia" w:hAnsiTheme="minorHAnsi" w:cstheme="minorBidi"/>
            <w:b w:val="0"/>
            <w:noProof/>
            <w:sz w:val="22"/>
            <w:szCs w:val="22"/>
          </w:rPr>
          <w:tab/>
        </w:r>
        <w:r w:rsidRPr="003D24B9">
          <w:rPr>
            <w:rStyle w:val="Hyperlink"/>
            <w:noProof/>
          </w:rPr>
          <w:t>MSFR – PID $118B – Misfire Emission Exceedences Counter</w:t>
        </w:r>
        <w:r>
          <w:rPr>
            <w:noProof/>
            <w:webHidden/>
          </w:rPr>
          <w:tab/>
        </w:r>
        <w:r>
          <w:rPr>
            <w:noProof/>
            <w:webHidden/>
          </w:rPr>
          <w:fldChar w:fldCharType="begin"/>
        </w:r>
        <w:r>
          <w:rPr>
            <w:noProof/>
            <w:webHidden/>
          </w:rPr>
          <w:instrText xml:space="preserve"> PAGEREF _Toc276632597 \h </w:instrText>
        </w:r>
        <w:r>
          <w:rPr>
            <w:noProof/>
            <w:webHidden/>
          </w:rPr>
        </w:r>
        <w:r>
          <w:rPr>
            <w:noProof/>
            <w:webHidden/>
          </w:rPr>
          <w:fldChar w:fldCharType="separate"/>
        </w:r>
        <w:r>
          <w:rPr>
            <w:noProof/>
            <w:webHidden/>
          </w:rPr>
          <w:t>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8" w:history="1">
        <w:r w:rsidRPr="003D24B9">
          <w:rPr>
            <w:rStyle w:val="Hyperlink"/>
            <w:noProof/>
          </w:rPr>
          <w:t>3.2.44</w:t>
        </w:r>
        <w:r>
          <w:rPr>
            <w:rFonts w:asciiTheme="minorHAnsi" w:eastAsiaTheme="minorEastAsia" w:hAnsiTheme="minorHAnsi" w:cstheme="minorBidi"/>
            <w:b w:val="0"/>
            <w:noProof/>
            <w:sz w:val="22"/>
            <w:szCs w:val="22"/>
          </w:rPr>
          <w:tab/>
        </w:r>
        <w:r w:rsidRPr="003D24B9">
          <w:rPr>
            <w:rStyle w:val="Hyperlink"/>
            <w:noProof/>
          </w:rPr>
          <w:t>MSFR – PID $118C – Maximum Misfire Catalyst Exceedences Count</w:t>
        </w:r>
        <w:r>
          <w:rPr>
            <w:noProof/>
            <w:webHidden/>
          </w:rPr>
          <w:tab/>
        </w:r>
        <w:r>
          <w:rPr>
            <w:noProof/>
            <w:webHidden/>
          </w:rPr>
          <w:fldChar w:fldCharType="begin"/>
        </w:r>
        <w:r>
          <w:rPr>
            <w:noProof/>
            <w:webHidden/>
          </w:rPr>
          <w:instrText xml:space="preserve"> PAGEREF _Toc276632598 \h </w:instrText>
        </w:r>
        <w:r>
          <w:rPr>
            <w:noProof/>
            <w:webHidden/>
          </w:rPr>
        </w:r>
        <w:r>
          <w:rPr>
            <w:noProof/>
            <w:webHidden/>
          </w:rPr>
          <w:fldChar w:fldCharType="separate"/>
        </w:r>
        <w:r>
          <w:rPr>
            <w:noProof/>
            <w:webHidden/>
          </w:rPr>
          <w:t>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599" w:history="1">
        <w:r w:rsidRPr="003D24B9">
          <w:rPr>
            <w:rStyle w:val="Hyperlink"/>
            <w:noProof/>
          </w:rPr>
          <w:t>3.2.45</w:t>
        </w:r>
        <w:r>
          <w:rPr>
            <w:rFonts w:asciiTheme="minorHAnsi" w:eastAsiaTheme="minorEastAsia" w:hAnsiTheme="minorHAnsi" w:cstheme="minorBidi"/>
            <w:b w:val="0"/>
            <w:noProof/>
            <w:sz w:val="22"/>
            <w:szCs w:val="22"/>
          </w:rPr>
          <w:tab/>
        </w:r>
        <w:r w:rsidRPr="003D24B9">
          <w:rPr>
            <w:rStyle w:val="Hyperlink"/>
            <w:noProof/>
          </w:rPr>
          <w:t>MSFR – PID $118D – Maximum Misfire Emission Exceedences Count</w:t>
        </w:r>
        <w:r>
          <w:rPr>
            <w:noProof/>
            <w:webHidden/>
          </w:rPr>
          <w:tab/>
        </w:r>
        <w:r>
          <w:rPr>
            <w:noProof/>
            <w:webHidden/>
          </w:rPr>
          <w:fldChar w:fldCharType="begin"/>
        </w:r>
        <w:r>
          <w:rPr>
            <w:noProof/>
            <w:webHidden/>
          </w:rPr>
          <w:instrText xml:space="preserve"> PAGEREF _Toc276632599 \h </w:instrText>
        </w:r>
        <w:r>
          <w:rPr>
            <w:noProof/>
            <w:webHidden/>
          </w:rPr>
        </w:r>
        <w:r>
          <w:rPr>
            <w:noProof/>
            <w:webHidden/>
          </w:rPr>
          <w:fldChar w:fldCharType="separate"/>
        </w:r>
        <w:r>
          <w:rPr>
            <w:noProof/>
            <w:webHidden/>
          </w:rPr>
          <w:t>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0" w:history="1">
        <w:r w:rsidRPr="003D24B9">
          <w:rPr>
            <w:rStyle w:val="Hyperlink"/>
            <w:noProof/>
          </w:rPr>
          <w:t>3.2.46</w:t>
        </w:r>
        <w:r>
          <w:rPr>
            <w:rFonts w:asciiTheme="minorHAnsi" w:eastAsiaTheme="minorEastAsia" w:hAnsiTheme="minorHAnsi" w:cstheme="minorBidi"/>
            <w:b w:val="0"/>
            <w:noProof/>
            <w:sz w:val="22"/>
            <w:szCs w:val="22"/>
          </w:rPr>
          <w:tab/>
        </w:r>
        <w:r w:rsidRPr="003D24B9">
          <w:rPr>
            <w:rStyle w:val="Hyperlink"/>
            <w:noProof/>
          </w:rPr>
          <w:t>FADR – PID $1190 – Long Term Fuel Correction Index</w:t>
        </w:r>
        <w:r>
          <w:rPr>
            <w:noProof/>
            <w:webHidden/>
          </w:rPr>
          <w:tab/>
        </w:r>
        <w:r>
          <w:rPr>
            <w:noProof/>
            <w:webHidden/>
          </w:rPr>
          <w:fldChar w:fldCharType="begin"/>
        </w:r>
        <w:r>
          <w:rPr>
            <w:noProof/>
            <w:webHidden/>
          </w:rPr>
          <w:instrText xml:space="preserve"> PAGEREF _Toc276632600 \h </w:instrText>
        </w:r>
        <w:r>
          <w:rPr>
            <w:noProof/>
            <w:webHidden/>
          </w:rPr>
        </w:r>
        <w:r>
          <w:rPr>
            <w:noProof/>
            <w:webHidden/>
          </w:rPr>
          <w:fldChar w:fldCharType="separate"/>
        </w:r>
        <w:r>
          <w:rPr>
            <w:noProof/>
            <w:webHidden/>
          </w:rPr>
          <w:t>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1" w:history="1">
        <w:r w:rsidRPr="003D24B9">
          <w:rPr>
            <w:rStyle w:val="Hyperlink"/>
            <w:noProof/>
          </w:rPr>
          <w:t>3.2.47</w:t>
        </w:r>
        <w:r>
          <w:rPr>
            <w:rFonts w:asciiTheme="minorHAnsi" w:eastAsiaTheme="minorEastAsia" w:hAnsiTheme="minorHAnsi" w:cstheme="minorBidi"/>
            <w:b w:val="0"/>
            <w:noProof/>
            <w:sz w:val="22"/>
            <w:szCs w:val="22"/>
          </w:rPr>
          <w:tab/>
        </w:r>
        <w:r w:rsidRPr="003D24B9">
          <w:rPr>
            <w:rStyle w:val="Hyperlink"/>
            <w:noProof/>
          </w:rPr>
          <w:t>TRQR – PID $119C – Torque Management Spark Retard</w:t>
        </w:r>
        <w:r>
          <w:rPr>
            <w:noProof/>
            <w:webHidden/>
          </w:rPr>
          <w:tab/>
        </w:r>
        <w:r>
          <w:rPr>
            <w:noProof/>
            <w:webHidden/>
          </w:rPr>
          <w:fldChar w:fldCharType="begin"/>
        </w:r>
        <w:r>
          <w:rPr>
            <w:noProof/>
            <w:webHidden/>
          </w:rPr>
          <w:instrText xml:space="preserve"> PAGEREF _Toc276632601 \h </w:instrText>
        </w:r>
        <w:r>
          <w:rPr>
            <w:noProof/>
            <w:webHidden/>
          </w:rPr>
        </w:r>
        <w:r>
          <w:rPr>
            <w:noProof/>
            <w:webHidden/>
          </w:rPr>
          <w:fldChar w:fldCharType="separate"/>
        </w:r>
        <w:r>
          <w:rPr>
            <w:noProof/>
            <w:webHidden/>
          </w:rPr>
          <w:t>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2" w:history="1">
        <w:r w:rsidRPr="003D24B9">
          <w:rPr>
            <w:rStyle w:val="Hyperlink"/>
            <w:noProof/>
          </w:rPr>
          <w:t>3.2.48</w:t>
        </w:r>
        <w:r>
          <w:rPr>
            <w:rFonts w:asciiTheme="minorHAnsi" w:eastAsiaTheme="minorEastAsia" w:hAnsiTheme="minorHAnsi" w:cstheme="minorBidi"/>
            <w:b w:val="0"/>
            <w:noProof/>
            <w:sz w:val="22"/>
            <w:szCs w:val="22"/>
          </w:rPr>
          <w:tab/>
        </w:r>
        <w:r w:rsidRPr="003D24B9">
          <w:rPr>
            <w:rStyle w:val="Hyperlink"/>
            <w:noProof/>
          </w:rPr>
          <w:t>EPSR – PID $11A1 – Engine Run Time</w:t>
        </w:r>
        <w:r>
          <w:rPr>
            <w:noProof/>
            <w:webHidden/>
          </w:rPr>
          <w:tab/>
        </w:r>
        <w:r>
          <w:rPr>
            <w:noProof/>
            <w:webHidden/>
          </w:rPr>
          <w:fldChar w:fldCharType="begin"/>
        </w:r>
        <w:r>
          <w:rPr>
            <w:noProof/>
            <w:webHidden/>
          </w:rPr>
          <w:instrText xml:space="preserve"> PAGEREF _Toc276632602 \h </w:instrText>
        </w:r>
        <w:r>
          <w:rPr>
            <w:noProof/>
            <w:webHidden/>
          </w:rPr>
        </w:r>
        <w:r>
          <w:rPr>
            <w:noProof/>
            <w:webHidden/>
          </w:rPr>
          <w:fldChar w:fldCharType="separate"/>
        </w:r>
        <w:r>
          <w:rPr>
            <w:noProof/>
            <w:webHidden/>
          </w:rPr>
          <w:t>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3" w:history="1">
        <w:r w:rsidRPr="003D24B9">
          <w:rPr>
            <w:rStyle w:val="Hyperlink"/>
            <w:noProof/>
          </w:rPr>
          <w:t>3.2.49</w:t>
        </w:r>
        <w:r>
          <w:rPr>
            <w:rFonts w:asciiTheme="minorHAnsi" w:eastAsiaTheme="minorEastAsia" w:hAnsiTheme="minorHAnsi" w:cstheme="minorBidi"/>
            <w:b w:val="0"/>
            <w:noProof/>
            <w:sz w:val="22"/>
            <w:szCs w:val="22"/>
          </w:rPr>
          <w:tab/>
        </w:r>
        <w:r w:rsidRPr="003D24B9">
          <w:rPr>
            <w:rStyle w:val="Hyperlink"/>
            <w:noProof/>
          </w:rPr>
          <w:t>KNKR – PID $11A6 – Maximum Knock Fast Spark Retard</w:t>
        </w:r>
        <w:r>
          <w:rPr>
            <w:noProof/>
            <w:webHidden/>
          </w:rPr>
          <w:tab/>
        </w:r>
        <w:r>
          <w:rPr>
            <w:noProof/>
            <w:webHidden/>
          </w:rPr>
          <w:fldChar w:fldCharType="begin"/>
        </w:r>
        <w:r>
          <w:rPr>
            <w:noProof/>
            <w:webHidden/>
          </w:rPr>
          <w:instrText xml:space="preserve"> PAGEREF _Toc276632603 \h </w:instrText>
        </w:r>
        <w:r>
          <w:rPr>
            <w:noProof/>
            <w:webHidden/>
          </w:rPr>
        </w:r>
        <w:r>
          <w:rPr>
            <w:noProof/>
            <w:webHidden/>
          </w:rPr>
          <w:fldChar w:fldCharType="separate"/>
        </w:r>
        <w:r>
          <w:rPr>
            <w:noProof/>
            <w:webHidden/>
          </w:rPr>
          <w:t>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4" w:history="1">
        <w:r w:rsidRPr="003D24B9">
          <w:rPr>
            <w:rStyle w:val="Hyperlink"/>
            <w:noProof/>
          </w:rPr>
          <w:t>3.2.50</w:t>
        </w:r>
        <w:r>
          <w:rPr>
            <w:rFonts w:asciiTheme="minorHAnsi" w:eastAsiaTheme="minorEastAsia" w:hAnsiTheme="minorHAnsi" w:cstheme="minorBidi"/>
            <w:b w:val="0"/>
            <w:noProof/>
            <w:sz w:val="22"/>
            <w:szCs w:val="22"/>
          </w:rPr>
          <w:tab/>
        </w:r>
        <w:r w:rsidRPr="003D24B9">
          <w:rPr>
            <w:rStyle w:val="Hyperlink"/>
            <w:noProof/>
          </w:rPr>
          <w:t>MAFR – PID $11AC – Speed Density Mass Airflow</w:t>
        </w:r>
        <w:r>
          <w:rPr>
            <w:noProof/>
            <w:webHidden/>
          </w:rPr>
          <w:tab/>
        </w:r>
        <w:r>
          <w:rPr>
            <w:noProof/>
            <w:webHidden/>
          </w:rPr>
          <w:fldChar w:fldCharType="begin"/>
        </w:r>
        <w:r>
          <w:rPr>
            <w:noProof/>
            <w:webHidden/>
          </w:rPr>
          <w:instrText xml:space="preserve"> PAGEREF _Toc276632604 \h </w:instrText>
        </w:r>
        <w:r>
          <w:rPr>
            <w:noProof/>
            <w:webHidden/>
          </w:rPr>
        </w:r>
        <w:r>
          <w:rPr>
            <w:noProof/>
            <w:webHidden/>
          </w:rPr>
          <w:fldChar w:fldCharType="separate"/>
        </w:r>
        <w:r>
          <w:rPr>
            <w:noProof/>
            <w:webHidden/>
          </w:rPr>
          <w:t>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5" w:history="1">
        <w:r w:rsidRPr="003D24B9">
          <w:rPr>
            <w:rStyle w:val="Hyperlink"/>
            <w:noProof/>
          </w:rPr>
          <w:t>3.2.51</w:t>
        </w:r>
        <w:r>
          <w:rPr>
            <w:rFonts w:asciiTheme="minorHAnsi" w:eastAsiaTheme="minorEastAsia" w:hAnsiTheme="minorHAnsi" w:cstheme="minorBidi"/>
            <w:b w:val="0"/>
            <w:noProof/>
            <w:sz w:val="22"/>
            <w:szCs w:val="22"/>
          </w:rPr>
          <w:tab/>
        </w:r>
        <w:r w:rsidRPr="003D24B9">
          <w:rPr>
            <w:rStyle w:val="Hyperlink"/>
            <w:noProof/>
          </w:rPr>
          <w:t>EGRR – PID $11BB – Exhaust Gas Recirculation Closed Valve Pintle Position</w:t>
        </w:r>
        <w:r>
          <w:rPr>
            <w:noProof/>
            <w:webHidden/>
          </w:rPr>
          <w:tab/>
        </w:r>
        <w:r>
          <w:rPr>
            <w:noProof/>
            <w:webHidden/>
          </w:rPr>
          <w:fldChar w:fldCharType="begin"/>
        </w:r>
        <w:r>
          <w:rPr>
            <w:noProof/>
            <w:webHidden/>
          </w:rPr>
          <w:instrText xml:space="preserve"> PAGEREF _Toc276632605 \h </w:instrText>
        </w:r>
        <w:r>
          <w:rPr>
            <w:noProof/>
            <w:webHidden/>
          </w:rPr>
        </w:r>
        <w:r>
          <w:rPr>
            <w:noProof/>
            <w:webHidden/>
          </w:rPr>
          <w:fldChar w:fldCharType="separate"/>
        </w:r>
        <w:r>
          <w:rPr>
            <w:noProof/>
            <w:webHidden/>
          </w:rPr>
          <w:t>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6" w:history="1">
        <w:r w:rsidRPr="003D24B9">
          <w:rPr>
            <w:rStyle w:val="Hyperlink"/>
            <w:noProof/>
          </w:rPr>
          <w:t>3.2.52</w:t>
        </w:r>
        <w:r>
          <w:rPr>
            <w:rFonts w:asciiTheme="minorHAnsi" w:eastAsiaTheme="minorEastAsia" w:hAnsiTheme="minorHAnsi" w:cstheme="minorBidi"/>
            <w:b w:val="0"/>
            <w:noProof/>
            <w:sz w:val="22"/>
            <w:szCs w:val="22"/>
          </w:rPr>
          <w:tab/>
        </w:r>
        <w:r w:rsidRPr="003D24B9">
          <w:rPr>
            <w:rStyle w:val="Hyperlink"/>
            <w:noProof/>
          </w:rPr>
          <w:t>EGRR – PID $11BD – Exhaust Gas Recirculation Flow Test Trip Sample Count</w:t>
        </w:r>
        <w:r>
          <w:rPr>
            <w:noProof/>
            <w:webHidden/>
          </w:rPr>
          <w:tab/>
        </w:r>
        <w:r>
          <w:rPr>
            <w:noProof/>
            <w:webHidden/>
          </w:rPr>
          <w:fldChar w:fldCharType="begin"/>
        </w:r>
        <w:r>
          <w:rPr>
            <w:noProof/>
            <w:webHidden/>
          </w:rPr>
          <w:instrText xml:space="preserve"> PAGEREF _Toc276632606 \h </w:instrText>
        </w:r>
        <w:r>
          <w:rPr>
            <w:noProof/>
            <w:webHidden/>
          </w:rPr>
        </w:r>
        <w:r>
          <w:rPr>
            <w:noProof/>
            <w:webHidden/>
          </w:rPr>
          <w:fldChar w:fldCharType="separate"/>
        </w:r>
        <w:r>
          <w:rPr>
            <w:noProof/>
            <w:webHidden/>
          </w:rPr>
          <w:t>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7" w:history="1">
        <w:r w:rsidRPr="003D24B9">
          <w:rPr>
            <w:rStyle w:val="Hyperlink"/>
            <w:noProof/>
          </w:rPr>
          <w:t>3.2.53</w:t>
        </w:r>
        <w:r>
          <w:rPr>
            <w:rFonts w:asciiTheme="minorHAnsi" w:eastAsiaTheme="minorEastAsia" w:hAnsiTheme="minorHAnsi" w:cstheme="minorBidi"/>
            <w:b w:val="0"/>
            <w:noProof/>
            <w:sz w:val="22"/>
            <w:szCs w:val="22"/>
          </w:rPr>
          <w:tab/>
        </w:r>
        <w:r w:rsidRPr="003D24B9">
          <w:rPr>
            <w:rStyle w:val="Hyperlink"/>
            <w:noProof/>
          </w:rPr>
          <w:t>EGRR – PID $11C1 – Exhaust Gas Recirculation Pintle Lift Error</w:t>
        </w:r>
        <w:r>
          <w:rPr>
            <w:noProof/>
            <w:webHidden/>
          </w:rPr>
          <w:tab/>
        </w:r>
        <w:r>
          <w:rPr>
            <w:noProof/>
            <w:webHidden/>
          </w:rPr>
          <w:fldChar w:fldCharType="begin"/>
        </w:r>
        <w:r>
          <w:rPr>
            <w:noProof/>
            <w:webHidden/>
          </w:rPr>
          <w:instrText xml:space="preserve"> PAGEREF _Toc276632607 \h </w:instrText>
        </w:r>
        <w:r>
          <w:rPr>
            <w:noProof/>
            <w:webHidden/>
          </w:rPr>
        </w:r>
        <w:r>
          <w:rPr>
            <w:noProof/>
            <w:webHidden/>
          </w:rPr>
          <w:fldChar w:fldCharType="separate"/>
        </w:r>
        <w:r>
          <w:rPr>
            <w:noProof/>
            <w:webHidden/>
          </w:rPr>
          <w:t>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8" w:history="1">
        <w:r w:rsidRPr="003D24B9">
          <w:rPr>
            <w:rStyle w:val="Hyperlink"/>
            <w:noProof/>
          </w:rPr>
          <w:t>3.2.54</w:t>
        </w:r>
        <w:r>
          <w:rPr>
            <w:rFonts w:asciiTheme="minorHAnsi" w:eastAsiaTheme="minorEastAsia" w:hAnsiTheme="minorHAnsi" w:cstheme="minorBidi"/>
            <w:b w:val="0"/>
            <w:noProof/>
            <w:sz w:val="22"/>
            <w:szCs w:val="22"/>
          </w:rPr>
          <w:tab/>
        </w:r>
        <w:r w:rsidRPr="003D24B9">
          <w:rPr>
            <w:rStyle w:val="Hyperlink"/>
            <w:noProof/>
          </w:rPr>
          <w:t>IDLR – PID $11C9 – Desired Idle Engine Speed</w:t>
        </w:r>
        <w:r>
          <w:rPr>
            <w:noProof/>
            <w:webHidden/>
          </w:rPr>
          <w:tab/>
        </w:r>
        <w:r>
          <w:rPr>
            <w:noProof/>
            <w:webHidden/>
          </w:rPr>
          <w:fldChar w:fldCharType="begin"/>
        </w:r>
        <w:r>
          <w:rPr>
            <w:noProof/>
            <w:webHidden/>
          </w:rPr>
          <w:instrText xml:space="preserve"> PAGEREF _Toc276632608 \h </w:instrText>
        </w:r>
        <w:r>
          <w:rPr>
            <w:noProof/>
            <w:webHidden/>
          </w:rPr>
        </w:r>
        <w:r>
          <w:rPr>
            <w:noProof/>
            <w:webHidden/>
          </w:rPr>
          <w:fldChar w:fldCharType="separate"/>
        </w:r>
        <w:r>
          <w:rPr>
            <w:noProof/>
            <w:webHidden/>
          </w:rPr>
          <w:t>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09" w:history="1">
        <w:r w:rsidRPr="003D24B9">
          <w:rPr>
            <w:rStyle w:val="Hyperlink"/>
            <w:noProof/>
          </w:rPr>
          <w:t>3.2.55</w:t>
        </w:r>
        <w:r>
          <w:rPr>
            <w:rFonts w:asciiTheme="minorHAnsi" w:eastAsiaTheme="minorEastAsia" w:hAnsiTheme="minorHAnsi" w:cstheme="minorBidi"/>
            <w:b w:val="0"/>
            <w:noProof/>
            <w:sz w:val="22"/>
            <w:szCs w:val="22"/>
          </w:rPr>
          <w:tab/>
        </w:r>
        <w:r w:rsidRPr="003D24B9">
          <w:rPr>
            <w:rStyle w:val="Hyperlink"/>
            <w:noProof/>
          </w:rPr>
          <w:t>MSFR – PID $11E4 – Cylinder Mode Highest Peak</w:t>
        </w:r>
        <w:r>
          <w:rPr>
            <w:noProof/>
            <w:webHidden/>
          </w:rPr>
          <w:tab/>
        </w:r>
        <w:r>
          <w:rPr>
            <w:noProof/>
            <w:webHidden/>
          </w:rPr>
          <w:fldChar w:fldCharType="begin"/>
        </w:r>
        <w:r>
          <w:rPr>
            <w:noProof/>
            <w:webHidden/>
          </w:rPr>
          <w:instrText xml:space="preserve"> PAGEREF _Toc276632609 \h </w:instrText>
        </w:r>
        <w:r>
          <w:rPr>
            <w:noProof/>
            <w:webHidden/>
          </w:rPr>
        </w:r>
        <w:r>
          <w:rPr>
            <w:noProof/>
            <w:webHidden/>
          </w:rPr>
          <w:fldChar w:fldCharType="separate"/>
        </w:r>
        <w:r>
          <w:rPr>
            <w:noProof/>
            <w:webHidden/>
          </w:rPr>
          <w:t>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0" w:history="1">
        <w:r w:rsidRPr="003D24B9">
          <w:rPr>
            <w:rStyle w:val="Hyperlink"/>
            <w:noProof/>
          </w:rPr>
          <w:t>3.2.56</w:t>
        </w:r>
        <w:r>
          <w:rPr>
            <w:rFonts w:asciiTheme="minorHAnsi" w:eastAsiaTheme="minorEastAsia" w:hAnsiTheme="minorHAnsi" w:cstheme="minorBidi"/>
            <w:b w:val="0"/>
            <w:noProof/>
            <w:sz w:val="22"/>
            <w:szCs w:val="22"/>
          </w:rPr>
          <w:tab/>
        </w:r>
        <w:r w:rsidRPr="003D24B9">
          <w:rPr>
            <w:rStyle w:val="Hyperlink"/>
            <w:noProof/>
          </w:rPr>
          <w:t>MSFR – PID $11E5 – Cylinder Mode Misfire Threshold</w:t>
        </w:r>
        <w:r>
          <w:rPr>
            <w:noProof/>
            <w:webHidden/>
          </w:rPr>
          <w:tab/>
        </w:r>
        <w:r>
          <w:rPr>
            <w:noProof/>
            <w:webHidden/>
          </w:rPr>
          <w:fldChar w:fldCharType="begin"/>
        </w:r>
        <w:r>
          <w:rPr>
            <w:noProof/>
            <w:webHidden/>
          </w:rPr>
          <w:instrText xml:space="preserve"> PAGEREF _Toc276632610 \h </w:instrText>
        </w:r>
        <w:r>
          <w:rPr>
            <w:noProof/>
            <w:webHidden/>
          </w:rPr>
        </w:r>
        <w:r>
          <w:rPr>
            <w:noProof/>
            <w:webHidden/>
          </w:rPr>
          <w:fldChar w:fldCharType="separate"/>
        </w:r>
        <w:r>
          <w:rPr>
            <w:noProof/>
            <w:webHidden/>
          </w:rPr>
          <w:t>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1" w:history="1">
        <w:r w:rsidRPr="003D24B9">
          <w:rPr>
            <w:rStyle w:val="Hyperlink"/>
            <w:noProof/>
          </w:rPr>
          <w:t>3.2.57</w:t>
        </w:r>
        <w:r>
          <w:rPr>
            <w:rFonts w:asciiTheme="minorHAnsi" w:eastAsiaTheme="minorEastAsia" w:hAnsiTheme="minorHAnsi" w:cstheme="minorBidi"/>
            <w:b w:val="0"/>
            <w:noProof/>
            <w:sz w:val="22"/>
            <w:szCs w:val="22"/>
          </w:rPr>
          <w:tab/>
        </w:r>
        <w:r w:rsidRPr="003D24B9">
          <w:rPr>
            <w:rStyle w:val="Hyperlink"/>
            <w:noProof/>
          </w:rPr>
          <w:t>MSFR – PID $11E6 – Revolution Mode Balanced Time</w:t>
        </w:r>
        <w:r>
          <w:rPr>
            <w:noProof/>
            <w:webHidden/>
          </w:rPr>
          <w:tab/>
        </w:r>
        <w:r>
          <w:rPr>
            <w:noProof/>
            <w:webHidden/>
          </w:rPr>
          <w:fldChar w:fldCharType="begin"/>
        </w:r>
        <w:r>
          <w:rPr>
            <w:noProof/>
            <w:webHidden/>
          </w:rPr>
          <w:instrText xml:space="preserve"> PAGEREF _Toc276632611 \h </w:instrText>
        </w:r>
        <w:r>
          <w:rPr>
            <w:noProof/>
            <w:webHidden/>
          </w:rPr>
        </w:r>
        <w:r>
          <w:rPr>
            <w:noProof/>
            <w:webHidden/>
          </w:rPr>
          <w:fldChar w:fldCharType="separate"/>
        </w:r>
        <w:r>
          <w:rPr>
            <w:noProof/>
            <w:webHidden/>
          </w:rPr>
          <w:t>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2" w:history="1">
        <w:r w:rsidRPr="003D24B9">
          <w:rPr>
            <w:rStyle w:val="Hyperlink"/>
            <w:noProof/>
          </w:rPr>
          <w:t>3.2.58</w:t>
        </w:r>
        <w:r>
          <w:rPr>
            <w:rFonts w:asciiTheme="minorHAnsi" w:eastAsiaTheme="minorEastAsia" w:hAnsiTheme="minorHAnsi" w:cstheme="minorBidi"/>
            <w:b w:val="0"/>
            <w:noProof/>
            <w:sz w:val="22"/>
            <w:szCs w:val="22"/>
          </w:rPr>
          <w:tab/>
        </w:r>
        <w:r w:rsidRPr="003D24B9">
          <w:rPr>
            <w:rStyle w:val="Hyperlink"/>
            <w:noProof/>
          </w:rPr>
          <w:t>MSFR – PID $11E8 – Misfire Delay Counter</w:t>
        </w:r>
        <w:r>
          <w:rPr>
            <w:noProof/>
            <w:webHidden/>
          </w:rPr>
          <w:tab/>
        </w:r>
        <w:r>
          <w:rPr>
            <w:noProof/>
            <w:webHidden/>
          </w:rPr>
          <w:fldChar w:fldCharType="begin"/>
        </w:r>
        <w:r>
          <w:rPr>
            <w:noProof/>
            <w:webHidden/>
          </w:rPr>
          <w:instrText xml:space="preserve"> PAGEREF _Toc276632612 \h </w:instrText>
        </w:r>
        <w:r>
          <w:rPr>
            <w:noProof/>
            <w:webHidden/>
          </w:rPr>
        </w:r>
        <w:r>
          <w:rPr>
            <w:noProof/>
            <w:webHidden/>
          </w:rPr>
          <w:fldChar w:fldCharType="separate"/>
        </w:r>
        <w:r>
          <w:rPr>
            <w:noProof/>
            <w:webHidden/>
          </w:rPr>
          <w:t>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3" w:history="1">
        <w:r w:rsidRPr="003D24B9">
          <w:rPr>
            <w:rStyle w:val="Hyperlink"/>
            <w:noProof/>
          </w:rPr>
          <w:t>3.2.59</w:t>
        </w:r>
        <w:r>
          <w:rPr>
            <w:rFonts w:asciiTheme="minorHAnsi" w:eastAsiaTheme="minorEastAsia" w:hAnsiTheme="minorHAnsi" w:cstheme="minorBidi"/>
            <w:b w:val="0"/>
            <w:noProof/>
            <w:sz w:val="22"/>
            <w:szCs w:val="22"/>
          </w:rPr>
          <w:tab/>
        </w:r>
        <w:r w:rsidRPr="003D24B9">
          <w:rPr>
            <w:rStyle w:val="Hyperlink"/>
            <w:noProof/>
          </w:rPr>
          <w:t>MSFR – PID $11EA – Cylinder 5 Misfire Counter</w:t>
        </w:r>
        <w:r>
          <w:rPr>
            <w:noProof/>
            <w:webHidden/>
          </w:rPr>
          <w:tab/>
        </w:r>
        <w:r>
          <w:rPr>
            <w:noProof/>
            <w:webHidden/>
          </w:rPr>
          <w:fldChar w:fldCharType="begin"/>
        </w:r>
        <w:r>
          <w:rPr>
            <w:noProof/>
            <w:webHidden/>
          </w:rPr>
          <w:instrText xml:space="preserve"> PAGEREF _Toc276632613 \h </w:instrText>
        </w:r>
        <w:r>
          <w:rPr>
            <w:noProof/>
            <w:webHidden/>
          </w:rPr>
        </w:r>
        <w:r>
          <w:rPr>
            <w:noProof/>
            <w:webHidden/>
          </w:rPr>
          <w:fldChar w:fldCharType="separate"/>
        </w:r>
        <w:r>
          <w:rPr>
            <w:noProof/>
            <w:webHidden/>
          </w:rPr>
          <w:t>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4" w:history="1">
        <w:r w:rsidRPr="003D24B9">
          <w:rPr>
            <w:rStyle w:val="Hyperlink"/>
            <w:noProof/>
          </w:rPr>
          <w:t>3.2.60</w:t>
        </w:r>
        <w:r>
          <w:rPr>
            <w:rFonts w:asciiTheme="minorHAnsi" w:eastAsiaTheme="minorEastAsia" w:hAnsiTheme="minorHAnsi" w:cstheme="minorBidi"/>
            <w:b w:val="0"/>
            <w:noProof/>
            <w:sz w:val="22"/>
            <w:szCs w:val="22"/>
          </w:rPr>
          <w:tab/>
        </w:r>
        <w:r w:rsidRPr="003D24B9">
          <w:rPr>
            <w:rStyle w:val="Hyperlink"/>
            <w:noProof/>
          </w:rPr>
          <w:t>MSFR – PID $11EB – Cylinder 6 Misfire Counter</w:t>
        </w:r>
        <w:r>
          <w:rPr>
            <w:noProof/>
            <w:webHidden/>
          </w:rPr>
          <w:tab/>
        </w:r>
        <w:r>
          <w:rPr>
            <w:noProof/>
            <w:webHidden/>
          </w:rPr>
          <w:fldChar w:fldCharType="begin"/>
        </w:r>
        <w:r>
          <w:rPr>
            <w:noProof/>
            <w:webHidden/>
          </w:rPr>
          <w:instrText xml:space="preserve"> PAGEREF _Toc276632614 \h </w:instrText>
        </w:r>
        <w:r>
          <w:rPr>
            <w:noProof/>
            <w:webHidden/>
          </w:rPr>
        </w:r>
        <w:r>
          <w:rPr>
            <w:noProof/>
            <w:webHidden/>
          </w:rPr>
          <w:fldChar w:fldCharType="separate"/>
        </w:r>
        <w:r>
          <w:rPr>
            <w:noProof/>
            <w:webHidden/>
          </w:rPr>
          <w:t>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5" w:history="1">
        <w:r w:rsidRPr="003D24B9">
          <w:rPr>
            <w:rStyle w:val="Hyperlink"/>
            <w:noProof/>
          </w:rPr>
          <w:t>3.2.61</w:t>
        </w:r>
        <w:r>
          <w:rPr>
            <w:rFonts w:asciiTheme="minorHAnsi" w:eastAsiaTheme="minorEastAsia" w:hAnsiTheme="minorHAnsi" w:cstheme="minorBidi"/>
            <w:b w:val="0"/>
            <w:noProof/>
            <w:sz w:val="22"/>
            <w:szCs w:val="22"/>
          </w:rPr>
          <w:tab/>
        </w:r>
        <w:r w:rsidRPr="003D24B9">
          <w:rPr>
            <w:rStyle w:val="Hyperlink"/>
            <w:noProof/>
          </w:rPr>
          <w:t>MSFR – PID $11EC – Cylinder 7 Misfire Counter</w:t>
        </w:r>
        <w:r>
          <w:rPr>
            <w:noProof/>
            <w:webHidden/>
          </w:rPr>
          <w:tab/>
        </w:r>
        <w:r>
          <w:rPr>
            <w:noProof/>
            <w:webHidden/>
          </w:rPr>
          <w:fldChar w:fldCharType="begin"/>
        </w:r>
        <w:r>
          <w:rPr>
            <w:noProof/>
            <w:webHidden/>
          </w:rPr>
          <w:instrText xml:space="preserve"> PAGEREF _Toc276632615 \h </w:instrText>
        </w:r>
        <w:r>
          <w:rPr>
            <w:noProof/>
            <w:webHidden/>
          </w:rPr>
        </w:r>
        <w:r>
          <w:rPr>
            <w:noProof/>
            <w:webHidden/>
          </w:rPr>
          <w:fldChar w:fldCharType="separate"/>
        </w:r>
        <w:r>
          <w:rPr>
            <w:noProof/>
            <w:webHidden/>
          </w:rPr>
          <w:t>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6" w:history="1">
        <w:r w:rsidRPr="003D24B9">
          <w:rPr>
            <w:rStyle w:val="Hyperlink"/>
            <w:noProof/>
          </w:rPr>
          <w:t>3.2.62</w:t>
        </w:r>
        <w:r>
          <w:rPr>
            <w:rFonts w:asciiTheme="minorHAnsi" w:eastAsiaTheme="minorEastAsia" w:hAnsiTheme="minorHAnsi" w:cstheme="minorBidi"/>
            <w:b w:val="0"/>
            <w:noProof/>
            <w:sz w:val="22"/>
            <w:szCs w:val="22"/>
          </w:rPr>
          <w:tab/>
        </w:r>
        <w:r w:rsidRPr="003D24B9">
          <w:rPr>
            <w:rStyle w:val="Hyperlink"/>
            <w:noProof/>
          </w:rPr>
          <w:t>MSFR – PID $11ED – Cylinder 8 Misfire Counter</w:t>
        </w:r>
        <w:r>
          <w:rPr>
            <w:noProof/>
            <w:webHidden/>
          </w:rPr>
          <w:tab/>
        </w:r>
        <w:r>
          <w:rPr>
            <w:noProof/>
            <w:webHidden/>
          </w:rPr>
          <w:fldChar w:fldCharType="begin"/>
        </w:r>
        <w:r>
          <w:rPr>
            <w:noProof/>
            <w:webHidden/>
          </w:rPr>
          <w:instrText xml:space="preserve"> PAGEREF _Toc276632616 \h </w:instrText>
        </w:r>
        <w:r>
          <w:rPr>
            <w:noProof/>
            <w:webHidden/>
          </w:rPr>
        </w:r>
        <w:r>
          <w:rPr>
            <w:noProof/>
            <w:webHidden/>
          </w:rPr>
          <w:fldChar w:fldCharType="separate"/>
        </w:r>
        <w:r>
          <w:rPr>
            <w:noProof/>
            <w:webHidden/>
          </w:rPr>
          <w:t>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7" w:history="1">
        <w:r w:rsidRPr="003D24B9">
          <w:rPr>
            <w:rStyle w:val="Hyperlink"/>
            <w:noProof/>
          </w:rPr>
          <w:t>3.2.63</w:t>
        </w:r>
        <w:r>
          <w:rPr>
            <w:rFonts w:asciiTheme="minorHAnsi" w:eastAsiaTheme="minorEastAsia" w:hAnsiTheme="minorHAnsi" w:cstheme="minorBidi"/>
            <w:b w:val="0"/>
            <w:noProof/>
            <w:sz w:val="22"/>
            <w:szCs w:val="22"/>
          </w:rPr>
          <w:tab/>
        </w:r>
        <w:r w:rsidRPr="003D24B9">
          <w:rPr>
            <w:rStyle w:val="Hyperlink"/>
            <w:noProof/>
          </w:rPr>
          <w:t>MSFR – PID $11F2 – Misfire Abnormal Speed Ratio</w:t>
        </w:r>
        <w:r>
          <w:rPr>
            <w:noProof/>
            <w:webHidden/>
          </w:rPr>
          <w:tab/>
        </w:r>
        <w:r>
          <w:rPr>
            <w:noProof/>
            <w:webHidden/>
          </w:rPr>
          <w:fldChar w:fldCharType="begin"/>
        </w:r>
        <w:r>
          <w:rPr>
            <w:noProof/>
            <w:webHidden/>
          </w:rPr>
          <w:instrText xml:space="preserve"> PAGEREF _Toc276632617 \h </w:instrText>
        </w:r>
        <w:r>
          <w:rPr>
            <w:noProof/>
            <w:webHidden/>
          </w:rPr>
        </w:r>
        <w:r>
          <w:rPr>
            <w:noProof/>
            <w:webHidden/>
          </w:rPr>
          <w:fldChar w:fldCharType="separate"/>
        </w:r>
        <w:r>
          <w:rPr>
            <w:noProof/>
            <w:webHidden/>
          </w:rPr>
          <w:t>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8" w:history="1">
        <w:r w:rsidRPr="003D24B9">
          <w:rPr>
            <w:rStyle w:val="Hyperlink"/>
            <w:noProof/>
          </w:rPr>
          <w:t>3.2.64</w:t>
        </w:r>
        <w:r>
          <w:rPr>
            <w:rFonts w:asciiTheme="minorHAnsi" w:eastAsiaTheme="minorEastAsia" w:hAnsiTheme="minorHAnsi" w:cstheme="minorBidi"/>
            <w:b w:val="0"/>
            <w:noProof/>
            <w:sz w:val="22"/>
            <w:szCs w:val="22"/>
          </w:rPr>
          <w:tab/>
        </w:r>
        <w:r w:rsidRPr="003D24B9">
          <w:rPr>
            <w:rStyle w:val="Hyperlink"/>
            <w:noProof/>
          </w:rPr>
          <w:t>MSFR – PID $11F4 – Misfire Catalyst Failure Counter</w:t>
        </w:r>
        <w:r>
          <w:rPr>
            <w:noProof/>
            <w:webHidden/>
          </w:rPr>
          <w:tab/>
        </w:r>
        <w:r>
          <w:rPr>
            <w:noProof/>
            <w:webHidden/>
          </w:rPr>
          <w:fldChar w:fldCharType="begin"/>
        </w:r>
        <w:r>
          <w:rPr>
            <w:noProof/>
            <w:webHidden/>
          </w:rPr>
          <w:instrText xml:space="preserve"> PAGEREF _Toc276632618 \h </w:instrText>
        </w:r>
        <w:r>
          <w:rPr>
            <w:noProof/>
            <w:webHidden/>
          </w:rPr>
        </w:r>
        <w:r>
          <w:rPr>
            <w:noProof/>
            <w:webHidden/>
          </w:rPr>
          <w:fldChar w:fldCharType="separate"/>
        </w:r>
        <w:r>
          <w:rPr>
            <w:noProof/>
            <w:webHidden/>
          </w:rPr>
          <w:t>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19" w:history="1">
        <w:r w:rsidRPr="003D24B9">
          <w:rPr>
            <w:rStyle w:val="Hyperlink"/>
            <w:noProof/>
          </w:rPr>
          <w:t>3.2.65</w:t>
        </w:r>
        <w:r>
          <w:rPr>
            <w:rFonts w:asciiTheme="minorHAnsi" w:eastAsiaTheme="minorEastAsia" w:hAnsiTheme="minorHAnsi" w:cstheme="minorBidi"/>
            <w:b w:val="0"/>
            <w:noProof/>
            <w:sz w:val="22"/>
            <w:szCs w:val="22"/>
          </w:rPr>
          <w:tab/>
        </w:r>
        <w:r w:rsidRPr="003D24B9">
          <w:rPr>
            <w:rStyle w:val="Hyperlink"/>
            <w:noProof/>
          </w:rPr>
          <w:t>MSFR – PID $11F5 – Maximum Misfire Catalyst Failure Count</w:t>
        </w:r>
        <w:r>
          <w:rPr>
            <w:noProof/>
            <w:webHidden/>
          </w:rPr>
          <w:tab/>
        </w:r>
        <w:r>
          <w:rPr>
            <w:noProof/>
            <w:webHidden/>
          </w:rPr>
          <w:fldChar w:fldCharType="begin"/>
        </w:r>
        <w:r>
          <w:rPr>
            <w:noProof/>
            <w:webHidden/>
          </w:rPr>
          <w:instrText xml:space="preserve"> PAGEREF _Toc276632619 \h </w:instrText>
        </w:r>
        <w:r>
          <w:rPr>
            <w:noProof/>
            <w:webHidden/>
          </w:rPr>
        </w:r>
        <w:r>
          <w:rPr>
            <w:noProof/>
            <w:webHidden/>
          </w:rPr>
          <w:fldChar w:fldCharType="separate"/>
        </w:r>
        <w:r>
          <w:rPr>
            <w:noProof/>
            <w:webHidden/>
          </w:rPr>
          <w:t>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0" w:history="1">
        <w:r w:rsidRPr="003D24B9">
          <w:rPr>
            <w:rStyle w:val="Hyperlink"/>
            <w:noProof/>
          </w:rPr>
          <w:t>3.2.66</w:t>
        </w:r>
        <w:r>
          <w:rPr>
            <w:rFonts w:asciiTheme="minorHAnsi" w:eastAsiaTheme="minorEastAsia" w:hAnsiTheme="minorHAnsi" w:cstheme="minorBidi"/>
            <w:b w:val="0"/>
            <w:noProof/>
            <w:sz w:val="22"/>
            <w:szCs w:val="22"/>
          </w:rPr>
          <w:tab/>
        </w:r>
        <w:r w:rsidRPr="003D24B9">
          <w:rPr>
            <w:rStyle w:val="Hyperlink"/>
            <w:noProof/>
          </w:rPr>
          <w:t>MSFR – PID $11F6 – Misfire Emission Failure Counter</w:t>
        </w:r>
        <w:r>
          <w:rPr>
            <w:noProof/>
            <w:webHidden/>
          </w:rPr>
          <w:tab/>
        </w:r>
        <w:r>
          <w:rPr>
            <w:noProof/>
            <w:webHidden/>
          </w:rPr>
          <w:fldChar w:fldCharType="begin"/>
        </w:r>
        <w:r>
          <w:rPr>
            <w:noProof/>
            <w:webHidden/>
          </w:rPr>
          <w:instrText xml:space="preserve"> PAGEREF _Toc276632620 \h </w:instrText>
        </w:r>
        <w:r>
          <w:rPr>
            <w:noProof/>
            <w:webHidden/>
          </w:rPr>
        </w:r>
        <w:r>
          <w:rPr>
            <w:noProof/>
            <w:webHidden/>
          </w:rPr>
          <w:fldChar w:fldCharType="separate"/>
        </w:r>
        <w:r>
          <w:rPr>
            <w:noProof/>
            <w:webHidden/>
          </w:rPr>
          <w:t>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1" w:history="1">
        <w:r w:rsidRPr="003D24B9">
          <w:rPr>
            <w:rStyle w:val="Hyperlink"/>
            <w:noProof/>
          </w:rPr>
          <w:t>3.2.67</w:t>
        </w:r>
        <w:r>
          <w:rPr>
            <w:rFonts w:asciiTheme="minorHAnsi" w:eastAsiaTheme="minorEastAsia" w:hAnsiTheme="minorHAnsi" w:cstheme="minorBidi"/>
            <w:b w:val="0"/>
            <w:noProof/>
            <w:sz w:val="22"/>
            <w:szCs w:val="22"/>
          </w:rPr>
          <w:tab/>
        </w:r>
        <w:r w:rsidRPr="003D24B9">
          <w:rPr>
            <w:rStyle w:val="Hyperlink"/>
            <w:noProof/>
          </w:rPr>
          <w:t>MSFR – PID $11F7 – Maximum Misfire Emission Failure Count</w:t>
        </w:r>
        <w:r>
          <w:rPr>
            <w:noProof/>
            <w:webHidden/>
          </w:rPr>
          <w:tab/>
        </w:r>
        <w:r>
          <w:rPr>
            <w:noProof/>
            <w:webHidden/>
          </w:rPr>
          <w:fldChar w:fldCharType="begin"/>
        </w:r>
        <w:r>
          <w:rPr>
            <w:noProof/>
            <w:webHidden/>
          </w:rPr>
          <w:instrText xml:space="preserve"> PAGEREF _Toc276632621 \h </w:instrText>
        </w:r>
        <w:r>
          <w:rPr>
            <w:noProof/>
            <w:webHidden/>
          </w:rPr>
        </w:r>
        <w:r>
          <w:rPr>
            <w:noProof/>
            <w:webHidden/>
          </w:rPr>
          <w:fldChar w:fldCharType="separate"/>
        </w:r>
        <w:r>
          <w:rPr>
            <w:noProof/>
            <w:webHidden/>
          </w:rPr>
          <w:t>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2" w:history="1">
        <w:r w:rsidRPr="003D24B9">
          <w:rPr>
            <w:rStyle w:val="Hyperlink"/>
            <w:noProof/>
          </w:rPr>
          <w:t>3.2.68</w:t>
        </w:r>
        <w:r>
          <w:rPr>
            <w:rFonts w:asciiTheme="minorHAnsi" w:eastAsiaTheme="minorEastAsia" w:hAnsiTheme="minorHAnsi" w:cstheme="minorBidi"/>
            <w:b w:val="0"/>
            <w:noProof/>
            <w:sz w:val="22"/>
            <w:szCs w:val="22"/>
          </w:rPr>
          <w:tab/>
        </w:r>
        <w:r w:rsidRPr="003D24B9">
          <w:rPr>
            <w:rStyle w:val="Hyperlink"/>
            <w:noProof/>
          </w:rPr>
          <w:t>MSFR – PID $11F8 – Cylinder 5 Misfire History Counter</w:t>
        </w:r>
        <w:r>
          <w:rPr>
            <w:noProof/>
            <w:webHidden/>
          </w:rPr>
          <w:tab/>
        </w:r>
        <w:r>
          <w:rPr>
            <w:noProof/>
            <w:webHidden/>
          </w:rPr>
          <w:fldChar w:fldCharType="begin"/>
        </w:r>
        <w:r>
          <w:rPr>
            <w:noProof/>
            <w:webHidden/>
          </w:rPr>
          <w:instrText xml:space="preserve"> PAGEREF _Toc276632622 \h </w:instrText>
        </w:r>
        <w:r>
          <w:rPr>
            <w:noProof/>
            <w:webHidden/>
          </w:rPr>
        </w:r>
        <w:r>
          <w:rPr>
            <w:noProof/>
            <w:webHidden/>
          </w:rPr>
          <w:fldChar w:fldCharType="separate"/>
        </w:r>
        <w:r>
          <w:rPr>
            <w:noProof/>
            <w:webHidden/>
          </w:rPr>
          <w:t>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3" w:history="1">
        <w:r w:rsidRPr="003D24B9">
          <w:rPr>
            <w:rStyle w:val="Hyperlink"/>
            <w:noProof/>
          </w:rPr>
          <w:t>3.2.69</w:t>
        </w:r>
        <w:r>
          <w:rPr>
            <w:rFonts w:asciiTheme="minorHAnsi" w:eastAsiaTheme="minorEastAsia" w:hAnsiTheme="minorHAnsi" w:cstheme="minorBidi"/>
            <w:b w:val="0"/>
            <w:noProof/>
            <w:sz w:val="22"/>
            <w:szCs w:val="22"/>
          </w:rPr>
          <w:tab/>
        </w:r>
        <w:r w:rsidRPr="003D24B9">
          <w:rPr>
            <w:rStyle w:val="Hyperlink"/>
            <w:noProof/>
          </w:rPr>
          <w:t>MSFR – PID $11F9 – Cylinder 6 Misfire History Counter</w:t>
        </w:r>
        <w:r>
          <w:rPr>
            <w:noProof/>
            <w:webHidden/>
          </w:rPr>
          <w:tab/>
        </w:r>
        <w:r>
          <w:rPr>
            <w:noProof/>
            <w:webHidden/>
          </w:rPr>
          <w:fldChar w:fldCharType="begin"/>
        </w:r>
        <w:r>
          <w:rPr>
            <w:noProof/>
            <w:webHidden/>
          </w:rPr>
          <w:instrText xml:space="preserve"> PAGEREF _Toc276632623 \h </w:instrText>
        </w:r>
        <w:r>
          <w:rPr>
            <w:noProof/>
            <w:webHidden/>
          </w:rPr>
        </w:r>
        <w:r>
          <w:rPr>
            <w:noProof/>
            <w:webHidden/>
          </w:rPr>
          <w:fldChar w:fldCharType="separate"/>
        </w:r>
        <w:r>
          <w:rPr>
            <w:noProof/>
            <w:webHidden/>
          </w:rPr>
          <w:t>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4" w:history="1">
        <w:r w:rsidRPr="003D24B9">
          <w:rPr>
            <w:rStyle w:val="Hyperlink"/>
            <w:noProof/>
          </w:rPr>
          <w:t>3.2.70</w:t>
        </w:r>
        <w:r>
          <w:rPr>
            <w:rFonts w:asciiTheme="minorHAnsi" w:eastAsiaTheme="minorEastAsia" w:hAnsiTheme="minorHAnsi" w:cstheme="minorBidi"/>
            <w:b w:val="0"/>
            <w:noProof/>
            <w:sz w:val="22"/>
            <w:szCs w:val="22"/>
          </w:rPr>
          <w:tab/>
        </w:r>
        <w:r w:rsidRPr="003D24B9">
          <w:rPr>
            <w:rStyle w:val="Hyperlink"/>
            <w:noProof/>
          </w:rPr>
          <w:t>MSFR – PID $11FA – Cylinder 7 Misfire History Counter</w:t>
        </w:r>
        <w:r>
          <w:rPr>
            <w:noProof/>
            <w:webHidden/>
          </w:rPr>
          <w:tab/>
        </w:r>
        <w:r>
          <w:rPr>
            <w:noProof/>
            <w:webHidden/>
          </w:rPr>
          <w:fldChar w:fldCharType="begin"/>
        </w:r>
        <w:r>
          <w:rPr>
            <w:noProof/>
            <w:webHidden/>
          </w:rPr>
          <w:instrText xml:space="preserve"> PAGEREF _Toc276632624 \h </w:instrText>
        </w:r>
        <w:r>
          <w:rPr>
            <w:noProof/>
            <w:webHidden/>
          </w:rPr>
        </w:r>
        <w:r>
          <w:rPr>
            <w:noProof/>
            <w:webHidden/>
          </w:rPr>
          <w:fldChar w:fldCharType="separate"/>
        </w:r>
        <w:r>
          <w:rPr>
            <w:noProof/>
            <w:webHidden/>
          </w:rPr>
          <w:t>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5" w:history="1">
        <w:r w:rsidRPr="003D24B9">
          <w:rPr>
            <w:rStyle w:val="Hyperlink"/>
            <w:noProof/>
          </w:rPr>
          <w:t>3.2.71</w:t>
        </w:r>
        <w:r>
          <w:rPr>
            <w:rFonts w:asciiTheme="minorHAnsi" w:eastAsiaTheme="minorEastAsia" w:hAnsiTheme="minorHAnsi" w:cstheme="minorBidi"/>
            <w:b w:val="0"/>
            <w:noProof/>
            <w:sz w:val="22"/>
            <w:szCs w:val="22"/>
          </w:rPr>
          <w:tab/>
        </w:r>
        <w:r w:rsidRPr="003D24B9">
          <w:rPr>
            <w:rStyle w:val="Hyperlink"/>
            <w:noProof/>
          </w:rPr>
          <w:t>MSFR – PID $11FB – Cylinder 8 Misfire History Counter</w:t>
        </w:r>
        <w:r>
          <w:rPr>
            <w:noProof/>
            <w:webHidden/>
          </w:rPr>
          <w:tab/>
        </w:r>
        <w:r>
          <w:rPr>
            <w:noProof/>
            <w:webHidden/>
          </w:rPr>
          <w:fldChar w:fldCharType="begin"/>
        </w:r>
        <w:r>
          <w:rPr>
            <w:noProof/>
            <w:webHidden/>
          </w:rPr>
          <w:instrText xml:space="preserve"> PAGEREF _Toc276632625 \h </w:instrText>
        </w:r>
        <w:r>
          <w:rPr>
            <w:noProof/>
            <w:webHidden/>
          </w:rPr>
        </w:r>
        <w:r>
          <w:rPr>
            <w:noProof/>
            <w:webHidden/>
          </w:rPr>
          <w:fldChar w:fldCharType="separate"/>
        </w:r>
        <w:r>
          <w:rPr>
            <w:noProof/>
            <w:webHidden/>
          </w:rPr>
          <w:t>100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6" w:history="1">
        <w:r w:rsidRPr="003D24B9">
          <w:rPr>
            <w:rStyle w:val="Hyperlink"/>
            <w:noProof/>
          </w:rPr>
          <w:t>3.2.72</w:t>
        </w:r>
        <w:r>
          <w:rPr>
            <w:rFonts w:asciiTheme="minorHAnsi" w:eastAsiaTheme="minorEastAsia" w:hAnsiTheme="minorHAnsi" w:cstheme="minorBidi"/>
            <w:b w:val="0"/>
            <w:noProof/>
            <w:sz w:val="22"/>
            <w:szCs w:val="22"/>
          </w:rPr>
          <w:tab/>
        </w:r>
        <w:r w:rsidRPr="003D24B9">
          <w:rPr>
            <w:rStyle w:val="Hyperlink"/>
            <w:noProof/>
          </w:rPr>
          <w:t>MSFR – PID $1200 – Total Misfire Counter</w:t>
        </w:r>
        <w:r>
          <w:rPr>
            <w:noProof/>
            <w:webHidden/>
          </w:rPr>
          <w:tab/>
        </w:r>
        <w:r>
          <w:rPr>
            <w:noProof/>
            <w:webHidden/>
          </w:rPr>
          <w:fldChar w:fldCharType="begin"/>
        </w:r>
        <w:r>
          <w:rPr>
            <w:noProof/>
            <w:webHidden/>
          </w:rPr>
          <w:instrText xml:space="preserve"> PAGEREF _Toc276632626 \h </w:instrText>
        </w:r>
        <w:r>
          <w:rPr>
            <w:noProof/>
            <w:webHidden/>
          </w:rPr>
        </w:r>
        <w:r>
          <w:rPr>
            <w:noProof/>
            <w:webHidden/>
          </w:rPr>
          <w:fldChar w:fldCharType="separate"/>
        </w:r>
        <w:r>
          <w:rPr>
            <w:noProof/>
            <w:webHidden/>
          </w:rPr>
          <w:t>100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7" w:history="1">
        <w:r w:rsidRPr="003D24B9">
          <w:rPr>
            <w:rStyle w:val="Hyperlink"/>
            <w:noProof/>
          </w:rPr>
          <w:t>3.2.73</w:t>
        </w:r>
        <w:r>
          <w:rPr>
            <w:rFonts w:asciiTheme="minorHAnsi" w:eastAsiaTheme="minorEastAsia" w:hAnsiTheme="minorHAnsi" w:cstheme="minorBidi"/>
            <w:b w:val="0"/>
            <w:noProof/>
            <w:sz w:val="22"/>
            <w:szCs w:val="22"/>
          </w:rPr>
          <w:tab/>
        </w:r>
        <w:r w:rsidRPr="003D24B9">
          <w:rPr>
            <w:rStyle w:val="Hyperlink"/>
            <w:noProof/>
          </w:rPr>
          <w:t>MSFR – PID $1201 – Cylinder 1 Misfire History Counter</w:t>
        </w:r>
        <w:r>
          <w:rPr>
            <w:noProof/>
            <w:webHidden/>
          </w:rPr>
          <w:tab/>
        </w:r>
        <w:r>
          <w:rPr>
            <w:noProof/>
            <w:webHidden/>
          </w:rPr>
          <w:fldChar w:fldCharType="begin"/>
        </w:r>
        <w:r>
          <w:rPr>
            <w:noProof/>
            <w:webHidden/>
          </w:rPr>
          <w:instrText xml:space="preserve"> PAGEREF _Toc276632627 \h </w:instrText>
        </w:r>
        <w:r>
          <w:rPr>
            <w:noProof/>
            <w:webHidden/>
          </w:rPr>
        </w:r>
        <w:r>
          <w:rPr>
            <w:noProof/>
            <w:webHidden/>
          </w:rPr>
          <w:fldChar w:fldCharType="separate"/>
        </w:r>
        <w:r>
          <w:rPr>
            <w:noProof/>
            <w:webHidden/>
          </w:rPr>
          <w:t>100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8" w:history="1">
        <w:r w:rsidRPr="003D24B9">
          <w:rPr>
            <w:rStyle w:val="Hyperlink"/>
            <w:noProof/>
          </w:rPr>
          <w:t>3.2.74</w:t>
        </w:r>
        <w:r>
          <w:rPr>
            <w:rFonts w:asciiTheme="minorHAnsi" w:eastAsiaTheme="minorEastAsia" w:hAnsiTheme="minorHAnsi" w:cstheme="minorBidi"/>
            <w:b w:val="0"/>
            <w:noProof/>
            <w:sz w:val="22"/>
            <w:szCs w:val="22"/>
          </w:rPr>
          <w:tab/>
        </w:r>
        <w:r w:rsidRPr="003D24B9">
          <w:rPr>
            <w:rStyle w:val="Hyperlink"/>
            <w:noProof/>
          </w:rPr>
          <w:t>MSFR – PID $1202 – Cylinder 2 Misfire History Counter</w:t>
        </w:r>
        <w:r>
          <w:rPr>
            <w:noProof/>
            <w:webHidden/>
          </w:rPr>
          <w:tab/>
        </w:r>
        <w:r>
          <w:rPr>
            <w:noProof/>
            <w:webHidden/>
          </w:rPr>
          <w:fldChar w:fldCharType="begin"/>
        </w:r>
        <w:r>
          <w:rPr>
            <w:noProof/>
            <w:webHidden/>
          </w:rPr>
          <w:instrText xml:space="preserve"> PAGEREF _Toc276632628 \h </w:instrText>
        </w:r>
        <w:r>
          <w:rPr>
            <w:noProof/>
            <w:webHidden/>
          </w:rPr>
        </w:r>
        <w:r>
          <w:rPr>
            <w:noProof/>
            <w:webHidden/>
          </w:rPr>
          <w:fldChar w:fldCharType="separate"/>
        </w:r>
        <w:r>
          <w:rPr>
            <w:noProof/>
            <w:webHidden/>
          </w:rPr>
          <w:t>100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29" w:history="1">
        <w:r w:rsidRPr="003D24B9">
          <w:rPr>
            <w:rStyle w:val="Hyperlink"/>
            <w:noProof/>
          </w:rPr>
          <w:t>3.2.75</w:t>
        </w:r>
        <w:r>
          <w:rPr>
            <w:rFonts w:asciiTheme="minorHAnsi" w:eastAsiaTheme="minorEastAsia" w:hAnsiTheme="minorHAnsi" w:cstheme="minorBidi"/>
            <w:b w:val="0"/>
            <w:noProof/>
            <w:sz w:val="22"/>
            <w:szCs w:val="22"/>
          </w:rPr>
          <w:tab/>
        </w:r>
        <w:r w:rsidRPr="003D24B9">
          <w:rPr>
            <w:rStyle w:val="Hyperlink"/>
            <w:noProof/>
          </w:rPr>
          <w:t>MSFR – PID $1203 – Cylinder 3 Misfire History Counter</w:t>
        </w:r>
        <w:r>
          <w:rPr>
            <w:noProof/>
            <w:webHidden/>
          </w:rPr>
          <w:tab/>
        </w:r>
        <w:r>
          <w:rPr>
            <w:noProof/>
            <w:webHidden/>
          </w:rPr>
          <w:fldChar w:fldCharType="begin"/>
        </w:r>
        <w:r>
          <w:rPr>
            <w:noProof/>
            <w:webHidden/>
          </w:rPr>
          <w:instrText xml:space="preserve"> PAGEREF _Toc276632629 \h </w:instrText>
        </w:r>
        <w:r>
          <w:rPr>
            <w:noProof/>
            <w:webHidden/>
          </w:rPr>
        </w:r>
        <w:r>
          <w:rPr>
            <w:noProof/>
            <w:webHidden/>
          </w:rPr>
          <w:fldChar w:fldCharType="separate"/>
        </w:r>
        <w:r>
          <w:rPr>
            <w:noProof/>
            <w:webHidden/>
          </w:rPr>
          <w:t>101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0" w:history="1">
        <w:r w:rsidRPr="003D24B9">
          <w:rPr>
            <w:rStyle w:val="Hyperlink"/>
            <w:noProof/>
          </w:rPr>
          <w:t>3.2.76</w:t>
        </w:r>
        <w:r>
          <w:rPr>
            <w:rFonts w:asciiTheme="minorHAnsi" w:eastAsiaTheme="minorEastAsia" w:hAnsiTheme="minorHAnsi" w:cstheme="minorBidi"/>
            <w:b w:val="0"/>
            <w:noProof/>
            <w:sz w:val="22"/>
            <w:szCs w:val="22"/>
          </w:rPr>
          <w:tab/>
        </w:r>
        <w:r w:rsidRPr="003D24B9">
          <w:rPr>
            <w:rStyle w:val="Hyperlink"/>
            <w:noProof/>
          </w:rPr>
          <w:t>MSFR – PID $1204 – Cylinder 4 Misfire History Counter</w:t>
        </w:r>
        <w:r>
          <w:rPr>
            <w:noProof/>
            <w:webHidden/>
          </w:rPr>
          <w:tab/>
        </w:r>
        <w:r>
          <w:rPr>
            <w:noProof/>
            <w:webHidden/>
          </w:rPr>
          <w:fldChar w:fldCharType="begin"/>
        </w:r>
        <w:r>
          <w:rPr>
            <w:noProof/>
            <w:webHidden/>
          </w:rPr>
          <w:instrText xml:space="preserve"> PAGEREF _Toc276632630 \h </w:instrText>
        </w:r>
        <w:r>
          <w:rPr>
            <w:noProof/>
            <w:webHidden/>
          </w:rPr>
        </w:r>
        <w:r>
          <w:rPr>
            <w:noProof/>
            <w:webHidden/>
          </w:rPr>
          <w:fldChar w:fldCharType="separate"/>
        </w:r>
        <w:r>
          <w:rPr>
            <w:noProof/>
            <w:webHidden/>
          </w:rPr>
          <w:t>101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1" w:history="1">
        <w:r w:rsidRPr="003D24B9">
          <w:rPr>
            <w:rStyle w:val="Hyperlink"/>
            <w:noProof/>
          </w:rPr>
          <w:t>3.2.77</w:t>
        </w:r>
        <w:r>
          <w:rPr>
            <w:rFonts w:asciiTheme="minorHAnsi" w:eastAsiaTheme="minorEastAsia" w:hAnsiTheme="minorHAnsi" w:cstheme="minorBidi"/>
            <w:b w:val="0"/>
            <w:noProof/>
            <w:sz w:val="22"/>
            <w:szCs w:val="22"/>
          </w:rPr>
          <w:tab/>
        </w:r>
        <w:r w:rsidRPr="003D24B9">
          <w:rPr>
            <w:rStyle w:val="Hyperlink"/>
            <w:noProof/>
          </w:rPr>
          <w:t>MSFR – PID $1205 – Cylinder 2 Misfire Counter</w:t>
        </w:r>
        <w:r>
          <w:rPr>
            <w:noProof/>
            <w:webHidden/>
          </w:rPr>
          <w:tab/>
        </w:r>
        <w:r>
          <w:rPr>
            <w:noProof/>
            <w:webHidden/>
          </w:rPr>
          <w:fldChar w:fldCharType="begin"/>
        </w:r>
        <w:r>
          <w:rPr>
            <w:noProof/>
            <w:webHidden/>
          </w:rPr>
          <w:instrText xml:space="preserve"> PAGEREF _Toc276632631 \h </w:instrText>
        </w:r>
        <w:r>
          <w:rPr>
            <w:noProof/>
            <w:webHidden/>
          </w:rPr>
        </w:r>
        <w:r>
          <w:rPr>
            <w:noProof/>
            <w:webHidden/>
          </w:rPr>
          <w:fldChar w:fldCharType="separate"/>
        </w:r>
        <w:r>
          <w:rPr>
            <w:noProof/>
            <w:webHidden/>
          </w:rPr>
          <w:t>101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2" w:history="1">
        <w:r w:rsidRPr="003D24B9">
          <w:rPr>
            <w:rStyle w:val="Hyperlink"/>
            <w:noProof/>
          </w:rPr>
          <w:t>3.2.78</w:t>
        </w:r>
        <w:r>
          <w:rPr>
            <w:rFonts w:asciiTheme="minorHAnsi" w:eastAsiaTheme="minorEastAsia" w:hAnsiTheme="minorHAnsi" w:cstheme="minorBidi"/>
            <w:b w:val="0"/>
            <w:noProof/>
            <w:sz w:val="22"/>
            <w:szCs w:val="22"/>
          </w:rPr>
          <w:tab/>
        </w:r>
        <w:r w:rsidRPr="003D24B9">
          <w:rPr>
            <w:rStyle w:val="Hyperlink"/>
            <w:noProof/>
          </w:rPr>
          <w:t>MSFR – PID $1206 – Cylinder 1 Misfire Counter</w:t>
        </w:r>
        <w:r>
          <w:rPr>
            <w:noProof/>
            <w:webHidden/>
          </w:rPr>
          <w:tab/>
        </w:r>
        <w:r>
          <w:rPr>
            <w:noProof/>
            <w:webHidden/>
          </w:rPr>
          <w:fldChar w:fldCharType="begin"/>
        </w:r>
        <w:r>
          <w:rPr>
            <w:noProof/>
            <w:webHidden/>
          </w:rPr>
          <w:instrText xml:space="preserve"> PAGEREF _Toc276632632 \h </w:instrText>
        </w:r>
        <w:r>
          <w:rPr>
            <w:noProof/>
            <w:webHidden/>
          </w:rPr>
        </w:r>
        <w:r>
          <w:rPr>
            <w:noProof/>
            <w:webHidden/>
          </w:rPr>
          <w:fldChar w:fldCharType="separate"/>
        </w:r>
        <w:r>
          <w:rPr>
            <w:noProof/>
            <w:webHidden/>
          </w:rPr>
          <w:t>101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3" w:history="1">
        <w:r w:rsidRPr="003D24B9">
          <w:rPr>
            <w:rStyle w:val="Hyperlink"/>
            <w:noProof/>
          </w:rPr>
          <w:t>3.2.79</w:t>
        </w:r>
        <w:r>
          <w:rPr>
            <w:rFonts w:asciiTheme="minorHAnsi" w:eastAsiaTheme="minorEastAsia" w:hAnsiTheme="minorHAnsi" w:cstheme="minorBidi"/>
            <w:b w:val="0"/>
            <w:noProof/>
            <w:sz w:val="22"/>
            <w:szCs w:val="22"/>
          </w:rPr>
          <w:tab/>
        </w:r>
        <w:r w:rsidRPr="003D24B9">
          <w:rPr>
            <w:rStyle w:val="Hyperlink"/>
            <w:noProof/>
          </w:rPr>
          <w:t>MSFR – PID $1207 – Cylinder 3 Misfire Counter</w:t>
        </w:r>
        <w:r>
          <w:rPr>
            <w:noProof/>
            <w:webHidden/>
          </w:rPr>
          <w:tab/>
        </w:r>
        <w:r>
          <w:rPr>
            <w:noProof/>
            <w:webHidden/>
          </w:rPr>
          <w:fldChar w:fldCharType="begin"/>
        </w:r>
        <w:r>
          <w:rPr>
            <w:noProof/>
            <w:webHidden/>
          </w:rPr>
          <w:instrText xml:space="preserve"> PAGEREF _Toc276632633 \h </w:instrText>
        </w:r>
        <w:r>
          <w:rPr>
            <w:noProof/>
            <w:webHidden/>
          </w:rPr>
        </w:r>
        <w:r>
          <w:rPr>
            <w:noProof/>
            <w:webHidden/>
          </w:rPr>
          <w:fldChar w:fldCharType="separate"/>
        </w:r>
        <w:r>
          <w:rPr>
            <w:noProof/>
            <w:webHidden/>
          </w:rPr>
          <w:t>102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4" w:history="1">
        <w:r w:rsidRPr="003D24B9">
          <w:rPr>
            <w:rStyle w:val="Hyperlink"/>
            <w:noProof/>
          </w:rPr>
          <w:t>3.2.80</w:t>
        </w:r>
        <w:r>
          <w:rPr>
            <w:rFonts w:asciiTheme="minorHAnsi" w:eastAsiaTheme="minorEastAsia" w:hAnsiTheme="minorHAnsi" w:cstheme="minorBidi"/>
            <w:b w:val="0"/>
            <w:noProof/>
            <w:sz w:val="22"/>
            <w:szCs w:val="22"/>
          </w:rPr>
          <w:tab/>
        </w:r>
        <w:r w:rsidRPr="003D24B9">
          <w:rPr>
            <w:rStyle w:val="Hyperlink"/>
            <w:noProof/>
          </w:rPr>
          <w:t>MSFR – PID $1208 – Cylinder 4 Misfire Counter</w:t>
        </w:r>
        <w:r>
          <w:rPr>
            <w:noProof/>
            <w:webHidden/>
          </w:rPr>
          <w:tab/>
        </w:r>
        <w:r>
          <w:rPr>
            <w:noProof/>
            <w:webHidden/>
          </w:rPr>
          <w:fldChar w:fldCharType="begin"/>
        </w:r>
        <w:r>
          <w:rPr>
            <w:noProof/>
            <w:webHidden/>
          </w:rPr>
          <w:instrText xml:space="preserve"> PAGEREF _Toc276632634 \h </w:instrText>
        </w:r>
        <w:r>
          <w:rPr>
            <w:noProof/>
            <w:webHidden/>
          </w:rPr>
        </w:r>
        <w:r>
          <w:rPr>
            <w:noProof/>
            <w:webHidden/>
          </w:rPr>
          <w:fldChar w:fldCharType="separate"/>
        </w:r>
        <w:r>
          <w:rPr>
            <w:noProof/>
            <w:webHidden/>
          </w:rPr>
          <w:t>102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5" w:history="1">
        <w:r w:rsidRPr="003D24B9">
          <w:rPr>
            <w:rStyle w:val="Hyperlink"/>
            <w:noProof/>
          </w:rPr>
          <w:t>3.2.81</w:t>
        </w:r>
        <w:r>
          <w:rPr>
            <w:rFonts w:asciiTheme="minorHAnsi" w:eastAsiaTheme="minorEastAsia" w:hAnsiTheme="minorHAnsi" w:cstheme="minorBidi"/>
            <w:b w:val="0"/>
            <w:noProof/>
            <w:sz w:val="22"/>
            <w:szCs w:val="22"/>
          </w:rPr>
          <w:tab/>
        </w:r>
        <w:r w:rsidRPr="003D24B9">
          <w:rPr>
            <w:rStyle w:val="Hyperlink"/>
            <w:noProof/>
          </w:rPr>
          <w:t>MSFR – PID $1227 – Misfire Emission Fail History Counter</w:t>
        </w:r>
        <w:r>
          <w:rPr>
            <w:noProof/>
            <w:webHidden/>
          </w:rPr>
          <w:tab/>
        </w:r>
        <w:r>
          <w:rPr>
            <w:noProof/>
            <w:webHidden/>
          </w:rPr>
          <w:fldChar w:fldCharType="begin"/>
        </w:r>
        <w:r>
          <w:rPr>
            <w:noProof/>
            <w:webHidden/>
          </w:rPr>
          <w:instrText xml:space="preserve"> PAGEREF _Toc276632635 \h </w:instrText>
        </w:r>
        <w:r>
          <w:rPr>
            <w:noProof/>
            <w:webHidden/>
          </w:rPr>
        </w:r>
        <w:r>
          <w:rPr>
            <w:noProof/>
            <w:webHidden/>
          </w:rPr>
          <w:fldChar w:fldCharType="separate"/>
        </w:r>
        <w:r>
          <w:rPr>
            <w:noProof/>
            <w:webHidden/>
          </w:rPr>
          <w:t>102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6" w:history="1">
        <w:r w:rsidRPr="003D24B9">
          <w:rPr>
            <w:rStyle w:val="Hyperlink"/>
            <w:noProof/>
          </w:rPr>
          <w:t>3.2.82</w:t>
        </w:r>
        <w:r>
          <w:rPr>
            <w:rFonts w:asciiTheme="minorHAnsi" w:eastAsiaTheme="minorEastAsia" w:hAnsiTheme="minorHAnsi" w:cstheme="minorBidi"/>
            <w:b w:val="0"/>
            <w:noProof/>
            <w:sz w:val="22"/>
            <w:szCs w:val="22"/>
          </w:rPr>
          <w:tab/>
        </w:r>
        <w:r w:rsidRPr="003D24B9">
          <w:rPr>
            <w:rStyle w:val="Hyperlink"/>
            <w:noProof/>
          </w:rPr>
          <w:t>MSFR – PID $1228 – Misfire Emission Pass History Counter</w:t>
        </w:r>
        <w:r>
          <w:rPr>
            <w:noProof/>
            <w:webHidden/>
          </w:rPr>
          <w:tab/>
        </w:r>
        <w:r>
          <w:rPr>
            <w:noProof/>
            <w:webHidden/>
          </w:rPr>
          <w:fldChar w:fldCharType="begin"/>
        </w:r>
        <w:r>
          <w:rPr>
            <w:noProof/>
            <w:webHidden/>
          </w:rPr>
          <w:instrText xml:space="preserve"> PAGEREF _Toc276632636 \h </w:instrText>
        </w:r>
        <w:r>
          <w:rPr>
            <w:noProof/>
            <w:webHidden/>
          </w:rPr>
        </w:r>
        <w:r>
          <w:rPr>
            <w:noProof/>
            <w:webHidden/>
          </w:rPr>
          <w:fldChar w:fldCharType="separate"/>
        </w:r>
        <w:r>
          <w:rPr>
            <w:noProof/>
            <w:webHidden/>
          </w:rPr>
          <w:t>102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7" w:history="1">
        <w:r w:rsidRPr="003D24B9">
          <w:rPr>
            <w:rStyle w:val="Hyperlink"/>
            <w:noProof/>
          </w:rPr>
          <w:t>3.2.83</w:t>
        </w:r>
        <w:r>
          <w:rPr>
            <w:rFonts w:asciiTheme="minorHAnsi" w:eastAsiaTheme="minorEastAsia" w:hAnsiTheme="minorHAnsi" w:cstheme="minorBidi"/>
            <w:b w:val="0"/>
            <w:noProof/>
            <w:sz w:val="22"/>
            <w:szCs w:val="22"/>
          </w:rPr>
          <w:tab/>
        </w:r>
        <w:r w:rsidRPr="003D24B9">
          <w:rPr>
            <w:rStyle w:val="Hyperlink"/>
            <w:noProof/>
          </w:rPr>
          <w:t>MSFR – PID $1229 – Revolution Mode Misfire Threshold</w:t>
        </w:r>
        <w:r>
          <w:rPr>
            <w:noProof/>
            <w:webHidden/>
          </w:rPr>
          <w:tab/>
        </w:r>
        <w:r>
          <w:rPr>
            <w:noProof/>
            <w:webHidden/>
          </w:rPr>
          <w:fldChar w:fldCharType="begin"/>
        </w:r>
        <w:r>
          <w:rPr>
            <w:noProof/>
            <w:webHidden/>
          </w:rPr>
          <w:instrText xml:space="preserve"> PAGEREF _Toc276632637 \h </w:instrText>
        </w:r>
        <w:r>
          <w:rPr>
            <w:noProof/>
            <w:webHidden/>
          </w:rPr>
        </w:r>
        <w:r>
          <w:rPr>
            <w:noProof/>
            <w:webHidden/>
          </w:rPr>
          <w:fldChar w:fldCharType="separate"/>
        </w:r>
        <w:r>
          <w:rPr>
            <w:noProof/>
            <w:webHidden/>
          </w:rPr>
          <w:t>103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8" w:history="1">
        <w:r w:rsidRPr="003D24B9">
          <w:rPr>
            <w:rStyle w:val="Hyperlink"/>
            <w:noProof/>
          </w:rPr>
          <w:t>3.2.84</w:t>
        </w:r>
        <w:r>
          <w:rPr>
            <w:rFonts w:asciiTheme="minorHAnsi" w:eastAsiaTheme="minorEastAsia" w:hAnsiTheme="minorHAnsi" w:cstheme="minorBidi"/>
            <w:b w:val="0"/>
            <w:noProof/>
            <w:sz w:val="22"/>
            <w:szCs w:val="22"/>
          </w:rPr>
          <w:tab/>
        </w:r>
        <w:r w:rsidRPr="003D24B9">
          <w:rPr>
            <w:rStyle w:val="Hyperlink"/>
            <w:noProof/>
          </w:rPr>
          <w:t>MSFR – PID $122A – Misfire Engine Cycle Counter</w:t>
        </w:r>
        <w:r>
          <w:rPr>
            <w:noProof/>
            <w:webHidden/>
          </w:rPr>
          <w:tab/>
        </w:r>
        <w:r>
          <w:rPr>
            <w:noProof/>
            <w:webHidden/>
          </w:rPr>
          <w:fldChar w:fldCharType="begin"/>
        </w:r>
        <w:r>
          <w:rPr>
            <w:noProof/>
            <w:webHidden/>
          </w:rPr>
          <w:instrText xml:space="preserve"> PAGEREF _Toc276632638 \h </w:instrText>
        </w:r>
        <w:r>
          <w:rPr>
            <w:noProof/>
            <w:webHidden/>
          </w:rPr>
        </w:r>
        <w:r>
          <w:rPr>
            <w:noProof/>
            <w:webHidden/>
          </w:rPr>
          <w:fldChar w:fldCharType="separate"/>
        </w:r>
        <w:r>
          <w:rPr>
            <w:noProof/>
            <w:webHidden/>
          </w:rPr>
          <w:t>103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39" w:history="1">
        <w:r w:rsidRPr="003D24B9">
          <w:rPr>
            <w:rStyle w:val="Hyperlink"/>
            <w:noProof/>
          </w:rPr>
          <w:t>3.2.85</w:t>
        </w:r>
        <w:r>
          <w:rPr>
            <w:rFonts w:asciiTheme="minorHAnsi" w:eastAsiaTheme="minorEastAsia" w:hAnsiTheme="minorHAnsi" w:cstheme="minorBidi"/>
            <w:b w:val="0"/>
            <w:noProof/>
            <w:sz w:val="22"/>
            <w:szCs w:val="22"/>
          </w:rPr>
          <w:tab/>
        </w:r>
        <w:r w:rsidRPr="003D24B9">
          <w:rPr>
            <w:rStyle w:val="Hyperlink"/>
            <w:noProof/>
          </w:rPr>
          <w:t>DRER – PID $1232 – Emissions Warm</w:t>
        </w:r>
        <w:r w:rsidRPr="003D24B9">
          <w:rPr>
            <w:rStyle w:val="Hyperlink"/>
            <w:noProof/>
          </w:rPr>
          <w:noBreakHyphen/>
          <w:t>Up Counter</w:t>
        </w:r>
        <w:r>
          <w:rPr>
            <w:noProof/>
            <w:webHidden/>
          </w:rPr>
          <w:tab/>
        </w:r>
        <w:r>
          <w:rPr>
            <w:noProof/>
            <w:webHidden/>
          </w:rPr>
          <w:fldChar w:fldCharType="begin"/>
        </w:r>
        <w:r>
          <w:rPr>
            <w:noProof/>
            <w:webHidden/>
          </w:rPr>
          <w:instrText xml:space="preserve"> PAGEREF _Toc276632639 \h </w:instrText>
        </w:r>
        <w:r>
          <w:rPr>
            <w:noProof/>
            <w:webHidden/>
          </w:rPr>
        </w:r>
        <w:r>
          <w:rPr>
            <w:noProof/>
            <w:webHidden/>
          </w:rPr>
          <w:fldChar w:fldCharType="separate"/>
        </w:r>
        <w:r>
          <w:rPr>
            <w:noProof/>
            <w:webHidden/>
          </w:rPr>
          <w:t>103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0" w:history="1">
        <w:r w:rsidRPr="003D24B9">
          <w:rPr>
            <w:rStyle w:val="Hyperlink"/>
            <w:noProof/>
          </w:rPr>
          <w:t>3.2.86</w:t>
        </w:r>
        <w:r>
          <w:rPr>
            <w:rFonts w:asciiTheme="minorHAnsi" w:eastAsiaTheme="minorEastAsia" w:hAnsiTheme="minorHAnsi" w:cstheme="minorBidi"/>
            <w:b w:val="0"/>
            <w:noProof/>
            <w:sz w:val="22"/>
            <w:szCs w:val="22"/>
          </w:rPr>
          <w:tab/>
        </w:r>
        <w:r w:rsidRPr="003D24B9">
          <w:rPr>
            <w:rStyle w:val="Hyperlink"/>
            <w:noProof/>
          </w:rPr>
          <w:t>DRER – PID $1233 – Non Emissions Warm</w:t>
        </w:r>
        <w:r w:rsidRPr="003D24B9">
          <w:rPr>
            <w:rStyle w:val="Hyperlink"/>
            <w:noProof/>
          </w:rPr>
          <w:noBreakHyphen/>
          <w:t>Up Counter</w:t>
        </w:r>
        <w:r>
          <w:rPr>
            <w:noProof/>
            <w:webHidden/>
          </w:rPr>
          <w:tab/>
        </w:r>
        <w:r>
          <w:rPr>
            <w:noProof/>
            <w:webHidden/>
          </w:rPr>
          <w:fldChar w:fldCharType="begin"/>
        </w:r>
        <w:r>
          <w:rPr>
            <w:noProof/>
            <w:webHidden/>
          </w:rPr>
          <w:instrText xml:space="preserve"> PAGEREF _Toc276632640 \h </w:instrText>
        </w:r>
        <w:r>
          <w:rPr>
            <w:noProof/>
            <w:webHidden/>
          </w:rPr>
        </w:r>
        <w:r>
          <w:rPr>
            <w:noProof/>
            <w:webHidden/>
          </w:rPr>
          <w:fldChar w:fldCharType="separate"/>
        </w:r>
        <w:r>
          <w:rPr>
            <w:noProof/>
            <w:webHidden/>
          </w:rPr>
          <w:t>103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1" w:history="1">
        <w:r w:rsidRPr="003D24B9">
          <w:rPr>
            <w:rStyle w:val="Hyperlink"/>
            <w:noProof/>
          </w:rPr>
          <w:t>3.2.87</w:t>
        </w:r>
        <w:r>
          <w:rPr>
            <w:rFonts w:asciiTheme="minorHAnsi" w:eastAsiaTheme="minorEastAsia" w:hAnsiTheme="minorHAnsi" w:cstheme="minorBidi"/>
            <w:b w:val="0"/>
            <w:noProof/>
            <w:sz w:val="22"/>
            <w:szCs w:val="22"/>
          </w:rPr>
          <w:tab/>
        </w:r>
        <w:r w:rsidRPr="003D24B9">
          <w:rPr>
            <w:rStyle w:val="Hyperlink"/>
            <w:noProof/>
          </w:rPr>
          <w:t>VSPR – PID $1234 – Distance Since Code Clear</w:t>
        </w:r>
        <w:r>
          <w:rPr>
            <w:noProof/>
            <w:webHidden/>
          </w:rPr>
          <w:tab/>
        </w:r>
        <w:r>
          <w:rPr>
            <w:noProof/>
            <w:webHidden/>
          </w:rPr>
          <w:fldChar w:fldCharType="begin"/>
        </w:r>
        <w:r>
          <w:rPr>
            <w:noProof/>
            <w:webHidden/>
          </w:rPr>
          <w:instrText xml:space="preserve"> PAGEREF _Toc276632641 \h </w:instrText>
        </w:r>
        <w:r>
          <w:rPr>
            <w:noProof/>
            <w:webHidden/>
          </w:rPr>
        </w:r>
        <w:r>
          <w:rPr>
            <w:noProof/>
            <w:webHidden/>
          </w:rPr>
          <w:fldChar w:fldCharType="separate"/>
        </w:r>
        <w:r>
          <w:rPr>
            <w:noProof/>
            <w:webHidden/>
          </w:rPr>
          <w:t>103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2" w:history="1">
        <w:r w:rsidRPr="003D24B9">
          <w:rPr>
            <w:rStyle w:val="Hyperlink"/>
            <w:noProof/>
          </w:rPr>
          <w:t>3.2.88</w:t>
        </w:r>
        <w:r>
          <w:rPr>
            <w:rFonts w:asciiTheme="minorHAnsi" w:eastAsiaTheme="minorEastAsia" w:hAnsiTheme="minorHAnsi" w:cstheme="minorBidi"/>
            <w:b w:val="0"/>
            <w:noProof/>
            <w:sz w:val="22"/>
            <w:szCs w:val="22"/>
          </w:rPr>
          <w:tab/>
        </w:r>
        <w:r w:rsidRPr="003D24B9">
          <w:rPr>
            <w:rStyle w:val="Hyperlink"/>
            <w:noProof/>
          </w:rPr>
          <w:t>FFRR – PID $1235 – Distance at First Failure</w:t>
        </w:r>
        <w:r>
          <w:rPr>
            <w:noProof/>
            <w:webHidden/>
          </w:rPr>
          <w:tab/>
        </w:r>
        <w:r>
          <w:rPr>
            <w:noProof/>
            <w:webHidden/>
          </w:rPr>
          <w:fldChar w:fldCharType="begin"/>
        </w:r>
        <w:r>
          <w:rPr>
            <w:noProof/>
            <w:webHidden/>
          </w:rPr>
          <w:instrText xml:space="preserve"> PAGEREF _Toc276632642 \h </w:instrText>
        </w:r>
        <w:r>
          <w:rPr>
            <w:noProof/>
            <w:webHidden/>
          </w:rPr>
        </w:r>
        <w:r>
          <w:rPr>
            <w:noProof/>
            <w:webHidden/>
          </w:rPr>
          <w:fldChar w:fldCharType="separate"/>
        </w:r>
        <w:r>
          <w:rPr>
            <w:noProof/>
            <w:webHidden/>
          </w:rPr>
          <w:t>104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3" w:history="1">
        <w:r w:rsidRPr="003D24B9">
          <w:rPr>
            <w:rStyle w:val="Hyperlink"/>
            <w:noProof/>
          </w:rPr>
          <w:t>3.2.89</w:t>
        </w:r>
        <w:r>
          <w:rPr>
            <w:rFonts w:asciiTheme="minorHAnsi" w:eastAsiaTheme="minorEastAsia" w:hAnsiTheme="minorHAnsi" w:cstheme="minorBidi"/>
            <w:b w:val="0"/>
            <w:noProof/>
            <w:sz w:val="22"/>
            <w:szCs w:val="22"/>
          </w:rPr>
          <w:tab/>
        </w:r>
        <w:r w:rsidRPr="003D24B9">
          <w:rPr>
            <w:rStyle w:val="Hyperlink"/>
            <w:noProof/>
          </w:rPr>
          <w:t>FFRR – PID $1236 – Distance at Last Failure</w:t>
        </w:r>
        <w:r>
          <w:rPr>
            <w:noProof/>
            <w:webHidden/>
          </w:rPr>
          <w:tab/>
        </w:r>
        <w:r>
          <w:rPr>
            <w:noProof/>
            <w:webHidden/>
          </w:rPr>
          <w:fldChar w:fldCharType="begin"/>
        </w:r>
        <w:r>
          <w:rPr>
            <w:noProof/>
            <w:webHidden/>
          </w:rPr>
          <w:instrText xml:space="preserve"> PAGEREF _Toc276632643 \h </w:instrText>
        </w:r>
        <w:r>
          <w:rPr>
            <w:noProof/>
            <w:webHidden/>
          </w:rPr>
        </w:r>
        <w:r>
          <w:rPr>
            <w:noProof/>
            <w:webHidden/>
          </w:rPr>
          <w:fldChar w:fldCharType="separate"/>
        </w:r>
        <w:r>
          <w:rPr>
            <w:noProof/>
            <w:webHidden/>
          </w:rPr>
          <w:t>104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4" w:history="1">
        <w:r w:rsidRPr="003D24B9">
          <w:rPr>
            <w:rStyle w:val="Hyperlink"/>
            <w:noProof/>
          </w:rPr>
          <w:t>3.2.90</w:t>
        </w:r>
        <w:r>
          <w:rPr>
            <w:rFonts w:asciiTheme="minorHAnsi" w:eastAsiaTheme="minorEastAsia" w:hAnsiTheme="minorHAnsi" w:cstheme="minorBidi"/>
            <w:b w:val="0"/>
            <w:noProof/>
            <w:sz w:val="22"/>
            <w:szCs w:val="22"/>
          </w:rPr>
          <w:tab/>
        </w:r>
        <w:r w:rsidRPr="003D24B9">
          <w:rPr>
            <w:rStyle w:val="Hyperlink"/>
            <w:noProof/>
          </w:rPr>
          <w:t>FFRR – PID $1237 – Failure Record Fail Counter</w:t>
        </w:r>
        <w:r>
          <w:rPr>
            <w:noProof/>
            <w:webHidden/>
          </w:rPr>
          <w:tab/>
        </w:r>
        <w:r>
          <w:rPr>
            <w:noProof/>
            <w:webHidden/>
          </w:rPr>
          <w:fldChar w:fldCharType="begin"/>
        </w:r>
        <w:r>
          <w:rPr>
            <w:noProof/>
            <w:webHidden/>
          </w:rPr>
          <w:instrText xml:space="preserve"> PAGEREF _Toc276632644 \h </w:instrText>
        </w:r>
        <w:r>
          <w:rPr>
            <w:noProof/>
            <w:webHidden/>
          </w:rPr>
        </w:r>
        <w:r>
          <w:rPr>
            <w:noProof/>
            <w:webHidden/>
          </w:rPr>
          <w:fldChar w:fldCharType="separate"/>
        </w:r>
        <w:r>
          <w:rPr>
            <w:noProof/>
            <w:webHidden/>
          </w:rPr>
          <w:t>104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5" w:history="1">
        <w:r w:rsidRPr="003D24B9">
          <w:rPr>
            <w:rStyle w:val="Hyperlink"/>
            <w:noProof/>
          </w:rPr>
          <w:t>3.2.91</w:t>
        </w:r>
        <w:r>
          <w:rPr>
            <w:rFonts w:asciiTheme="minorHAnsi" w:eastAsiaTheme="minorEastAsia" w:hAnsiTheme="minorHAnsi" w:cstheme="minorBidi"/>
            <w:b w:val="0"/>
            <w:noProof/>
            <w:sz w:val="22"/>
            <w:szCs w:val="22"/>
          </w:rPr>
          <w:tab/>
        </w:r>
        <w:r w:rsidRPr="003D24B9">
          <w:rPr>
            <w:rStyle w:val="Hyperlink"/>
            <w:noProof/>
          </w:rPr>
          <w:t>FFRR – PID $1238 – Failure Record Pass Counter</w:t>
        </w:r>
        <w:r>
          <w:rPr>
            <w:noProof/>
            <w:webHidden/>
          </w:rPr>
          <w:tab/>
        </w:r>
        <w:r>
          <w:rPr>
            <w:noProof/>
            <w:webHidden/>
          </w:rPr>
          <w:fldChar w:fldCharType="begin"/>
        </w:r>
        <w:r>
          <w:rPr>
            <w:noProof/>
            <w:webHidden/>
          </w:rPr>
          <w:instrText xml:space="preserve"> PAGEREF _Toc276632645 \h </w:instrText>
        </w:r>
        <w:r>
          <w:rPr>
            <w:noProof/>
            <w:webHidden/>
          </w:rPr>
        </w:r>
        <w:r>
          <w:rPr>
            <w:noProof/>
            <w:webHidden/>
          </w:rPr>
          <w:fldChar w:fldCharType="separate"/>
        </w:r>
        <w:r>
          <w:rPr>
            <w:noProof/>
            <w:webHidden/>
          </w:rPr>
          <w:t>104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6" w:history="1">
        <w:r w:rsidRPr="003D24B9">
          <w:rPr>
            <w:rStyle w:val="Hyperlink"/>
            <w:noProof/>
          </w:rPr>
          <w:t>3.2.92</w:t>
        </w:r>
        <w:r>
          <w:rPr>
            <w:rFonts w:asciiTheme="minorHAnsi" w:eastAsiaTheme="minorEastAsia" w:hAnsiTheme="minorHAnsi" w:cstheme="minorBidi"/>
            <w:b w:val="0"/>
            <w:noProof/>
            <w:sz w:val="22"/>
            <w:szCs w:val="22"/>
          </w:rPr>
          <w:tab/>
        </w:r>
        <w:r w:rsidRPr="003D24B9">
          <w:rPr>
            <w:rStyle w:val="Hyperlink"/>
            <w:noProof/>
          </w:rPr>
          <w:t>FFRR – PID $1239 – Failure Record Not Run Counter</w:t>
        </w:r>
        <w:r>
          <w:rPr>
            <w:noProof/>
            <w:webHidden/>
          </w:rPr>
          <w:tab/>
        </w:r>
        <w:r>
          <w:rPr>
            <w:noProof/>
            <w:webHidden/>
          </w:rPr>
          <w:fldChar w:fldCharType="begin"/>
        </w:r>
        <w:r>
          <w:rPr>
            <w:noProof/>
            <w:webHidden/>
          </w:rPr>
          <w:instrText xml:space="preserve"> PAGEREF _Toc276632646 \h </w:instrText>
        </w:r>
        <w:r>
          <w:rPr>
            <w:noProof/>
            <w:webHidden/>
          </w:rPr>
        </w:r>
        <w:r>
          <w:rPr>
            <w:noProof/>
            <w:webHidden/>
          </w:rPr>
          <w:fldChar w:fldCharType="separate"/>
        </w:r>
        <w:r>
          <w:rPr>
            <w:noProof/>
            <w:webHidden/>
          </w:rPr>
          <w:t>104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7" w:history="1">
        <w:r w:rsidRPr="003D24B9">
          <w:rPr>
            <w:rStyle w:val="Hyperlink"/>
            <w:noProof/>
          </w:rPr>
          <w:t>3.2.93</w:t>
        </w:r>
        <w:r>
          <w:rPr>
            <w:rFonts w:asciiTheme="minorHAnsi" w:eastAsiaTheme="minorEastAsia" w:hAnsiTheme="minorHAnsi" w:cstheme="minorBidi"/>
            <w:b w:val="0"/>
            <w:noProof/>
            <w:sz w:val="22"/>
            <w:szCs w:val="22"/>
          </w:rPr>
          <w:tab/>
        </w:r>
        <w:r w:rsidRPr="003D24B9">
          <w:rPr>
            <w:rStyle w:val="Hyperlink"/>
            <w:noProof/>
          </w:rPr>
          <w:t>EVPR – PID $12AB – Evaporative Emissions Test Result</w:t>
        </w:r>
        <w:r>
          <w:rPr>
            <w:noProof/>
            <w:webHidden/>
          </w:rPr>
          <w:tab/>
        </w:r>
        <w:r>
          <w:rPr>
            <w:noProof/>
            <w:webHidden/>
          </w:rPr>
          <w:fldChar w:fldCharType="begin"/>
        </w:r>
        <w:r>
          <w:rPr>
            <w:noProof/>
            <w:webHidden/>
          </w:rPr>
          <w:instrText xml:space="preserve"> PAGEREF _Toc276632647 \h </w:instrText>
        </w:r>
        <w:r>
          <w:rPr>
            <w:noProof/>
            <w:webHidden/>
          </w:rPr>
        </w:r>
        <w:r>
          <w:rPr>
            <w:noProof/>
            <w:webHidden/>
          </w:rPr>
          <w:fldChar w:fldCharType="separate"/>
        </w:r>
        <w:r>
          <w:rPr>
            <w:noProof/>
            <w:webHidden/>
          </w:rPr>
          <w:t>105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8" w:history="1">
        <w:r w:rsidRPr="003D24B9">
          <w:rPr>
            <w:rStyle w:val="Hyperlink"/>
            <w:noProof/>
            <w:lang w:val="it-IT"/>
          </w:rPr>
          <w:t>3.2.94</w:t>
        </w:r>
        <w:r>
          <w:rPr>
            <w:rFonts w:asciiTheme="minorHAnsi" w:eastAsiaTheme="minorEastAsia" w:hAnsiTheme="minorHAnsi" w:cstheme="minorBidi"/>
            <w:b w:val="0"/>
            <w:noProof/>
            <w:sz w:val="22"/>
            <w:szCs w:val="22"/>
          </w:rPr>
          <w:tab/>
        </w:r>
        <w:r w:rsidRPr="003D24B9">
          <w:rPr>
            <w:rStyle w:val="Hyperlink"/>
            <w:noProof/>
            <w:lang w:val="it-IT"/>
          </w:rPr>
          <w:t>APSR – PID $12B0 – Arbitrated Accelerator Pedal Position</w:t>
        </w:r>
        <w:r>
          <w:rPr>
            <w:noProof/>
            <w:webHidden/>
          </w:rPr>
          <w:tab/>
        </w:r>
        <w:r>
          <w:rPr>
            <w:noProof/>
            <w:webHidden/>
          </w:rPr>
          <w:fldChar w:fldCharType="begin"/>
        </w:r>
        <w:r>
          <w:rPr>
            <w:noProof/>
            <w:webHidden/>
          </w:rPr>
          <w:instrText xml:space="preserve"> PAGEREF _Toc276632648 \h </w:instrText>
        </w:r>
        <w:r>
          <w:rPr>
            <w:noProof/>
            <w:webHidden/>
          </w:rPr>
        </w:r>
        <w:r>
          <w:rPr>
            <w:noProof/>
            <w:webHidden/>
          </w:rPr>
          <w:fldChar w:fldCharType="separate"/>
        </w:r>
        <w:r>
          <w:rPr>
            <w:noProof/>
            <w:webHidden/>
          </w:rPr>
          <w:t>105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49" w:history="1">
        <w:r w:rsidRPr="003D24B9">
          <w:rPr>
            <w:rStyle w:val="Hyperlink"/>
            <w:noProof/>
          </w:rPr>
          <w:t>3.2.95</w:t>
        </w:r>
        <w:r>
          <w:rPr>
            <w:rFonts w:asciiTheme="minorHAnsi" w:eastAsiaTheme="minorEastAsia" w:hAnsiTheme="minorHAnsi" w:cstheme="minorBidi"/>
            <w:b w:val="0"/>
            <w:noProof/>
            <w:sz w:val="22"/>
            <w:szCs w:val="22"/>
          </w:rPr>
          <w:tab/>
        </w:r>
        <w:r w:rsidRPr="003D24B9">
          <w:rPr>
            <w:rStyle w:val="Hyperlink"/>
            <w:noProof/>
          </w:rPr>
          <w:t>TPSR – PID $12B1 – Arbitrated Throttle Position</w:t>
        </w:r>
        <w:r>
          <w:rPr>
            <w:noProof/>
            <w:webHidden/>
          </w:rPr>
          <w:tab/>
        </w:r>
        <w:r>
          <w:rPr>
            <w:noProof/>
            <w:webHidden/>
          </w:rPr>
          <w:fldChar w:fldCharType="begin"/>
        </w:r>
        <w:r>
          <w:rPr>
            <w:noProof/>
            <w:webHidden/>
          </w:rPr>
          <w:instrText xml:space="preserve"> PAGEREF _Toc276632649 \h </w:instrText>
        </w:r>
        <w:r>
          <w:rPr>
            <w:noProof/>
            <w:webHidden/>
          </w:rPr>
        </w:r>
        <w:r>
          <w:rPr>
            <w:noProof/>
            <w:webHidden/>
          </w:rPr>
          <w:fldChar w:fldCharType="separate"/>
        </w:r>
        <w:r>
          <w:rPr>
            <w:noProof/>
            <w:webHidden/>
          </w:rPr>
          <w:t>105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0" w:history="1">
        <w:r w:rsidRPr="003D24B9">
          <w:rPr>
            <w:rStyle w:val="Hyperlink"/>
            <w:noProof/>
          </w:rPr>
          <w:t>3.2.96</w:t>
        </w:r>
        <w:r>
          <w:rPr>
            <w:rFonts w:asciiTheme="minorHAnsi" w:eastAsiaTheme="minorEastAsia" w:hAnsiTheme="minorHAnsi" w:cstheme="minorBidi"/>
            <w:b w:val="0"/>
            <w:noProof/>
            <w:sz w:val="22"/>
            <w:szCs w:val="22"/>
          </w:rPr>
          <w:tab/>
        </w:r>
        <w:r w:rsidRPr="003D24B9">
          <w:rPr>
            <w:rStyle w:val="Hyperlink"/>
            <w:noProof/>
          </w:rPr>
          <w:t>APSR – PID $12B4 – Accelerator Pedal Position Sensor 1 Displacement</w:t>
        </w:r>
        <w:r>
          <w:rPr>
            <w:noProof/>
            <w:webHidden/>
          </w:rPr>
          <w:tab/>
        </w:r>
        <w:r>
          <w:rPr>
            <w:noProof/>
            <w:webHidden/>
          </w:rPr>
          <w:fldChar w:fldCharType="begin"/>
        </w:r>
        <w:r>
          <w:rPr>
            <w:noProof/>
            <w:webHidden/>
          </w:rPr>
          <w:instrText xml:space="preserve"> PAGEREF _Toc276632650 \h </w:instrText>
        </w:r>
        <w:r>
          <w:rPr>
            <w:noProof/>
            <w:webHidden/>
          </w:rPr>
        </w:r>
        <w:r>
          <w:rPr>
            <w:noProof/>
            <w:webHidden/>
          </w:rPr>
          <w:fldChar w:fldCharType="separate"/>
        </w:r>
        <w:r>
          <w:rPr>
            <w:noProof/>
            <w:webHidden/>
          </w:rPr>
          <w:t>105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1" w:history="1">
        <w:r w:rsidRPr="003D24B9">
          <w:rPr>
            <w:rStyle w:val="Hyperlink"/>
            <w:noProof/>
          </w:rPr>
          <w:t>3.2.97</w:t>
        </w:r>
        <w:r>
          <w:rPr>
            <w:rFonts w:asciiTheme="minorHAnsi" w:eastAsiaTheme="minorEastAsia" w:hAnsiTheme="minorHAnsi" w:cstheme="minorBidi"/>
            <w:b w:val="0"/>
            <w:noProof/>
            <w:sz w:val="22"/>
            <w:szCs w:val="22"/>
          </w:rPr>
          <w:tab/>
        </w:r>
        <w:r w:rsidRPr="003D24B9">
          <w:rPr>
            <w:rStyle w:val="Hyperlink"/>
            <w:noProof/>
          </w:rPr>
          <w:t>APSR – PID $12B5 – Accelerator Pedal Position Sensor 2 Displacement</w:t>
        </w:r>
        <w:r>
          <w:rPr>
            <w:noProof/>
            <w:webHidden/>
          </w:rPr>
          <w:tab/>
        </w:r>
        <w:r>
          <w:rPr>
            <w:noProof/>
            <w:webHidden/>
          </w:rPr>
          <w:fldChar w:fldCharType="begin"/>
        </w:r>
        <w:r>
          <w:rPr>
            <w:noProof/>
            <w:webHidden/>
          </w:rPr>
          <w:instrText xml:space="preserve"> PAGEREF _Toc276632651 \h </w:instrText>
        </w:r>
        <w:r>
          <w:rPr>
            <w:noProof/>
            <w:webHidden/>
          </w:rPr>
        </w:r>
        <w:r>
          <w:rPr>
            <w:noProof/>
            <w:webHidden/>
          </w:rPr>
          <w:fldChar w:fldCharType="separate"/>
        </w:r>
        <w:r>
          <w:rPr>
            <w:noProof/>
            <w:webHidden/>
          </w:rPr>
          <w:t>105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2" w:history="1">
        <w:r w:rsidRPr="003D24B9">
          <w:rPr>
            <w:rStyle w:val="Hyperlink"/>
            <w:noProof/>
          </w:rPr>
          <w:t>3.2.98</w:t>
        </w:r>
        <w:r>
          <w:rPr>
            <w:rFonts w:asciiTheme="minorHAnsi" w:eastAsiaTheme="minorEastAsia" w:hAnsiTheme="minorHAnsi" w:cstheme="minorBidi"/>
            <w:b w:val="0"/>
            <w:noProof/>
            <w:sz w:val="22"/>
            <w:szCs w:val="22"/>
          </w:rPr>
          <w:tab/>
        </w:r>
        <w:r w:rsidRPr="003D24B9">
          <w:rPr>
            <w:rStyle w:val="Hyperlink"/>
            <w:noProof/>
          </w:rPr>
          <w:t>TPSR – PID $12B7 – Throttle Position Sensor 1 Displacement</w:t>
        </w:r>
        <w:r>
          <w:rPr>
            <w:noProof/>
            <w:webHidden/>
          </w:rPr>
          <w:tab/>
        </w:r>
        <w:r>
          <w:rPr>
            <w:noProof/>
            <w:webHidden/>
          </w:rPr>
          <w:fldChar w:fldCharType="begin"/>
        </w:r>
        <w:r>
          <w:rPr>
            <w:noProof/>
            <w:webHidden/>
          </w:rPr>
          <w:instrText xml:space="preserve"> PAGEREF _Toc276632652 \h </w:instrText>
        </w:r>
        <w:r>
          <w:rPr>
            <w:noProof/>
            <w:webHidden/>
          </w:rPr>
        </w:r>
        <w:r>
          <w:rPr>
            <w:noProof/>
            <w:webHidden/>
          </w:rPr>
          <w:fldChar w:fldCharType="separate"/>
        </w:r>
        <w:r>
          <w:rPr>
            <w:noProof/>
            <w:webHidden/>
          </w:rPr>
          <w:t>106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3" w:history="1">
        <w:r w:rsidRPr="003D24B9">
          <w:rPr>
            <w:rStyle w:val="Hyperlink"/>
            <w:noProof/>
          </w:rPr>
          <w:t>3.2.99</w:t>
        </w:r>
        <w:r>
          <w:rPr>
            <w:rFonts w:asciiTheme="minorHAnsi" w:eastAsiaTheme="minorEastAsia" w:hAnsiTheme="minorHAnsi" w:cstheme="minorBidi"/>
            <w:b w:val="0"/>
            <w:noProof/>
            <w:sz w:val="22"/>
            <w:szCs w:val="22"/>
          </w:rPr>
          <w:tab/>
        </w:r>
        <w:r w:rsidRPr="003D24B9">
          <w:rPr>
            <w:rStyle w:val="Hyperlink"/>
            <w:noProof/>
          </w:rPr>
          <w:t>TPSR – PID $12B8 – Throttle Position Sensor 2 Displacement</w:t>
        </w:r>
        <w:r>
          <w:rPr>
            <w:noProof/>
            <w:webHidden/>
          </w:rPr>
          <w:tab/>
        </w:r>
        <w:r>
          <w:rPr>
            <w:noProof/>
            <w:webHidden/>
          </w:rPr>
          <w:fldChar w:fldCharType="begin"/>
        </w:r>
        <w:r>
          <w:rPr>
            <w:noProof/>
            <w:webHidden/>
          </w:rPr>
          <w:instrText xml:space="preserve"> PAGEREF _Toc276632653 \h </w:instrText>
        </w:r>
        <w:r>
          <w:rPr>
            <w:noProof/>
            <w:webHidden/>
          </w:rPr>
        </w:r>
        <w:r>
          <w:rPr>
            <w:noProof/>
            <w:webHidden/>
          </w:rPr>
          <w:fldChar w:fldCharType="separate"/>
        </w:r>
        <w:r>
          <w:rPr>
            <w:noProof/>
            <w:webHidden/>
          </w:rPr>
          <w:t>106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4" w:history="1">
        <w:r w:rsidRPr="003D24B9">
          <w:rPr>
            <w:rStyle w:val="Hyperlink"/>
            <w:noProof/>
          </w:rPr>
          <w:t>3.2.100</w:t>
        </w:r>
        <w:r>
          <w:rPr>
            <w:rFonts w:asciiTheme="minorHAnsi" w:eastAsiaTheme="minorEastAsia" w:hAnsiTheme="minorHAnsi" w:cstheme="minorBidi"/>
            <w:b w:val="0"/>
            <w:noProof/>
            <w:sz w:val="22"/>
            <w:szCs w:val="22"/>
          </w:rPr>
          <w:tab/>
        </w:r>
        <w:r w:rsidRPr="003D24B9">
          <w:rPr>
            <w:rStyle w:val="Hyperlink"/>
            <w:noProof/>
          </w:rPr>
          <w:t>TPSR – PID $12B9 – Throttle Position Sensor 2 A/D</w:t>
        </w:r>
        <w:r>
          <w:rPr>
            <w:noProof/>
            <w:webHidden/>
          </w:rPr>
          <w:tab/>
        </w:r>
        <w:r>
          <w:rPr>
            <w:noProof/>
            <w:webHidden/>
          </w:rPr>
          <w:fldChar w:fldCharType="begin"/>
        </w:r>
        <w:r>
          <w:rPr>
            <w:noProof/>
            <w:webHidden/>
          </w:rPr>
          <w:instrText xml:space="preserve"> PAGEREF _Toc276632654 \h </w:instrText>
        </w:r>
        <w:r>
          <w:rPr>
            <w:noProof/>
            <w:webHidden/>
          </w:rPr>
        </w:r>
        <w:r>
          <w:rPr>
            <w:noProof/>
            <w:webHidden/>
          </w:rPr>
          <w:fldChar w:fldCharType="separate"/>
        </w:r>
        <w:r>
          <w:rPr>
            <w:noProof/>
            <w:webHidden/>
          </w:rPr>
          <w:t>106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5" w:history="1">
        <w:r w:rsidRPr="003D24B9">
          <w:rPr>
            <w:rStyle w:val="Hyperlink"/>
            <w:noProof/>
          </w:rPr>
          <w:t>3.2.101</w:t>
        </w:r>
        <w:r>
          <w:rPr>
            <w:rFonts w:asciiTheme="minorHAnsi" w:eastAsiaTheme="minorEastAsia" w:hAnsiTheme="minorHAnsi" w:cstheme="minorBidi"/>
            <w:b w:val="0"/>
            <w:noProof/>
            <w:sz w:val="22"/>
            <w:szCs w:val="22"/>
          </w:rPr>
          <w:tab/>
        </w:r>
        <w:r w:rsidRPr="003D24B9">
          <w:rPr>
            <w:rStyle w:val="Hyperlink"/>
            <w:noProof/>
          </w:rPr>
          <w:t>TPSR – PID $12BA – Throttle Position Sensor 1 A/D</w:t>
        </w:r>
        <w:r>
          <w:rPr>
            <w:noProof/>
            <w:webHidden/>
          </w:rPr>
          <w:tab/>
        </w:r>
        <w:r>
          <w:rPr>
            <w:noProof/>
            <w:webHidden/>
          </w:rPr>
          <w:fldChar w:fldCharType="begin"/>
        </w:r>
        <w:r>
          <w:rPr>
            <w:noProof/>
            <w:webHidden/>
          </w:rPr>
          <w:instrText xml:space="preserve"> PAGEREF _Toc276632655 \h </w:instrText>
        </w:r>
        <w:r>
          <w:rPr>
            <w:noProof/>
            <w:webHidden/>
          </w:rPr>
        </w:r>
        <w:r>
          <w:rPr>
            <w:noProof/>
            <w:webHidden/>
          </w:rPr>
          <w:fldChar w:fldCharType="separate"/>
        </w:r>
        <w:r>
          <w:rPr>
            <w:noProof/>
            <w:webHidden/>
          </w:rPr>
          <w:t>106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6" w:history="1">
        <w:r w:rsidRPr="003D24B9">
          <w:rPr>
            <w:rStyle w:val="Hyperlink"/>
            <w:noProof/>
            <w:lang w:val="it-IT"/>
          </w:rPr>
          <w:t>3.2.102</w:t>
        </w:r>
        <w:r>
          <w:rPr>
            <w:rFonts w:asciiTheme="minorHAnsi" w:eastAsiaTheme="minorEastAsia" w:hAnsiTheme="minorHAnsi" w:cstheme="minorBidi"/>
            <w:b w:val="0"/>
            <w:noProof/>
            <w:sz w:val="22"/>
            <w:szCs w:val="22"/>
          </w:rPr>
          <w:tab/>
        </w:r>
        <w:r w:rsidRPr="003D24B9">
          <w:rPr>
            <w:rStyle w:val="Hyperlink"/>
            <w:noProof/>
            <w:lang w:val="it-IT"/>
          </w:rPr>
          <w:t>APSR – PID $12BC – Accelerator Pedal Position Sensor 2 A/D</w:t>
        </w:r>
        <w:r>
          <w:rPr>
            <w:noProof/>
            <w:webHidden/>
          </w:rPr>
          <w:tab/>
        </w:r>
        <w:r>
          <w:rPr>
            <w:noProof/>
            <w:webHidden/>
          </w:rPr>
          <w:fldChar w:fldCharType="begin"/>
        </w:r>
        <w:r>
          <w:rPr>
            <w:noProof/>
            <w:webHidden/>
          </w:rPr>
          <w:instrText xml:space="preserve"> PAGEREF _Toc276632656 \h </w:instrText>
        </w:r>
        <w:r>
          <w:rPr>
            <w:noProof/>
            <w:webHidden/>
          </w:rPr>
        </w:r>
        <w:r>
          <w:rPr>
            <w:noProof/>
            <w:webHidden/>
          </w:rPr>
          <w:fldChar w:fldCharType="separate"/>
        </w:r>
        <w:r>
          <w:rPr>
            <w:noProof/>
            <w:webHidden/>
          </w:rPr>
          <w:t>106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7" w:history="1">
        <w:r w:rsidRPr="003D24B9">
          <w:rPr>
            <w:rStyle w:val="Hyperlink"/>
            <w:noProof/>
            <w:lang w:val="it-IT"/>
          </w:rPr>
          <w:t>3.2.103</w:t>
        </w:r>
        <w:r>
          <w:rPr>
            <w:rFonts w:asciiTheme="minorHAnsi" w:eastAsiaTheme="minorEastAsia" w:hAnsiTheme="minorHAnsi" w:cstheme="minorBidi"/>
            <w:b w:val="0"/>
            <w:noProof/>
            <w:sz w:val="22"/>
            <w:szCs w:val="22"/>
          </w:rPr>
          <w:tab/>
        </w:r>
        <w:r w:rsidRPr="003D24B9">
          <w:rPr>
            <w:rStyle w:val="Hyperlink"/>
            <w:noProof/>
            <w:lang w:val="it-IT"/>
          </w:rPr>
          <w:t>APSR – PID $12BD – Accelerator Pedal Position Sensor 1 A/D</w:t>
        </w:r>
        <w:r>
          <w:rPr>
            <w:noProof/>
            <w:webHidden/>
          </w:rPr>
          <w:tab/>
        </w:r>
        <w:r>
          <w:rPr>
            <w:noProof/>
            <w:webHidden/>
          </w:rPr>
          <w:fldChar w:fldCharType="begin"/>
        </w:r>
        <w:r>
          <w:rPr>
            <w:noProof/>
            <w:webHidden/>
          </w:rPr>
          <w:instrText xml:space="preserve"> PAGEREF _Toc276632657 \h </w:instrText>
        </w:r>
        <w:r>
          <w:rPr>
            <w:noProof/>
            <w:webHidden/>
          </w:rPr>
        </w:r>
        <w:r>
          <w:rPr>
            <w:noProof/>
            <w:webHidden/>
          </w:rPr>
          <w:fldChar w:fldCharType="separate"/>
        </w:r>
        <w:r>
          <w:rPr>
            <w:noProof/>
            <w:webHidden/>
          </w:rPr>
          <w:t>107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8" w:history="1">
        <w:r w:rsidRPr="003D24B9">
          <w:rPr>
            <w:rStyle w:val="Hyperlink"/>
            <w:noProof/>
          </w:rPr>
          <w:t>3.2.104</w:t>
        </w:r>
        <w:r>
          <w:rPr>
            <w:rFonts w:asciiTheme="minorHAnsi" w:eastAsiaTheme="minorEastAsia" w:hAnsiTheme="minorHAnsi" w:cstheme="minorBidi"/>
            <w:b w:val="0"/>
            <w:noProof/>
            <w:sz w:val="22"/>
            <w:szCs w:val="22"/>
          </w:rPr>
          <w:tab/>
        </w:r>
        <w:r w:rsidRPr="003D24B9">
          <w:rPr>
            <w:rStyle w:val="Hyperlink"/>
            <w:noProof/>
          </w:rPr>
          <w:t>FULR – PID $12C3 – Fuel Injector Pulse Width Bank 1</w:t>
        </w:r>
        <w:r>
          <w:rPr>
            <w:noProof/>
            <w:webHidden/>
          </w:rPr>
          <w:tab/>
        </w:r>
        <w:r>
          <w:rPr>
            <w:noProof/>
            <w:webHidden/>
          </w:rPr>
          <w:fldChar w:fldCharType="begin"/>
        </w:r>
        <w:r>
          <w:rPr>
            <w:noProof/>
            <w:webHidden/>
          </w:rPr>
          <w:instrText xml:space="preserve"> PAGEREF _Toc276632658 \h </w:instrText>
        </w:r>
        <w:r>
          <w:rPr>
            <w:noProof/>
            <w:webHidden/>
          </w:rPr>
        </w:r>
        <w:r>
          <w:rPr>
            <w:noProof/>
            <w:webHidden/>
          </w:rPr>
          <w:fldChar w:fldCharType="separate"/>
        </w:r>
        <w:r>
          <w:rPr>
            <w:noProof/>
            <w:webHidden/>
          </w:rPr>
          <w:t>107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59" w:history="1">
        <w:r w:rsidRPr="003D24B9">
          <w:rPr>
            <w:rStyle w:val="Hyperlink"/>
            <w:noProof/>
          </w:rPr>
          <w:t>3.2.105</w:t>
        </w:r>
        <w:r>
          <w:rPr>
            <w:rFonts w:asciiTheme="minorHAnsi" w:eastAsiaTheme="minorEastAsia" w:hAnsiTheme="minorHAnsi" w:cstheme="minorBidi"/>
            <w:b w:val="0"/>
            <w:noProof/>
            <w:sz w:val="22"/>
            <w:szCs w:val="22"/>
          </w:rPr>
          <w:tab/>
        </w:r>
        <w:r w:rsidRPr="003D24B9">
          <w:rPr>
            <w:rStyle w:val="Hyperlink"/>
            <w:noProof/>
          </w:rPr>
          <w:t>FULR – PID $12C4 – Fuel Injector Pulse Width Bank 2</w:t>
        </w:r>
        <w:r>
          <w:rPr>
            <w:noProof/>
            <w:webHidden/>
          </w:rPr>
          <w:tab/>
        </w:r>
        <w:r>
          <w:rPr>
            <w:noProof/>
            <w:webHidden/>
          </w:rPr>
          <w:fldChar w:fldCharType="begin"/>
        </w:r>
        <w:r>
          <w:rPr>
            <w:noProof/>
            <w:webHidden/>
          </w:rPr>
          <w:instrText xml:space="preserve"> PAGEREF _Toc276632659 \h </w:instrText>
        </w:r>
        <w:r>
          <w:rPr>
            <w:noProof/>
            <w:webHidden/>
          </w:rPr>
        </w:r>
        <w:r>
          <w:rPr>
            <w:noProof/>
            <w:webHidden/>
          </w:rPr>
          <w:fldChar w:fldCharType="separate"/>
        </w:r>
        <w:r>
          <w:rPr>
            <w:noProof/>
            <w:webHidden/>
          </w:rPr>
          <w:t>107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0" w:history="1">
        <w:r w:rsidRPr="003D24B9">
          <w:rPr>
            <w:rStyle w:val="Hyperlink"/>
            <w:noProof/>
          </w:rPr>
          <w:t>3.2.106</w:t>
        </w:r>
        <w:r>
          <w:rPr>
            <w:rFonts w:asciiTheme="minorHAnsi" w:eastAsiaTheme="minorEastAsia" w:hAnsiTheme="minorHAnsi" w:cstheme="minorBidi"/>
            <w:b w:val="0"/>
            <w:noProof/>
            <w:sz w:val="22"/>
            <w:szCs w:val="22"/>
          </w:rPr>
          <w:tab/>
        </w:r>
        <w:r w:rsidRPr="003D24B9">
          <w:rPr>
            <w:rStyle w:val="Hyperlink"/>
            <w:noProof/>
          </w:rPr>
          <w:t>KNKR – PID $12D9 – Total Knock Spark Retard</w:t>
        </w:r>
        <w:r>
          <w:rPr>
            <w:noProof/>
            <w:webHidden/>
          </w:rPr>
          <w:tab/>
        </w:r>
        <w:r>
          <w:rPr>
            <w:noProof/>
            <w:webHidden/>
          </w:rPr>
          <w:fldChar w:fldCharType="begin"/>
        </w:r>
        <w:r>
          <w:rPr>
            <w:noProof/>
            <w:webHidden/>
          </w:rPr>
          <w:instrText xml:space="preserve"> PAGEREF _Toc276632660 \h </w:instrText>
        </w:r>
        <w:r>
          <w:rPr>
            <w:noProof/>
            <w:webHidden/>
          </w:rPr>
        </w:r>
        <w:r>
          <w:rPr>
            <w:noProof/>
            <w:webHidden/>
          </w:rPr>
          <w:fldChar w:fldCharType="separate"/>
        </w:r>
        <w:r>
          <w:rPr>
            <w:noProof/>
            <w:webHidden/>
          </w:rPr>
          <w:t>107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1" w:history="1">
        <w:r w:rsidRPr="003D24B9">
          <w:rPr>
            <w:rStyle w:val="Hyperlink"/>
            <w:noProof/>
          </w:rPr>
          <w:t>3.2.107</w:t>
        </w:r>
        <w:r>
          <w:rPr>
            <w:rFonts w:asciiTheme="minorHAnsi" w:eastAsiaTheme="minorEastAsia" w:hAnsiTheme="minorHAnsi" w:cstheme="minorBidi"/>
            <w:b w:val="0"/>
            <w:noProof/>
            <w:sz w:val="22"/>
            <w:szCs w:val="22"/>
          </w:rPr>
          <w:tab/>
        </w:r>
        <w:r w:rsidRPr="003D24B9">
          <w:rPr>
            <w:rStyle w:val="Hyperlink"/>
            <w:noProof/>
          </w:rPr>
          <w:t>MAFR – PID $12DA – Mass Airflow Sensor Frequency</w:t>
        </w:r>
        <w:r>
          <w:rPr>
            <w:noProof/>
            <w:webHidden/>
          </w:rPr>
          <w:tab/>
        </w:r>
        <w:r>
          <w:rPr>
            <w:noProof/>
            <w:webHidden/>
          </w:rPr>
          <w:fldChar w:fldCharType="begin"/>
        </w:r>
        <w:r>
          <w:rPr>
            <w:noProof/>
            <w:webHidden/>
          </w:rPr>
          <w:instrText xml:space="preserve"> PAGEREF _Toc276632661 \h </w:instrText>
        </w:r>
        <w:r>
          <w:rPr>
            <w:noProof/>
            <w:webHidden/>
          </w:rPr>
        </w:r>
        <w:r>
          <w:rPr>
            <w:noProof/>
            <w:webHidden/>
          </w:rPr>
          <w:fldChar w:fldCharType="separate"/>
        </w:r>
        <w:r>
          <w:rPr>
            <w:noProof/>
            <w:webHidden/>
          </w:rPr>
          <w:t>108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2" w:history="1">
        <w:r w:rsidRPr="003D24B9">
          <w:rPr>
            <w:rStyle w:val="Hyperlink"/>
            <w:noProof/>
          </w:rPr>
          <w:t>3.2.108</w:t>
        </w:r>
        <w:r>
          <w:rPr>
            <w:rFonts w:asciiTheme="minorHAnsi" w:eastAsiaTheme="minorEastAsia" w:hAnsiTheme="minorHAnsi" w:cstheme="minorBidi"/>
            <w:b w:val="0"/>
            <w:noProof/>
            <w:sz w:val="22"/>
            <w:szCs w:val="22"/>
          </w:rPr>
          <w:tab/>
        </w:r>
        <w:r w:rsidRPr="003D24B9">
          <w:rPr>
            <w:rStyle w:val="Hyperlink"/>
            <w:noProof/>
          </w:rPr>
          <w:t>RBSR – PID $12DE – Main Processor Reset Source</w:t>
        </w:r>
        <w:r>
          <w:rPr>
            <w:noProof/>
            <w:webHidden/>
          </w:rPr>
          <w:tab/>
        </w:r>
        <w:r>
          <w:rPr>
            <w:noProof/>
            <w:webHidden/>
          </w:rPr>
          <w:fldChar w:fldCharType="begin"/>
        </w:r>
        <w:r>
          <w:rPr>
            <w:noProof/>
            <w:webHidden/>
          </w:rPr>
          <w:instrText xml:space="preserve"> PAGEREF _Toc276632662 \h </w:instrText>
        </w:r>
        <w:r>
          <w:rPr>
            <w:noProof/>
            <w:webHidden/>
          </w:rPr>
        </w:r>
        <w:r>
          <w:rPr>
            <w:noProof/>
            <w:webHidden/>
          </w:rPr>
          <w:fldChar w:fldCharType="separate"/>
        </w:r>
        <w:r>
          <w:rPr>
            <w:noProof/>
            <w:webHidden/>
          </w:rPr>
          <w:t>108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3" w:history="1">
        <w:r w:rsidRPr="003D24B9">
          <w:rPr>
            <w:rStyle w:val="Hyperlink"/>
            <w:noProof/>
          </w:rPr>
          <w:t>3.2.109</w:t>
        </w:r>
        <w:r>
          <w:rPr>
            <w:rFonts w:asciiTheme="minorHAnsi" w:eastAsiaTheme="minorEastAsia" w:hAnsiTheme="minorHAnsi" w:cstheme="minorBidi"/>
            <w:b w:val="0"/>
            <w:noProof/>
            <w:sz w:val="22"/>
            <w:szCs w:val="22"/>
          </w:rPr>
          <w:tab/>
        </w:r>
        <w:r w:rsidRPr="003D24B9">
          <w:rPr>
            <w:rStyle w:val="Hyperlink"/>
            <w:noProof/>
          </w:rPr>
          <w:t>MAFR – PID $12E0 – Corrected Mass Airflow</w:t>
        </w:r>
        <w:r>
          <w:rPr>
            <w:noProof/>
            <w:webHidden/>
          </w:rPr>
          <w:tab/>
        </w:r>
        <w:r>
          <w:rPr>
            <w:noProof/>
            <w:webHidden/>
          </w:rPr>
          <w:fldChar w:fldCharType="begin"/>
        </w:r>
        <w:r>
          <w:rPr>
            <w:noProof/>
            <w:webHidden/>
          </w:rPr>
          <w:instrText xml:space="preserve"> PAGEREF _Toc276632663 \h </w:instrText>
        </w:r>
        <w:r>
          <w:rPr>
            <w:noProof/>
            <w:webHidden/>
          </w:rPr>
        </w:r>
        <w:r>
          <w:rPr>
            <w:noProof/>
            <w:webHidden/>
          </w:rPr>
          <w:fldChar w:fldCharType="separate"/>
        </w:r>
        <w:r>
          <w:rPr>
            <w:noProof/>
            <w:webHidden/>
          </w:rPr>
          <w:t>108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4" w:history="1">
        <w:r w:rsidRPr="003D24B9">
          <w:rPr>
            <w:rStyle w:val="Hyperlink"/>
            <w:noProof/>
          </w:rPr>
          <w:t>3.2.110</w:t>
        </w:r>
        <w:r>
          <w:rPr>
            <w:rFonts w:asciiTheme="minorHAnsi" w:eastAsiaTheme="minorEastAsia" w:hAnsiTheme="minorHAnsi" w:cstheme="minorBidi"/>
            <w:b w:val="0"/>
            <w:noProof/>
            <w:sz w:val="22"/>
            <w:szCs w:val="22"/>
          </w:rPr>
          <w:tab/>
        </w:r>
        <w:r w:rsidRPr="003D24B9">
          <w:rPr>
            <w:rStyle w:val="Hyperlink"/>
            <w:noProof/>
          </w:rPr>
          <w:t>RBSR – PID $12E7 – Main Processor Running Reset Source Address</w:t>
        </w:r>
        <w:r>
          <w:rPr>
            <w:noProof/>
            <w:webHidden/>
          </w:rPr>
          <w:tab/>
        </w:r>
        <w:r>
          <w:rPr>
            <w:noProof/>
            <w:webHidden/>
          </w:rPr>
          <w:fldChar w:fldCharType="begin"/>
        </w:r>
        <w:r>
          <w:rPr>
            <w:noProof/>
            <w:webHidden/>
          </w:rPr>
          <w:instrText xml:space="preserve"> PAGEREF _Toc276632664 \h </w:instrText>
        </w:r>
        <w:r>
          <w:rPr>
            <w:noProof/>
            <w:webHidden/>
          </w:rPr>
        </w:r>
        <w:r>
          <w:rPr>
            <w:noProof/>
            <w:webHidden/>
          </w:rPr>
          <w:fldChar w:fldCharType="separate"/>
        </w:r>
        <w:r>
          <w:rPr>
            <w:noProof/>
            <w:webHidden/>
          </w:rPr>
          <w:t>108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5" w:history="1">
        <w:r w:rsidRPr="003D24B9">
          <w:rPr>
            <w:rStyle w:val="Hyperlink"/>
            <w:noProof/>
          </w:rPr>
          <w:t>3.2.111</w:t>
        </w:r>
        <w:r>
          <w:rPr>
            <w:rFonts w:asciiTheme="minorHAnsi" w:eastAsiaTheme="minorEastAsia" w:hAnsiTheme="minorHAnsi" w:cstheme="minorBidi"/>
            <w:b w:val="0"/>
            <w:noProof/>
            <w:sz w:val="22"/>
            <w:szCs w:val="22"/>
          </w:rPr>
          <w:tab/>
        </w:r>
        <w:r w:rsidRPr="003D24B9">
          <w:rPr>
            <w:rStyle w:val="Hyperlink"/>
            <w:noProof/>
          </w:rPr>
          <w:t>VTDR – PID $12EE – Vehicle Theft Deterrent Status</w:t>
        </w:r>
        <w:r>
          <w:rPr>
            <w:noProof/>
            <w:webHidden/>
          </w:rPr>
          <w:tab/>
        </w:r>
        <w:r>
          <w:rPr>
            <w:noProof/>
            <w:webHidden/>
          </w:rPr>
          <w:fldChar w:fldCharType="begin"/>
        </w:r>
        <w:r>
          <w:rPr>
            <w:noProof/>
            <w:webHidden/>
          </w:rPr>
          <w:instrText xml:space="preserve"> PAGEREF _Toc276632665 \h </w:instrText>
        </w:r>
        <w:r>
          <w:rPr>
            <w:noProof/>
            <w:webHidden/>
          </w:rPr>
        </w:r>
        <w:r>
          <w:rPr>
            <w:noProof/>
            <w:webHidden/>
          </w:rPr>
          <w:fldChar w:fldCharType="separate"/>
        </w:r>
        <w:r>
          <w:rPr>
            <w:noProof/>
            <w:webHidden/>
          </w:rPr>
          <w:t>109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6" w:history="1">
        <w:r w:rsidRPr="003D24B9">
          <w:rPr>
            <w:rStyle w:val="Hyperlink"/>
            <w:noProof/>
          </w:rPr>
          <w:t>3.2.112</w:t>
        </w:r>
        <w:r>
          <w:rPr>
            <w:rFonts w:asciiTheme="minorHAnsi" w:eastAsiaTheme="minorEastAsia" w:hAnsiTheme="minorHAnsi" w:cstheme="minorBidi"/>
            <w:b w:val="0"/>
            <w:noProof/>
            <w:sz w:val="22"/>
            <w:szCs w:val="22"/>
          </w:rPr>
          <w:tab/>
        </w:r>
        <w:r w:rsidRPr="003D24B9">
          <w:rPr>
            <w:rStyle w:val="Hyperlink"/>
            <w:noProof/>
          </w:rPr>
          <w:t>MSFR – PID $12EF – Crank Angle Sensing Error Learn Attempts</w:t>
        </w:r>
        <w:r>
          <w:rPr>
            <w:noProof/>
            <w:webHidden/>
          </w:rPr>
          <w:tab/>
        </w:r>
        <w:r>
          <w:rPr>
            <w:noProof/>
            <w:webHidden/>
          </w:rPr>
          <w:fldChar w:fldCharType="begin"/>
        </w:r>
        <w:r>
          <w:rPr>
            <w:noProof/>
            <w:webHidden/>
          </w:rPr>
          <w:instrText xml:space="preserve"> PAGEREF _Toc276632666 \h </w:instrText>
        </w:r>
        <w:r>
          <w:rPr>
            <w:noProof/>
            <w:webHidden/>
          </w:rPr>
        </w:r>
        <w:r>
          <w:rPr>
            <w:noProof/>
            <w:webHidden/>
          </w:rPr>
          <w:fldChar w:fldCharType="separate"/>
        </w:r>
        <w:r>
          <w:rPr>
            <w:noProof/>
            <w:webHidden/>
          </w:rPr>
          <w:t>110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7" w:history="1">
        <w:r w:rsidRPr="003D24B9">
          <w:rPr>
            <w:rStyle w:val="Hyperlink"/>
            <w:noProof/>
          </w:rPr>
          <w:t>3.2.113</w:t>
        </w:r>
        <w:r>
          <w:rPr>
            <w:rFonts w:asciiTheme="minorHAnsi" w:eastAsiaTheme="minorEastAsia" w:hAnsiTheme="minorHAnsi" w:cstheme="minorBidi"/>
            <w:b w:val="0"/>
            <w:noProof/>
            <w:sz w:val="22"/>
            <w:szCs w:val="22"/>
          </w:rPr>
          <w:tab/>
        </w:r>
        <w:r w:rsidRPr="003D24B9">
          <w:rPr>
            <w:rStyle w:val="Hyperlink"/>
            <w:noProof/>
          </w:rPr>
          <w:t>MSFR – PID $12F0 – Crank Angle Sensing Error Learn Status</w:t>
        </w:r>
        <w:r>
          <w:rPr>
            <w:noProof/>
            <w:webHidden/>
          </w:rPr>
          <w:tab/>
        </w:r>
        <w:r>
          <w:rPr>
            <w:noProof/>
            <w:webHidden/>
          </w:rPr>
          <w:fldChar w:fldCharType="begin"/>
        </w:r>
        <w:r>
          <w:rPr>
            <w:noProof/>
            <w:webHidden/>
          </w:rPr>
          <w:instrText xml:space="preserve"> PAGEREF _Toc276632667 \h </w:instrText>
        </w:r>
        <w:r>
          <w:rPr>
            <w:noProof/>
            <w:webHidden/>
          </w:rPr>
        </w:r>
        <w:r>
          <w:rPr>
            <w:noProof/>
            <w:webHidden/>
          </w:rPr>
          <w:fldChar w:fldCharType="separate"/>
        </w:r>
        <w:r>
          <w:rPr>
            <w:noProof/>
            <w:webHidden/>
          </w:rPr>
          <w:t>110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8" w:history="1">
        <w:r w:rsidRPr="003D24B9">
          <w:rPr>
            <w:rStyle w:val="Hyperlink"/>
            <w:noProof/>
          </w:rPr>
          <w:t>3.2.114</w:t>
        </w:r>
        <w:r>
          <w:rPr>
            <w:rFonts w:asciiTheme="minorHAnsi" w:eastAsiaTheme="minorEastAsia" w:hAnsiTheme="minorHAnsi" w:cstheme="minorBidi"/>
            <w:b w:val="0"/>
            <w:noProof/>
            <w:sz w:val="22"/>
            <w:szCs w:val="22"/>
          </w:rPr>
          <w:tab/>
        </w:r>
        <w:r w:rsidRPr="003D24B9">
          <w:rPr>
            <w:rStyle w:val="Hyperlink"/>
            <w:noProof/>
          </w:rPr>
          <w:t>EPSR – PID $12F5 – Crank Position Sensor Low Resolution Period</w:t>
        </w:r>
        <w:r>
          <w:rPr>
            <w:noProof/>
            <w:webHidden/>
          </w:rPr>
          <w:tab/>
        </w:r>
        <w:r>
          <w:rPr>
            <w:noProof/>
            <w:webHidden/>
          </w:rPr>
          <w:fldChar w:fldCharType="begin"/>
        </w:r>
        <w:r>
          <w:rPr>
            <w:noProof/>
            <w:webHidden/>
          </w:rPr>
          <w:instrText xml:space="preserve"> PAGEREF _Toc276632668 \h </w:instrText>
        </w:r>
        <w:r>
          <w:rPr>
            <w:noProof/>
            <w:webHidden/>
          </w:rPr>
        </w:r>
        <w:r>
          <w:rPr>
            <w:noProof/>
            <w:webHidden/>
          </w:rPr>
          <w:fldChar w:fldCharType="separate"/>
        </w:r>
        <w:r>
          <w:rPr>
            <w:noProof/>
            <w:webHidden/>
          </w:rPr>
          <w:t>111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69" w:history="1">
        <w:r w:rsidRPr="003D24B9">
          <w:rPr>
            <w:rStyle w:val="Hyperlink"/>
            <w:noProof/>
          </w:rPr>
          <w:t>3.2.115</w:t>
        </w:r>
        <w:r>
          <w:rPr>
            <w:rFonts w:asciiTheme="minorHAnsi" w:eastAsiaTheme="minorEastAsia" w:hAnsiTheme="minorHAnsi" w:cstheme="minorBidi"/>
            <w:b w:val="0"/>
            <w:noProof/>
            <w:sz w:val="22"/>
            <w:szCs w:val="22"/>
          </w:rPr>
          <w:tab/>
        </w:r>
        <w:r w:rsidRPr="003D24B9">
          <w:rPr>
            <w:rStyle w:val="Hyperlink"/>
            <w:noProof/>
          </w:rPr>
          <w:t>MSFR – PID $12FF – Misfire Diagnostic Engine Speed</w:t>
        </w:r>
        <w:r>
          <w:rPr>
            <w:noProof/>
            <w:webHidden/>
          </w:rPr>
          <w:tab/>
        </w:r>
        <w:r>
          <w:rPr>
            <w:noProof/>
            <w:webHidden/>
          </w:rPr>
          <w:fldChar w:fldCharType="begin"/>
        </w:r>
        <w:r>
          <w:rPr>
            <w:noProof/>
            <w:webHidden/>
          </w:rPr>
          <w:instrText xml:space="preserve"> PAGEREF _Toc276632669 \h </w:instrText>
        </w:r>
        <w:r>
          <w:rPr>
            <w:noProof/>
            <w:webHidden/>
          </w:rPr>
        </w:r>
        <w:r>
          <w:rPr>
            <w:noProof/>
            <w:webHidden/>
          </w:rPr>
          <w:fldChar w:fldCharType="separate"/>
        </w:r>
        <w:r>
          <w:rPr>
            <w:noProof/>
            <w:webHidden/>
          </w:rPr>
          <w:t>111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0" w:history="1">
        <w:r w:rsidRPr="003D24B9">
          <w:rPr>
            <w:rStyle w:val="Hyperlink"/>
            <w:noProof/>
          </w:rPr>
          <w:t>3.2.116</w:t>
        </w:r>
        <w:r>
          <w:rPr>
            <w:rFonts w:asciiTheme="minorHAnsi" w:eastAsiaTheme="minorEastAsia" w:hAnsiTheme="minorHAnsi" w:cstheme="minorBidi"/>
            <w:b w:val="0"/>
            <w:noProof/>
            <w:sz w:val="22"/>
            <w:szCs w:val="22"/>
          </w:rPr>
          <w:tab/>
        </w:r>
        <w:r w:rsidRPr="003D24B9">
          <w:rPr>
            <w:rStyle w:val="Hyperlink"/>
            <w:noProof/>
          </w:rPr>
          <w:t>MSFR – PID $1300 – Misfire Diagnostic Engine Load</w:t>
        </w:r>
        <w:r>
          <w:rPr>
            <w:noProof/>
            <w:webHidden/>
          </w:rPr>
          <w:tab/>
        </w:r>
        <w:r>
          <w:rPr>
            <w:noProof/>
            <w:webHidden/>
          </w:rPr>
          <w:fldChar w:fldCharType="begin"/>
        </w:r>
        <w:r>
          <w:rPr>
            <w:noProof/>
            <w:webHidden/>
          </w:rPr>
          <w:instrText xml:space="preserve"> PAGEREF _Toc276632670 \h </w:instrText>
        </w:r>
        <w:r>
          <w:rPr>
            <w:noProof/>
            <w:webHidden/>
          </w:rPr>
        </w:r>
        <w:r>
          <w:rPr>
            <w:noProof/>
            <w:webHidden/>
          </w:rPr>
          <w:fldChar w:fldCharType="separate"/>
        </w:r>
        <w:r>
          <w:rPr>
            <w:noProof/>
            <w:webHidden/>
          </w:rPr>
          <w:t>111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1" w:history="1">
        <w:r w:rsidRPr="003D24B9">
          <w:rPr>
            <w:rStyle w:val="Hyperlink"/>
            <w:noProof/>
          </w:rPr>
          <w:t>3.2.117</w:t>
        </w:r>
        <w:r>
          <w:rPr>
            <w:rFonts w:asciiTheme="minorHAnsi" w:eastAsiaTheme="minorEastAsia" w:hAnsiTheme="minorHAnsi" w:cstheme="minorBidi"/>
            <w:b w:val="0"/>
            <w:noProof/>
            <w:sz w:val="22"/>
            <w:szCs w:val="22"/>
          </w:rPr>
          <w:tab/>
        </w:r>
        <w:r w:rsidRPr="003D24B9">
          <w:rPr>
            <w:rStyle w:val="Hyperlink"/>
            <w:noProof/>
          </w:rPr>
          <w:t>EPSR – PID $130E – Previous Crank Position Sensor Low Resolution Period</w:t>
        </w:r>
        <w:r>
          <w:rPr>
            <w:noProof/>
            <w:webHidden/>
          </w:rPr>
          <w:tab/>
        </w:r>
        <w:r>
          <w:rPr>
            <w:noProof/>
            <w:webHidden/>
          </w:rPr>
          <w:fldChar w:fldCharType="begin"/>
        </w:r>
        <w:r>
          <w:rPr>
            <w:noProof/>
            <w:webHidden/>
          </w:rPr>
          <w:instrText xml:space="preserve"> PAGEREF _Toc276632671 \h </w:instrText>
        </w:r>
        <w:r>
          <w:rPr>
            <w:noProof/>
            <w:webHidden/>
          </w:rPr>
        </w:r>
        <w:r>
          <w:rPr>
            <w:noProof/>
            <w:webHidden/>
          </w:rPr>
          <w:fldChar w:fldCharType="separate"/>
        </w:r>
        <w:r>
          <w:rPr>
            <w:noProof/>
            <w:webHidden/>
          </w:rPr>
          <w:t>111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2" w:history="1">
        <w:r w:rsidRPr="003D24B9">
          <w:rPr>
            <w:rStyle w:val="Hyperlink"/>
            <w:noProof/>
          </w:rPr>
          <w:t>3.2.118</w:t>
        </w:r>
        <w:r>
          <w:rPr>
            <w:rFonts w:asciiTheme="minorHAnsi" w:eastAsiaTheme="minorEastAsia" w:hAnsiTheme="minorHAnsi" w:cstheme="minorBidi"/>
            <w:b w:val="0"/>
            <w:noProof/>
            <w:sz w:val="22"/>
            <w:szCs w:val="22"/>
          </w:rPr>
          <w:tab/>
        </w:r>
        <w:r w:rsidRPr="003D24B9">
          <w:rPr>
            <w:rStyle w:val="Hyperlink"/>
            <w:noProof/>
          </w:rPr>
          <w:t>EPSR – PID $130F – Cylinder Identifier</w:t>
        </w:r>
        <w:r>
          <w:rPr>
            <w:noProof/>
            <w:webHidden/>
          </w:rPr>
          <w:tab/>
        </w:r>
        <w:r>
          <w:rPr>
            <w:noProof/>
            <w:webHidden/>
          </w:rPr>
          <w:fldChar w:fldCharType="begin"/>
        </w:r>
        <w:r>
          <w:rPr>
            <w:noProof/>
            <w:webHidden/>
          </w:rPr>
          <w:instrText xml:space="preserve"> PAGEREF _Toc276632672 \h </w:instrText>
        </w:r>
        <w:r>
          <w:rPr>
            <w:noProof/>
            <w:webHidden/>
          </w:rPr>
        </w:r>
        <w:r>
          <w:rPr>
            <w:noProof/>
            <w:webHidden/>
          </w:rPr>
          <w:fldChar w:fldCharType="separate"/>
        </w:r>
        <w:r>
          <w:rPr>
            <w:noProof/>
            <w:webHidden/>
          </w:rPr>
          <w:t>112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3" w:history="1">
        <w:r w:rsidRPr="003D24B9">
          <w:rPr>
            <w:rStyle w:val="Hyperlink"/>
            <w:noProof/>
          </w:rPr>
          <w:t>3.2.119</w:t>
        </w:r>
        <w:r>
          <w:rPr>
            <w:rFonts w:asciiTheme="minorHAnsi" w:eastAsiaTheme="minorEastAsia" w:hAnsiTheme="minorHAnsi" w:cstheme="minorBidi"/>
            <w:b w:val="0"/>
            <w:noProof/>
            <w:sz w:val="22"/>
            <w:szCs w:val="22"/>
          </w:rPr>
          <w:tab/>
        </w:r>
        <w:r w:rsidRPr="003D24B9">
          <w:rPr>
            <w:rStyle w:val="Hyperlink"/>
            <w:noProof/>
          </w:rPr>
          <w:t>EVPR – PID $1310 – Evaporative Emissions Service Bay Test Result</w:t>
        </w:r>
        <w:r>
          <w:rPr>
            <w:noProof/>
            <w:webHidden/>
          </w:rPr>
          <w:tab/>
        </w:r>
        <w:r>
          <w:rPr>
            <w:noProof/>
            <w:webHidden/>
          </w:rPr>
          <w:fldChar w:fldCharType="begin"/>
        </w:r>
        <w:r>
          <w:rPr>
            <w:noProof/>
            <w:webHidden/>
          </w:rPr>
          <w:instrText xml:space="preserve"> PAGEREF _Toc276632673 \h </w:instrText>
        </w:r>
        <w:r>
          <w:rPr>
            <w:noProof/>
            <w:webHidden/>
          </w:rPr>
        </w:r>
        <w:r>
          <w:rPr>
            <w:noProof/>
            <w:webHidden/>
          </w:rPr>
          <w:fldChar w:fldCharType="separate"/>
        </w:r>
        <w:r>
          <w:rPr>
            <w:noProof/>
            <w:webHidden/>
          </w:rPr>
          <w:t>112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4" w:history="1">
        <w:r w:rsidRPr="003D24B9">
          <w:rPr>
            <w:rStyle w:val="Hyperlink"/>
            <w:noProof/>
          </w:rPr>
          <w:t>3.2.120</w:t>
        </w:r>
        <w:r>
          <w:rPr>
            <w:rFonts w:asciiTheme="minorHAnsi" w:eastAsiaTheme="minorEastAsia" w:hAnsiTheme="minorHAnsi" w:cstheme="minorBidi"/>
            <w:b w:val="0"/>
            <w:noProof/>
            <w:sz w:val="22"/>
            <w:szCs w:val="22"/>
          </w:rPr>
          <w:tab/>
        </w:r>
        <w:r w:rsidRPr="003D24B9">
          <w:rPr>
            <w:rStyle w:val="Hyperlink"/>
            <w:noProof/>
          </w:rPr>
          <w:t>EVPR – PID $1311 – Evaporative Emissions Service Bay Test Abort Reason</w:t>
        </w:r>
        <w:r>
          <w:rPr>
            <w:noProof/>
            <w:webHidden/>
          </w:rPr>
          <w:tab/>
        </w:r>
        <w:r>
          <w:rPr>
            <w:noProof/>
            <w:webHidden/>
          </w:rPr>
          <w:fldChar w:fldCharType="begin"/>
        </w:r>
        <w:r>
          <w:rPr>
            <w:noProof/>
            <w:webHidden/>
          </w:rPr>
          <w:instrText xml:space="preserve"> PAGEREF _Toc276632674 \h </w:instrText>
        </w:r>
        <w:r>
          <w:rPr>
            <w:noProof/>
            <w:webHidden/>
          </w:rPr>
        </w:r>
        <w:r>
          <w:rPr>
            <w:noProof/>
            <w:webHidden/>
          </w:rPr>
          <w:fldChar w:fldCharType="separate"/>
        </w:r>
        <w:r>
          <w:rPr>
            <w:noProof/>
            <w:webHidden/>
          </w:rPr>
          <w:t>112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5" w:history="1">
        <w:r w:rsidRPr="003D24B9">
          <w:rPr>
            <w:rStyle w:val="Hyperlink"/>
            <w:noProof/>
          </w:rPr>
          <w:t>3.2.121</w:t>
        </w:r>
        <w:r>
          <w:rPr>
            <w:rFonts w:asciiTheme="minorHAnsi" w:eastAsiaTheme="minorEastAsia" w:hAnsiTheme="minorHAnsi" w:cstheme="minorBidi"/>
            <w:b w:val="0"/>
            <w:noProof/>
            <w:sz w:val="22"/>
            <w:szCs w:val="22"/>
          </w:rPr>
          <w:tab/>
        </w:r>
        <w:r w:rsidRPr="003D24B9">
          <w:rPr>
            <w:rStyle w:val="Hyperlink"/>
            <w:noProof/>
          </w:rPr>
          <w:t>EVPR – PID $1312 – Evaporative Emissions Service Bay Test Status</w:t>
        </w:r>
        <w:r>
          <w:rPr>
            <w:noProof/>
            <w:webHidden/>
          </w:rPr>
          <w:tab/>
        </w:r>
        <w:r>
          <w:rPr>
            <w:noProof/>
            <w:webHidden/>
          </w:rPr>
          <w:fldChar w:fldCharType="begin"/>
        </w:r>
        <w:r>
          <w:rPr>
            <w:noProof/>
            <w:webHidden/>
          </w:rPr>
          <w:instrText xml:space="preserve"> PAGEREF _Toc276632675 \h </w:instrText>
        </w:r>
        <w:r>
          <w:rPr>
            <w:noProof/>
            <w:webHidden/>
          </w:rPr>
        </w:r>
        <w:r>
          <w:rPr>
            <w:noProof/>
            <w:webHidden/>
          </w:rPr>
          <w:fldChar w:fldCharType="separate"/>
        </w:r>
        <w:r>
          <w:rPr>
            <w:noProof/>
            <w:webHidden/>
          </w:rPr>
          <w:t>113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6" w:history="1">
        <w:r w:rsidRPr="003D24B9">
          <w:rPr>
            <w:rStyle w:val="Hyperlink"/>
            <w:noProof/>
          </w:rPr>
          <w:t>3.2.122</w:t>
        </w:r>
        <w:r>
          <w:rPr>
            <w:rFonts w:asciiTheme="minorHAnsi" w:eastAsiaTheme="minorEastAsia" w:hAnsiTheme="minorHAnsi" w:cstheme="minorBidi"/>
            <w:b w:val="0"/>
            <w:noProof/>
            <w:sz w:val="22"/>
            <w:szCs w:val="22"/>
          </w:rPr>
          <w:tab/>
        </w:r>
        <w:r w:rsidRPr="003D24B9">
          <w:rPr>
            <w:rStyle w:val="Hyperlink"/>
            <w:noProof/>
          </w:rPr>
          <w:t>CRZR – PID $1315 – Cruise Disengage History 1</w:t>
        </w:r>
        <w:r>
          <w:rPr>
            <w:noProof/>
            <w:webHidden/>
          </w:rPr>
          <w:tab/>
        </w:r>
        <w:r>
          <w:rPr>
            <w:noProof/>
            <w:webHidden/>
          </w:rPr>
          <w:fldChar w:fldCharType="begin"/>
        </w:r>
        <w:r>
          <w:rPr>
            <w:noProof/>
            <w:webHidden/>
          </w:rPr>
          <w:instrText xml:space="preserve"> PAGEREF _Toc276632676 \h </w:instrText>
        </w:r>
        <w:r>
          <w:rPr>
            <w:noProof/>
            <w:webHidden/>
          </w:rPr>
        </w:r>
        <w:r>
          <w:rPr>
            <w:noProof/>
            <w:webHidden/>
          </w:rPr>
          <w:fldChar w:fldCharType="separate"/>
        </w:r>
        <w:r>
          <w:rPr>
            <w:noProof/>
            <w:webHidden/>
          </w:rPr>
          <w:t>113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7" w:history="1">
        <w:r w:rsidRPr="003D24B9">
          <w:rPr>
            <w:rStyle w:val="Hyperlink"/>
            <w:noProof/>
          </w:rPr>
          <w:t>3.2.123</w:t>
        </w:r>
        <w:r>
          <w:rPr>
            <w:rFonts w:asciiTheme="minorHAnsi" w:eastAsiaTheme="minorEastAsia" w:hAnsiTheme="minorHAnsi" w:cstheme="minorBidi"/>
            <w:b w:val="0"/>
            <w:noProof/>
            <w:sz w:val="22"/>
            <w:szCs w:val="22"/>
          </w:rPr>
          <w:tab/>
        </w:r>
        <w:r w:rsidRPr="003D24B9">
          <w:rPr>
            <w:rStyle w:val="Hyperlink"/>
            <w:noProof/>
          </w:rPr>
          <w:t>CRZR – PID $1316 – Cruise Disengage History 2</w:t>
        </w:r>
        <w:r>
          <w:rPr>
            <w:noProof/>
            <w:webHidden/>
          </w:rPr>
          <w:tab/>
        </w:r>
        <w:r>
          <w:rPr>
            <w:noProof/>
            <w:webHidden/>
          </w:rPr>
          <w:fldChar w:fldCharType="begin"/>
        </w:r>
        <w:r>
          <w:rPr>
            <w:noProof/>
            <w:webHidden/>
          </w:rPr>
          <w:instrText xml:space="preserve"> PAGEREF _Toc276632677 \h </w:instrText>
        </w:r>
        <w:r>
          <w:rPr>
            <w:noProof/>
            <w:webHidden/>
          </w:rPr>
        </w:r>
        <w:r>
          <w:rPr>
            <w:noProof/>
            <w:webHidden/>
          </w:rPr>
          <w:fldChar w:fldCharType="separate"/>
        </w:r>
        <w:r>
          <w:rPr>
            <w:noProof/>
            <w:webHidden/>
          </w:rPr>
          <w:t>114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8" w:history="1">
        <w:r w:rsidRPr="003D24B9">
          <w:rPr>
            <w:rStyle w:val="Hyperlink"/>
            <w:noProof/>
          </w:rPr>
          <w:t>3.2.124</w:t>
        </w:r>
        <w:r>
          <w:rPr>
            <w:rFonts w:asciiTheme="minorHAnsi" w:eastAsiaTheme="minorEastAsia" w:hAnsiTheme="minorHAnsi" w:cstheme="minorBidi"/>
            <w:b w:val="0"/>
            <w:noProof/>
            <w:sz w:val="22"/>
            <w:szCs w:val="22"/>
          </w:rPr>
          <w:tab/>
        </w:r>
        <w:r w:rsidRPr="003D24B9">
          <w:rPr>
            <w:rStyle w:val="Hyperlink"/>
            <w:noProof/>
          </w:rPr>
          <w:t>CRZR – PID $1317 – Cruise Disengage History 3</w:t>
        </w:r>
        <w:r>
          <w:rPr>
            <w:noProof/>
            <w:webHidden/>
          </w:rPr>
          <w:tab/>
        </w:r>
        <w:r>
          <w:rPr>
            <w:noProof/>
            <w:webHidden/>
          </w:rPr>
          <w:fldChar w:fldCharType="begin"/>
        </w:r>
        <w:r>
          <w:rPr>
            <w:noProof/>
            <w:webHidden/>
          </w:rPr>
          <w:instrText xml:space="preserve"> PAGEREF _Toc276632678 \h </w:instrText>
        </w:r>
        <w:r>
          <w:rPr>
            <w:noProof/>
            <w:webHidden/>
          </w:rPr>
        </w:r>
        <w:r>
          <w:rPr>
            <w:noProof/>
            <w:webHidden/>
          </w:rPr>
          <w:fldChar w:fldCharType="separate"/>
        </w:r>
        <w:r>
          <w:rPr>
            <w:noProof/>
            <w:webHidden/>
          </w:rPr>
          <w:t>115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79" w:history="1">
        <w:r w:rsidRPr="003D24B9">
          <w:rPr>
            <w:rStyle w:val="Hyperlink"/>
            <w:noProof/>
          </w:rPr>
          <w:t>3.2.125</w:t>
        </w:r>
        <w:r>
          <w:rPr>
            <w:rFonts w:asciiTheme="minorHAnsi" w:eastAsiaTheme="minorEastAsia" w:hAnsiTheme="minorHAnsi" w:cstheme="minorBidi"/>
            <w:b w:val="0"/>
            <w:noProof/>
            <w:sz w:val="22"/>
            <w:szCs w:val="22"/>
          </w:rPr>
          <w:tab/>
        </w:r>
        <w:r w:rsidRPr="003D24B9">
          <w:rPr>
            <w:rStyle w:val="Hyperlink"/>
            <w:noProof/>
          </w:rPr>
          <w:t>CRZR – PID $1318 – Cruise Disengage History 4</w:t>
        </w:r>
        <w:r>
          <w:rPr>
            <w:noProof/>
            <w:webHidden/>
          </w:rPr>
          <w:tab/>
        </w:r>
        <w:r>
          <w:rPr>
            <w:noProof/>
            <w:webHidden/>
          </w:rPr>
          <w:fldChar w:fldCharType="begin"/>
        </w:r>
        <w:r>
          <w:rPr>
            <w:noProof/>
            <w:webHidden/>
          </w:rPr>
          <w:instrText xml:space="preserve"> PAGEREF _Toc276632679 \h </w:instrText>
        </w:r>
        <w:r>
          <w:rPr>
            <w:noProof/>
            <w:webHidden/>
          </w:rPr>
        </w:r>
        <w:r>
          <w:rPr>
            <w:noProof/>
            <w:webHidden/>
          </w:rPr>
          <w:fldChar w:fldCharType="separate"/>
        </w:r>
        <w:r>
          <w:rPr>
            <w:noProof/>
            <w:webHidden/>
          </w:rPr>
          <w:t>117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0" w:history="1">
        <w:r w:rsidRPr="003D24B9">
          <w:rPr>
            <w:rStyle w:val="Hyperlink"/>
            <w:noProof/>
          </w:rPr>
          <w:t>3.2.126</w:t>
        </w:r>
        <w:r>
          <w:rPr>
            <w:rFonts w:asciiTheme="minorHAnsi" w:eastAsiaTheme="minorEastAsia" w:hAnsiTheme="minorHAnsi" w:cstheme="minorBidi"/>
            <w:b w:val="0"/>
            <w:noProof/>
            <w:sz w:val="22"/>
            <w:szCs w:val="22"/>
          </w:rPr>
          <w:tab/>
        </w:r>
        <w:r w:rsidRPr="003D24B9">
          <w:rPr>
            <w:rStyle w:val="Hyperlink"/>
            <w:noProof/>
          </w:rPr>
          <w:t>CRZR – PID $1319 – Cruise Disengage History 5</w:t>
        </w:r>
        <w:r>
          <w:rPr>
            <w:noProof/>
            <w:webHidden/>
          </w:rPr>
          <w:tab/>
        </w:r>
        <w:r>
          <w:rPr>
            <w:noProof/>
            <w:webHidden/>
          </w:rPr>
          <w:fldChar w:fldCharType="begin"/>
        </w:r>
        <w:r>
          <w:rPr>
            <w:noProof/>
            <w:webHidden/>
          </w:rPr>
          <w:instrText xml:space="preserve"> PAGEREF _Toc276632680 \h </w:instrText>
        </w:r>
        <w:r>
          <w:rPr>
            <w:noProof/>
            <w:webHidden/>
          </w:rPr>
        </w:r>
        <w:r>
          <w:rPr>
            <w:noProof/>
            <w:webHidden/>
          </w:rPr>
          <w:fldChar w:fldCharType="separate"/>
        </w:r>
        <w:r>
          <w:rPr>
            <w:noProof/>
            <w:webHidden/>
          </w:rPr>
          <w:t>118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1" w:history="1">
        <w:r w:rsidRPr="003D24B9">
          <w:rPr>
            <w:rStyle w:val="Hyperlink"/>
            <w:noProof/>
          </w:rPr>
          <w:t>3.2.127</w:t>
        </w:r>
        <w:r>
          <w:rPr>
            <w:rFonts w:asciiTheme="minorHAnsi" w:eastAsiaTheme="minorEastAsia" w:hAnsiTheme="minorHAnsi" w:cstheme="minorBidi"/>
            <w:b w:val="0"/>
            <w:noProof/>
            <w:sz w:val="22"/>
            <w:szCs w:val="22"/>
          </w:rPr>
          <w:tab/>
        </w:r>
        <w:r w:rsidRPr="003D24B9">
          <w:rPr>
            <w:rStyle w:val="Hyperlink"/>
            <w:noProof/>
          </w:rPr>
          <w:t>CRZR – PID $131A – Cruise Disengage History 6</w:t>
        </w:r>
        <w:r>
          <w:rPr>
            <w:noProof/>
            <w:webHidden/>
          </w:rPr>
          <w:tab/>
        </w:r>
        <w:r>
          <w:rPr>
            <w:noProof/>
            <w:webHidden/>
          </w:rPr>
          <w:fldChar w:fldCharType="begin"/>
        </w:r>
        <w:r>
          <w:rPr>
            <w:noProof/>
            <w:webHidden/>
          </w:rPr>
          <w:instrText xml:space="preserve"> PAGEREF _Toc276632681 \h </w:instrText>
        </w:r>
        <w:r>
          <w:rPr>
            <w:noProof/>
            <w:webHidden/>
          </w:rPr>
        </w:r>
        <w:r>
          <w:rPr>
            <w:noProof/>
            <w:webHidden/>
          </w:rPr>
          <w:fldChar w:fldCharType="separate"/>
        </w:r>
        <w:r>
          <w:rPr>
            <w:noProof/>
            <w:webHidden/>
          </w:rPr>
          <w:t>119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2" w:history="1">
        <w:r w:rsidRPr="003D24B9">
          <w:rPr>
            <w:rStyle w:val="Hyperlink"/>
            <w:noProof/>
          </w:rPr>
          <w:t>3.2.128</w:t>
        </w:r>
        <w:r>
          <w:rPr>
            <w:rFonts w:asciiTheme="minorHAnsi" w:eastAsiaTheme="minorEastAsia" w:hAnsiTheme="minorHAnsi" w:cstheme="minorBidi"/>
            <w:b w:val="0"/>
            <w:noProof/>
            <w:sz w:val="22"/>
            <w:szCs w:val="22"/>
          </w:rPr>
          <w:tab/>
        </w:r>
        <w:r w:rsidRPr="003D24B9">
          <w:rPr>
            <w:rStyle w:val="Hyperlink"/>
            <w:noProof/>
          </w:rPr>
          <w:t>CRZR – PID $131B – Cruise Disengage History 7</w:t>
        </w:r>
        <w:r>
          <w:rPr>
            <w:noProof/>
            <w:webHidden/>
          </w:rPr>
          <w:tab/>
        </w:r>
        <w:r>
          <w:rPr>
            <w:noProof/>
            <w:webHidden/>
          </w:rPr>
          <w:fldChar w:fldCharType="begin"/>
        </w:r>
        <w:r>
          <w:rPr>
            <w:noProof/>
            <w:webHidden/>
          </w:rPr>
          <w:instrText xml:space="preserve"> PAGEREF _Toc276632682 \h </w:instrText>
        </w:r>
        <w:r>
          <w:rPr>
            <w:noProof/>
            <w:webHidden/>
          </w:rPr>
        </w:r>
        <w:r>
          <w:rPr>
            <w:noProof/>
            <w:webHidden/>
          </w:rPr>
          <w:fldChar w:fldCharType="separate"/>
        </w:r>
        <w:r>
          <w:rPr>
            <w:noProof/>
            <w:webHidden/>
          </w:rPr>
          <w:t>120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3" w:history="1">
        <w:r w:rsidRPr="003D24B9">
          <w:rPr>
            <w:rStyle w:val="Hyperlink"/>
            <w:noProof/>
          </w:rPr>
          <w:t>3.2.129</w:t>
        </w:r>
        <w:r>
          <w:rPr>
            <w:rFonts w:asciiTheme="minorHAnsi" w:eastAsiaTheme="minorEastAsia" w:hAnsiTheme="minorHAnsi" w:cstheme="minorBidi"/>
            <w:b w:val="0"/>
            <w:noProof/>
            <w:sz w:val="22"/>
            <w:szCs w:val="22"/>
          </w:rPr>
          <w:tab/>
        </w:r>
        <w:r w:rsidRPr="003D24B9">
          <w:rPr>
            <w:rStyle w:val="Hyperlink"/>
            <w:noProof/>
          </w:rPr>
          <w:t>CRZR – PID $131C – Cruise Disengage History 8</w:t>
        </w:r>
        <w:r>
          <w:rPr>
            <w:noProof/>
            <w:webHidden/>
          </w:rPr>
          <w:tab/>
        </w:r>
        <w:r>
          <w:rPr>
            <w:noProof/>
            <w:webHidden/>
          </w:rPr>
          <w:fldChar w:fldCharType="begin"/>
        </w:r>
        <w:r>
          <w:rPr>
            <w:noProof/>
            <w:webHidden/>
          </w:rPr>
          <w:instrText xml:space="preserve"> PAGEREF _Toc276632683 \h </w:instrText>
        </w:r>
        <w:r>
          <w:rPr>
            <w:noProof/>
            <w:webHidden/>
          </w:rPr>
        </w:r>
        <w:r>
          <w:rPr>
            <w:noProof/>
            <w:webHidden/>
          </w:rPr>
          <w:fldChar w:fldCharType="separate"/>
        </w:r>
        <w:r>
          <w:rPr>
            <w:noProof/>
            <w:webHidden/>
          </w:rPr>
          <w:t>121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4" w:history="1">
        <w:r w:rsidRPr="003D24B9">
          <w:rPr>
            <w:rStyle w:val="Hyperlink"/>
            <w:noProof/>
          </w:rPr>
          <w:t>3.2.130</w:t>
        </w:r>
        <w:r>
          <w:rPr>
            <w:rFonts w:asciiTheme="minorHAnsi" w:eastAsiaTheme="minorEastAsia" w:hAnsiTheme="minorHAnsi" w:cstheme="minorBidi"/>
            <w:b w:val="0"/>
            <w:noProof/>
            <w:sz w:val="22"/>
            <w:szCs w:val="22"/>
          </w:rPr>
          <w:tab/>
        </w:r>
        <w:r w:rsidRPr="003D24B9">
          <w:rPr>
            <w:rStyle w:val="Hyperlink"/>
            <w:noProof/>
          </w:rPr>
          <w:t>FLVR – PID $131D – Fuel Tank Rated Capacity</w:t>
        </w:r>
        <w:r>
          <w:rPr>
            <w:noProof/>
            <w:webHidden/>
          </w:rPr>
          <w:tab/>
        </w:r>
        <w:r>
          <w:rPr>
            <w:noProof/>
            <w:webHidden/>
          </w:rPr>
          <w:fldChar w:fldCharType="begin"/>
        </w:r>
        <w:r>
          <w:rPr>
            <w:noProof/>
            <w:webHidden/>
          </w:rPr>
          <w:instrText xml:space="preserve"> PAGEREF _Toc276632684 \h </w:instrText>
        </w:r>
        <w:r>
          <w:rPr>
            <w:noProof/>
            <w:webHidden/>
          </w:rPr>
        </w:r>
        <w:r>
          <w:rPr>
            <w:noProof/>
            <w:webHidden/>
          </w:rPr>
          <w:fldChar w:fldCharType="separate"/>
        </w:r>
        <w:r>
          <w:rPr>
            <w:noProof/>
            <w:webHidden/>
          </w:rPr>
          <w:t>123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5" w:history="1">
        <w:r w:rsidRPr="003D24B9">
          <w:rPr>
            <w:rStyle w:val="Hyperlink"/>
            <w:noProof/>
          </w:rPr>
          <w:t>3.2.131</w:t>
        </w:r>
        <w:r>
          <w:rPr>
            <w:rFonts w:asciiTheme="minorHAnsi" w:eastAsiaTheme="minorEastAsia" w:hAnsiTheme="minorHAnsi" w:cstheme="minorBidi"/>
            <w:b w:val="0"/>
            <w:noProof/>
            <w:sz w:val="22"/>
            <w:szCs w:val="22"/>
          </w:rPr>
          <w:tab/>
        </w:r>
        <w:r w:rsidRPr="003D24B9">
          <w:rPr>
            <w:rStyle w:val="Hyperlink"/>
            <w:noProof/>
          </w:rPr>
          <w:t>TPSR – PID $131E – Desired Throttle Position</w:t>
        </w:r>
        <w:r>
          <w:rPr>
            <w:noProof/>
            <w:webHidden/>
          </w:rPr>
          <w:tab/>
        </w:r>
        <w:r>
          <w:rPr>
            <w:noProof/>
            <w:webHidden/>
          </w:rPr>
          <w:fldChar w:fldCharType="begin"/>
        </w:r>
        <w:r>
          <w:rPr>
            <w:noProof/>
            <w:webHidden/>
          </w:rPr>
          <w:instrText xml:space="preserve"> PAGEREF _Toc276632685 \h </w:instrText>
        </w:r>
        <w:r>
          <w:rPr>
            <w:noProof/>
            <w:webHidden/>
          </w:rPr>
        </w:r>
        <w:r>
          <w:rPr>
            <w:noProof/>
            <w:webHidden/>
          </w:rPr>
          <w:fldChar w:fldCharType="separate"/>
        </w:r>
        <w:r>
          <w:rPr>
            <w:noProof/>
            <w:webHidden/>
          </w:rPr>
          <w:t>123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6" w:history="1">
        <w:r w:rsidRPr="003D24B9">
          <w:rPr>
            <w:rStyle w:val="Hyperlink"/>
            <w:noProof/>
            <w:lang w:val="it-IT"/>
          </w:rPr>
          <w:t>3.2.132</w:t>
        </w:r>
        <w:r>
          <w:rPr>
            <w:rFonts w:asciiTheme="minorHAnsi" w:eastAsiaTheme="minorEastAsia" w:hAnsiTheme="minorHAnsi" w:cstheme="minorBidi"/>
            <w:b w:val="0"/>
            <w:noProof/>
            <w:sz w:val="22"/>
            <w:szCs w:val="22"/>
          </w:rPr>
          <w:tab/>
        </w:r>
        <w:r w:rsidRPr="003D24B9">
          <w:rPr>
            <w:rStyle w:val="Hyperlink"/>
            <w:noProof/>
            <w:lang w:val="it-IT"/>
          </w:rPr>
          <w:t>APSR – PID $131F – Accelerator Pedal Position</w:t>
        </w:r>
        <w:r>
          <w:rPr>
            <w:noProof/>
            <w:webHidden/>
          </w:rPr>
          <w:tab/>
        </w:r>
        <w:r>
          <w:rPr>
            <w:noProof/>
            <w:webHidden/>
          </w:rPr>
          <w:fldChar w:fldCharType="begin"/>
        </w:r>
        <w:r>
          <w:rPr>
            <w:noProof/>
            <w:webHidden/>
          </w:rPr>
          <w:instrText xml:space="preserve"> PAGEREF _Toc276632686 \h </w:instrText>
        </w:r>
        <w:r>
          <w:rPr>
            <w:noProof/>
            <w:webHidden/>
          </w:rPr>
        </w:r>
        <w:r>
          <w:rPr>
            <w:noProof/>
            <w:webHidden/>
          </w:rPr>
          <w:fldChar w:fldCharType="separate"/>
        </w:r>
        <w:r>
          <w:rPr>
            <w:noProof/>
            <w:webHidden/>
          </w:rPr>
          <w:t>123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7" w:history="1">
        <w:r w:rsidRPr="003D24B9">
          <w:rPr>
            <w:rStyle w:val="Hyperlink"/>
            <w:noProof/>
            <w:lang w:val="es-ES"/>
          </w:rPr>
          <w:t>3.2.133</w:t>
        </w:r>
        <w:r>
          <w:rPr>
            <w:rFonts w:asciiTheme="minorHAnsi" w:eastAsiaTheme="minorEastAsia" w:hAnsiTheme="minorHAnsi" w:cstheme="minorBidi"/>
            <w:b w:val="0"/>
            <w:noProof/>
            <w:sz w:val="22"/>
            <w:szCs w:val="22"/>
          </w:rPr>
          <w:tab/>
        </w:r>
        <w:r w:rsidRPr="003D24B9">
          <w:rPr>
            <w:rStyle w:val="Hyperlink"/>
            <w:noProof/>
            <w:lang w:val="es-ES"/>
          </w:rPr>
          <w:t>FLVR – PID $132A – Total Fuel Volume</w:t>
        </w:r>
        <w:r>
          <w:rPr>
            <w:noProof/>
            <w:webHidden/>
          </w:rPr>
          <w:tab/>
        </w:r>
        <w:r>
          <w:rPr>
            <w:noProof/>
            <w:webHidden/>
          </w:rPr>
          <w:fldChar w:fldCharType="begin"/>
        </w:r>
        <w:r>
          <w:rPr>
            <w:noProof/>
            <w:webHidden/>
          </w:rPr>
          <w:instrText xml:space="preserve"> PAGEREF _Toc276632687 \h </w:instrText>
        </w:r>
        <w:r>
          <w:rPr>
            <w:noProof/>
            <w:webHidden/>
          </w:rPr>
        </w:r>
        <w:r>
          <w:rPr>
            <w:noProof/>
            <w:webHidden/>
          </w:rPr>
          <w:fldChar w:fldCharType="separate"/>
        </w:r>
        <w:r>
          <w:rPr>
            <w:noProof/>
            <w:webHidden/>
          </w:rPr>
          <w:t>123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8" w:history="1">
        <w:r w:rsidRPr="003D24B9">
          <w:rPr>
            <w:rStyle w:val="Hyperlink"/>
            <w:noProof/>
          </w:rPr>
          <w:t>3.2.134</w:t>
        </w:r>
        <w:r>
          <w:rPr>
            <w:rFonts w:asciiTheme="minorHAnsi" w:eastAsiaTheme="minorEastAsia" w:hAnsiTheme="minorHAnsi" w:cstheme="minorBidi"/>
            <w:b w:val="0"/>
            <w:noProof/>
            <w:sz w:val="22"/>
            <w:szCs w:val="22"/>
          </w:rPr>
          <w:tab/>
        </w:r>
        <w:r w:rsidRPr="003D24B9">
          <w:rPr>
            <w:rStyle w:val="Hyperlink"/>
            <w:noProof/>
          </w:rPr>
          <w:t>FLVR – PID $1338 – Fuel Level Sensor A/D Secondary Tank</w:t>
        </w:r>
        <w:r>
          <w:rPr>
            <w:noProof/>
            <w:webHidden/>
          </w:rPr>
          <w:tab/>
        </w:r>
        <w:r>
          <w:rPr>
            <w:noProof/>
            <w:webHidden/>
          </w:rPr>
          <w:fldChar w:fldCharType="begin"/>
        </w:r>
        <w:r>
          <w:rPr>
            <w:noProof/>
            <w:webHidden/>
          </w:rPr>
          <w:instrText xml:space="preserve"> PAGEREF _Toc276632688 \h </w:instrText>
        </w:r>
        <w:r>
          <w:rPr>
            <w:noProof/>
            <w:webHidden/>
          </w:rPr>
        </w:r>
        <w:r>
          <w:rPr>
            <w:noProof/>
            <w:webHidden/>
          </w:rPr>
          <w:fldChar w:fldCharType="separate"/>
        </w:r>
        <w:r>
          <w:rPr>
            <w:noProof/>
            <w:webHidden/>
          </w:rPr>
          <w:t>124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89" w:history="1">
        <w:r w:rsidRPr="003D24B9">
          <w:rPr>
            <w:rStyle w:val="Hyperlink"/>
            <w:noProof/>
          </w:rPr>
          <w:t>3.2.135</w:t>
        </w:r>
        <w:r>
          <w:rPr>
            <w:rFonts w:asciiTheme="minorHAnsi" w:eastAsiaTheme="minorEastAsia" w:hAnsiTheme="minorHAnsi" w:cstheme="minorBidi"/>
            <w:b w:val="0"/>
            <w:noProof/>
            <w:sz w:val="22"/>
            <w:szCs w:val="22"/>
          </w:rPr>
          <w:tab/>
        </w:r>
        <w:r w:rsidRPr="003D24B9">
          <w:rPr>
            <w:rStyle w:val="Hyperlink"/>
            <w:noProof/>
          </w:rPr>
          <w:t>CATR – PID $1354 – Catalyst Monitor Diagnostic Test Counter Bank 1</w:t>
        </w:r>
        <w:r>
          <w:rPr>
            <w:noProof/>
            <w:webHidden/>
          </w:rPr>
          <w:tab/>
        </w:r>
        <w:r>
          <w:rPr>
            <w:noProof/>
            <w:webHidden/>
          </w:rPr>
          <w:fldChar w:fldCharType="begin"/>
        </w:r>
        <w:r>
          <w:rPr>
            <w:noProof/>
            <w:webHidden/>
          </w:rPr>
          <w:instrText xml:space="preserve"> PAGEREF _Toc276632689 \h </w:instrText>
        </w:r>
        <w:r>
          <w:rPr>
            <w:noProof/>
            <w:webHidden/>
          </w:rPr>
        </w:r>
        <w:r>
          <w:rPr>
            <w:noProof/>
            <w:webHidden/>
          </w:rPr>
          <w:fldChar w:fldCharType="separate"/>
        </w:r>
        <w:r>
          <w:rPr>
            <w:noProof/>
            <w:webHidden/>
          </w:rPr>
          <w:t>125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0" w:history="1">
        <w:r w:rsidRPr="003D24B9">
          <w:rPr>
            <w:rStyle w:val="Hyperlink"/>
            <w:noProof/>
          </w:rPr>
          <w:t>3.2.136</w:t>
        </w:r>
        <w:r>
          <w:rPr>
            <w:rFonts w:asciiTheme="minorHAnsi" w:eastAsiaTheme="minorEastAsia" w:hAnsiTheme="minorHAnsi" w:cstheme="minorBidi"/>
            <w:b w:val="0"/>
            <w:noProof/>
            <w:sz w:val="22"/>
            <w:szCs w:val="22"/>
          </w:rPr>
          <w:tab/>
        </w:r>
        <w:r w:rsidRPr="003D24B9">
          <w:rPr>
            <w:rStyle w:val="Hyperlink"/>
            <w:noProof/>
          </w:rPr>
          <w:t>CATR – PID $1355 – Catalyst Monitor Diagnostic Test Counter Bank 2</w:t>
        </w:r>
        <w:r>
          <w:rPr>
            <w:noProof/>
            <w:webHidden/>
          </w:rPr>
          <w:tab/>
        </w:r>
        <w:r>
          <w:rPr>
            <w:noProof/>
            <w:webHidden/>
          </w:rPr>
          <w:fldChar w:fldCharType="begin"/>
        </w:r>
        <w:r>
          <w:rPr>
            <w:noProof/>
            <w:webHidden/>
          </w:rPr>
          <w:instrText xml:space="preserve"> PAGEREF _Toc276632690 \h </w:instrText>
        </w:r>
        <w:r>
          <w:rPr>
            <w:noProof/>
            <w:webHidden/>
          </w:rPr>
        </w:r>
        <w:r>
          <w:rPr>
            <w:noProof/>
            <w:webHidden/>
          </w:rPr>
          <w:fldChar w:fldCharType="separate"/>
        </w:r>
        <w:r>
          <w:rPr>
            <w:noProof/>
            <w:webHidden/>
          </w:rPr>
          <w:t>125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1" w:history="1">
        <w:r w:rsidRPr="003D24B9">
          <w:rPr>
            <w:rStyle w:val="Hyperlink"/>
            <w:noProof/>
          </w:rPr>
          <w:t>3.2.137</w:t>
        </w:r>
        <w:r>
          <w:rPr>
            <w:rFonts w:asciiTheme="minorHAnsi" w:eastAsiaTheme="minorEastAsia" w:hAnsiTheme="minorHAnsi" w:cstheme="minorBidi"/>
            <w:b w:val="0"/>
            <w:noProof/>
            <w:sz w:val="22"/>
            <w:szCs w:val="22"/>
          </w:rPr>
          <w:tab/>
        </w:r>
        <w:r w:rsidRPr="003D24B9">
          <w:rPr>
            <w:rStyle w:val="Hyperlink"/>
            <w:noProof/>
          </w:rPr>
          <w:t>EGRR – PID $135D – Exhaust Gas Recirculation Control Circuit</w:t>
        </w:r>
        <w:r>
          <w:rPr>
            <w:noProof/>
            <w:webHidden/>
          </w:rPr>
          <w:tab/>
        </w:r>
        <w:r>
          <w:rPr>
            <w:noProof/>
            <w:webHidden/>
          </w:rPr>
          <w:fldChar w:fldCharType="begin"/>
        </w:r>
        <w:r>
          <w:rPr>
            <w:noProof/>
            <w:webHidden/>
          </w:rPr>
          <w:instrText xml:space="preserve"> PAGEREF _Toc276632691 \h </w:instrText>
        </w:r>
        <w:r>
          <w:rPr>
            <w:noProof/>
            <w:webHidden/>
          </w:rPr>
        </w:r>
        <w:r>
          <w:rPr>
            <w:noProof/>
            <w:webHidden/>
          </w:rPr>
          <w:fldChar w:fldCharType="separate"/>
        </w:r>
        <w:r>
          <w:rPr>
            <w:noProof/>
            <w:webHidden/>
          </w:rPr>
          <w:t>125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2" w:history="1">
        <w:r w:rsidRPr="003D24B9">
          <w:rPr>
            <w:rStyle w:val="Hyperlink"/>
            <w:noProof/>
          </w:rPr>
          <w:t>3.2.138</w:t>
        </w:r>
        <w:r>
          <w:rPr>
            <w:rFonts w:asciiTheme="minorHAnsi" w:eastAsiaTheme="minorEastAsia" w:hAnsiTheme="minorHAnsi" w:cstheme="minorBidi"/>
            <w:b w:val="0"/>
            <w:noProof/>
            <w:sz w:val="22"/>
            <w:szCs w:val="22"/>
          </w:rPr>
          <w:tab/>
        </w:r>
        <w:r w:rsidRPr="003D24B9">
          <w:rPr>
            <w:rStyle w:val="Hyperlink"/>
            <w:noProof/>
          </w:rPr>
          <w:t>DFIR – PID $135F – Malfunction Indicator Lamp Control Circuit</w:t>
        </w:r>
        <w:r>
          <w:rPr>
            <w:noProof/>
            <w:webHidden/>
          </w:rPr>
          <w:tab/>
        </w:r>
        <w:r>
          <w:rPr>
            <w:noProof/>
            <w:webHidden/>
          </w:rPr>
          <w:fldChar w:fldCharType="begin"/>
        </w:r>
        <w:r>
          <w:rPr>
            <w:noProof/>
            <w:webHidden/>
          </w:rPr>
          <w:instrText xml:space="preserve"> PAGEREF _Toc276632692 \h </w:instrText>
        </w:r>
        <w:r>
          <w:rPr>
            <w:noProof/>
            <w:webHidden/>
          </w:rPr>
        </w:r>
        <w:r>
          <w:rPr>
            <w:noProof/>
            <w:webHidden/>
          </w:rPr>
          <w:fldChar w:fldCharType="separate"/>
        </w:r>
        <w:r>
          <w:rPr>
            <w:noProof/>
            <w:webHidden/>
          </w:rPr>
          <w:t>126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3" w:history="1">
        <w:r w:rsidRPr="003D24B9">
          <w:rPr>
            <w:rStyle w:val="Hyperlink"/>
            <w:noProof/>
          </w:rPr>
          <w:t>3.2.139</w:t>
        </w:r>
        <w:r>
          <w:rPr>
            <w:rFonts w:asciiTheme="minorHAnsi" w:eastAsiaTheme="minorEastAsia" w:hAnsiTheme="minorHAnsi" w:cstheme="minorBidi"/>
            <w:b w:val="0"/>
            <w:noProof/>
            <w:sz w:val="22"/>
            <w:szCs w:val="22"/>
          </w:rPr>
          <w:tab/>
        </w:r>
        <w:r w:rsidRPr="003D24B9">
          <w:rPr>
            <w:rStyle w:val="Hyperlink"/>
            <w:noProof/>
          </w:rPr>
          <w:t>EPSR – PID $1360 – Tachometer Control Circuit</w:t>
        </w:r>
        <w:r>
          <w:rPr>
            <w:noProof/>
            <w:webHidden/>
          </w:rPr>
          <w:tab/>
        </w:r>
        <w:r>
          <w:rPr>
            <w:noProof/>
            <w:webHidden/>
          </w:rPr>
          <w:fldChar w:fldCharType="begin"/>
        </w:r>
        <w:r>
          <w:rPr>
            <w:noProof/>
            <w:webHidden/>
          </w:rPr>
          <w:instrText xml:space="preserve"> PAGEREF _Toc276632693 \h </w:instrText>
        </w:r>
        <w:r>
          <w:rPr>
            <w:noProof/>
            <w:webHidden/>
          </w:rPr>
        </w:r>
        <w:r>
          <w:rPr>
            <w:noProof/>
            <w:webHidden/>
          </w:rPr>
          <w:fldChar w:fldCharType="separate"/>
        </w:r>
        <w:r>
          <w:rPr>
            <w:noProof/>
            <w:webHidden/>
          </w:rPr>
          <w:t>126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4" w:history="1">
        <w:r w:rsidRPr="003D24B9">
          <w:rPr>
            <w:rStyle w:val="Hyperlink"/>
            <w:noProof/>
          </w:rPr>
          <w:t>3.2.140</w:t>
        </w:r>
        <w:r>
          <w:rPr>
            <w:rFonts w:asciiTheme="minorHAnsi" w:eastAsiaTheme="minorEastAsia" w:hAnsiTheme="minorHAnsi" w:cstheme="minorBidi"/>
            <w:b w:val="0"/>
            <w:noProof/>
            <w:sz w:val="22"/>
            <w:szCs w:val="22"/>
          </w:rPr>
          <w:tab/>
        </w:r>
        <w:r w:rsidRPr="003D24B9">
          <w:rPr>
            <w:rStyle w:val="Hyperlink"/>
            <w:noProof/>
          </w:rPr>
          <w:t>AIRR – PID $1365 – Secondary Air Injection Valve Control Circuit</w:t>
        </w:r>
        <w:r>
          <w:rPr>
            <w:noProof/>
            <w:webHidden/>
          </w:rPr>
          <w:tab/>
        </w:r>
        <w:r>
          <w:rPr>
            <w:noProof/>
            <w:webHidden/>
          </w:rPr>
          <w:fldChar w:fldCharType="begin"/>
        </w:r>
        <w:r>
          <w:rPr>
            <w:noProof/>
            <w:webHidden/>
          </w:rPr>
          <w:instrText xml:space="preserve"> PAGEREF _Toc276632694 \h </w:instrText>
        </w:r>
        <w:r>
          <w:rPr>
            <w:noProof/>
            <w:webHidden/>
          </w:rPr>
        </w:r>
        <w:r>
          <w:rPr>
            <w:noProof/>
            <w:webHidden/>
          </w:rPr>
          <w:fldChar w:fldCharType="separate"/>
        </w:r>
        <w:r>
          <w:rPr>
            <w:noProof/>
            <w:webHidden/>
          </w:rPr>
          <w:t>127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5" w:history="1">
        <w:r w:rsidRPr="003D24B9">
          <w:rPr>
            <w:rStyle w:val="Hyperlink"/>
            <w:noProof/>
          </w:rPr>
          <w:t>3.2.141</w:t>
        </w:r>
        <w:r>
          <w:rPr>
            <w:rFonts w:asciiTheme="minorHAnsi" w:eastAsiaTheme="minorEastAsia" w:hAnsiTheme="minorHAnsi" w:cstheme="minorBidi"/>
            <w:b w:val="0"/>
            <w:noProof/>
            <w:sz w:val="22"/>
            <w:szCs w:val="22"/>
          </w:rPr>
          <w:tab/>
        </w:r>
        <w:r w:rsidRPr="003D24B9">
          <w:rPr>
            <w:rStyle w:val="Hyperlink"/>
            <w:noProof/>
          </w:rPr>
          <w:t>AIRR – PID $1366 – Secondary Air Injection Pump Control Circuit</w:t>
        </w:r>
        <w:r>
          <w:rPr>
            <w:noProof/>
            <w:webHidden/>
          </w:rPr>
          <w:tab/>
        </w:r>
        <w:r>
          <w:rPr>
            <w:noProof/>
            <w:webHidden/>
          </w:rPr>
          <w:fldChar w:fldCharType="begin"/>
        </w:r>
        <w:r>
          <w:rPr>
            <w:noProof/>
            <w:webHidden/>
          </w:rPr>
          <w:instrText xml:space="preserve"> PAGEREF _Toc276632695 \h </w:instrText>
        </w:r>
        <w:r>
          <w:rPr>
            <w:noProof/>
            <w:webHidden/>
          </w:rPr>
        </w:r>
        <w:r>
          <w:rPr>
            <w:noProof/>
            <w:webHidden/>
          </w:rPr>
          <w:fldChar w:fldCharType="separate"/>
        </w:r>
        <w:r>
          <w:rPr>
            <w:noProof/>
            <w:webHidden/>
          </w:rPr>
          <w:t>127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6" w:history="1">
        <w:r w:rsidRPr="003D24B9">
          <w:rPr>
            <w:rStyle w:val="Hyperlink"/>
            <w:noProof/>
          </w:rPr>
          <w:t>3.2.142</w:t>
        </w:r>
        <w:r>
          <w:rPr>
            <w:rFonts w:asciiTheme="minorHAnsi" w:eastAsiaTheme="minorEastAsia" w:hAnsiTheme="minorHAnsi" w:cstheme="minorBidi"/>
            <w:b w:val="0"/>
            <w:noProof/>
            <w:sz w:val="22"/>
            <w:szCs w:val="22"/>
          </w:rPr>
          <w:tab/>
        </w:r>
        <w:r w:rsidRPr="003D24B9">
          <w:rPr>
            <w:rStyle w:val="Hyperlink"/>
            <w:noProof/>
          </w:rPr>
          <w:t>VSPR – PID $1367 – Vehicle Speed Output Control Circuit</w:t>
        </w:r>
        <w:r>
          <w:rPr>
            <w:noProof/>
            <w:webHidden/>
          </w:rPr>
          <w:tab/>
        </w:r>
        <w:r>
          <w:rPr>
            <w:noProof/>
            <w:webHidden/>
          </w:rPr>
          <w:fldChar w:fldCharType="begin"/>
        </w:r>
        <w:r>
          <w:rPr>
            <w:noProof/>
            <w:webHidden/>
          </w:rPr>
          <w:instrText xml:space="preserve"> PAGEREF _Toc276632696 \h </w:instrText>
        </w:r>
        <w:r>
          <w:rPr>
            <w:noProof/>
            <w:webHidden/>
          </w:rPr>
        </w:r>
        <w:r>
          <w:rPr>
            <w:noProof/>
            <w:webHidden/>
          </w:rPr>
          <w:fldChar w:fldCharType="separate"/>
        </w:r>
        <w:r>
          <w:rPr>
            <w:noProof/>
            <w:webHidden/>
          </w:rPr>
          <w:t>128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7" w:history="1">
        <w:r w:rsidRPr="003D24B9">
          <w:rPr>
            <w:rStyle w:val="Hyperlink"/>
            <w:noProof/>
          </w:rPr>
          <w:t>3.2.143</w:t>
        </w:r>
        <w:r>
          <w:rPr>
            <w:rFonts w:asciiTheme="minorHAnsi" w:eastAsiaTheme="minorEastAsia" w:hAnsiTheme="minorHAnsi" w:cstheme="minorBidi"/>
            <w:b w:val="0"/>
            <w:noProof/>
            <w:sz w:val="22"/>
            <w:szCs w:val="22"/>
          </w:rPr>
          <w:tab/>
        </w:r>
        <w:r w:rsidRPr="003D24B9">
          <w:rPr>
            <w:rStyle w:val="Hyperlink"/>
            <w:noProof/>
          </w:rPr>
          <w:t>TCSR – PID $1369 – Delivered Torque Output Control Circuit</w:t>
        </w:r>
        <w:r>
          <w:rPr>
            <w:noProof/>
            <w:webHidden/>
          </w:rPr>
          <w:tab/>
        </w:r>
        <w:r>
          <w:rPr>
            <w:noProof/>
            <w:webHidden/>
          </w:rPr>
          <w:fldChar w:fldCharType="begin"/>
        </w:r>
        <w:r>
          <w:rPr>
            <w:noProof/>
            <w:webHidden/>
          </w:rPr>
          <w:instrText xml:space="preserve"> PAGEREF _Toc276632697 \h </w:instrText>
        </w:r>
        <w:r>
          <w:rPr>
            <w:noProof/>
            <w:webHidden/>
          </w:rPr>
        </w:r>
        <w:r>
          <w:rPr>
            <w:noProof/>
            <w:webHidden/>
          </w:rPr>
          <w:fldChar w:fldCharType="separate"/>
        </w:r>
        <w:r>
          <w:rPr>
            <w:noProof/>
            <w:webHidden/>
          </w:rPr>
          <w:t>128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8" w:history="1">
        <w:r w:rsidRPr="003D24B9">
          <w:rPr>
            <w:rStyle w:val="Hyperlink"/>
            <w:noProof/>
          </w:rPr>
          <w:t>3.2.144</w:t>
        </w:r>
        <w:r>
          <w:rPr>
            <w:rFonts w:asciiTheme="minorHAnsi" w:eastAsiaTheme="minorEastAsia" w:hAnsiTheme="minorHAnsi" w:cstheme="minorBidi"/>
            <w:b w:val="0"/>
            <w:noProof/>
            <w:sz w:val="22"/>
            <w:szCs w:val="22"/>
          </w:rPr>
          <w:tab/>
        </w:r>
        <w:r w:rsidRPr="003D24B9">
          <w:rPr>
            <w:rStyle w:val="Hyperlink"/>
            <w:noProof/>
          </w:rPr>
          <w:t>RTDR – PID $136A – Vehicle Lift / Dive Output Control Circuit</w:t>
        </w:r>
        <w:r>
          <w:rPr>
            <w:noProof/>
            <w:webHidden/>
          </w:rPr>
          <w:tab/>
        </w:r>
        <w:r>
          <w:rPr>
            <w:noProof/>
            <w:webHidden/>
          </w:rPr>
          <w:fldChar w:fldCharType="begin"/>
        </w:r>
        <w:r>
          <w:rPr>
            <w:noProof/>
            <w:webHidden/>
          </w:rPr>
          <w:instrText xml:space="preserve"> PAGEREF _Toc276632698 \h </w:instrText>
        </w:r>
        <w:r>
          <w:rPr>
            <w:noProof/>
            <w:webHidden/>
          </w:rPr>
        </w:r>
        <w:r>
          <w:rPr>
            <w:noProof/>
            <w:webHidden/>
          </w:rPr>
          <w:fldChar w:fldCharType="separate"/>
        </w:r>
        <w:r>
          <w:rPr>
            <w:noProof/>
            <w:webHidden/>
          </w:rPr>
          <w:t>129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699" w:history="1">
        <w:r w:rsidRPr="003D24B9">
          <w:rPr>
            <w:rStyle w:val="Hyperlink"/>
            <w:noProof/>
          </w:rPr>
          <w:t>3.2.145</w:t>
        </w:r>
        <w:r>
          <w:rPr>
            <w:rFonts w:asciiTheme="minorHAnsi" w:eastAsiaTheme="minorEastAsia" w:hAnsiTheme="minorHAnsi" w:cstheme="minorBidi"/>
            <w:b w:val="0"/>
            <w:noProof/>
            <w:sz w:val="22"/>
            <w:szCs w:val="22"/>
          </w:rPr>
          <w:tab/>
        </w:r>
        <w:r w:rsidRPr="003D24B9">
          <w:rPr>
            <w:rStyle w:val="Hyperlink"/>
            <w:noProof/>
          </w:rPr>
          <w:t>STRR – PID $136B – Starter Relay Control Circuit</w:t>
        </w:r>
        <w:r>
          <w:rPr>
            <w:noProof/>
            <w:webHidden/>
          </w:rPr>
          <w:tab/>
        </w:r>
        <w:r>
          <w:rPr>
            <w:noProof/>
            <w:webHidden/>
          </w:rPr>
          <w:fldChar w:fldCharType="begin"/>
        </w:r>
        <w:r>
          <w:rPr>
            <w:noProof/>
            <w:webHidden/>
          </w:rPr>
          <w:instrText xml:space="preserve"> PAGEREF _Toc276632699 \h </w:instrText>
        </w:r>
        <w:r>
          <w:rPr>
            <w:noProof/>
            <w:webHidden/>
          </w:rPr>
        </w:r>
        <w:r>
          <w:rPr>
            <w:noProof/>
            <w:webHidden/>
          </w:rPr>
          <w:fldChar w:fldCharType="separate"/>
        </w:r>
        <w:r>
          <w:rPr>
            <w:noProof/>
            <w:webHidden/>
          </w:rPr>
          <w:t>129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0" w:history="1">
        <w:r w:rsidRPr="003D24B9">
          <w:rPr>
            <w:rStyle w:val="Hyperlink"/>
            <w:noProof/>
            <w:lang w:val="es-ES"/>
          </w:rPr>
          <w:t>3.2.146</w:t>
        </w:r>
        <w:r>
          <w:rPr>
            <w:rFonts w:asciiTheme="minorHAnsi" w:eastAsiaTheme="minorEastAsia" w:hAnsiTheme="minorHAnsi" w:cstheme="minorBidi"/>
            <w:b w:val="0"/>
            <w:noProof/>
            <w:sz w:val="22"/>
            <w:szCs w:val="22"/>
          </w:rPr>
          <w:tab/>
        </w:r>
        <w:r w:rsidRPr="003D24B9">
          <w:rPr>
            <w:rStyle w:val="Hyperlink"/>
            <w:noProof/>
            <w:lang w:val="es-ES"/>
          </w:rPr>
          <w:t>FPMR – PID $136C – Fuel Pump Control Circuit</w:t>
        </w:r>
        <w:r>
          <w:rPr>
            <w:noProof/>
            <w:webHidden/>
          </w:rPr>
          <w:tab/>
        </w:r>
        <w:r>
          <w:rPr>
            <w:noProof/>
            <w:webHidden/>
          </w:rPr>
          <w:fldChar w:fldCharType="begin"/>
        </w:r>
        <w:r>
          <w:rPr>
            <w:noProof/>
            <w:webHidden/>
          </w:rPr>
          <w:instrText xml:space="preserve"> PAGEREF _Toc276632700 \h </w:instrText>
        </w:r>
        <w:r>
          <w:rPr>
            <w:noProof/>
            <w:webHidden/>
          </w:rPr>
        </w:r>
        <w:r>
          <w:rPr>
            <w:noProof/>
            <w:webHidden/>
          </w:rPr>
          <w:fldChar w:fldCharType="separate"/>
        </w:r>
        <w:r>
          <w:rPr>
            <w:noProof/>
            <w:webHidden/>
          </w:rPr>
          <w:t>130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1" w:history="1">
        <w:r w:rsidRPr="003D24B9">
          <w:rPr>
            <w:rStyle w:val="Hyperlink"/>
            <w:noProof/>
          </w:rPr>
          <w:t>3.2.147</w:t>
        </w:r>
        <w:r>
          <w:rPr>
            <w:rFonts w:asciiTheme="minorHAnsi" w:eastAsiaTheme="minorEastAsia" w:hAnsiTheme="minorHAnsi" w:cstheme="minorBidi"/>
            <w:b w:val="0"/>
            <w:noProof/>
            <w:sz w:val="22"/>
            <w:szCs w:val="22"/>
          </w:rPr>
          <w:tab/>
        </w:r>
        <w:r w:rsidRPr="003D24B9">
          <w:rPr>
            <w:rStyle w:val="Hyperlink"/>
            <w:noProof/>
          </w:rPr>
          <w:t>ACCR – PID $136D – Air Conditioning Compressor Control Circuit</w:t>
        </w:r>
        <w:r>
          <w:rPr>
            <w:noProof/>
            <w:webHidden/>
          </w:rPr>
          <w:tab/>
        </w:r>
        <w:r>
          <w:rPr>
            <w:noProof/>
            <w:webHidden/>
          </w:rPr>
          <w:fldChar w:fldCharType="begin"/>
        </w:r>
        <w:r>
          <w:rPr>
            <w:noProof/>
            <w:webHidden/>
          </w:rPr>
          <w:instrText xml:space="preserve"> PAGEREF _Toc276632701 \h </w:instrText>
        </w:r>
        <w:r>
          <w:rPr>
            <w:noProof/>
            <w:webHidden/>
          </w:rPr>
        </w:r>
        <w:r>
          <w:rPr>
            <w:noProof/>
            <w:webHidden/>
          </w:rPr>
          <w:fldChar w:fldCharType="separate"/>
        </w:r>
        <w:r>
          <w:rPr>
            <w:noProof/>
            <w:webHidden/>
          </w:rPr>
          <w:t>130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2" w:history="1">
        <w:r w:rsidRPr="003D24B9">
          <w:rPr>
            <w:rStyle w:val="Hyperlink"/>
            <w:noProof/>
          </w:rPr>
          <w:t>3.2.148</w:t>
        </w:r>
        <w:r>
          <w:rPr>
            <w:rFonts w:asciiTheme="minorHAnsi" w:eastAsiaTheme="minorEastAsia" w:hAnsiTheme="minorHAnsi" w:cstheme="minorBidi"/>
            <w:b w:val="0"/>
            <w:noProof/>
            <w:sz w:val="22"/>
            <w:szCs w:val="22"/>
          </w:rPr>
          <w:tab/>
        </w:r>
        <w:r w:rsidRPr="003D24B9">
          <w:rPr>
            <w:rStyle w:val="Hyperlink"/>
            <w:noProof/>
          </w:rPr>
          <w:t>FANR – PID $13AF – Cooling Fan PWM Duty Cycle</w:t>
        </w:r>
        <w:r>
          <w:rPr>
            <w:noProof/>
            <w:webHidden/>
          </w:rPr>
          <w:tab/>
        </w:r>
        <w:r>
          <w:rPr>
            <w:noProof/>
            <w:webHidden/>
          </w:rPr>
          <w:fldChar w:fldCharType="begin"/>
        </w:r>
        <w:r>
          <w:rPr>
            <w:noProof/>
            <w:webHidden/>
          </w:rPr>
          <w:instrText xml:space="preserve"> PAGEREF _Toc276632702 \h </w:instrText>
        </w:r>
        <w:r>
          <w:rPr>
            <w:noProof/>
            <w:webHidden/>
          </w:rPr>
        </w:r>
        <w:r>
          <w:rPr>
            <w:noProof/>
            <w:webHidden/>
          </w:rPr>
          <w:fldChar w:fldCharType="separate"/>
        </w:r>
        <w:r>
          <w:rPr>
            <w:noProof/>
            <w:webHidden/>
          </w:rPr>
          <w:t>131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3" w:history="1">
        <w:r w:rsidRPr="003D24B9">
          <w:rPr>
            <w:rStyle w:val="Hyperlink"/>
            <w:noProof/>
          </w:rPr>
          <w:t>3.2.149</w:t>
        </w:r>
        <w:r>
          <w:rPr>
            <w:rFonts w:asciiTheme="minorHAnsi" w:eastAsiaTheme="minorEastAsia" w:hAnsiTheme="minorHAnsi" w:cstheme="minorBidi"/>
            <w:b w:val="0"/>
            <w:noProof/>
            <w:sz w:val="22"/>
            <w:szCs w:val="22"/>
          </w:rPr>
          <w:tab/>
        </w:r>
        <w:r w:rsidRPr="003D24B9">
          <w:rPr>
            <w:rStyle w:val="Hyperlink"/>
            <w:noProof/>
          </w:rPr>
          <w:t>TPSR – PID $13B1 – Throttle Position Sensor 1 Learned Minimum</w:t>
        </w:r>
        <w:r>
          <w:rPr>
            <w:noProof/>
            <w:webHidden/>
          </w:rPr>
          <w:tab/>
        </w:r>
        <w:r>
          <w:rPr>
            <w:noProof/>
            <w:webHidden/>
          </w:rPr>
          <w:fldChar w:fldCharType="begin"/>
        </w:r>
        <w:r>
          <w:rPr>
            <w:noProof/>
            <w:webHidden/>
          </w:rPr>
          <w:instrText xml:space="preserve"> PAGEREF _Toc276632703 \h </w:instrText>
        </w:r>
        <w:r>
          <w:rPr>
            <w:noProof/>
            <w:webHidden/>
          </w:rPr>
        </w:r>
        <w:r>
          <w:rPr>
            <w:noProof/>
            <w:webHidden/>
          </w:rPr>
          <w:fldChar w:fldCharType="separate"/>
        </w:r>
        <w:r>
          <w:rPr>
            <w:noProof/>
            <w:webHidden/>
          </w:rPr>
          <w:t>131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4" w:history="1">
        <w:r w:rsidRPr="003D24B9">
          <w:rPr>
            <w:rStyle w:val="Hyperlink"/>
            <w:noProof/>
          </w:rPr>
          <w:t>3.2.150</w:t>
        </w:r>
        <w:r>
          <w:rPr>
            <w:rFonts w:asciiTheme="minorHAnsi" w:eastAsiaTheme="minorEastAsia" w:hAnsiTheme="minorHAnsi" w:cstheme="minorBidi"/>
            <w:b w:val="0"/>
            <w:noProof/>
            <w:sz w:val="22"/>
            <w:szCs w:val="22"/>
          </w:rPr>
          <w:tab/>
        </w:r>
        <w:r w:rsidRPr="003D24B9">
          <w:rPr>
            <w:rStyle w:val="Hyperlink"/>
            <w:noProof/>
          </w:rPr>
          <w:t>TPSR – PID $13B2 – Throttle Position Sensor 2 Learned Minimum</w:t>
        </w:r>
        <w:r>
          <w:rPr>
            <w:noProof/>
            <w:webHidden/>
          </w:rPr>
          <w:tab/>
        </w:r>
        <w:r>
          <w:rPr>
            <w:noProof/>
            <w:webHidden/>
          </w:rPr>
          <w:fldChar w:fldCharType="begin"/>
        </w:r>
        <w:r>
          <w:rPr>
            <w:noProof/>
            <w:webHidden/>
          </w:rPr>
          <w:instrText xml:space="preserve"> PAGEREF _Toc276632704 \h </w:instrText>
        </w:r>
        <w:r>
          <w:rPr>
            <w:noProof/>
            <w:webHidden/>
          </w:rPr>
        </w:r>
        <w:r>
          <w:rPr>
            <w:noProof/>
            <w:webHidden/>
          </w:rPr>
          <w:fldChar w:fldCharType="separate"/>
        </w:r>
        <w:r>
          <w:rPr>
            <w:noProof/>
            <w:webHidden/>
          </w:rPr>
          <w:t>131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5" w:history="1">
        <w:r w:rsidRPr="003D24B9">
          <w:rPr>
            <w:rStyle w:val="Hyperlink"/>
            <w:noProof/>
          </w:rPr>
          <w:t>3.2.151</w:t>
        </w:r>
        <w:r>
          <w:rPr>
            <w:rFonts w:asciiTheme="minorHAnsi" w:eastAsiaTheme="minorEastAsia" w:hAnsiTheme="minorHAnsi" w:cstheme="minorBidi"/>
            <w:b w:val="0"/>
            <w:noProof/>
            <w:sz w:val="22"/>
            <w:szCs w:val="22"/>
          </w:rPr>
          <w:tab/>
        </w:r>
        <w:r w:rsidRPr="003D24B9">
          <w:rPr>
            <w:rStyle w:val="Hyperlink"/>
            <w:noProof/>
          </w:rPr>
          <w:t>EPSR – PID $13B5 – Engine Off Time</w:t>
        </w:r>
        <w:r>
          <w:rPr>
            <w:noProof/>
            <w:webHidden/>
          </w:rPr>
          <w:tab/>
        </w:r>
        <w:r>
          <w:rPr>
            <w:noProof/>
            <w:webHidden/>
          </w:rPr>
          <w:fldChar w:fldCharType="begin"/>
        </w:r>
        <w:r>
          <w:rPr>
            <w:noProof/>
            <w:webHidden/>
          </w:rPr>
          <w:instrText xml:space="preserve"> PAGEREF _Toc276632705 \h </w:instrText>
        </w:r>
        <w:r>
          <w:rPr>
            <w:noProof/>
            <w:webHidden/>
          </w:rPr>
        </w:r>
        <w:r>
          <w:rPr>
            <w:noProof/>
            <w:webHidden/>
          </w:rPr>
          <w:fldChar w:fldCharType="separate"/>
        </w:r>
        <w:r>
          <w:rPr>
            <w:noProof/>
            <w:webHidden/>
          </w:rPr>
          <w:t>131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6" w:history="1">
        <w:r w:rsidRPr="003D24B9">
          <w:rPr>
            <w:rStyle w:val="Hyperlink"/>
            <w:noProof/>
          </w:rPr>
          <w:t>3.2.152</w:t>
        </w:r>
        <w:r>
          <w:rPr>
            <w:rFonts w:asciiTheme="minorHAnsi" w:eastAsiaTheme="minorEastAsia" w:hAnsiTheme="minorHAnsi" w:cstheme="minorBidi"/>
            <w:b w:val="0"/>
            <w:noProof/>
            <w:sz w:val="22"/>
            <w:szCs w:val="22"/>
          </w:rPr>
          <w:tab/>
        </w:r>
        <w:r w:rsidRPr="003D24B9">
          <w:rPr>
            <w:rStyle w:val="Hyperlink"/>
            <w:noProof/>
          </w:rPr>
          <w:t>TPSR – PID $13C6 – Throttle Actuator Duty Cycle</w:t>
        </w:r>
        <w:r>
          <w:rPr>
            <w:noProof/>
            <w:webHidden/>
          </w:rPr>
          <w:tab/>
        </w:r>
        <w:r>
          <w:rPr>
            <w:noProof/>
            <w:webHidden/>
          </w:rPr>
          <w:fldChar w:fldCharType="begin"/>
        </w:r>
        <w:r>
          <w:rPr>
            <w:noProof/>
            <w:webHidden/>
          </w:rPr>
          <w:instrText xml:space="preserve"> PAGEREF _Toc276632706 \h </w:instrText>
        </w:r>
        <w:r>
          <w:rPr>
            <w:noProof/>
            <w:webHidden/>
          </w:rPr>
        </w:r>
        <w:r>
          <w:rPr>
            <w:noProof/>
            <w:webHidden/>
          </w:rPr>
          <w:fldChar w:fldCharType="separate"/>
        </w:r>
        <w:r>
          <w:rPr>
            <w:noProof/>
            <w:webHidden/>
          </w:rPr>
          <w:t>131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7" w:history="1">
        <w:r w:rsidRPr="003D24B9">
          <w:rPr>
            <w:rStyle w:val="Hyperlink"/>
            <w:noProof/>
          </w:rPr>
          <w:t>3.2.153</w:t>
        </w:r>
        <w:r>
          <w:rPr>
            <w:rFonts w:asciiTheme="minorHAnsi" w:eastAsiaTheme="minorEastAsia" w:hAnsiTheme="minorHAnsi" w:cstheme="minorBidi"/>
            <w:b w:val="0"/>
            <w:noProof/>
            <w:sz w:val="22"/>
            <w:szCs w:val="22"/>
          </w:rPr>
          <w:tab/>
        </w:r>
        <w:r w:rsidRPr="003D24B9">
          <w:rPr>
            <w:rStyle w:val="Hyperlink"/>
            <w:noProof/>
          </w:rPr>
          <w:t>EPSR – PID $13C7 – Crank Position Sensor Decode Mode</w:t>
        </w:r>
        <w:r>
          <w:rPr>
            <w:noProof/>
            <w:webHidden/>
          </w:rPr>
          <w:tab/>
        </w:r>
        <w:r>
          <w:rPr>
            <w:noProof/>
            <w:webHidden/>
          </w:rPr>
          <w:fldChar w:fldCharType="begin"/>
        </w:r>
        <w:r>
          <w:rPr>
            <w:noProof/>
            <w:webHidden/>
          </w:rPr>
          <w:instrText xml:space="preserve"> PAGEREF _Toc276632707 \h </w:instrText>
        </w:r>
        <w:r>
          <w:rPr>
            <w:noProof/>
            <w:webHidden/>
          </w:rPr>
        </w:r>
        <w:r>
          <w:rPr>
            <w:noProof/>
            <w:webHidden/>
          </w:rPr>
          <w:fldChar w:fldCharType="separate"/>
        </w:r>
        <w:r>
          <w:rPr>
            <w:noProof/>
            <w:webHidden/>
          </w:rPr>
          <w:t>132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8" w:history="1">
        <w:r w:rsidRPr="003D24B9">
          <w:rPr>
            <w:rStyle w:val="Hyperlink"/>
            <w:noProof/>
          </w:rPr>
          <w:t>3.2.154</w:t>
        </w:r>
        <w:r>
          <w:rPr>
            <w:rFonts w:asciiTheme="minorHAnsi" w:eastAsiaTheme="minorEastAsia" w:hAnsiTheme="minorHAnsi" w:cstheme="minorBidi"/>
            <w:b w:val="0"/>
            <w:noProof/>
            <w:sz w:val="22"/>
            <w:szCs w:val="22"/>
          </w:rPr>
          <w:tab/>
        </w:r>
        <w:r w:rsidRPr="003D24B9">
          <w:rPr>
            <w:rStyle w:val="Hyperlink"/>
            <w:noProof/>
          </w:rPr>
          <w:t>GENR – PID $13C8 – Generator L-Terminal Duty Cycle</w:t>
        </w:r>
        <w:r>
          <w:rPr>
            <w:noProof/>
            <w:webHidden/>
          </w:rPr>
          <w:tab/>
        </w:r>
        <w:r>
          <w:rPr>
            <w:noProof/>
            <w:webHidden/>
          </w:rPr>
          <w:fldChar w:fldCharType="begin"/>
        </w:r>
        <w:r>
          <w:rPr>
            <w:noProof/>
            <w:webHidden/>
          </w:rPr>
          <w:instrText xml:space="preserve"> PAGEREF _Toc276632708 \h </w:instrText>
        </w:r>
        <w:r>
          <w:rPr>
            <w:noProof/>
            <w:webHidden/>
          </w:rPr>
        </w:r>
        <w:r>
          <w:rPr>
            <w:noProof/>
            <w:webHidden/>
          </w:rPr>
          <w:fldChar w:fldCharType="separate"/>
        </w:r>
        <w:r>
          <w:rPr>
            <w:noProof/>
            <w:webHidden/>
          </w:rPr>
          <w:t>132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09" w:history="1">
        <w:r w:rsidRPr="003D24B9">
          <w:rPr>
            <w:rStyle w:val="Hyperlink"/>
            <w:noProof/>
          </w:rPr>
          <w:t>3.2.155</w:t>
        </w:r>
        <w:r>
          <w:rPr>
            <w:rFonts w:asciiTheme="minorHAnsi" w:eastAsiaTheme="minorEastAsia" w:hAnsiTheme="minorHAnsi" w:cstheme="minorBidi"/>
            <w:b w:val="0"/>
            <w:noProof/>
            <w:sz w:val="22"/>
            <w:szCs w:val="22"/>
          </w:rPr>
          <w:tab/>
        </w:r>
        <w:r w:rsidRPr="003D24B9">
          <w:rPr>
            <w:rStyle w:val="Hyperlink"/>
            <w:noProof/>
          </w:rPr>
          <w:t>PHSR – PID $13E1 – Intake Cam Phase Bank 1 Control Circuit</w:t>
        </w:r>
        <w:r>
          <w:rPr>
            <w:noProof/>
            <w:webHidden/>
          </w:rPr>
          <w:tab/>
        </w:r>
        <w:r>
          <w:rPr>
            <w:noProof/>
            <w:webHidden/>
          </w:rPr>
          <w:fldChar w:fldCharType="begin"/>
        </w:r>
        <w:r>
          <w:rPr>
            <w:noProof/>
            <w:webHidden/>
          </w:rPr>
          <w:instrText xml:space="preserve"> PAGEREF _Toc276632709 \h </w:instrText>
        </w:r>
        <w:r>
          <w:rPr>
            <w:noProof/>
            <w:webHidden/>
          </w:rPr>
        </w:r>
        <w:r>
          <w:rPr>
            <w:noProof/>
            <w:webHidden/>
          </w:rPr>
          <w:fldChar w:fldCharType="separate"/>
        </w:r>
        <w:r>
          <w:rPr>
            <w:noProof/>
            <w:webHidden/>
          </w:rPr>
          <w:t>132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0" w:history="1">
        <w:r w:rsidRPr="003D24B9">
          <w:rPr>
            <w:rStyle w:val="Hyperlink"/>
            <w:noProof/>
          </w:rPr>
          <w:t>3.2.156</w:t>
        </w:r>
        <w:r>
          <w:rPr>
            <w:rFonts w:asciiTheme="minorHAnsi" w:eastAsiaTheme="minorEastAsia" w:hAnsiTheme="minorHAnsi" w:cstheme="minorBidi"/>
            <w:b w:val="0"/>
            <w:noProof/>
            <w:sz w:val="22"/>
            <w:szCs w:val="22"/>
          </w:rPr>
          <w:tab/>
        </w:r>
        <w:r w:rsidRPr="003D24B9">
          <w:rPr>
            <w:rStyle w:val="Hyperlink"/>
            <w:noProof/>
          </w:rPr>
          <w:t>PHSR – PID $13E2 – Exhaust Cam Phase Bank 1 Control Circuit</w:t>
        </w:r>
        <w:r>
          <w:rPr>
            <w:noProof/>
            <w:webHidden/>
          </w:rPr>
          <w:tab/>
        </w:r>
        <w:r>
          <w:rPr>
            <w:noProof/>
            <w:webHidden/>
          </w:rPr>
          <w:fldChar w:fldCharType="begin"/>
        </w:r>
        <w:r>
          <w:rPr>
            <w:noProof/>
            <w:webHidden/>
          </w:rPr>
          <w:instrText xml:space="preserve"> PAGEREF _Toc276632710 \h </w:instrText>
        </w:r>
        <w:r>
          <w:rPr>
            <w:noProof/>
            <w:webHidden/>
          </w:rPr>
        </w:r>
        <w:r>
          <w:rPr>
            <w:noProof/>
            <w:webHidden/>
          </w:rPr>
          <w:fldChar w:fldCharType="separate"/>
        </w:r>
        <w:r>
          <w:rPr>
            <w:noProof/>
            <w:webHidden/>
          </w:rPr>
          <w:t>133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1" w:history="1">
        <w:r w:rsidRPr="003D24B9">
          <w:rPr>
            <w:rStyle w:val="Hyperlink"/>
            <w:noProof/>
          </w:rPr>
          <w:t>3.2.157</w:t>
        </w:r>
        <w:r>
          <w:rPr>
            <w:rFonts w:asciiTheme="minorHAnsi" w:eastAsiaTheme="minorEastAsia" w:hAnsiTheme="minorHAnsi" w:cstheme="minorBidi"/>
            <w:b w:val="0"/>
            <w:noProof/>
            <w:sz w:val="22"/>
            <w:szCs w:val="22"/>
          </w:rPr>
          <w:tab/>
        </w:r>
        <w:r w:rsidRPr="003D24B9">
          <w:rPr>
            <w:rStyle w:val="Hyperlink"/>
            <w:noProof/>
          </w:rPr>
          <w:t>PHSR – PID $13E3 – Intake Cam Phase Bank 2 Control Circuit</w:t>
        </w:r>
        <w:r>
          <w:rPr>
            <w:noProof/>
            <w:webHidden/>
          </w:rPr>
          <w:tab/>
        </w:r>
        <w:r>
          <w:rPr>
            <w:noProof/>
            <w:webHidden/>
          </w:rPr>
          <w:fldChar w:fldCharType="begin"/>
        </w:r>
        <w:r>
          <w:rPr>
            <w:noProof/>
            <w:webHidden/>
          </w:rPr>
          <w:instrText xml:space="preserve"> PAGEREF _Toc276632711 \h </w:instrText>
        </w:r>
        <w:r>
          <w:rPr>
            <w:noProof/>
            <w:webHidden/>
          </w:rPr>
        </w:r>
        <w:r>
          <w:rPr>
            <w:noProof/>
            <w:webHidden/>
          </w:rPr>
          <w:fldChar w:fldCharType="separate"/>
        </w:r>
        <w:r>
          <w:rPr>
            <w:noProof/>
            <w:webHidden/>
          </w:rPr>
          <w:t>133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2" w:history="1">
        <w:r w:rsidRPr="003D24B9">
          <w:rPr>
            <w:rStyle w:val="Hyperlink"/>
            <w:noProof/>
          </w:rPr>
          <w:t>3.2.158</w:t>
        </w:r>
        <w:r>
          <w:rPr>
            <w:rFonts w:asciiTheme="minorHAnsi" w:eastAsiaTheme="minorEastAsia" w:hAnsiTheme="minorHAnsi" w:cstheme="minorBidi"/>
            <w:b w:val="0"/>
            <w:noProof/>
            <w:sz w:val="22"/>
            <w:szCs w:val="22"/>
          </w:rPr>
          <w:tab/>
        </w:r>
        <w:r w:rsidRPr="003D24B9">
          <w:rPr>
            <w:rStyle w:val="Hyperlink"/>
            <w:noProof/>
          </w:rPr>
          <w:t>PHSR – PID $13E4 – Exhaust Cam Phase Bank 2 Control Circuit</w:t>
        </w:r>
        <w:r>
          <w:rPr>
            <w:noProof/>
            <w:webHidden/>
          </w:rPr>
          <w:tab/>
        </w:r>
        <w:r>
          <w:rPr>
            <w:noProof/>
            <w:webHidden/>
          </w:rPr>
          <w:fldChar w:fldCharType="begin"/>
        </w:r>
        <w:r>
          <w:rPr>
            <w:noProof/>
            <w:webHidden/>
          </w:rPr>
          <w:instrText xml:space="preserve"> PAGEREF _Toc276632712 \h </w:instrText>
        </w:r>
        <w:r>
          <w:rPr>
            <w:noProof/>
            <w:webHidden/>
          </w:rPr>
        </w:r>
        <w:r>
          <w:rPr>
            <w:noProof/>
            <w:webHidden/>
          </w:rPr>
          <w:fldChar w:fldCharType="separate"/>
        </w:r>
        <w:r>
          <w:rPr>
            <w:noProof/>
            <w:webHidden/>
          </w:rPr>
          <w:t>134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3" w:history="1">
        <w:r w:rsidRPr="003D24B9">
          <w:rPr>
            <w:rStyle w:val="Hyperlink"/>
            <w:noProof/>
          </w:rPr>
          <w:t>3.2.159</w:t>
        </w:r>
        <w:r>
          <w:rPr>
            <w:rFonts w:asciiTheme="minorHAnsi" w:eastAsiaTheme="minorEastAsia" w:hAnsiTheme="minorHAnsi" w:cstheme="minorBidi"/>
            <w:b w:val="0"/>
            <w:noProof/>
            <w:sz w:val="22"/>
            <w:szCs w:val="22"/>
          </w:rPr>
          <w:tab/>
        </w:r>
        <w:r w:rsidRPr="003D24B9">
          <w:rPr>
            <w:rStyle w:val="Hyperlink"/>
            <w:noProof/>
          </w:rPr>
          <w:t>VSPR – PID $13EA – Vehicle Speed High Resolution Output Control Circuit</w:t>
        </w:r>
        <w:r>
          <w:rPr>
            <w:noProof/>
            <w:webHidden/>
          </w:rPr>
          <w:tab/>
        </w:r>
        <w:r>
          <w:rPr>
            <w:noProof/>
            <w:webHidden/>
          </w:rPr>
          <w:fldChar w:fldCharType="begin"/>
        </w:r>
        <w:r>
          <w:rPr>
            <w:noProof/>
            <w:webHidden/>
          </w:rPr>
          <w:instrText xml:space="preserve"> PAGEREF _Toc276632713 \h </w:instrText>
        </w:r>
        <w:r>
          <w:rPr>
            <w:noProof/>
            <w:webHidden/>
          </w:rPr>
        </w:r>
        <w:r>
          <w:rPr>
            <w:noProof/>
            <w:webHidden/>
          </w:rPr>
          <w:fldChar w:fldCharType="separate"/>
        </w:r>
        <w:r>
          <w:rPr>
            <w:noProof/>
            <w:webHidden/>
          </w:rPr>
          <w:t>134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4" w:history="1">
        <w:r w:rsidRPr="003D24B9">
          <w:rPr>
            <w:rStyle w:val="Hyperlink"/>
            <w:noProof/>
          </w:rPr>
          <w:t>3.2.160</w:t>
        </w:r>
        <w:r>
          <w:rPr>
            <w:rFonts w:asciiTheme="minorHAnsi" w:eastAsiaTheme="minorEastAsia" w:hAnsiTheme="minorHAnsi" w:cstheme="minorBidi"/>
            <w:b w:val="0"/>
            <w:noProof/>
            <w:sz w:val="22"/>
            <w:szCs w:val="22"/>
          </w:rPr>
          <w:tab/>
        </w:r>
        <w:r w:rsidRPr="003D24B9">
          <w:rPr>
            <w:rStyle w:val="Hyperlink"/>
            <w:noProof/>
          </w:rPr>
          <w:t>IFRR – PID $13F1 – Filtered MAP Model 1 Residual</w:t>
        </w:r>
        <w:r>
          <w:rPr>
            <w:noProof/>
            <w:webHidden/>
          </w:rPr>
          <w:tab/>
        </w:r>
        <w:r>
          <w:rPr>
            <w:noProof/>
            <w:webHidden/>
          </w:rPr>
          <w:fldChar w:fldCharType="begin"/>
        </w:r>
        <w:r>
          <w:rPr>
            <w:noProof/>
            <w:webHidden/>
          </w:rPr>
          <w:instrText xml:space="preserve"> PAGEREF _Toc276632714 \h </w:instrText>
        </w:r>
        <w:r>
          <w:rPr>
            <w:noProof/>
            <w:webHidden/>
          </w:rPr>
        </w:r>
        <w:r>
          <w:rPr>
            <w:noProof/>
            <w:webHidden/>
          </w:rPr>
          <w:fldChar w:fldCharType="separate"/>
        </w:r>
        <w:r>
          <w:rPr>
            <w:noProof/>
            <w:webHidden/>
          </w:rPr>
          <w:t>135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5" w:history="1">
        <w:r w:rsidRPr="003D24B9">
          <w:rPr>
            <w:rStyle w:val="Hyperlink"/>
            <w:noProof/>
          </w:rPr>
          <w:t>3.2.161</w:t>
        </w:r>
        <w:r>
          <w:rPr>
            <w:rFonts w:asciiTheme="minorHAnsi" w:eastAsiaTheme="minorEastAsia" w:hAnsiTheme="minorHAnsi" w:cstheme="minorBidi"/>
            <w:b w:val="0"/>
            <w:noProof/>
            <w:sz w:val="22"/>
            <w:szCs w:val="22"/>
          </w:rPr>
          <w:tab/>
        </w:r>
        <w:r w:rsidRPr="003D24B9">
          <w:rPr>
            <w:rStyle w:val="Hyperlink"/>
            <w:noProof/>
          </w:rPr>
          <w:t>IFRR – PID $13F2 – Filtered MAP Model 2 Residual</w:t>
        </w:r>
        <w:r>
          <w:rPr>
            <w:noProof/>
            <w:webHidden/>
          </w:rPr>
          <w:tab/>
        </w:r>
        <w:r>
          <w:rPr>
            <w:noProof/>
            <w:webHidden/>
          </w:rPr>
          <w:fldChar w:fldCharType="begin"/>
        </w:r>
        <w:r>
          <w:rPr>
            <w:noProof/>
            <w:webHidden/>
          </w:rPr>
          <w:instrText xml:space="preserve"> PAGEREF _Toc276632715 \h </w:instrText>
        </w:r>
        <w:r>
          <w:rPr>
            <w:noProof/>
            <w:webHidden/>
          </w:rPr>
        </w:r>
        <w:r>
          <w:rPr>
            <w:noProof/>
            <w:webHidden/>
          </w:rPr>
          <w:fldChar w:fldCharType="separate"/>
        </w:r>
        <w:r>
          <w:rPr>
            <w:noProof/>
            <w:webHidden/>
          </w:rPr>
          <w:t>135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6" w:history="1">
        <w:r w:rsidRPr="003D24B9">
          <w:rPr>
            <w:rStyle w:val="Hyperlink"/>
            <w:noProof/>
          </w:rPr>
          <w:t>3.2.162</w:t>
        </w:r>
        <w:r>
          <w:rPr>
            <w:rFonts w:asciiTheme="minorHAnsi" w:eastAsiaTheme="minorEastAsia" w:hAnsiTheme="minorHAnsi" w:cstheme="minorBidi"/>
            <w:b w:val="0"/>
            <w:noProof/>
            <w:sz w:val="22"/>
            <w:szCs w:val="22"/>
          </w:rPr>
          <w:tab/>
        </w:r>
        <w:r w:rsidRPr="003D24B9">
          <w:rPr>
            <w:rStyle w:val="Hyperlink"/>
            <w:noProof/>
          </w:rPr>
          <w:t>IFRR – PID $13F3 – Filtered MAF Residual</w:t>
        </w:r>
        <w:r>
          <w:rPr>
            <w:noProof/>
            <w:webHidden/>
          </w:rPr>
          <w:tab/>
        </w:r>
        <w:r>
          <w:rPr>
            <w:noProof/>
            <w:webHidden/>
          </w:rPr>
          <w:fldChar w:fldCharType="begin"/>
        </w:r>
        <w:r>
          <w:rPr>
            <w:noProof/>
            <w:webHidden/>
          </w:rPr>
          <w:instrText xml:space="preserve"> PAGEREF _Toc276632716 \h </w:instrText>
        </w:r>
        <w:r>
          <w:rPr>
            <w:noProof/>
            <w:webHidden/>
          </w:rPr>
        </w:r>
        <w:r>
          <w:rPr>
            <w:noProof/>
            <w:webHidden/>
          </w:rPr>
          <w:fldChar w:fldCharType="separate"/>
        </w:r>
        <w:r>
          <w:rPr>
            <w:noProof/>
            <w:webHidden/>
          </w:rPr>
          <w:t>135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7" w:history="1">
        <w:r w:rsidRPr="003D24B9">
          <w:rPr>
            <w:rStyle w:val="Hyperlink"/>
            <w:noProof/>
          </w:rPr>
          <w:t>3.2.163</w:t>
        </w:r>
        <w:r>
          <w:rPr>
            <w:rFonts w:asciiTheme="minorHAnsi" w:eastAsiaTheme="minorEastAsia" w:hAnsiTheme="minorHAnsi" w:cstheme="minorBidi"/>
            <w:b w:val="0"/>
            <w:noProof/>
            <w:sz w:val="22"/>
            <w:szCs w:val="22"/>
          </w:rPr>
          <w:tab/>
        </w:r>
        <w:r w:rsidRPr="003D24B9">
          <w:rPr>
            <w:rStyle w:val="Hyperlink"/>
            <w:noProof/>
          </w:rPr>
          <w:t>IFRR – PID $13F4 – Filtered Throttle Position Residual</w:t>
        </w:r>
        <w:r>
          <w:rPr>
            <w:noProof/>
            <w:webHidden/>
          </w:rPr>
          <w:tab/>
        </w:r>
        <w:r>
          <w:rPr>
            <w:noProof/>
            <w:webHidden/>
          </w:rPr>
          <w:fldChar w:fldCharType="begin"/>
        </w:r>
        <w:r>
          <w:rPr>
            <w:noProof/>
            <w:webHidden/>
          </w:rPr>
          <w:instrText xml:space="preserve"> PAGEREF _Toc276632717 \h </w:instrText>
        </w:r>
        <w:r>
          <w:rPr>
            <w:noProof/>
            <w:webHidden/>
          </w:rPr>
        </w:r>
        <w:r>
          <w:rPr>
            <w:noProof/>
            <w:webHidden/>
          </w:rPr>
          <w:fldChar w:fldCharType="separate"/>
        </w:r>
        <w:r>
          <w:rPr>
            <w:noProof/>
            <w:webHidden/>
          </w:rPr>
          <w:t>135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8" w:history="1">
        <w:r w:rsidRPr="003D24B9">
          <w:rPr>
            <w:rStyle w:val="Hyperlink"/>
            <w:noProof/>
          </w:rPr>
          <w:t>3.2.164</w:t>
        </w:r>
        <w:r>
          <w:rPr>
            <w:rFonts w:asciiTheme="minorHAnsi" w:eastAsiaTheme="minorEastAsia" w:hAnsiTheme="minorHAnsi" w:cstheme="minorBidi"/>
            <w:b w:val="0"/>
            <w:noProof/>
            <w:sz w:val="22"/>
            <w:szCs w:val="22"/>
          </w:rPr>
          <w:tab/>
        </w:r>
        <w:r w:rsidRPr="003D24B9">
          <w:rPr>
            <w:rStyle w:val="Hyperlink"/>
            <w:noProof/>
          </w:rPr>
          <w:t>SPKR – PID $1400 – Ignition Coil 1 Control Circuit</w:t>
        </w:r>
        <w:r>
          <w:rPr>
            <w:noProof/>
            <w:webHidden/>
          </w:rPr>
          <w:tab/>
        </w:r>
        <w:r>
          <w:rPr>
            <w:noProof/>
            <w:webHidden/>
          </w:rPr>
          <w:fldChar w:fldCharType="begin"/>
        </w:r>
        <w:r>
          <w:rPr>
            <w:noProof/>
            <w:webHidden/>
          </w:rPr>
          <w:instrText xml:space="preserve"> PAGEREF _Toc276632718 \h </w:instrText>
        </w:r>
        <w:r>
          <w:rPr>
            <w:noProof/>
            <w:webHidden/>
          </w:rPr>
        </w:r>
        <w:r>
          <w:rPr>
            <w:noProof/>
            <w:webHidden/>
          </w:rPr>
          <w:fldChar w:fldCharType="separate"/>
        </w:r>
        <w:r>
          <w:rPr>
            <w:noProof/>
            <w:webHidden/>
          </w:rPr>
          <w:t>136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19" w:history="1">
        <w:r w:rsidRPr="003D24B9">
          <w:rPr>
            <w:rStyle w:val="Hyperlink"/>
            <w:noProof/>
          </w:rPr>
          <w:t>3.2.165</w:t>
        </w:r>
        <w:r>
          <w:rPr>
            <w:rFonts w:asciiTheme="minorHAnsi" w:eastAsiaTheme="minorEastAsia" w:hAnsiTheme="minorHAnsi" w:cstheme="minorBidi"/>
            <w:b w:val="0"/>
            <w:noProof/>
            <w:sz w:val="22"/>
            <w:szCs w:val="22"/>
          </w:rPr>
          <w:tab/>
        </w:r>
        <w:r w:rsidRPr="003D24B9">
          <w:rPr>
            <w:rStyle w:val="Hyperlink"/>
            <w:noProof/>
          </w:rPr>
          <w:t>SPKR – PID $1401 – Ignition Coil 2 Control Circuit</w:t>
        </w:r>
        <w:r>
          <w:rPr>
            <w:noProof/>
            <w:webHidden/>
          </w:rPr>
          <w:tab/>
        </w:r>
        <w:r>
          <w:rPr>
            <w:noProof/>
            <w:webHidden/>
          </w:rPr>
          <w:fldChar w:fldCharType="begin"/>
        </w:r>
        <w:r>
          <w:rPr>
            <w:noProof/>
            <w:webHidden/>
          </w:rPr>
          <w:instrText xml:space="preserve"> PAGEREF _Toc276632719 \h </w:instrText>
        </w:r>
        <w:r>
          <w:rPr>
            <w:noProof/>
            <w:webHidden/>
          </w:rPr>
        </w:r>
        <w:r>
          <w:rPr>
            <w:noProof/>
            <w:webHidden/>
          </w:rPr>
          <w:fldChar w:fldCharType="separate"/>
        </w:r>
        <w:r>
          <w:rPr>
            <w:noProof/>
            <w:webHidden/>
          </w:rPr>
          <w:t>136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0" w:history="1">
        <w:r w:rsidRPr="003D24B9">
          <w:rPr>
            <w:rStyle w:val="Hyperlink"/>
            <w:noProof/>
          </w:rPr>
          <w:t>3.2.166</w:t>
        </w:r>
        <w:r>
          <w:rPr>
            <w:rFonts w:asciiTheme="minorHAnsi" w:eastAsiaTheme="minorEastAsia" w:hAnsiTheme="minorHAnsi" w:cstheme="minorBidi"/>
            <w:b w:val="0"/>
            <w:noProof/>
            <w:sz w:val="22"/>
            <w:szCs w:val="22"/>
          </w:rPr>
          <w:tab/>
        </w:r>
        <w:r w:rsidRPr="003D24B9">
          <w:rPr>
            <w:rStyle w:val="Hyperlink"/>
            <w:noProof/>
          </w:rPr>
          <w:t>SPKR – PID $1402 – Ignition Coil 3 Control Circuit</w:t>
        </w:r>
        <w:r>
          <w:rPr>
            <w:noProof/>
            <w:webHidden/>
          </w:rPr>
          <w:tab/>
        </w:r>
        <w:r>
          <w:rPr>
            <w:noProof/>
            <w:webHidden/>
          </w:rPr>
          <w:fldChar w:fldCharType="begin"/>
        </w:r>
        <w:r>
          <w:rPr>
            <w:noProof/>
            <w:webHidden/>
          </w:rPr>
          <w:instrText xml:space="preserve"> PAGEREF _Toc276632720 \h </w:instrText>
        </w:r>
        <w:r>
          <w:rPr>
            <w:noProof/>
            <w:webHidden/>
          </w:rPr>
        </w:r>
        <w:r>
          <w:rPr>
            <w:noProof/>
            <w:webHidden/>
          </w:rPr>
          <w:fldChar w:fldCharType="separate"/>
        </w:r>
        <w:r>
          <w:rPr>
            <w:noProof/>
            <w:webHidden/>
          </w:rPr>
          <w:t>137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1" w:history="1">
        <w:r w:rsidRPr="003D24B9">
          <w:rPr>
            <w:rStyle w:val="Hyperlink"/>
            <w:noProof/>
          </w:rPr>
          <w:t>3.2.167</w:t>
        </w:r>
        <w:r>
          <w:rPr>
            <w:rFonts w:asciiTheme="minorHAnsi" w:eastAsiaTheme="minorEastAsia" w:hAnsiTheme="minorHAnsi" w:cstheme="minorBidi"/>
            <w:b w:val="0"/>
            <w:noProof/>
            <w:sz w:val="22"/>
            <w:szCs w:val="22"/>
          </w:rPr>
          <w:tab/>
        </w:r>
        <w:r w:rsidRPr="003D24B9">
          <w:rPr>
            <w:rStyle w:val="Hyperlink"/>
            <w:noProof/>
          </w:rPr>
          <w:t>SPKR – PID $1403 – Ignition Coil 4 Control Circuit</w:t>
        </w:r>
        <w:r>
          <w:rPr>
            <w:noProof/>
            <w:webHidden/>
          </w:rPr>
          <w:tab/>
        </w:r>
        <w:r>
          <w:rPr>
            <w:noProof/>
            <w:webHidden/>
          </w:rPr>
          <w:fldChar w:fldCharType="begin"/>
        </w:r>
        <w:r>
          <w:rPr>
            <w:noProof/>
            <w:webHidden/>
          </w:rPr>
          <w:instrText xml:space="preserve"> PAGEREF _Toc276632721 \h </w:instrText>
        </w:r>
        <w:r>
          <w:rPr>
            <w:noProof/>
            <w:webHidden/>
          </w:rPr>
        </w:r>
        <w:r>
          <w:rPr>
            <w:noProof/>
            <w:webHidden/>
          </w:rPr>
          <w:fldChar w:fldCharType="separate"/>
        </w:r>
        <w:r>
          <w:rPr>
            <w:noProof/>
            <w:webHidden/>
          </w:rPr>
          <w:t>137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2" w:history="1">
        <w:r w:rsidRPr="003D24B9">
          <w:rPr>
            <w:rStyle w:val="Hyperlink"/>
            <w:noProof/>
          </w:rPr>
          <w:t>3.2.168</w:t>
        </w:r>
        <w:r>
          <w:rPr>
            <w:rFonts w:asciiTheme="minorHAnsi" w:eastAsiaTheme="minorEastAsia" w:hAnsiTheme="minorHAnsi" w:cstheme="minorBidi"/>
            <w:b w:val="0"/>
            <w:noProof/>
            <w:sz w:val="22"/>
            <w:szCs w:val="22"/>
          </w:rPr>
          <w:tab/>
        </w:r>
        <w:r w:rsidRPr="003D24B9">
          <w:rPr>
            <w:rStyle w:val="Hyperlink"/>
            <w:noProof/>
          </w:rPr>
          <w:t>SPKR – PID $1404 – Ignition Coil 5 Control Circuit</w:t>
        </w:r>
        <w:r>
          <w:rPr>
            <w:noProof/>
            <w:webHidden/>
          </w:rPr>
          <w:tab/>
        </w:r>
        <w:r>
          <w:rPr>
            <w:noProof/>
            <w:webHidden/>
          </w:rPr>
          <w:fldChar w:fldCharType="begin"/>
        </w:r>
        <w:r>
          <w:rPr>
            <w:noProof/>
            <w:webHidden/>
          </w:rPr>
          <w:instrText xml:space="preserve"> PAGEREF _Toc276632722 \h </w:instrText>
        </w:r>
        <w:r>
          <w:rPr>
            <w:noProof/>
            <w:webHidden/>
          </w:rPr>
        </w:r>
        <w:r>
          <w:rPr>
            <w:noProof/>
            <w:webHidden/>
          </w:rPr>
          <w:fldChar w:fldCharType="separate"/>
        </w:r>
        <w:r>
          <w:rPr>
            <w:noProof/>
            <w:webHidden/>
          </w:rPr>
          <w:t>138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3" w:history="1">
        <w:r w:rsidRPr="003D24B9">
          <w:rPr>
            <w:rStyle w:val="Hyperlink"/>
            <w:noProof/>
          </w:rPr>
          <w:t>3.2.169</w:t>
        </w:r>
        <w:r>
          <w:rPr>
            <w:rFonts w:asciiTheme="minorHAnsi" w:eastAsiaTheme="minorEastAsia" w:hAnsiTheme="minorHAnsi" w:cstheme="minorBidi"/>
            <w:b w:val="0"/>
            <w:noProof/>
            <w:sz w:val="22"/>
            <w:szCs w:val="22"/>
          </w:rPr>
          <w:tab/>
        </w:r>
        <w:r w:rsidRPr="003D24B9">
          <w:rPr>
            <w:rStyle w:val="Hyperlink"/>
            <w:noProof/>
          </w:rPr>
          <w:t>SPKR – PID $1405 – Ignition Coil 6 Control Circuit</w:t>
        </w:r>
        <w:r>
          <w:rPr>
            <w:noProof/>
            <w:webHidden/>
          </w:rPr>
          <w:tab/>
        </w:r>
        <w:r>
          <w:rPr>
            <w:noProof/>
            <w:webHidden/>
          </w:rPr>
          <w:fldChar w:fldCharType="begin"/>
        </w:r>
        <w:r>
          <w:rPr>
            <w:noProof/>
            <w:webHidden/>
          </w:rPr>
          <w:instrText xml:space="preserve"> PAGEREF _Toc276632723 \h </w:instrText>
        </w:r>
        <w:r>
          <w:rPr>
            <w:noProof/>
            <w:webHidden/>
          </w:rPr>
        </w:r>
        <w:r>
          <w:rPr>
            <w:noProof/>
            <w:webHidden/>
          </w:rPr>
          <w:fldChar w:fldCharType="separate"/>
        </w:r>
        <w:r>
          <w:rPr>
            <w:noProof/>
            <w:webHidden/>
          </w:rPr>
          <w:t>138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4" w:history="1">
        <w:r w:rsidRPr="003D24B9">
          <w:rPr>
            <w:rStyle w:val="Hyperlink"/>
            <w:noProof/>
          </w:rPr>
          <w:t>3.2.170</w:t>
        </w:r>
        <w:r>
          <w:rPr>
            <w:rFonts w:asciiTheme="minorHAnsi" w:eastAsiaTheme="minorEastAsia" w:hAnsiTheme="minorHAnsi" w:cstheme="minorBidi"/>
            <w:b w:val="0"/>
            <w:noProof/>
            <w:sz w:val="22"/>
            <w:szCs w:val="22"/>
          </w:rPr>
          <w:tab/>
        </w:r>
        <w:r w:rsidRPr="003D24B9">
          <w:rPr>
            <w:rStyle w:val="Hyperlink"/>
            <w:noProof/>
          </w:rPr>
          <w:t>SPKR – PID $1406 – Ignition Coil 7 Control Circuit</w:t>
        </w:r>
        <w:r>
          <w:rPr>
            <w:noProof/>
            <w:webHidden/>
          </w:rPr>
          <w:tab/>
        </w:r>
        <w:r>
          <w:rPr>
            <w:noProof/>
            <w:webHidden/>
          </w:rPr>
          <w:fldChar w:fldCharType="begin"/>
        </w:r>
        <w:r>
          <w:rPr>
            <w:noProof/>
            <w:webHidden/>
          </w:rPr>
          <w:instrText xml:space="preserve"> PAGEREF _Toc276632724 \h </w:instrText>
        </w:r>
        <w:r>
          <w:rPr>
            <w:noProof/>
            <w:webHidden/>
          </w:rPr>
        </w:r>
        <w:r>
          <w:rPr>
            <w:noProof/>
            <w:webHidden/>
          </w:rPr>
          <w:fldChar w:fldCharType="separate"/>
        </w:r>
        <w:r>
          <w:rPr>
            <w:noProof/>
            <w:webHidden/>
          </w:rPr>
          <w:t>139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5" w:history="1">
        <w:r w:rsidRPr="003D24B9">
          <w:rPr>
            <w:rStyle w:val="Hyperlink"/>
            <w:noProof/>
          </w:rPr>
          <w:t>3.2.171</w:t>
        </w:r>
        <w:r>
          <w:rPr>
            <w:rFonts w:asciiTheme="minorHAnsi" w:eastAsiaTheme="minorEastAsia" w:hAnsiTheme="minorHAnsi" w:cstheme="minorBidi"/>
            <w:b w:val="0"/>
            <w:noProof/>
            <w:sz w:val="22"/>
            <w:szCs w:val="22"/>
          </w:rPr>
          <w:tab/>
        </w:r>
        <w:r w:rsidRPr="003D24B9">
          <w:rPr>
            <w:rStyle w:val="Hyperlink"/>
            <w:noProof/>
          </w:rPr>
          <w:t>SPKR – PID $1407 – Ignition Coil 8 Control Circuit</w:t>
        </w:r>
        <w:r>
          <w:rPr>
            <w:noProof/>
            <w:webHidden/>
          </w:rPr>
          <w:tab/>
        </w:r>
        <w:r>
          <w:rPr>
            <w:noProof/>
            <w:webHidden/>
          </w:rPr>
          <w:fldChar w:fldCharType="begin"/>
        </w:r>
        <w:r>
          <w:rPr>
            <w:noProof/>
            <w:webHidden/>
          </w:rPr>
          <w:instrText xml:space="preserve"> PAGEREF _Toc276632725 \h </w:instrText>
        </w:r>
        <w:r>
          <w:rPr>
            <w:noProof/>
            <w:webHidden/>
          </w:rPr>
        </w:r>
        <w:r>
          <w:rPr>
            <w:noProof/>
            <w:webHidden/>
          </w:rPr>
          <w:fldChar w:fldCharType="separate"/>
        </w:r>
        <w:r>
          <w:rPr>
            <w:noProof/>
            <w:webHidden/>
          </w:rPr>
          <w:t>139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6" w:history="1">
        <w:r w:rsidRPr="003D24B9">
          <w:rPr>
            <w:rStyle w:val="Hyperlink"/>
            <w:noProof/>
          </w:rPr>
          <w:t>3.2.172</w:t>
        </w:r>
        <w:r>
          <w:rPr>
            <w:rFonts w:asciiTheme="minorHAnsi" w:eastAsiaTheme="minorEastAsia" w:hAnsiTheme="minorHAnsi" w:cstheme="minorBidi"/>
            <w:b w:val="0"/>
            <w:noProof/>
            <w:sz w:val="22"/>
            <w:szCs w:val="22"/>
          </w:rPr>
          <w:tab/>
        </w:r>
        <w:r w:rsidRPr="003D24B9">
          <w:rPr>
            <w:rStyle w:val="Hyperlink"/>
            <w:noProof/>
          </w:rPr>
          <w:t>FULR – PID $1408 – Fuel Injector 1 Control Circuit</w:t>
        </w:r>
        <w:r>
          <w:rPr>
            <w:noProof/>
            <w:webHidden/>
          </w:rPr>
          <w:tab/>
        </w:r>
        <w:r>
          <w:rPr>
            <w:noProof/>
            <w:webHidden/>
          </w:rPr>
          <w:fldChar w:fldCharType="begin"/>
        </w:r>
        <w:r>
          <w:rPr>
            <w:noProof/>
            <w:webHidden/>
          </w:rPr>
          <w:instrText xml:space="preserve"> PAGEREF _Toc276632726 \h </w:instrText>
        </w:r>
        <w:r>
          <w:rPr>
            <w:noProof/>
            <w:webHidden/>
          </w:rPr>
        </w:r>
        <w:r>
          <w:rPr>
            <w:noProof/>
            <w:webHidden/>
          </w:rPr>
          <w:fldChar w:fldCharType="separate"/>
        </w:r>
        <w:r>
          <w:rPr>
            <w:noProof/>
            <w:webHidden/>
          </w:rPr>
          <w:t>140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7" w:history="1">
        <w:r w:rsidRPr="003D24B9">
          <w:rPr>
            <w:rStyle w:val="Hyperlink"/>
            <w:noProof/>
          </w:rPr>
          <w:t>3.2.173</w:t>
        </w:r>
        <w:r>
          <w:rPr>
            <w:rFonts w:asciiTheme="minorHAnsi" w:eastAsiaTheme="minorEastAsia" w:hAnsiTheme="minorHAnsi" w:cstheme="minorBidi"/>
            <w:b w:val="0"/>
            <w:noProof/>
            <w:sz w:val="22"/>
            <w:szCs w:val="22"/>
          </w:rPr>
          <w:tab/>
        </w:r>
        <w:r w:rsidRPr="003D24B9">
          <w:rPr>
            <w:rStyle w:val="Hyperlink"/>
            <w:noProof/>
          </w:rPr>
          <w:t>FULR – PID $1409 – Fuel Injector 2 Control Circuit</w:t>
        </w:r>
        <w:r>
          <w:rPr>
            <w:noProof/>
            <w:webHidden/>
          </w:rPr>
          <w:tab/>
        </w:r>
        <w:r>
          <w:rPr>
            <w:noProof/>
            <w:webHidden/>
          </w:rPr>
          <w:fldChar w:fldCharType="begin"/>
        </w:r>
        <w:r>
          <w:rPr>
            <w:noProof/>
            <w:webHidden/>
          </w:rPr>
          <w:instrText xml:space="preserve"> PAGEREF _Toc276632727 \h </w:instrText>
        </w:r>
        <w:r>
          <w:rPr>
            <w:noProof/>
            <w:webHidden/>
          </w:rPr>
        </w:r>
        <w:r>
          <w:rPr>
            <w:noProof/>
            <w:webHidden/>
          </w:rPr>
          <w:fldChar w:fldCharType="separate"/>
        </w:r>
        <w:r>
          <w:rPr>
            <w:noProof/>
            <w:webHidden/>
          </w:rPr>
          <w:t>140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8" w:history="1">
        <w:r w:rsidRPr="003D24B9">
          <w:rPr>
            <w:rStyle w:val="Hyperlink"/>
            <w:noProof/>
            <w:lang w:val="es-ES"/>
          </w:rPr>
          <w:t>3.2.174</w:t>
        </w:r>
        <w:r>
          <w:rPr>
            <w:rFonts w:asciiTheme="minorHAnsi" w:eastAsiaTheme="minorEastAsia" w:hAnsiTheme="minorHAnsi" w:cstheme="minorBidi"/>
            <w:b w:val="0"/>
            <w:noProof/>
            <w:sz w:val="22"/>
            <w:szCs w:val="22"/>
          </w:rPr>
          <w:tab/>
        </w:r>
        <w:r w:rsidRPr="003D24B9">
          <w:rPr>
            <w:rStyle w:val="Hyperlink"/>
            <w:noProof/>
            <w:lang w:val="es-ES"/>
          </w:rPr>
          <w:t>FULR – PID $140A – Fuel Injector 3 Control Circuit</w:t>
        </w:r>
        <w:r>
          <w:rPr>
            <w:noProof/>
            <w:webHidden/>
          </w:rPr>
          <w:tab/>
        </w:r>
        <w:r>
          <w:rPr>
            <w:noProof/>
            <w:webHidden/>
          </w:rPr>
          <w:fldChar w:fldCharType="begin"/>
        </w:r>
        <w:r>
          <w:rPr>
            <w:noProof/>
            <w:webHidden/>
          </w:rPr>
          <w:instrText xml:space="preserve"> PAGEREF _Toc276632728 \h </w:instrText>
        </w:r>
        <w:r>
          <w:rPr>
            <w:noProof/>
            <w:webHidden/>
          </w:rPr>
        </w:r>
        <w:r>
          <w:rPr>
            <w:noProof/>
            <w:webHidden/>
          </w:rPr>
          <w:fldChar w:fldCharType="separate"/>
        </w:r>
        <w:r>
          <w:rPr>
            <w:noProof/>
            <w:webHidden/>
          </w:rPr>
          <w:t>141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29" w:history="1">
        <w:r w:rsidRPr="003D24B9">
          <w:rPr>
            <w:rStyle w:val="Hyperlink"/>
            <w:noProof/>
          </w:rPr>
          <w:t>3.2.175</w:t>
        </w:r>
        <w:r>
          <w:rPr>
            <w:rFonts w:asciiTheme="minorHAnsi" w:eastAsiaTheme="minorEastAsia" w:hAnsiTheme="minorHAnsi" w:cstheme="minorBidi"/>
            <w:b w:val="0"/>
            <w:noProof/>
            <w:sz w:val="22"/>
            <w:szCs w:val="22"/>
          </w:rPr>
          <w:tab/>
        </w:r>
        <w:r w:rsidRPr="003D24B9">
          <w:rPr>
            <w:rStyle w:val="Hyperlink"/>
            <w:noProof/>
          </w:rPr>
          <w:t>FULR – PID $140B – Fuel Injector 4 Control Circuit</w:t>
        </w:r>
        <w:r>
          <w:rPr>
            <w:noProof/>
            <w:webHidden/>
          </w:rPr>
          <w:tab/>
        </w:r>
        <w:r>
          <w:rPr>
            <w:noProof/>
            <w:webHidden/>
          </w:rPr>
          <w:fldChar w:fldCharType="begin"/>
        </w:r>
        <w:r>
          <w:rPr>
            <w:noProof/>
            <w:webHidden/>
          </w:rPr>
          <w:instrText xml:space="preserve"> PAGEREF _Toc276632729 \h </w:instrText>
        </w:r>
        <w:r>
          <w:rPr>
            <w:noProof/>
            <w:webHidden/>
          </w:rPr>
        </w:r>
        <w:r>
          <w:rPr>
            <w:noProof/>
            <w:webHidden/>
          </w:rPr>
          <w:fldChar w:fldCharType="separate"/>
        </w:r>
        <w:r>
          <w:rPr>
            <w:noProof/>
            <w:webHidden/>
          </w:rPr>
          <w:t>141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0" w:history="1">
        <w:r w:rsidRPr="003D24B9">
          <w:rPr>
            <w:rStyle w:val="Hyperlink"/>
            <w:noProof/>
          </w:rPr>
          <w:t>3.2.176</w:t>
        </w:r>
        <w:r>
          <w:rPr>
            <w:rFonts w:asciiTheme="minorHAnsi" w:eastAsiaTheme="minorEastAsia" w:hAnsiTheme="minorHAnsi" w:cstheme="minorBidi"/>
            <w:b w:val="0"/>
            <w:noProof/>
            <w:sz w:val="22"/>
            <w:szCs w:val="22"/>
          </w:rPr>
          <w:tab/>
        </w:r>
        <w:r w:rsidRPr="003D24B9">
          <w:rPr>
            <w:rStyle w:val="Hyperlink"/>
            <w:noProof/>
          </w:rPr>
          <w:t>FULR – PID $140C – Fuel Injector 5 Control Circuit</w:t>
        </w:r>
        <w:r>
          <w:rPr>
            <w:noProof/>
            <w:webHidden/>
          </w:rPr>
          <w:tab/>
        </w:r>
        <w:r>
          <w:rPr>
            <w:noProof/>
            <w:webHidden/>
          </w:rPr>
          <w:fldChar w:fldCharType="begin"/>
        </w:r>
        <w:r>
          <w:rPr>
            <w:noProof/>
            <w:webHidden/>
          </w:rPr>
          <w:instrText xml:space="preserve"> PAGEREF _Toc276632730 \h </w:instrText>
        </w:r>
        <w:r>
          <w:rPr>
            <w:noProof/>
            <w:webHidden/>
          </w:rPr>
        </w:r>
        <w:r>
          <w:rPr>
            <w:noProof/>
            <w:webHidden/>
          </w:rPr>
          <w:fldChar w:fldCharType="separate"/>
        </w:r>
        <w:r>
          <w:rPr>
            <w:noProof/>
            <w:webHidden/>
          </w:rPr>
          <w:t>142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1" w:history="1">
        <w:r w:rsidRPr="003D24B9">
          <w:rPr>
            <w:rStyle w:val="Hyperlink"/>
            <w:noProof/>
          </w:rPr>
          <w:t>3.2.177</w:t>
        </w:r>
        <w:r>
          <w:rPr>
            <w:rFonts w:asciiTheme="minorHAnsi" w:eastAsiaTheme="minorEastAsia" w:hAnsiTheme="minorHAnsi" w:cstheme="minorBidi"/>
            <w:b w:val="0"/>
            <w:noProof/>
            <w:sz w:val="22"/>
            <w:szCs w:val="22"/>
          </w:rPr>
          <w:tab/>
        </w:r>
        <w:r w:rsidRPr="003D24B9">
          <w:rPr>
            <w:rStyle w:val="Hyperlink"/>
            <w:noProof/>
          </w:rPr>
          <w:t>FULR – PID $140D – Fuel Injector 6 Control Circuit</w:t>
        </w:r>
        <w:r>
          <w:rPr>
            <w:noProof/>
            <w:webHidden/>
          </w:rPr>
          <w:tab/>
        </w:r>
        <w:r>
          <w:rPr>
            <w:noProof/>
            <w:webHidden/>
          </w:rPr>
          <w:fldChar w:fldCharType="begin"/>
        </w:r>
        <w:r>
          <w:rPr>
            <w:noProof/>
            <w:webHidden/>
          </w:rPr>
          <w:instrText xml:space="preserve"> PAGEREF _Toc276632731 \h </w:instrText>
        </w:r>
        <w:r>
          <w:rPr>
            <w:noProof/>
            <w:webHidden/>
          </w:rPr>
        </w:r>
        <w:r>
          <w:rPr>
            <w:noProof/>
            <w:webHidden/>
          </w:rPr>
          <w:fldChar w:fldCharType="separate"/>
        </w:r>
        <w:r>
          <w:rPr>
            <w:noProof/>
            <w:webHidden/>
          </w:rPr>
          <w:t>142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2" w:history="1">
        <w:r w:rsidRPr="003D24B9">
          <w:rPr>
            <w:rStyle w:val="Hyperlink"/>
            <w:noProof/>
            <w:lang w:val="es-ES"/>
          </w:rPr>
          <w:t>3.2.178</w:t>
        </w:r>
        <w:r>
          <w:rPr>
            <w:rFonts w:asciiTheme="minorHAnsi" w:eastAsiaTheme="minorEastAsia" w:hAnsiTheme="minorHAnsi" w:cstheme="minorBidi"/>
            <w:b w:val="0"/>
            <w:noProof/>
            <w:sz w:val="22"/>
            <w:szCs w:val="22"/>
          </w:rPr>
          <w:tab/>
        </w:r>
        <w:r w:rsidRPr="003D24B9">
          <w:rPr>
            <w:rStyle w:val="Hyperlink"/>
            <w:noProof/>
            <w:lang w:val="es-ES"/>
          </w:rPr>
          <w:t>FULR – PID $140E – Fuel Injector 7 Control Circuit</w:t>
        </w:r>
        <w:r>
          <w:rPr>
            <w:noProof/>
            <w:webHidden/>
          </w:rPr>
          <w:tab/>
        </w:r>
        <w:r>
          <w:rPr>
            <w:noProof/>
            <w:webHidden/>
          </w:rPr>
          <w:fldChar w:fldCharType="begin"/>
        </w:r>
        <w:r>
          <w:rPr>
            <w:noProof/>
            <w:webHidden/>
          </w:rPr>
          <w:instrText xml:space="preserve"> PAGEREF _Toc276632732 \h </w:instrText>
        </w:r>
        <w:r>
          <w:rPr>
            <w:noProof/>
            <w:webHidden/>
          </w:rPr>
        </w:r>
        <w:r>
          <w:rPr>
            <w:noProof/>
            <w:webHidden/>
          </w:rPr>
          <w:fldChar w:fldCharType="separate"/>
        </w:r>
        <w:r>
          <w:rPr>
            <w:noProof/>
            <w:webHidden/>
          </w:rPr>
          <w:t>143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3" w:history="1">
        <w:r w:rsidRPr="003D24B9">
          <w:rPr>
            <w:rStyle w:val="Hyperlink"/>
            <w:noProof/>
          </w:rPr>
          <w:t>3.2.179</w:t>
        </w:r>
        <w:r>
          <w:rPr>
            <w:rFonts w:asciiTheme="minorHAnsi" w:eastAsiaTheme="minorEastAsia" w:hAnsiTheme="minorHAnsi" w:cstheme="minorBidi"/>
            <w:b w:val="0"/>
            <w:noProof/>
            <w:sz w:val="22"/>
            <w:szCs w:val="22"/>
          </w:rPr>
          <w:tab/>
        </w:r>
        <w:r w:rsidRPr="003D24B9">
          <w:rPr>
            <w:rStyle w:val="Hyperlink"/>
            <w:noProof/>
          </w:rPr>
          <w:t>FULR – PID $140F – Fuel Injector 8 Control Circuit</w:t>
        </w:r>
        <w:r>
          <w:rPr>
            <w:noProof/>
            <w:webHidden/>
          </w:rPr>
          <w:tab/>
        </w:r>
        <w:r>
          <w:rPr>
            <w:noProof/>
            <w:webHidden/>
          </w:rPr>
          <w:fldChar w:fldCharType="begin"/>
        </w:r>
        <w:r>
          <w:rPr>
            <w:noProof/>
            <w:webHidden/>
          </w:rPr>
          <w:instrText xml:space="preserve"> PAGEREF _Toc276632733 \h </w:instrText>
        </w:r>
        <w:r>
          <w:rPr>
            <w:noProof/>
            <w:webHidden/>
          </w:rPr>
        </w:r>
        <w:r>
          <w:rPr>
            <w:noProof/>
            <w:webHidden/>
          </w:rPr>
          <w:fldChar w:fldCharType="separate"/>
        </w:r>
        <w:r>
          <w:rPr>
            <w:noProof/>
            <w:webHidden/>
          </w:rPr>
          <w:t>143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4" w:history="1">
        <w:r w:rsidRPr="003D24B9">
          <w:rPr>
            <w:rStyle w:val="Hyperlink"/>
            <w:noProof/>
          </w:rPr>
          <w:t>3.2.180</w:t>
        </w:r>
        <w:r>
          <w:rPr>
            <w:rFonts w:asciiTheme="minorHAnsi" w:eastAsiaTheme="minorEastAsia" w:hAnsiTheme="minorHAnsi" w:cstheme="minorBidi"/>
            <w:b w:val="0"/>
            <w:noProof/>
            <w:sz w:val="22"/>
            <w:szCs w:val="22"/>
          </w:rPr>
          <w:tab/>
        </w:r>
        <w:r w:rsidRPr="003D24B9">
          <w:rPr>
            <w:rStyle w:val="Hyperlink"/>
            <w:noProof/>
          </w:rPr>
          <w:t>EVPR – PID $1410 – Canister Purge Control Circuit</w:t>
        </w:r>
        <w:r>
          <w:rPr>
            <w:noProof/>
            <w:webHidden/>
          </w:rPr>
          <w:tab/>
        </w:r>
        <w:r>
          <w:rPr>
            <w:noProof/>
            <w:webHidden/>
          </w:rPr>
          <w:fldChar w:fldCharType="begin"/>
        </w:r>
        <w:r>
          <w:rPr>
            <w:noProof/>
            <w:webHidden/>
          </w:rPr>
          <w:instrText xml:space="preserve"> PAGEREF _Toc276632734 \h </w:instrText>
        </w:r>
        <w:r>
          <w:rPr>
            <w:noProof/>
            <w:webHidden/>
          </w:rPr>
        </w:r>
        <w:r>
          <w:rPr>
            <w:noProof/>
            <w:webHidden/>
          </w:rPr>
          <w:fldChar w:fldCharType="separate"/>
        </w:r>
        <w:r>
          <w:rPr>
            <w:noProof/>
            <w:webHidden/>
          </w:rPr>
          <w:t>144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5" w:history="1">
        <w:r w:rsidRPr="003D24B9">
          <w:rPr>
            <w:rStyle w:val="Hyperlink"/>
            <w:noProof/>
          </w:rPr>
          <w:t>3.2.181</w:t>
        </w:r>
        <w:r>
          <w:rPr>
            <w:rFonts w:asciiTheme="minorHAnsi" w:eastAsiaTheme="minorEastAsia" w:hAnsiTheme="minorHAnsi" w:cstheme="minorBidi"/>
            <w:b w:val="0"/>
            <w:noProof/>
            <w:sz w:val="22"/>
            <w:szCs w:val="22"/>
          </w:rPr>
          <w:tab/>
        </w:r>
        <w:r w:rsidRPr="003D24B9">
          <w:rPr>
            <w:rStyle w:val="Hyperlink"/>
            <w:noProof/>
          </w:rPr>
          <w:t>EVPR – PID $1412 – Canister Vent Control Circuit</w:t>
        </w:r>
        <w:r>
          <w:rPr>
            <w:noProof/>
            <w:webHidden/>
          </w:rPr>
          <w:tab/>
        </w:r>
        <w:r>
          <w:rPr>
            <w:noProof/>
            <w:webHidden/>
          </w:rPr>
          <w:fldChar w:fldCharType="begin"/>
        </w:r>
        <w:r>
          <w:rPr>
            <w:noProof/>
            <w:webHidden/>
          </w:rPr>
          <w:instrText xml:space="preserve"> PAGEREF _Toc276632735 \h </w:instrText>
        </w:r>
        <w:r>
          <w:rPr>
            <w:noProof/>
            <w:webHidden/>
          </w:rPr>
        </w:r>
        <w:r>
          <w:rPr>
            <w:noProof/>
            <w:webHidden/>
          </w:rPr>
          <w:fldChar w:fldCharType="separate"/>
        </w:r>
        <w:r>
          <w:rPr>
            <w:noProof/>
            <w:webHidden/>
          </w:rPr>
          <w:t>144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6" w:history="1">
        <w:r w:rsidRPr="003D24B9">
          <w:rPr>
            <w:rStyle w:val="Hyperlink"/>
            <w:noProof/>
          </w:rPr>
          <w:t>3.2.182</w:t>
        </w:r>
        <w:r>
          <w:rPr>
            <w:rFonts w:asciiTheme="minorHAnsi" w:eastAsiaTheme="minorEastAsia" w:hAnsiTheme="minorHAnsi" w:cstheme="minorBidi"/>
            <w:b w:val="0"/>
            <w:noProof/>
            <w:sz w:val="22"/>
            <w:szCs w:val="22"/>
          </w:rPr>
          <w:tab/>
        </w:r>
        <w:r w:rsidRPr="003D24B9">
          <w:rPr>
            <w:rStyle w:val="Hyperlink"/>
            <w:noProof/>
          </w:rPr>
          <w:t>RINR – PID $1413 – Reverse Inhibit Solenoid Control Circuit</w:t>
        </w:r>
        <w:r>
          <w:rPr>
            <w:noProof/>
            <w:webHidden/>
          </w:rPr>
          <w:tab/>
        </w:r>
        <w:r>
          <w:rPr>
            <w:noProof/>
            <w:webHidden/>
          </w:rPr>
          <w:fldChar w:fldCharType="begin"/>
        </w:r>
        <w:r>
          <w:rPr>
            <w:noProof/>
            <w:webHidden/>
          </w:rPr>
          <w:instrText xml:space="preserve"> PAGEREF _Toc276632736 \h </w:instrText>
        </w:r>
        <w:r>
          <w:rPr>
            <w:noProof/>
            <w:webHidden/>
          </w:rPr>
        </w:r>
        <w:r>
          <w:rPr>
            <w:noProof/>
            <w:webHidden/>
          </w:rPr>
          <w:fldChar w:fldCharType="separate"/>
        </w:r>
        <w:r>
          <w:rPr>
            <w:noProof/>
            <w:webHidden/>
          </w:rPr>
          <w:t>145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7" w:history="1">
        <w:r w:rsidRPr="003D24B9">
          <w:rPr>
            <w:rStyle w:val="Hyperlink"/>
            <w:noProof/>
          </w:rPr>
          <w:t>3.2.183</w:t>
        </w:r>
        <w:r>
          <w:rPr>
            <w:rFonts w:asciiTheme="minorHAnsi" w:eastAsiaTheme="minorEastAsia" w:hAnsiTheme="minorHAnsi" w:cstheme="minorBidi"/>
            <w:b w:val="0"/>
            <w:noProof/>
            <w:sz w:val="22"/>
            <w:szCs w:val="22"/>
          </w:rPr>
          <w:tab/>
        </w:r>
        <w:r w:rsidRPr="003D24B9">
          <w:rPr>
            <w:rStyle w:val="Hyperlink"/>
            <w:noProof/>
          </w:rPr>
          <w:t>SKSR – PID $1414 – Skip Shift Solenoid Control Circuit</w:t>
        </w:r>
        <w:r>
          <w:rPr>
            <w:noProof/>
            <w:webHidden/>
          </w:rPr>
          <w:tab/>
        </w:r>
        <w:r>
          <w:rPr>
            <w:noProof/>
            <w:webHidden/>
          </w:rPr>
          <w:fldChar w:fldCharType="begin"/>
        </w:r>
        <w:r>
          <w:rPr>
            <w:noProof/>
            <w:webHidden/>
          </w:rPr>
          <w:instrText xml:space="preserve"> PAGEREF _Toc276632737 \h </w:instrText>
        </w:r>
        <w:r>
          <w:rPr>
            <w:noProof/>
            <w:webHidden/>
          </w:rPr>
        </w:r>
        <w:r>
          <w:rPr>
            <w:noProof/>
            <w:webHidden/>
          </w:rPr>
          <w:fldChar w:fldCharType="separate"/>
        </w:r>
        <w:r>
          <w:rPr>
            <w:noProof/>
            <w:webHidden/>
          </w:rPr>
          <w:t>145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8" w:history="1">
        <w:r w:rsidRPr="003D24B9">
          <w:rPr>
            <w:rStyle w:val="Hyperlink"/>
            <w:noProof/>
          </w:rPr>
          <w:t>3.2.184</w:t>
        </w:r>
        <w:r>
          <w:rPr>
            <w:rFonts w:asciiTheme="minorHAnsi" w:eastAsiaTheme="minorEastAsia" w:hAnsiTheme="minorHAnsi" w:cstheme="minorBidi"/>
            <w:b w:val="0"/>
            <w:noProof/>
            <w:sz w:val="22"/>
            <w:szCs w:val="22"/>
          </w:rPr>
          <w:tab/>
        </w:r>
        <w:r w:rsidRPr="003D24B9">
          <w:rPr>
            <w:rStyle w:val="Hyperlink"/>
            <w:noProof/>
          </w:rPr>
          <w:t>FANR – PID $141D – Fan Relay 1 / Cooling Fan PWM Control Circuit</w:t>
        </w:r>
        <w:r>
          <w:rPr>
            <w:noProof/>
            <w:webHidden/>
          </w:rPr>
          <w:tab/>
        </w:r>
        <w:r>
          <w:rPr>
            <w:noProof/>
            <w:webHidden/>
          </w:rPr>
          <w:fldChar w:fldCharType="begin"/>
        </w:r>
        <w:r>
          <w:rPr>
            <w:noProof/>
            <w:webHidden/>
          </w:rPr>
          <w:instrText xml:space="preserve"> PAGEREF _Toc276632738 \h </w:instrText>
        </w:r>
        <w:r>
          <w:rPr>
            <w:noProof/>
            <w:webHidden/>
          </w:rPr>
        </w:r>
        <w:r>
          <w:rPr>
            <w:noProof/>
            <w:webHidden/>
          </w:rPr>
          <w:fldChar w:fldCharType="separate"/>
        </w:r>
        <w:r>
          <w:rPr>
            <w:noProof/>
            <w:webHidden/>
          </w:rPr>
          <w:t>146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39" w:history="1">
        <w:r w:rsidRPr="003D24B9">
          <w:rPr>
            <w:rStyle w:val="Hyperlink"/>
            <w:noProof/>
            <w:lang w:val="es-ES"/>
          </w:rPr>
          <w:t>3.2.185</w:t>
        </w:r>
        <w:r>
          <w:rPr>
            <w:rFonts w:asciiTheme="minorHAnsi" w:eastAsiaTheme="minorEastAsia" w:hAnsiTheme="minorHAnsi" w:cstheme="minorBidi"/>
            <w:b w:val="0"/>
            <w:noProof/>
            <w:sz w:val="22"/>
            <w:szCs w:val="22"/>
          </w:rPr>
          <w:tab/>
        </w:r>
        <w:r w:rsidRPr="003D24B9">
          <w:rPr>
            <w:rStyle w:val="Hyperlink"/>
            <w:noProof/>
            <w:lang w:val="es-ES"/>
          </w:rPr>
          <w:t>FANR – PID $141E – Fan Relay 2 Control Circuit</w:t>
        </w:r>
        <w:r>
          <w:rPr>
            <w:noProof/>
            <w:webHidden/>
          </w:rPr>
          <w:tab/>
        </w:r>
        <w:r>
          <w:rPr>
            <w:noProof/>
            <w:webHidden/>
          </w:rPr>
          <w:fldChar w:fldCharType="begin"/>
        </w:r>
        <w:r>
          <w:rPr>
            <w:noProof/>
            <w:webHidden/>
          </w:rPr>
          <w:instrText xml:space="preserve"> PAGEREF _Toc276632739 \h </w:instrText>
        </w:r>
        <w:r>
          <w:rPr>
            <w:noProof/>
            <w:webHidden/>
          </w:rPr>
        </w:r>
        <w:r>
          <w:rPr>
            <w:noProof/>
            <w:webHidden/>
          </w:rPr>
          <w:fldChar w:fldCharType="separate"/>
        </w:r>
        <w:r>
          <w:rPr>
            <w:noProof/>
            <w:webHidden/>
          </w:rPr>
          <w:t>146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0" w:history="1">
        <w:r w:rsidRPr="003D24B9">
          <w:rPr>
            <w:rStyle w:val="Hyperlink"/>
            <w:noProof/>
          </w:rPr>
          <w:t>3.2.186</w:t>
        </w:r>
        <w:r>
          <w:rPr>
            <w:rFonts w:asciiTheme="minorHAnsi" w:eastAsiaTheme="minorEastAsia" w:hAnsiTheme="minorHAnsi" w:cstheme="minorBidi"/>
            <w:b w:val="0"/>
            <w:noProof/>
            <w:sz w:val="22"/>
            <w:szCs w:val="22"/>
          </w:rPr>
          <w:tab/>
        </w:r>
        <w:r w:rsidRPr="003D24B9">
          <w:rPr>
            <w:rStyle w:val="Hyperlink"/>
            <w:noProof/>
          </w:rPr>
          <w:t>EPSR – PID $1420 – Primary Cam Position Sensor Engine Speed</w:t>
        </w:r>
        <w:r>
          <w:rPr>
            <w:noProof/>
            <w:webHidden/>
          </w:rPr>
          <w:tab/>
        </w:r>
        <w:r>
          <w:rPr>
            <w:noProof/>
            <w:webHidden/>
          </w:rPr>
          <w:fldChar w:fldCharType="begin"/>
        </w:r>
        <w:r>
          <w:rPr>
            <w:noProof/>
            <w:webHidden/>
          </w:rPr>
          <w:instrText xml:space="preserve"> PAGEREF _Toc276632740 \h </w:instrText>
        </w:r>
        <w:r>
          <w:rPr>
            <w:noProof/>
            <w:webHidden/>
          </w:rPr>
        </w:r>
        <w:r>
          <w:rPr>
            <w:noProof/>
            <w:webHidden/>
          </w:rPr>
          <w:fldChar w:fldCharType="separate"/>
        </w:r>
        <w:r>
          <w:rPr>
            <w:noProof/>
            <w:webHidden/>
          </w:rPr>
          <w:t>146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1" w:history="1">
        <w:r w:rsidRPr="003D24B9">
          <w:rPr>
            <w:rStyle w:val="Hyperlink"/>
            <w:noProof/>
          </w:rPr>
          <w:t>3.2.187</w:t>
        </w:r>
        <w:r>
          <w:rPr>
            <w:rFonts w:asciiTheme="minorHAnsi" w:eastAsiaTheme="minorEastAsia" w:hAnsiTheme="minorHAnsi" w:cstheme="minorBidi"/>
            <w:b w:val="0"/>
            <w:noProof/>
            <w:sz w:val="22"/>
            <w:szCs w:val="22"/>
          </w:rPr>
          <w:tab/>
        </w:r>
        <w:r w:rsidRPr="003D24B9">
          <w:rPr>
            <w:rStyle w:val="Hyperlink"/>
            <w:noProof/>
          </w:rPr>
          <w:t>EPSR – PID $1421 – Crank Position Sensor Medium Resolution Engine Speed</w:t>
        </w:r>
        <w:r>
          <w:rPr>
            <w:noProof/>
            <w:webHidden/>
          </w:rPr>
          <w:tab/>
        </w:r>
        <w:r>
          <w:rPr>
            <w:noProof/>
            <w:webHidden/>
          </w:rPr>
          <w:fldChar w:fldCharType="begin"/>
        </w:r>
        <w:r>
          <w:rPr>
            <w:noProof/>
            <w:webHidden/>
          </w:rPr>
          <w:instrText xml:space="preserve"> PAGEREF _Toc276632741 \h </w:instrText>
        </w:r>
        <w:r>
          <w:rPr>
            <w:noProof/>
            <w:webHidden/>
          </w:rPr>
        </w:r>
        <w:r>
          <w:rPr>
            <w:noProof/>
            <w:webHidden/>
          </w:rPr>
          <w:fldChar w:fldCharType="separate"/>
        </w:r>
        <w:r>
          <w:rPr>
            <w:noProof/>
            <w:webHidden/>
          </w:rPr>
          <w:t>147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2" w:history="1">
        <w:r w:rsidRPr="003D24B9">
          <w:rPr>
            <w:rStyle w:val="Hyperlink"/>
            <w:noProof/>
          </w:rPr>
          <w:t>3.2.188</w:t>
        </w:r>
        <w:r>
          <w:rPr>
            <w:rFonts w:asciiTheme="minorHAnsi" w:eastAsiaTheme="minorEastAsia" w:hAnsiTheme="minorHAnsi" w:cstheme="minorBidi"/>
            <w:b w:val="0"/>
            <w:noProof/>
            <w:sz w:val="22"/>
            <w:szCs w:val="22"/>
          </w:rPr>
          <w:tab/>
        </w:r>
        <w:r w:rsidRPr="003D24B9">
          <w:rPr>
            <w:rStyle w:val="Hyperlink"/>
            <w:noProof/>
          </w:rPr>
          <w:t>OXYR – PID $146A – Oxygen Sensor Heater Bank 1 Sensor 1 Control Circuit</w:t>
        </w:r>
        <w:r>
          <w:rPr>
            <w:noProof/>
            <w:webHidden/>
          </w:rPr>
          <w:tab/>
        </w:r>
        <w:r>
          <w:rPr>
            <w:noProof/>
            <w:webHidden/>
          </w:rPr>
          <w:fldChar w:fldCharType="begin"/>
        </w:r>
        <w:r>
          <w:rPr>
            <w:noProof/>
            <w:webHidden/>
          </w:rPr>
          <w:instrText xml:space="preserve"> PAGEREF _Toc276632742 \h </w:instrText>
        </w:r>
        <w:r>
          <w:rPr>
            <w:noProof/>
            <w:webHidden/>
          </w:rPr>
        </w:r>
        <w:r>
          <w:rPr>
            <w:noProof/>
            <w:webHidden/>
          </w:rPr>
          <w:fldChar w:fldCharType="separate"/>
        </w:r>
        <w:r>
          <w:rPr>
            <w:noProof/>
            <w:webHidden/>
          </w:rPr>
          <w:t>147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3" w:history="1">
        <w:r w:rsidRPr="003D24B9">
          <w:rPr>
            <w:rStyle w:val="Hyperlink"/>
            <w:noProof/>
          </w:rPr>
          <w:t>3.2.189</w:t>
        </w:r>
        <w:r>
          <w:rPr>
            <w:rFonts w:asciiTheme="minorHAnsi" w:eastAsiaTheme="minorEastAsia" w:hAnsiTheme="minorHAnsi" w:cstheme="minorBidi"/>
            <w:b w:val="0"/>
            <w:noProof/>
            <w:sz w:val="22"/>
            <w:szCs w:val="22"/>
          </w:rPr>
          <w:tab/>
        </w:r>
        <w:r w:rsidRPr="003D24B9">
          <w:rPr>
            <w:rStyle w:val="Hyperlink"/>
            <w:noProof/>
          </w:rPr>
          <w:t>OXYR – PID $146B – Oxygen Sensor Heater Bank 1 Sensor 2 Control Circuit</w:t>
        </w:r>
        <w:r>
          <w:rPr>
            <w:noProof/>
            <w:webHidden/>
          </w:rPr>
          <w:tab/>
        </w:r>
        <w:r>
          <w:rPr>
            <w:noProof/>
            <w:webHidden/>
          </w:rPr>
          <w:fldChar w:fldCharType="begin"/>
        </w:r>
        <w:r>
          <w:rPr>
            <w:noProof/>
            <w:webHidden/>
          </w:rPr>
          <w:instrText xml:space="preserve"> PAGEREF _Toc276632743 \h </w:instrText>
        </w:r>
        <w:r>
          <w:rPr>
            <w:noProof/>
            <w:webHidden/>
          </w:rPr>
        </w:r>
        <w:r>
          <w:rPr>
            <w:noProof/>
            <w:webHidden/>
          </w:rPr>
          <w:fldChar w:fldCharType="separate"/>
        </w:r>
        <w:r>
          <w:rPr>
            <w:noProof/>
            <w:webHidden/>
          </w:rPr>
          <w:t>148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4" w:history="1">
        <w:r w:rsidRPr="003D24B9">
          <w:rPr>
            <w:rStyle w:val="Hyperlink"/>
            <w:noProof/>
          </w:rPr>
          <w:t>3.2.190</w:t>
        </w:r>
        <w:r>
          <w:rPr>
            <w:rFonts w:asciiTheme="minorHAnsi" w:eastAsiaTheme="minorEastAsia" w:hAnsiTheme="minorHAnsi" w:cstheme="minorBidi"/>
            <w:b w:val="0"/>
            <w:noProof/>
            <w:sz w:val="22"/>
            <w:szCs w:val="22"/>
          </w:rPr>
          <w:tab/>
        </w:r>
        <w:r w:rsidRPr="003D24B9">
          <w:rPr>
            <w:rStyle w:val="Hyperlink"/>
            <w:noProof/>
          </w:rPr>
          <w:t>OXYR – PID $146C – Oxygen Sensor Heater Bank 2 Sensor 1 Control Circuit</w:t>
        </w:r>
        <w:r>
          <w:rPr>
            <w:noProof/>
            <w:webHidden/>
          </w:rPr>
          <w:tab/>
        </w:r>
        <w:r>
          <w:rPr>
            <w:noProof/>
            <w:webHidden/>
          </w:rPr>
          <w:fldChar w:fldCharType="begin"/>
        </w:r>
        <w:r>
          <w:rPr>
            <w:noProof/>
            <w:webHidden/>
          </w:rPr>
          <w:instrText xml:space="preserve"> PAGEREF _Toc276632744 \h </w:instrText>
        </w:r>
        <w:r>
          <w:rPr>
            <w:noProof/>
            <w:webHidden/>
          </w:rPr>
        </w:r>
        <w:r>
          <w:rPr>
            <w:noProof/>
            <w:webHidden/>
          </w:rPr>
          <w:fldChar w:fldCharType="separate"/>
        </w:r>
        <w:r>
          <w:rPr>
            <w:noProof/>
            <w:webHidden/>
          </w:rPr>
          <w:t>148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5" w:history="1">
        <w:r w:rsidRPr="003D24B9">
          <w:rPr>
            <w:rStyle w:val="Hyperlink"/>
            <w:noProof/>
          </w:rPr>
          <w:t>3.2.191</w:t>
        </w:r>
        <w:r>
          <w:rPr>
            <w:rFonts w:asciiTheme="minorHAnsi" w:eastAsiaTheme="minorEastAsia" w:hAnsiTheme="minorHAnsi" w:cstheme="minorBidi"/>
            <w:b w:val="0"/>
            <w:noProof/>
            <w:sz w:val="22"/>
            <w:szCs w:val="22"/>
          </w:rPr>
          <w:tab/>
        </w:r>
        <w:r w:rsidRPr="003D24B9">
          <w:rPr>
            <w:rStyle w:val="Hyperlink"/>
            <w:noProof/>
          </w:rPr>
          <w:t>OXYR – PID $146D – Oxygen Sensor Heater Bank 2 Sensor 2 Control Circuit</w:t>
        </w:r>
        <w:r>
          <w:rPr>
            <w:noProof/>
            <w:webHidden/>
          </w:rPr>
          <w:tab/>
        </w:r>
        <w:r>
          <w:rPr>
            <w:noProof/>
            <w:webHidden/>
          </w:rPr>
          <w:fldChar w:fldCharType="begin"/>
        </w:r>
        <w:r>
          <w:rPr>
            <w:noProof/>
            <w:webHidden/>
          </w:rPr>
          <w:instrText xml:space="preserve"> PAGEREF _Toc276632745 \h </w:instrText>
        </w:r>
        <w:r>
          <w:rPr>
            <w:noProof/>
            <w:webHidden/>
          </w:rPr>
        </w:r>
        <w:r>
          <w:rPr>
            <w:noProof/>
            <w:webHidden/>
          </w:rPr>
          <w:fldChar w:fldCharType="separate"/>
        </w:r>
        <w:r>
          <w:rPr>
            <w:noProof/>
            <w:webHidden/>
          </w:rPr>
          <w:t>149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6" w:history="1">
        <w:r w:rsidRPr="003D24B9">
          <w:rPr>
            <w:rStyle w:val="Hyperlink"/>
            <w:noProof/>
          </w:rPr>
          <w:t>3.2.192</w:t>
        </w:r>
        <w:r>
          <w:rPr>
            <w:rFonts w:asciiTheme="minorHAnsi" w:eastAsiaTheme="minorEastAsia" w:hAnsiTheme="minorHAnsi" w:cstheme="minorBidi"/>
            <w:b w:val="0"/>
            <w:noProof/>
            <w:sz w:val="22"/>
            <w:szCs w:val="22"/>
          </w:rPr>
          <w:tab/>
        </w:r>
        <w:r w:rsidRPr="003D24B9">
          <w:rPr>
            <w:rStyle w:val="Hyperlink"/>
            <w:noProof/>
          </w:rPr>
          <w:t>EOPR – PID $1470 – Engine Oil Pressure</w:t>
        </w:r>
        <w:r>
          <w:rPr>
            <w:noProof/>
            <w:webHidden/>
          </w:rPr>
          <w:tab/>
        </w:r>
        <w:r>
          <w:rPr>
            <w:noProof/>
            <w:webHidden/>
          </w:rPr>
          <w:fldChar w:fldCharType="begin"/>
        </w:r>
        <w:r>
          <w:rPr>
            <w:noProof/>
            <w:webHidden/>
          </w:rPr>
          <w:instrText xml:space="preserve"> PAGEREF _Toc276632746 \h </w:instrText>
        </w:r>
        <w:r>
          <w:rPr>
            <w:noProof/>
            <w:webHidden/>
          </w:rPr>
        </w:r>
        <w:r>
          <w:rPr>
            <w:noProof/>
            <w:webHidden/>
          </w:rPr>
          <w:fldChar w:fldCharType="separate"/>
        </w:r>
        <w:r>
          <w:rPr>
            <w:noProof/>
            <w:webHidden/>
          </w:rPr>
          <w:t>149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7" w:history="1">
        <w:r w:rsidRPr="003D24B9">
          <w:rPr>
            <w:rStyle w:val="Hyperlink"/>
            <w:noProof/>
          </w:rPr>
          <w:t>3.2.193</w:t>
        </w:r>
        <w:r>
          <w:rPr>
            <w:rFonts w:asciiTheme="minorHAnsi" w:eastAsiaTheme="minorEastAsia" w:hAnsiTheme="minorHAnsi" w:cstheme="minorBidi"/>
            <w:b w:val="0"/>
            <w:noProof/>
            <w:sz w:val="22"/>
            <w:szCs w:val="22"/>
          </w:rPr>
          <w:tab/>
        </w:r>
        <w:r w:rsidRPr="003D24B9">
          <w:rPr>
            <w:rStyle w:val="Hyperlink"/>
            <w:noProof/>
          </w:rPr>
          <w:t>VLTR – PID $1478 – Reference Voltage A</w:t>
        </w:r>
        <w:r>
          <w:rPr>
            <w:noProof/>
            <w:webHidden/>
          </w:rPr>
          <w:tab/>
        </w:r>
        <w:r>
          <w:rPr>
            <w:noProof/>
            <w:webHidden/>
          </w:rPr>
          <w:fldChar w:fldCharType="begin"/>
        </w:r>
        <w:r>
          <w:rPr>
            <w:noProof/>
            <w:webHidden/>
          </w:rPr>
          <w:instrText xml:space="preserve"> PAGEREF _Toc276632747 \h </w:instrText>
        </w:r>
        <w:r>
          <w:rPr>
            <w:noProof/>
            <w:webHidden/>
          </w:rPr>
        </w:r>
        <w:r>
          <w:rPr>
            <w:noProof/>
            <w:webHidden/>
          </w:rPr>
          <w:fldChar w:fldCharType="separate"/>
        </w:r>
        <w:r>
          <w:rPr>
            <w:noProof/>
            <w:webHidden/>
          </w:rPr>
          <w:t>149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8" w:history="1">
        <w:r w:rsidRPr="003D24B9">
          <w:rPr>
            <w:rStyle w:val="Hyperlink"/>
            <w:noProof/>
          </w:rPr>
          <w:t>3.2.194</w:t>
        </w:r>
        <w:r>
          <w:rPr>
            <w:rFonts w:asciiTheme="minorHAnsi" w:eastAsiaTheme="minorEastAsia" w:hAnsiTheme="minorHAnsi" w:cstheme="minorBidi"/>
            <w:b w:val="0"/>
            <w:noProof/>
            <w:sz w:val="22"/>
            <w:szCs w:val="22"/>
          </w:rPr>
          <w:tab/>
        </w:r>
        <w:r w:rsidRPr="003D24B9">
          <w:rPr>
            <w:rStyle w:val="Hyperlink"/>
            <w:noProof/>
          </w:rPr>
          <w:t>VLTR – PID $1479 – Reference Voltage B</w:t>
        </w:r>
        <w:r>
          <w:rPr>
            <w:noProof/>
            <w:webHidden/>
          </w:rPr>
          <w:tab/>
        </w:r>
        <w:r>
          <w:rPr>
            <w:noProof/>
            <w:webHidden/>
          </w:rPr>
          <w:fldChar w:fldCharType="begin"/>
        </w:r>
        <w:r>
          <w:rPr>
            <w:noProof/>
            <w:webHidden/>
          </w:rPr>
          <w:instrText xml:space="preserve"> PAGEREF _Toc276632748 \h </w:instrText>
        </w:r>
        <w:r>
          <w:rPr>
            <w:noProof/>
            <w:webHidden/>
          </w:rPr>
        </w:r>
        <w:r>
          <w:rPr>
            <w:noProof/>
            <w:webHidden/>
          </w:rPr>
          <w:fldChar w:fldCharType="separate"/>
        </w:r>
        <w:r>
          <w:rPr>
            <w:noProof/>
            <w:webHidden/>
          </w:rPr>
          <w:t>149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49" w:history="1">
        <w:r w:rsidRPr="003D24B9">
          <w:rPr>
            <w:rStyle w:val="Hyperlink"/>
            <w:noProof/>
          </w:rPr>
          <w:t>3.2.195</w:t>
        </w:r>
        <w:r>
          <w:rPr>
            <w:rFonts w:asciiTheme="minorHAnsi" w:eastAsiaTheme="minorEastAsia" w:hAnsiTheme="minorHAnsi" w:cstheme="minorBidi"/>
            <w:b w:val="0"/>
            <w:noProof/>
            <w:sz w:val="22"/>
            <w:szCs w:val="22"/>
          </w:rPr>
          <w:tab/>
        </w:r>
        <w:r w:rsidRPr="003D24B9">
          <w:rPr>
            <w:rStyle w:val="Hyperlink"/>
            <w:noProof/>
          </w:rPr>
          <w:t>FANR – PID $147B – Fan Relay 3 Control Circuit</w:t>
        </w:r>
        <w:r>
          <w:rPr>
            <w:noProof/>
            <w:webHidden/>
          </w:rPr>
          <w:tab/>
        </w:r>
        <w:r>
          <w:rPr>
            <w:noProof/>
            <w:webHidden/>
          </w:rPr>
          <w:fldChar w:fldCharType="begin"/>
        </w:r>
        <w:r>
          <w:rPr>
            <w:noProof/>
            <w:webHidden/>
          </w:rPr>
          <w:instrText xml:space="preserve"> PAGEREF _Toc276632749 \h </w:instrText>
        </w:r>
        <w:r>
          <w:rPr>
            <w:noProof/>
            <w:webHidden/>
          </w:rPr>
        </w:r>
        <w:r>
          <w:rPr>
            <w:noProof/>
            <w:webHidden/>
          </w:rPr>
          <w:fldChar w:fldCharType="separate"/>
        </w:r>
        <w:r>
          <w:rPr>
            <w:noProof/>
            <w:webHidden/>
          </w:rPr>
          <w:t>150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0" w:history="1">
        <w:r w:rsidRPr="003D24B9">
          <w:rPr>
            <w:rStyle w:val="Hyperlink"/>
            <w:noProof/>
          </w:rPr>
          <w:t>3.2.196</w:t>
        </w:r>
        <w:r>
          <w:rPr>
            <w:rFonts w:asciiTheme="minorHAnsi" w:eastAsiaTheme="minorEastAsia" w:hAnsiTheme="minorHAnsi" w:cstheme="minorBidi"/>
            <w:b w:val="0"/>
            <w:noProof/>
            <w:sz w:val="22"/>
            <w:szCs w:val="22"/>
          </w:rPr>
          <w:tab/>
        </w:r>
        <w:r w:rsidRPr="003D24B9">
          <w:rPr>
            <w:rStyle w:val="Hyperlink"/>
            <w:noProof/>
          </w:rPr>
          <w:t>OXYR – PID $147F – Oxygen Sensor Heater Duty Cycle Bank 1 Sensor 1</w:t>
        </w:r>
        <w:r>
          <w:rPr>
            <w:noProof/>
            <w:webHidden/>
          </w:rPr>
          <w:tab/>
        </w:r>
        <w:r>
          <w:rPr>
            <w:noProof/>
            <w:webHidden/>
          </w:rPr>
          <w:fldChar w:fldCharType="begin"/>
        </w:r>
        <w:r>
          <w:rPr>
            <w:noProof/>
            <w:webHidden/>
          </w:rPr>
          <w:instrText xml:space="preserve"> PAGEREF _Toc276632750 \h </w:instrText>
        </w:r>
        <w:r>
          <w:rPr>
            <w:noProof/>
            <w:webHidden/>
          </w:rPr>
        </w:r>
        <w:r>
          <w:rPr>
            <w:noProof/>
            <w:webHidden/>
          </w:rPr>
          <w:fldChar w:fldCharType="separate"/>
        </w:r>
        <w:r>
          <w:rPr>
            <w:noProof/>
            <w:webHidden/>
          </w:rPr>
          <w:t>150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1" w:history="1">
        <w:r w:rsidRPr="003D24B9">
          <w:rPr>
            <w:rStyle w:val="Hyperlink"/>
            <w:noProof/>
          </w:rPr>
          <w:t>3.2.197</w:t>
        </w:r>
        <w:r>
          <w:rPr>
            <w:rFonts w:asciiTheme="minorHAnsi" w:eastAsiaTheme="minorEastAsia" w:hAnsiTheme="minorHAnsi" w:cstheme="minorBidi"/>
            <w:b w:val="0"/>
            <w:noProof/>
            <w:sz w:val="22"/>
            <w:szCs w:val="22"/>
          </w:rPr>
          <w:tab/>
        </w:r>
        <w:r w:rsidRPr="003D24B9">
          <w:rPr>
            <w:rStyle w:val="Hyperlink"/>
            <w:noProof/>
          </w:rPr>
          <w:t>OXYR – PID $1480 – Oxygen Sensor Heater Duty Cycle Bank 2 Sensor 1</w:t>
        </w:r>
        <w:r>
          <w:rPr>
            <w:noProof/>
            <w:webHidden/>
          </w:rPr>
          <w:tab/>
        </w:r>
        <w:r>
          <w:rPr>
            <w:noProof/>
            <w:webHidden/>
          </w:rPr>
          <w:fldChar w:fldCharType="begin"/>
        </w:r>
        <w:r>
          <w:rPr>
            <w:noProof/>
            <w:webHidden/>
          </w:rPr>
          <w:instrText xml:space="preserve"> PAGEREF _Toc276632751 \h </w:instrText>
        </w:r>
        <w:r>
          <w:rPr>
            <w:noProof/>
            <w:webHidden/>
          </w:rPr>
        </w:r>
        <w:r>
          <w:rPr>
            <w:noProof/>
            <w:webHidden/>
          </w:rPr>
          <w:fldChar w:fldCharType="separate"/>
        </w:r>
        <w:r>
          <w:rPr>
            <w:noProof/>
            <w:webHidden/>
          </w:rPr>
          <w:t>150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2" w:history="1">
        <w:r w:rsidRPr="003D24B9">
          <w:rPr>
            <w:rStyle w:val="Hyperlink"/>
            <w:noProof/>
          </w:rPr>
          <w:t>3.2.198</w:t>
        </w:r>
        <w:r>
          <w:rPr>
            <w:rFonts w:asciiTheme="minorHAnsi" w:eastAsiaTheme="minorEastAsia" w:hAnsiTheme="minorHAnsi" w:cstheme="minorBidi"/>
            <w:b w:val="0"/>
            <w:noProof/>
            <w:sz w:val="22"/>
            <w:szCs w:val="22"/>
          </w:rPr>
          <w:tab/>
        </w:r>
        <w:r w:rsidRPr="003D24B9">
          <w:rPr>
            <w:rStyle w:val="Hyperlink"/>
            <w:noProof/>
          </w:rPr>
          <w:t>OXYR – PID $1481 – Oxygen Sensor Heater Current Bank 1 Sensor 1</w:t>
        </w:r>
        <w:r>
          <w:rPr>
            <w:noProof/>
            <w:webHidden/>
          </w:rPr>
          <w:tab/>
        </w:r>
        <w:r>
          <w:rPr>
            <w:noProof/>
            <w:webHidden/>
          </w:rPr>
          <w:fldChar w:fldCharType="begin"/>
        </w:r>
        <w:r>
          <w:rPr>
            <w:noProof/>
            <w:webHidden/>
          </w:rPr>
          <w:instrText xml:space="preserve"> PAGEREF _Toc276632752 \h </w:instrText>
        </w:r>
        <w:r>
          <w:rPr>
            <w:noProof/>
            <w:webHidden/>
          </w:rPr>
        </w:r>
        <w:r>
          <w:rPr>
            <w:noProof/>
            <w:webHidden/>
          </w:rPr>
          <w:fldChar w:fldCharType="separate"/>
        </w:r>
        <w:r>
          <w:rPr>
            <w:noProof/>
            <w:webHidden/>
          </w:rPr>
          <w:t>150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3" w:history="1">
        <w:r w:rsidRPr="003D24B9">
          <w:rPr>
            <w:rStyle w:val="Hyperlink"/>
            <w:noProof/>
          </w:rPr>
          <w:t>3.2.199</w:t>
        </w:r>
        <w:r>
          <w:rPr>
            <w:rFonts w:asciiTheme="minorHAnsi" w:eastAsiaTheme="minorEastAsia" w:hAnsiTheme="minorHAnsi" w:cstheme="minorBidi"/>
            <w:b w:val="0"/>
            <w:noProof/>
            <w:sz w:val="22"/>
            <w:szCs w:val="22"/>
          </w:rPr>
          <w:tab/>
        </w:r>
        <w:r w:rsidRPr="003D24B9">
          <w:rPr>
            <w:rStyle w:val="Hyperlink"/>
            <w:noProof/>
          </w:rPr>
          <w:t>OXYR – PID $1482 – Oxygen Sensor Heater Current Bank 1 Sensor 2</w:t>
        </w:r>
        <w:r>
          <w:rPr>
            <w:noProof/>
            <w:webHidden/>
          </w:rPr>
          <w:tab/>
        </w:r>
        <w:r>
          <w:rPr>
            <w:noProof/>
            <w:webHidden/>
          </w:rPr>
          <w:fldChar w:fldCharType="begin"/>
        </w:r>
        <w:r>
          <w:rPr>
            <w:noProof/>
            <w:webHidden/>
          </w:rPr>
          <w:instrText xml:space="preserve"> PAGEREF _Toc276632753 \h </w:instrText>
        </w:r>
        <w:r>
          <w:rPr>
            <w:noProof/>
            <w:webHidden/>
          </w:rPr>
        </w:r>
        <w:r>
          <w:rPr>
            <w:noProof/>
            <w:webHidden/>
          </w:rPr>
          <w:fldChar w:fldCharType="separate"/>
        </w:r>
        <w:r>
          <w:rPr>
            <w:noProof/>
            <w:webHidden/>
          </w:rPr>
          <w:t>151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4" w:history="1">
        <w:r w:rsidRPr="003D24B9">
          <w:rPr>
            <w:rStyle w:val="Hyperlink"/>
            <w:noProof/>
          </w:rPr>
          <w:t>3.2.200</w:t>
        </w:r>
        <w:r>
          <w:rPr>
            <w:rFonts w:asciiTheme="minorHAnsi" w:eastAsiaTheme="minorEastAsia" w:hAnsiTheme="minorHAnsi" w:cstheme="minorBidi"/>
            <w:b w:val="0"/>
            <w:noProof/>
            <w:sz w:val="22"/>
            <w:szCs w:val="22"/>
          </w:rPr>
          <w:tab/>
        </w:r>
        <w:r w:rsidRPr="003D24B9">
          <w:rPr>
            <w:rStyle w:val="Hyperlink"/>
            <w:noProof/>
          </w:rPr>
          <w:t>OXYR – PID $1484 – Oxygen Sensor Heater Current Bank 2 Sensor 1</w:t>
        </w:r>
        <w:r>
          <w:rPr>
            <w:noProof/>
            <w:webHidden/>
          </w:rPr>
          <w:tab/>
        </w:r>
        <w:r>
          <w:rPr>
            <w:noProof/>
            <w:webHidden/>
          </w:rPr>
          <w:fldChar w:fldCharType="begin"/>
        </w:r>
        <w:r>
          <w:rPr>
            <w:noProof/>
            <w:webHidden/>
          </w:rPr>
          <w:instrText xml:space="preserve"> PAGEREF _Toc276632754 \h </w:instrText>
        </w:r>
        <w:r>
          <w:rPr>
            <w:noProof/>
            <w:webHidden/>
          </w:rPr>
        </w:r>
        <w:r>
          <w:rPr>
            <w:noProof/>
            <w:webHidden/>
          </w:rPr>
          <w:fldChar w:fldCharType="separate"/>
        </w:r>
        <w:r>
          <w:rPr>
            <w:noProof/>
            <w:webHidden/>
          </w:rPr>
          <w:t>151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5" w:history="1">
        <w:r w:rsidRPr="003D24B9">
          <w:rPr>
            <w:rStyle w:val="Hyperlink"/>
            <w:noProof/>
          </w:rPr>
          <w:t>3.2.201</w:t>
        </w:r>
        <w:r>
          <w:rPr>
            <w:rFonts w:asciiTheme="minorHAnsi" w:eastAsiaTheme="minorEastAsia" w:hAnsiTheme="minorHAnsi" w:cstheme="minorBidi"/>
            <w:b w:val="0"/>
            <w:noProof/>
            <w:sz w:val="22"/>
            <w:szCs w:val="22"/>
          </w:rPr>
          <w:tab/>
        </w:r>
        <w:r w:rsidRPr="003D24B9">
          <w:rPr>
            <w:rStyle w:val="Hyperlink"/>
            <w:noProof/>
          </w:rPr>
          <w:t>OXYR – PID $1485 – Oxygen Sensor Heater Current Bank 2 Sensor 2</w:t>
        </w:r>
        <w:r>
          <w:rPr>
            <w:noProof/>
            <w:webHidden/>
          </w:rPr>
          <w:tab/>
        </w:r>
        <w:r>
          <w:rPr>
            <w:noProof/>
            <w:webHidden/>
          </w:rPr>
          <w:fldChar w:fldCharType="begin"/>
        </w:r>
        <w:r>
          <w:rPr>
            <w:noProof/>
            <w:webHidden/>
          </w:rPr>
          <w:instrText xml:space="preserve"> PAGEREF _Toc276632755 \h </w:instrText>
        </w:r>
        <w:r>
          <w:rPr>
            <w:noProof/>
            <w:webHidden/>
          </w:rPr>
        </w:r>
        <w:r>
          <w:rPr>
            <w:noProof/>
            <w:webHidden/>
          </w:rPr>
          <w:fldChar w:fldCharType="separate"/>
        </w:r>
        <w:r>
          <w:rPr>
            <w:noProof/>
            <w:webHidden/>
          </w:rPr>
          <w:t>151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6" w:history="1">
        <w:r w:rsidRPr="003D24B9">
          <w:rPr>
            <w:rStyle w:val="Hyperlink"/>
            <w:noProof/>
            <w:lang w:val="es-ES"/>
          </w:rPr>
          <w:t>3.2.202</w:t>
        </w:r>
        <w:r>
          <w:rPr>
            <w:rFonts w:asciiTheme="minorHAnsi" w:eastAsiaTheme="minorEastAsia" w:hAnsiTheme="minorHAnsi" w:cstheme="minorBidi"/>
            <w:b w:val="0"/>
            <w:noProof/>
            <w:sz w:val="22"/>
            <w:szCs w:val="22"/>
          </w:rPr>
          <w:tab/>
        </w:r>
        <w:r w:rsidRPr="003D24B9">
          <w:rPr>
            <w:rStyle w:val="Hyperlink"/>
            <w:noProof/>
            <w:lang w:val="es-ES"/>
          </w:rPr>
          <w:t xml:space="preserve">EVPR – PID $1489 – Fuel </w:t>
        </w:r>
        <w:r w:rsidRPr="003D24B9">
          <w:rPr>
            <w:rStyle w:val="Hyperlink"/>
            <w:noProof/>
          </w:rPr>
          <w:t>Tank</w:t>
        </w:r>
        <w:r w:rsidRPr="003D24B9">
          <w:rPr>
            <w:rStyle w:val="Hyperlink"/>
            <w:noProof/>
            <w:lang w:val="es-ES"/>
          </w:rPr>
          <w:t xml:space="preserve"> Vapor </w:t>
        </w:r>
        <w:r w:rsidRPr="003D24B9">
          <w:rPr>
            <w:rStyle w:val="Hyperlink"/>
            <w:noProof/>
          </w:rPr>
          <w:t>Temperature</w:t>
        </w:r>
        <w:r>
          <w:rPr>
            <w:noProof/>
            <w:webHidden/>
          </w:rPr>
          <w:tab/>
        </w:r>
        <w:r>
          <w:rPr>
            <w:noProof/>
            <w:webHidden/>
          </w:rPr>
          <w:fldChar w:fldCharType="begin"/>
        </w:r>
        <w:r>
          <w:rPr>
            <w:noProof/>
            <w:webHidden/>
          </w:rPr>
          <w:instrText xml:space="preserve"> PAGEREF _Toc276632756 \h </w:instrText>
        </w:r>
        <w:r>
          <w:rPr>
            <w:noProof/>
            <w:webHidden/>
          </w:rPr>
        </w:r>
        <w:r>
          <w:rPr>
            <w:noProof/>
            <w:webHidden/>
          </w:rPr>
          <w:fldChar w:fldCharType="separate"/>
        </w:r>
        <w:r>
          <w:rPr>
            <w:noProof/>
            <w:webHidden/>
          </w:rPr>
          <w:t>151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7" w:history="1">
        <w:r w:rsidRPr="003D24B9">
          <w:rPr>
            <w:rStyle w:val="Hyperlink"/>
            <w:noProof/>
          </w:rPr>
          <w:t>3.2.203</w:t>
        </w:r>
        <w:r>
          <w:rPr>
            <w:rFonts w:asciiTheme="minorHAnsi" w:eastAsiaTheme="minorEastAsia" w:hAnsiTheme="minorHAnsi" w:cstheme="minorBidi"/>
            <w:b w:val="0"/>
            <w:noProof/>
            <w:sz w:val="22"/>
            <w:szCs w:val="22"/>
          </w:rPr>
          <w:tab/>
        </w:r>
        <w:r w:rsidRPr="003D24B9">
          <w:rPr>
            <w:rStyle w:val="Hyperlink"/>
            <w:noProof/>
          </w:rPr>
          <w:t>PMDR – PID $148C – Powertrain Relay Control Circuit</w:t>
        </w:r>
        <w:r>
          <w:rPr>
            <w:noProof/>
            <w:webHidden/>
          </w:rPr>
          <w:tab/>
        </w:r>
        <w:r>
          <w:rPr>
            <w:noProof/>
            <w:webHidden/>
          </w:rPr>
          <w:fldChar w:fldCharType="begin"/>
        </w:r>
        <w:r>
          <w:rPr>
            <w:noProof/>
            <w:webHidden/>
          </w:rPr>
          <w:instrText xml:space="preserve"> PAGEREF _Toc276632757 \h </w:instrText>
        </w:r>
        <w:r>
          <w:rPr>
            <w:noProof/>
            <w:webHidden/>
          </w:rPr>
        </w:r>
        <w:r>
          <w:rPr>
            <w:noProof/>
            <w:webHidden/>
          </w:rPr>
          <w:fldChar w:fldCharType="separate"/>
        </w:r>
        <w:r>
          <w:rPr>
            <w:noProof/>
            <w:webHidden/>
          </w:rPr>
          <w:t>152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8" w:history="1">
        <w:r w:rsidRPr="003D24B9">
          <w:rPr>
            <w:rStyle w:val="Hyperlink"/>
            <w:noProof/>
          </w:rPr>
          <w:t>3.2.204</w:t>
        </w:r>
        <w:r>
          <w:rPr>
            <w:rFonts w:asciiTheme="minorHAnsi" w:eastAsiaTheme="minorEastAsia" w:hAnsiTheme="minorHAnsi" w:cstheme="minorBidi"/>
            <w:b w:val="0"/>
            <w:noProof/>
            <w:sz w:val="22"/>
            <w:szCs w:val="22"/>
          </w:rPr>
          <w:tab/>
        </w:r>
        <w:r w:rsidRPr="003D24B9">
          <w:rPr>
            <w:rStyle w:val="Hyperlink"/>
            <w:noProof/>
          </w:rPr>
          <w:t>PMDR – PID $148D – Powertrain Relay Voltage</w:t>
        </w:r>
        <w:r>
          <w:rPr>
            <w:noProof/>
            <w:webHidden/>
          </w:rPr>
          <w:tab/>
        </w:r>
        <w:r>
          <w:rPr>
            <w:noProof/>
            <w:webHidden/>
          </w:rPr>
          <w:fldChar w:fldCharType="begin"/>
        </w:r>
        <w:r>
          <w:rPr>
            <w:noProof/>
            <w:webHidden/>
          </w:rPr>
          <w:instrText xml:space="preserve"> PAGEREF _Toc276632758 \h </w:instrText>
        </w:r>
        <w:r>
          <w:rPr>
            <w:noProof/>
            <w:webHidden/>
          </w:rPr>
        </w:r>
        <w:r>
          <w:rPr>
            <w:noProof/>
            <w:webHidden/>
          </w:rPr>
          <w:fldChar w:fldCharType="separate"/>
        </w:r>
        <w:r>
          <w:rPr>
            <w:noProof/>
            <w:webHidden/>
          </w:rPr>
          <w:t>152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59" w:history="1">
        <w:r w:rsidRPr="003D24B9">
          <w:rPr>
            <w:rStyle w:val="Hyperlink"/>
            <w:noProof/>
          </w:rPr>
          <w:t>3.2.205</w:t>
        </w:r>
        <w:r>
          <w:rPr>
            <w:rFonts w:asciiTheme="minorHAnsi" w:eastAsiaTheme="minorEastAsia" w:hAnsiTheme="minorHAnsi" w:cstheme="minorBidi"/>
            <w:b w:val="0"/>
            <w:noProof/>
            <w:sz w:val="22"/>
            <w:szCs w:val="22"/>
          </w:rPr>
          <w:tab/>
        </w:r>
        <w:r w:rsidRPr="003D24B9">
          <w:rPr>
            <w:rStyle w:val="Hyperlink"/>
            <w:noProof/>
          </w:rPr>
          <w:t>FPMR – PID $148E – Variable Speed Fuel Pump Diagnostic Duty Cycle</w:t>
        </w:r>
        <w:r>
          <w:rPr>
            <w:noProof/>
            <w:webHidden/>
          </w:rPr>
          <w:tab/>
        </w:r>
        <w:r>
          <w:rPr>
            <w:noProof/>
            <w:webHidden/>
          </w:rPr>
          <w:fldChar w:fldCharType="begin"/>
        </w:r>
        <w:r>
          <w:rPr>
            <w:noProof/>
            <w:webHidden/>
          </w:rPr>
          <w:instrText xml:space="preserve"> PAGEREF _Toc276632759 \h </w:instrText>
        </w:r>
        <w:r>
          <w:rPr>
            <w:noProof/>
            <w:webHidden/>
          </w:rPr>
        </w:r>
        <w:r>
          <w:rPr>
            <w:noProof/>
            <w:webHidden/>
          </w:rPr>
          <w:fldChar w:fldCharType="separate"/>
        </w:r>
        <w:r>
          <w:rPr>
            <w:noProof/>
            <w:webHidden/>
          </w:rPr>
          <w:t>152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0" w:history="1">
        <w:r w:rsidRPr="003D24B9">
          <w:rPr>
            <w:rStyle w:val="Hyperlink"/>
            <w:noProof/>
          </w:rPr>
          <w:t>3.2.206</w:t>
        </w:r>
        <w:r>
          <w:rPr>
            <w:rFonts w:asciiTheme="minorHAnsi" w:eastAsiaTheme="minorEastAsia" w:hAnsiTheme="minorHAnsi" w:cstheme="minorBidi"/>
            <w:b w:val="0"/>
            <w:noProof/>
            <w:sz w:val="22"/>
            <w:szCs w:val="22"/>
          </w:rPr>
          <w:tab/>
        </w:r>
        <w:r w:rsidRPr="003D24B9">
          <w:rPr>
            <w:rStyle w:val="Hyperlink"/>
            <w:noProof/>
          </w:rPr>
          <w:t>FLVR – PID $1502 – Secondary Fuel Pump Control Circuit</w:t>
        </w:r>
        <w:r>
          <w:rPr>
            <w:noProof/>
            <w:webHidden/>
          </w:rPr>
          <w:tab/>
        </w:r>
        <w:r>
          <w:rPr>
            <w:noProof/>
            <w:webHidden/>
          </w:rPr>
          <w:fldChar w:fldCharType="begin"/>
        </w:r>
        <w:r>
          <w:rPr>
            <w:noProof/>
            <w:webHidden/>
          </w:rPr>
          <w:instrText xml:space="preserve"> PAGEREF _Toc276632760 \h </w:instrText>
        </w:r>
        <w:r>
          <w:rPr>
            <w:noProof/>
            <w:webHidden/>
          </w:rPr>
        </w:r>
        <w:r>
          <w:rPr>
            <w:noProof/>
            <w:webHidden/>
          </w:rPr>
          <w:fldChar w:fldCharType="separate"/>
        </w:r>
        <w:r>
          <w:rPr>
            <w:noProof/>
            <w:webHidden/>
          </w:rPr>
          <w:t>153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1" w:history="1">
        <w:r w:rsidRPr="003D24B9">
          <w:rPr>
            <w:rStyle w:val="Hyperlink"/>
            <w:noProof/>
          </w:rPr>
          <w:t>3.2.207</w:t>
        </w:r>
        <w:r>
          <w:rPr>
            <w:rFonts w:asciiTheme="minorHAnsi" w:eastAsiaTheme="minorEastAsia" w:hAnsiTheme="minorHAnsi" w:cstheme="minorBidi"/>
            <w:b w:val="0"/>
            <w:noProof/>
            <w:sz w:val="22"/>
            <w:szCs w:val="22"/>
          </w:rPr>
          <w:tab/>
        </w:r>
        <w:r w:rsidRPr="003D24B9">
          <w:rPr>
            <w:rStyle w:val="Hyperlink"/>
            <w:noProof/>
          </w:rPr>
          <w:t>GENR – PID $1503 – Generator L-Terminal Control Circuit</w:t>
        </w:r>
        <w:r>
          <w:rPr>
            <w:noProof/>
            <w:webHidden/>
          </w:rPr>
          <w:tab/>
        </w:r>
        <w:r>
          <w:rPr>
            <w:noProof/>
            <w:webHidden/>
          </w:rPr>
          <w:fldChar w:fldCharType="begin"/>
        </w:r>
        <w:r>
          <w:rPr>
            <w:noProof/>
            <w:webHidden/>
          </w:rPr>
          <w:instrText xml:space="preserve"> PAGEREF _Toc276632761 \h </w:instrText>
        </w:r>
        <w:r>
          <w:rPr>
            <w:noProof/>
            <w:webHidden/>
          </w:rPr>
        </w:r>
        <w:r>
          <w:rPr>
            <w:noProof/>
            <w:webHidden/>
          </w:rPr>
          <w:fldChar w:fldCharType="separate"/>
        </w:r>
        <w:r>
          <w:rPr>
            <w:noProof/>
            <w:webHidden/>
          </w:rPr>
          <w:t>153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2" w:history="1">
        <w:r w:rsidRPr="003D24B9">
          <w:rPr>
            <w:rStyle w:val="Hyperlink"/>
            <w:noProof/>
          </w:rPr>
          <w:t>3.2.208</w:t>
        </w:r>
        <w:r>
          <w:rPr>
            <w:rFonts w:asciiTheme="minorHAnsi" w:eastAsiaTheme="minorEastAsia" w:hAnsiTheme="minorHAnsi" w:cstheme="minorBidi"/>
            <w:b w:val="0"/>
            <w:noProof/>
            <w:sz w:val="22"/>
            <w:szCs w:val="22"/>
          </w:rPr>
          <w:tab/>
        </w:r>
        <w:r w:rsidRPr="003D24B9">
          <w:rPr>
            <w:rStyle w:val="Hyperlink"/>
            <w:noProof/>
          </w:rPr>
          <w:t>TPSR – PID $150A – Maximum Throttle Position</w:t>
        </w:r>
        <w:r>
          <w:rPr>
            <w:noProof/>
            <w:webHidden/>
          </w:rPr>
          <w:tab/>
        </w:r>
        <w:r>
          <w:rPr>
            <w:noProof/>
            <w:webHidden/>
          </w:rPr>
          <w:fldChar w:fldCharType="begin"/>
        </w:r>
        <w:r>
          <w:rPr>
            <w:noProof/>
            <w:webHidden/>
          </w:rPr>
          <w:instrText xml:space="preserve"> PAGEREF _Toc276632762 \h </w:instrText>
        </w:r>
        <w:r>
          <w:rPr>
            <w:noProof/>
            <w:webHidden/>
          </w:rPr>
        </w:r>
        <w:r>
          <w:rPr>
            <w:noProof/>
            <w:webHidden/>
          </w:rPr>
          <w:fldChar w:fldCharType="separate"/>
        </w:r>
        <w:r>
          <w:rPr>
            <w:noProof/>
            <w:webHidden/>
          </w:rPr>
          <w:t>154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3" w:history="1">
        <w:r w:rsidRPr="003D24B9">
          <w:rPr>
            <w:rStyle w:val="Hyperlink"/>
            <w:noProof/>
          </w:rPr>
          <w:t>3.2.209</w:t>
        </w:r>
        <w:r>
          <w:rPr>
            <w:rFonts w:asciiTheme="minorHAnsi" w:eastAsiaTheme="minorEastAsia" w:hAnsiTheme="minorHAnsi" w:cstheme="minorBidi"/>
            <w:b w:val="0"/>
            <w:noProof/>
            <w:sz w:val="22"/>
            <w:szCs w:val="22"/>
          </w:rPr>
          <w:tab/>
        </w:r>
        <w:r w:rsidRPr="003D24B9">
          <w:rPr>
            <w:rStyle w:val="Hyperlink"/>
            <w:noProof/>
          </w:rPr>
          <w:t>CRZR – PID $150C – Cruise Control Status</w:t>
        </w:r>
        <w:r>
          <w:rPr>
            <w:noProof/>
            <w:webHidden/>
          </w:rPr>
          <w:tab/>
        </w:r>
        <w:r>
          <w:rPr>
            <w:noProof/>
            <w:webHidden/>
          </w:rPr>
          <w:fldChar w:fldCharType="begin"/>
        </w:r>
        <w:r>
          <w:rPr>
            <w:noProof/>
            <w:webHidden/>
          </w:rPr>
          <w:instrText xml:space="preserve"> PAGEREF _Toc276632763 \h </w:instrText>
        </w:r>
        <w:r>
          <w:rPr>
            <w:noProof/>
            <w:webHidden/>
          </w:rPr>
        </w:r>
        <w:r>
          <w:rPr>
            <w:noProof/>
            <w:webHidden/>
          </w:rPr>
          <w:fldChar w:fldCharType="separate"/>
        </w:r>
        <w:r>
          <w:rPr>
            <w:noProof/>
            <w:webHidden/>
          </w:rPr>
          <w:t>154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4" w:history="1">
        <w:r w:rsidRPr="003D24B9">
          <w:rPr>
            <w:rStyle w:val="Hyperlink"/>
            <w:noProof/>
          </w:rPr>
          <w:t>3.2.210</w:t>
        </w:r>
        <w:r>
          <w:rPr>
            <w:rFonts w:asciiTheme="minorHAnsi" w:eastAsiaTheme="minorEastAsia" w:hAnsiTheme="minorHAnsi" w:cstheme="minorBidi"/>
            <w:b w:val="0"/>
            <w:noProof/>
            <w:sz w:val="22"/>
            <w:szCs w:val="22"/>
          </w:rPr>
          <w:tab/>
        </w:r>
        <w:r w:rsidRPr="003D24B9">
          <w:rPr>
            <w:rStyle w:val="Hyperlink"/>
            <w:noProof/>
          </w:rPr>
          <w:t>BBVR – PID $150D – Brake Booster Vacuum Pressure</w:t>
        </w:r>
        <w:r>
          <w:rPr>
            <w:noProof/>
            <w:webHidden/>
          </w:rPr>
          <w:tab/>
        </w:r>
        <w:r>
          <w:rPr>
            <w:noProof/>
            <w:webHidden/>
          </w:rPr>
          <w:fldChar w:fldCharType="begin"/>
        </w:r>
        <w:r>
          <w:rPr>
            <w:noProof/>
            <w:webHidden/>
          </w:rPr>
          <w:instrText xml:space="preserve"> PAGEREF _Toc276632764 \h </w:instrText>
        </w:r>
        <w:r>
          <w:rPr>
            <w:noProof/>
            <w:webHidden/>
          </w:rPr>
        </w:r>
        <w:r>
          <w:rPr>
            <w:noProof/>
            <w:webHidden/>
          </w:rPr>
          <w:fldChar w:fldCharType="separate"/>
        </w:r>
        <w:r>
          <w:rPr>
            <w:noProof/>
            <w:webHidden/>
          </w:rPr>
          <w:t>155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5" w:history="1">
        <w:r w:rsidRPr="003D24B9">
          <w:rPr>
            <w:rStyle w:val="Hyperlink"/>
            <w:noProof/>
          </w:rPr>
          <w:t>3.2.211</w:t>
        </w:r>
        <w:r>
          <w:rPr>
            <w:rFonts w:asciiTheme="minorHAnsi" w:eastAsiaTheme="minorEastAsia" w:hAnsiTheme="minorHAnsi" w:cstheme="minorBidi"/>
            <w:b w:val="0"/>
            <w:noProof/>
            <w:sz w:val="22"/>
            <w:szCs w:val="22"/>
          </w:rPr>
          <w:tab/>
        </w:r>
        <w:r w:rsidRPr="003D24B9">
          <w:rPr>
            <w:rStyle w:val="Hyperlink"/>
            <w:noProof/>
          </w:rPr>
          <w:t>ACCR – PID $150E – Air Conditioning Disengage History 1</w:t>
        </w:r>
        <w:r>
          <w:rPr>
            <w:noProof/>
            <w:webHidden/>
          </w:rPr>
          <w:tab/>
        </w:r>
        <w:r>
          <w:rPr>
            <w:noProof/>
            <w:webHidden/>
          </w:rPr>
          <w:fldChar w:fldCharType="begin"/>
        </w:r>
        <w:r>
          <w:rPr>
            <w:noProof/>
            <w:webHidden/>
          </w:rPr>
          <w:instrText xml:space="preserve"> PAGEREF _Toc276632765 \h </w:instrText>
        </w:r>
        <w:r>
          <w:rPr>
            <w:noProof/>
            <w:webHidden/>
          </w:rPr>
        </w:r>
        <w:r>
          <w:rPr>
            <w:noProof/>
            <w:webHidden/>
          </w:rPr>
          <w:fldChar w:fldCharType="separate"/>
        </w:r>
        <w:r>
          <w:rPr>
            <w:noProof/>
            <w:webHidden/>
          </w:rPr>
          <w:t>156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6" w:history="1">
        <w:r w:rsidRPr="003D24B9">
          <w:rPr>
            <w:rStyle w:val="Hyperlink"/>
            <w:noProof/>
          </w:rPr>
          <w:t>3.2.212</w:t>
        </w:r>
        <w:r>
          <w:rPr>
            <w:rFonts w:asciiTheme="minorHAnsi" w:eastAsiaTheme="minorEastAsia" w:hAnsiTheme="minorHAnsi" w:cstheme="minorBidi"/>
            <w:b w:val="0"/>
            <w:noProof/>
            <w:sz w:val="22"/>
            <w:szCs w:val="22"/>
          </w:rPr>
          <w:tab/>
        </w:r>
        <w:r w:rsidRPr="003D24B9">
          <w:rPr>
            <w:rStyle w:val="Hyperlink"/>
            <w:noProof/>
          </w:rPr>
          <w:t>ACCR – PID $150F – Air Conditioning Disengage History 2</w:t>
        </w:r>
        <w:r>
          <w:rPr>
            <w:noProof/>
            <w:webHidden/>
          </w:rPr>
          <w:tab/>
        </w:r>
        <w:r>
          <w:rPr>
            <w:noProof/>
            <w:webHidden/>
          </w:rPr>
          <w:fldChar w:fldCharType="begin"/>
        </w:r>
        <w:r>
          <w:rPr>
            <w:noProof/>
            <w:webHidden/>
          </w:rPr>
          <w:instrText xml:space="preserve"> PAGEREF _Toc276632766 \h </w:instrText>
        </w:r>
        <w:r>
          <w:rPr>
            <w:noProof/>
            <w:webHidden/>
          </w:rPr>
        </w:r>
        <w:r>
          <w:rPr>
            <w:noProof/>
            <w:webHidden/>
          </w:rPr>
          <w:fldChar w:fldCharType="separate"/>
        </w:r>
        <w:r>
          <w:rPr>
            <w:noProof/>
            <w:webHidden/>
          </w:rPr>
          <w:t>157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7" w:history="1">
        <w:r w:rsidRPr="003D24B9">
          <w:rPr>
            <w:rStyle w:val="Hyperlink"/>
            <w:noProof/>
          </w:rPr>
          <w:t>3.2.213</w:t>
        </w:r>
        <w:r>
          <w:rPr>
            <w:rFonts w:asciiTheme="minorHAnsi" w:eastAsiaTheme="minorEastAsia" w:hAnsiTheme="minorHAnsi" w:cstheme="minorBidi"/>
            <w:b w:val="0"/>
            <w:noProof/>
            <w:sz w:val="22"/>
            <w:szCs w:val="22"/>
          </w:rPr>
          <w:tab/>
        </w:r>
        <w:r w:rsidRPr="003D24B9">
          <w:rPr>
            <w:rStyle w:val="Hyperlink"/>
            <w:noProof/>
          </w:rPr>
          <w:t>ACCR – PID $1510 – Air Conditioning Disengage History 3</w:t>
        </w:r>
        <w:r>
          <w:rPr>
            <w:noProof/>
            <w:webHidden/>
          </w:rPr>
          <w:tab/>
        </w:r>
        <w:r>
          <w:rPr>
            <w:noProof/>
            <w:webHidden/>
          </w:rPr>
          <w:fldChar w:fldCharType="begin"/>
        </w:r>
        <w:r>
          <w:rPr>
            <w:noProof/>
            <w:webHidden/>
          </w:rPr>
          <w:instrText xml:space="preserve"> PAGEREF _Toc276632767 \h </w:instrText>
        </w:r>
        <w:r>
          <w:rPr>
            <w:noProof/>
            <w:webHidden/>
          </w:rPr>
        </w:r>
        <w:r>
          <w:rPr>
            <w:noProof/>
            <w:webHidden/>
          </w:rPr>
          <w:fldChar w:fldCharType="separate"/>
        </w:r>
        <w:r>
          <w:rPr>
            <w:noProof/>
            <w:webHidden/>
          </w:rPr>
          <w:t>158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8" w:history="1">
        <w:r w:rsidRPr="003D24B9">
          <w:rPr>
            <w:rStyle w:val="Hyperlink"/>
            <w:noProof/>
          </w:rPr>
          <w:t>3.2.214</w:t>
        </w:r>
        <w:r>
          <w:rPr>
            <w:rFonts w:asciiTheme="minorHAnsi" w:eastAsiaTheme="minorEastAsia" w:hAnsiTheme="minorHAnsi" w:cstheme="minorBidi"/>
            <w:b w:val="0"/>
            <w:noProof/>
            <w:sz w:val="22"/>
            <w:szCs w:val="22"/>
          </w:rPr>
          <w:tab/>
        </w:r>
        <w:r w:rsidRPr="003D24B9">
          <w:rPr>
            <w:rStyle w:val="Hyperlink"/>
            <w:noProof/>
          </w:rPr>
          <w:t>ACCR – PID $1511 – Air Conditioning Disengage History 4</w:t>
        </w:r>
        <w:r>
          <w:rPr>
            <w:noProof/>
            <w:webHidden/>
          </w:rPr>
          <w:tab/>
        </w:r>
        <w:r>
          <w:rPr>
            <w:noProof/>
            <w:webHidden/>
          </w:rPr>
          <w:fldChar w:fldCharType="begin"/>
        </w:r>
        <w:r>
          <w:rPr>
            <w:noProof/>
            <w:webHidden/>
          </w:rPr>
          <w:instrText xml:space="preserve"> PAGEREF _Toc276632768 \h </w:instrText>
        </w:r>
        <w:r>
          <w:rPr>
            <w:noProof/>
            <w:webHidden/>
          </w:rPr>
        </w:r>
        <w:r>
          <w:rPr>
            <w:noProof/>
            <w:webHidden/>
          </w:rPr>
          <w:fldChar w:fldCharType="separate"/>
        </w:r>
        <w:r>
          <w:rPr>
            <w:noProof/>
            <w:webHidden/>
          </w:rPr>
          <w:t>159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69" w:history="1">
        <w:r w:rsidRPr="003D24B9">
          <w:rPr>
            <w:rStyle w:val="Hyperlink"/>
            <w:noProof/>
          </w:rPr>
          <w:t>3.2.215</w:t>
        </w:r>
        <w:r>
          <w:rPr>
            <w:rFonts w:asciiTheme="minorHAnsi" w:eastAsiaTheme="minorEastAsia" w:hAnsiTheme="minorHAnsi" w:cstheme="minorBidi"/>
            <w:b w:val="0"/>
            <w:noProof/>
            <w:sz w:val="22"/>
            <w:szCs w:val="22"/>
          </w:rPr>
          <w:tab/>
        </w:r>
        <w:r w:rsidRPr="003D24B9">
          <w:rPr>
            <w:rStyle w:val="Hyperlink"/>
            <w:noProof/>
          </w:rPr>
          <w:t>AIRR – PID $1517 – Secondary Air Injection Diagnostic Test State</w:t>
        </w:r>
        <w:r>
          <w:rPr>
            <w:noProof/>
            <w:webHidden/>
          </w:rPr>
          <w:tab/>
        </w:r>
        <w:r>
          <w:rPr>
            <w:noProof/>
            <w:webHidden/>
          </w:rPr>
          <w:fldChar w:fldCharType="begin"/>
        </w:r>
        <w:r>
          <w:rPr>
            <w:noProof/>
            <w:webHidden/>
          </w:rPr>
          <w:instrText xml:space="preserve"> PAGEREF _Toc276632769 \h </w:instrText>
        </w:r>
        <w:r>
          <w:rPr>
            <w:noProof/>
            <w:webHidden/>
          </w:rPr>
        </w:r>
        <w:r>
          <w:rPr>
            <w:noProof/>
            <w:webHidden/>
          </w:rPr>
          <w:fldChar w:fldCharType="separate"/>
        </w:r>
        <w:r>
          <w:rPr>
            <w:noProof/>
            <w:webHidden/>
          </w:rPr>
          <w:t>160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0" w:history="1">
        <w:r w:rsidRPr="003D24B9">
          <w:rPr>
            <w:rStyle w:val="Hyperlink"/>
            <w:noProof/>
          </w:rPr>
          <w:t>3.2.216</w:t>
        </w:r>
        <w:r>
          <w:rPr>
            <w:rFonts w:asciiTheme="minorHAnsi" w:eastAsiaTheme="minorEastAsia" w:hAnsiTheme="minorHAnsi" w:cstheme="minorBidi"/>
            <w:b w:val="0"/>
            <w:noProof/>
            <w:sz w:val="22"/>
            <w:szCs w:val="22"/>
          </w:rPr>
          <w:tab/>
        </w:r>
        <w:r w:rsidRPr="003D24B9">
          <w:rPr>
            <w:rStyle w:val="Hyperlink"/>
            <w:noProof/>
          </w:rPr>
          <w:t>AIRR – PID $1518 – Secondary Air Injection System Pressure Error Bank 1</w:t>
        </w:r>
        <w:r>
          <w:rPr>
            <w:noProof/>
            <w:webHidden/>
          </w:rPr>
          <w:tab/>
        </w:r>
        <w:r>
          <w:rPr>
            <w:noProof/>
            <w:webHidden/>
          </w:rPr>
          <w:fldChar w:fldCharType="begin"/>
        </w:r>
        <w:r>
          <w:rPr>
            <w:noProof/>
            <w:webHidden/>
          </w:rPr>
          <w:instrText xml:space="preserve"> PAGEREF _Toc276632770 \h </w:instrText>
        </w:r>
        <w:r>
          <w:rPr>
            <w:noProof/>
            <w:webHidden/>
          </w:rPr>
        </w:r>
        <w:r>
          <w:rPr>
            <w:noProof/>
            <w:webHidden/>
          </w:rPr>
          <w:fldChar w:fldCharType="separate"/>
        </w:r>
        <w:r>
          <w:rPr>
            <w:noProof/>
            <w:webHidden/>
          </w:rPr>
          <w:t>160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1" w:history="1">
        <w:r w:rsidRPr="003D24B9">
          <w:rPr>
            <w:rStyle w:val="Hyperlink"/>
            <w:noProof/>
          </w:rPr>
          <w:t>3.2.217</w:t>
        </w:r>
        <w:r>
          <w:rPr>
            <w:rFonts w:asciiTheme="minorHAnsi" w:eastAsiaTheme="minorEastAsia" w:hAnsiTheme="minorHAnsi" w:cstheme="minorBidi"/>
            <w:b w:val="0"/>
            <w:noProof/>
            <w:sz w:val="22"/>
            <w:szCs w:val="22"/>
          </w:rPr>
          <w:tab/>
        </w:r>
        <w:r w:rsidRPr="003D24B9">
          <w:rPr>
            <w:rStyle w:val="Hyperlink"/>
            <w:noProof/>
          </w:rPr>
          <w:t>AIRR – PID $1519 – Secondary Air Injection System Pressure Error Bank 2</w:t>
        </w:r>
        <w:r>
          <w:rPr>
            <w:noProof/>
            <w:webHidden/>
          </w:rPr>
          <w:tab/>
        </w:r>
        <w:r>
          <w:rPr>
            <w:noProof/>
            <w:webHidden/>
          </w:rPr>
          <w:fldChar w:fldCharType="begin"/>
        </w:r>
        <w:r>
          <w:rPr>
            <w:noProof/>
            <w:webHidden/>
          </w:rPr>
          <w:instrText xml:space="preserve"> PAGEREF _Toc276632771 \h </w:instrText>
        </w:r>
        <w:r>
          <w:rPr>
            <w:noProof/>
            <w:webHidden/>
          </w:rPr>
        </w:r>
        <w:r>
          <w:rPr>
            <w:noProof/>
            <w:webHidden/>
          </w:rPr>
          <w:fldChar w:fldCharType="separate"/>
        </w:r>
        <w:r>
          <w:rPr>
            <w:noProof/>
            <w:webHidden/>
          </w:rPr>
          <w:t>160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2" w:history="1">
        <w:r w:rsidRPr="003D24B9">
          <w:rPr>
            <w:rStyle w:val="Hyperlink"/>
            <w:noProof/>
          </w:rPr>
          <w:t>3.2.218</w:t>
        </w:r>
        <w:r>
          <w:rPr>
            <w:rFonts w:asciiTheme="minorHAnsi" w:eastAsiaTheme="minorEastAsia" w:hAnsiTheme="minorHAnsi" w:cstheme="minorBidi"/>
            <w:b w:val="0"/>
            <w:noProof/>
            <w:sz w:val="22"/>
            <w:szCs w:val="22"/>
          </w:rPr>
          <w:tab/>
        </w:r>
        <w:r w:rsidRPr="003D24B9">
          <w:rPr>
            <w:rStyle w:val="Hyperlink"/>
            <w:noProof/>
          </w:rPr>
          <w:t>AIRR – PID $151A – Secondary Air Injection Normalized System Pressure Bank 1</w:t>
        </w:r>
        <w:r>
          <w:rPr>
            <w:noProof/>
            <w:webHidden/>
          </w:rPr>
          <w:tab/>
        </w:r>
        <w:r>
          <w:rPr>
            <w:noProof/>
            <w:webHidden/>
          </w:rPr>
          <w:fldChar w:fldCharType="begin"/>
        </w:r>
        <w:r>
          <w:rPr>
            <w:noProof/>
            <w:webHidden/>
          </w:rPr>
          <w:instrText xml:space="preserve"> PAGEREF _Toc276632772 \h </w:instrText>
        </w:r>
        <w:r>
          <w:rPr>
            <w:noProof/>
            <w:webHidden/>
          </w:rPr>
        </w:r>
        <w:r>
          <w:rPr>
            <w:noProof/>
            <w:webHidden/>
          </w:rPr>
          <w:fldChar w:fldCharType="separate"/>
        </w:r>
        <w:r>
          <w:rPr>
            <w:noProof/>
            <w:webHidden/>
          </w:rPr>
          <w:t>161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3" w:history="1">
        <w:r w:rsidRPr="003D24B9">
          <w:rPr>
            <w:rStyle w:val="Hyperlink"/>
            <w:noProof/>
          </w:rPr>
          <w:t>3.2.219</w:t>
        </w:r>
        <w:r>
          <w:rPr>
            <w:rFonts w:asciiTheme="minorHAnsi" w:eastAsiaTheme="minorEastAsia" w:hAnsiTheme="minorHAnsi" w:cstheme="minorBidi"/>
            <w:b w:val="0"/>
            <w:noProof/>
            <w:sz w:val="22"/>
            <w:szCs w:val="22"/>
          </w:rPr>
          <w:tab/>
        </w:r>
        <w:r w:rsidRPr="003D24B9">
          <w:rPr>
            <w:rStyle w:val="Hyperlink"/>
            <w:noProof/>
          </w:rPr>
          <w:t>AIRR – PID $151B – Secondary Air Injection Normalized System Pressure Bank 2</w:t>
        </w:r>
        <w:r>
          <w:rPr>
            <w:noProof/>
            <w:webHidden/>
          </w:rPr>
          <w:tab/>
        </w:r>
        <w:r>
          <w:rPr>
            <w:noProof/>
            <w:webHidden/>
          </w:rPr>
          <w:fldChar w:fldCharType="begin"/>
        </w:r>
        <w:r>
          <w:rPr>
            <w:noProof/>
            <w:webHidden/>
          </w:rPr>
          <w:instrText xml:space="preserve"> PAGEREF _Toc276632773 \h </w:instrText>
        </w:r>
        <w:r>
          <w:rPr>
            <w:noProof/>
            <w:webHidden/>
          </w:rPr>
        </w:r>
        <w:r>
          <w:rPr>
            <w:noProof/>
            <w:webHidden/>
          </w:rPr>
          <w:fldChar w:fldCharType="separate"/>
        </w:r>
        <w:r>
          <w:rPr>
            <w:noProof/>
            <w:webHidden/>
          </w:rPr>
          <w:t>161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4" w:history="1">
        <w:r w:rsidRPr="003D24B9">
          <w:rPr>
            <w:rStyle w:val="Hyperlink"/>
            <w:noProof/>
          </w:rPr>
          <w:t>3.2.220</w:t>
        </w:r>
        <w:r>
          <w:rPr>
            <w:rFonts w:asciiTheme="minorHAnsi" w:eastAsiaTheme="minorEastAsia" w:hAnsiTheme="minorHAnsi" w:cstheme="minorBidi"/>
            <w:b w:val="0"/>
            <w:noProof/>
            <w:sz w:val="22"/>
            <w:szCs w:val="22"/>
          </w:rPr>
          <w:tab/>
        </w:r>
        <w:r w:rsidRPr="003D24B9">
          <w:rPr>
            <w:rStyle w:val="Hyperlink"/>
            <w:noProof/>
          </w:rPr>
          <w:t>AIRR – PID $151C – Secondary Air Injection System Pressure Bank 1</w:t>
        </w:r>
        <w:r>
          <w:rPr>
            <w:noProof/>
            <w:webHidden/>
          </w:rPr>
          <w:tab/>
        </w:r>
        <w:r>
          <w:rPr>
            <w:noProof/>
            <w:webHidden/>
          </w:rPr>
          <w:fldChar w:fldCharType="begin"/>
        </w:r>
        <w:r>
          <w:rPr>
            <w:noProof/>
            <w:webHidden/>
          </w:rPr>
          <w:instrText xml:space="preserve"> PAGEREF _Toc276632774 \h </w:instrText>
        </w:r>
        <w:r>
          <w:rPr>
            <w:noProof/>
            <w:webHidden/>
          </w:rPr>
        </w:r>
        <w:r>
          <w:rPr>
            <w:noProof/>
            <w:webHidden/>
          </w:rPr>
          <w:fldChar w:fldCharType="separate"/>
        </w:r>
        <w:r>
          <w:rPr>
            <w:noProof/>
            <w:webHidden/>
          </w:rPr>
          <w:t>161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5" w:history="1">
        <w:r w:rsidRPr="003D24B9">
          <w:rPr>
            <w:rStyle w:val="Hyperlink"/>
            <w:noProof/>
          </w:rPr>
          <w:t>3.2.221</w:t>
        </w:r>
        <w:r>
          <w:rPr>
            <w:rFonts w:asciiTheme="minorHAnsi" w:eastAsiaTheme="minorEastAsia" w:hAnsiTheme="minorHAnsi" w:cstheme="minorBidi"/>
            <w:b w:val="0"/>
            <w:noProof/>
            <w:sz w:val="22"/>
            <w:szCs w:val="22"/>
          </w:rPr>
          <w:tab/>
        </w:r>
        <w:r w:rsidRPr="003D24B9">
          <w:rPr>
            <w:rStyle w:val="Hyperlink"/>
            <w:noProof/>
          </w:rPr>
          <w:t>AIRR – PID $151D – Secondary Air Injection System Pressure Bank 2</w:t>
        </w:r>
        <w:r>
          <w:rPr>
            <w:noProof/>
            <w:webHidden/>
          </w:rPr>
          <w:tab/>
        </w:r>
        <w:r>
          <w:rPr>
            <w:noProof/>
            <w:webHidden/>
          </w:rPr>
          <w:fldChar w:fldCharType="begin"/>
        </w:r>
        <w:r>
          <w:rPr>
            <w:noProof/>
            <w:webHidden/>
          </w:rPr>
          <w:instrText xml:space="preserve"> PAGEREF _Toc276632775 \h </w:instrText>
        </w:r>
        <w:r>
          <w:rPr>
            <w:noProof/>
            <w:webHidden/>
          </w:rPr>
        </w:r>
        <w:r>
          <w:rPr>
            <w:noProof/>
            <w:webHidden/>
          </w:rPr>
          <w:fldChar w:fldCharType="separate"/>
        </w:r>
        <w:r>
          <w:rPr>
            <w:noProof/>
            <w:webHidden/>
          </w:rPr>
          <w:t>161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6" w:history="1">
        <w:r w:rsidRPr="003D24B9">
          <w:rPr>
            <w:rStyle w:val="Hyperlink"/>
            <w:noProof/>
          </w:rPr>
          <w:t>3.2.222</w:t>
        </w:r>
        <w:r>
          <w:rPr>
            <w:rFonts w:asciiTheme="minorHAnsi" w:eastAsiaTheme="minorEastAsia" w:hAnsiTheme="minorHAnsi" w:cstheme="minorBidi"/>
            <w:b w:val="0"/>
            <w:noProof/>
            <w:sz w:val="22"/>
            <w:szCs w:val="22"/>
          </w:rPr>
          <w:tab/>
        </w:r>
        <w:r w:rsidRPr="003D24B9">
          <w:rPr>
            <w:rStyle w:val="Hyperlink"/>
            <w:noProof/>
          </w:rPr>
          <w:t>ACCR – PID $151F – Air Conditioning Disengage History 5</w:t>
        </w:r>
        <w:r>
          <w:rPr>
            <w:noProof/>
            <w:webHidden/>
          </w:rPr>
          <w:tab/>
        </w:r>
        <w:r>
          <w:rPr>
            <w:noProof/>
            <w:webHidden/>
          </w:rPr>
          <w:fldChar w:fldCharType="begin"/>
        </w:r>
        <w:r>
          <w:rPr>
            <w:noProof/>
            <w:webHidden/>
          </w:rPr>
          <w:instrText xml:space="preserve"> PAGEREF _Toc276632776 \h </w:instrText>
        </w:r>
        <w:r>
          <w:rPr>
            <w:noProof/>
            <w:webHidden/>
          </w:rPr>
        </w:r>
        <w:r>
          <w:rPr>
            <w:noProof/>
            <w:webHidden/>
          </w:rPr>
          <w:fldChar w:fldCharType="separate"/>
        </w:r>
        <w:r>
          <w:rPr>
            <w:noProof/>
            <w:webHidden/>
          </w:rPr>
          <w:t>162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7" w:history="1">
        <w:r w:rsidRPr="003D24B9">
          <w:rPr>
            <w:rStyle w:val="Hyperlink"/>
            <w:noProof/>
          </w:rPr>
          <w:t>3.2.223</w:t>
        </w:r>
        <w:r>
          <w:rPr>
            <w:rFonts w:asciiTheme="minorHAnsi" w:eastAsiaTheme="minorEastAsia" w:hAnsiTheme="minorHAnsi" w:cstheme="minorBidi"/>
            <w:b w:val="0"/>
            <w:noProof/>
            <w:sz w:val="22"/>
            <w:szCs w:val="22"/>
          </w:rPr>
          <w:tab/>
        </w:r>
        <w:r w:rsidRPr="003D24B9">
          <w:rPr>
            <w:rStyle w:val="Hyperlink"/>
            <w:noProof/>
          </w:rPr>
          <w:t>ACCR – PID $1520 – Air Conditioning Disengage History 6</w:t>
        </w:r>
        <w:r>
          <w:rPr>
            <w:noProof/>
            <w:webHidden/>
          </w:rPr>
          <w:tab/>
        </w:r>
        <w:r>
          <w:rPr>
            <w:noProof/>
            <w:webHidden/>
          </w:rPr>
          <w:fldChar w:fldCharType="begin"/>
        </w:r>
        <w:r>
          <w:rPr>
            <w:noProof/>
            <w:webHidden/>
          </w:rPr>
          <w:instrText xml:space="preserve"> PAGEREF _Toc276632777 \h </w:instrText>
        </w:r>
        <w:r>
          <w:rPr>
            <w:noProof/>
            <w:webHidden/>
          </w:rPr>
        </w:r>
        <w:r>
          <w:rPr>
            <w:noProof/>
            <w:webHidden/>
          </w:rPr>
          <w:fldChar w:fldCharType="separate"/>
        </w:r>
        <w:r>
          <w:rPr>
            <w:noProof/>
            <w:webHidden/>
          </w:rPr>
          <w:t>163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8" w:history="1">
        <w:r w:rsidRPr="003D24B9">
          <w:rPr>
            <w:rStyle w:val="Hyperlink"/>
            <w:noProof/>
          </w:rPr>
          <w:t>3.2.224</w:t>
        </w:r>
        <w:r>
          <w:rPr>
            <w:rFonts w:asciiTheme="minorHAnsi" w:eastAsiaTheme="minorEastAsia" w:hAnsiTheme="minorHAnsi" w:cstheme="minorBidi"/>
            <w:b w:val="0"/>
            <w:noProof/>
            <w:sz w:val="22"/>
            <w:szCs w:val="22"/>
          </w:rPr>
          <w:tab/>
        </w:r>
        <w:r w:rsidRPr="003D24B9">
          <w:rPr>
            <w:rStyle w:val="Hyperlink"/>
            <w:noProof/>
          </w:rPr>
          <w:t>ACCR – PID $1521 – Air Conditioning Disengage History 7</w:t>
        </w:r>
        <w:r>
          <w:rPr>
            <w:noProof/>
            <w:webHidden/>
          </w:rPr>
          <w:tab/>
        </w:r>
        <w:r>
          <w:rPr>
            <w:noProof/>
            <w:webHidden/>
          </w:rPr>
          <w:fldChar w:fldCharType="begin"/>
        </w:r>
        <w:r>
          <w:rPr>
            <w:noProof/>
            <w:webHidden/>
          </w:rPr>
          <w:instrText xml:space="preserve"> PAGEREF _Toc276632778 \h </w:instrText>
        </w:r>
        <w:r>
          <w:rPr>
            <w:noProof/>
            <w:webHidden/>
          </w:rPr>
        </w:r>
        <w:r>
          <w:rPr>
            <w:noProof/>
            <w:webHidden/>
          </w:rPr>
          <w:fldChar w:fldCharType="separate"/>
        </w:r>
        <w:r>
          <w:rPr>
            <w:noProof/>
            <w:webHidden/>
          </w:rPr>
          <w:t>164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79" w:history="1">
        <w:r w:rsidRPr="003D24B9">
          <w:rPr>
            <w:rStyle w:val="Hyperlink"/>
            <w:noProof/>
          </w:rPr>
          <w:t>3.2.225</w:t>
        </w:r>
        <w:r>
          <w:rPr>
            <w:rFonts w:asciiTheme="minorHAnsi" w:eastAsiaTheme="minorEastAsia" w:hAnsiTheme="minorHAnsi" w:cstheme="minorBidi"/>
            <w:b w:val="0"/>
            <w:noProof/>
            <w:sz w:val="22"/>
            <w:szCs w:val="22"/>
          </w:rPr>
          <w:tab/>
        </w:r>
        <w:r w:rsidRPr="003D24B9">
          <w:rPr>
            <w:rStyle w:val="Hyperlink"/>
            <w:noProof/>
          </w:rPr>
          <w:t>ACCR – PID $1522 – Air Conditioning Disengage History 8</w:t>
        </w:r>
        <w:r>
          <w:rPr>
            <w:noProof/>
            <w:webHidden/>
          </w:rPr>
          <w:tab/>
        </w:r>
        <w:r>
          <w:rPr>
            <w:noProof/>
            <w:webHidden/>
          </w:rPr>
          <w:fldChar w:fldCharType="begin"/>
        </w:r>
        <w:r>
          <w:rPr>
            <w:noProof/>
            <w:webHidden/>
          </w:rPr>
          <w:instrText xml:space="preserve"> PAGEREF _Toc276632779 \h </w:instrText>
        </w:r>
        <w:r>
          <w:rPr>
            <w:noProof/>
            <w:webHidden/>
          </w:rPr>
        </w:r>
        <w:r>
          <w:rPr>
            <w:noProof/>
            <w:webHidden/>
          </w:rPr>
          <w:fldChar w:fldCharType="separate"/>
        </w:r>
        <w:r>
          <w:rPr>
            <w:noProof/>
            <w:webHidden/>
          </w:rPr>
          <w:t>165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0" w:history="1">
        <w:r w:rsidRPr="003D24B9">
          <w:rPr>
            <w:rStyle w:val="Hyperlink"/>
            <w:noProof/>
          </w:rPr>
          <w:t>3.2.226</w:t>
        </w:r>
        <w:r>
          <w:rPr>
            <w:rFonts w:asciiTheme="minorHAnsi" w:eastAsiaTheme="minorEastAsia" w:hAnsiTheme="minorHAnsi" w:cstheme="minorBidi"/>
            <w:b w:val="0"/>
            <w:noProof/>
            <w:sz w:val="22"/>
            <w:szCs w:val="22"/>
          </w:rPr>
          <w:tab/>
        </w:r>
        <w:r w:rsidRPr="003D24B9">
          <w:rPr>
            <w:rStyle w:val="Hyperlink"/>
            <w:noProof/>
          </w:rPr>
          <w:t>FLVR – PID $152C – Fuel Level Sensor Power Supply Percent On</w:t>
        </w:r>
        <w:r w:rsidRPr="003D24B9">
          <w:rPr>
            <w:rStyle w:val="Hyperlink"/>
            <w:noProof/>
          </w:rPr>
          <w:noBreakHyphen/>
          <w:t>Time</w:t>
        </w:r>
        <w:r>
          <w:rPr>
            <w:noProof/>
            <w:webHidden/>
          </w:rPr>
          <w:tab/>
        </w:r>
        <w:r>
          <w:rPr>
            <w:noProof/>
            <w:webHidden/>
          </w:rPr>
          <w:fldChar w:fldCharType="begin"/>
        </w:r>
        <w:r>
          <w:rPr>
            <w:noProof/>
            <w:webHidden/>
          </w:rPr>
          <w:instrText xml:space="preserve"> PAGEREF _Toc276632780 \h </w:instrText>
        </w:r>
        <w:r>
          <w:rPr>
            <w:noProof/>
            <w:webHidden/>
          </w:rPr>
        </w:r>
        <w:r>
          <w:rPr>
            <w:noProof/>
            <w:webHidden/>
          </w:rPr>
          <w:fldChar w:fldCharType="separate"/>
        </w:r>
        <w:r>
          <w:rPr>
            <w:noProof/>
            <w:webHidden/>
          </w:rPr>
          <w:t>165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1" w:history="1">
        <w:r w:rsidRPr="003D24B9">
          <w:rPr>
            <w:rStyle w:val="Hyperlink"/>
            <w:noProof/>
          </w:rPr>
          <w:t>3.2.227</w:t>
        </w:r>
        <w:r>
          <w:rPr>
            <w:rFonts w:asciiTheme="minorHAnsi" w:eastAsiaTheme="minorEastAsia" w:hAnsiTheme="minorHAnsi" w:cstheme="minorBidi"/>
            <w:b w:val="0"/>
            <w:noProof/>
            <w:sz w:val="22"/>
            <w:szCs w:val="22"/>
          </w:rPr>
          <w:tab/>
        </w:r>
        <w:r w:rsidRPr="003D24B9">
          <w:rPr>
            <w:rStyle w:val="Hyperlink"/>
            <w:noProof/>
          </w:rPr>
          <w:t>CDAR – PID $1539 – Displacement on Demand Solenoid A Control Circuit</w:t>
        </w:r>
        <w:r>
          <w:rPr>
            <w:noProof/>
            <w:webHidden/>
          </w:rPr>
          <w:tab/>
        </w:r>
        <w:r>
          <w:rPr>
            <w:noProof/>
            <w:webHidden/>
          </w:rPr>
          <w:fldChar w:fldCharType="begin"/>
        </w:r>
        <w:r>
          <w:rPr>
            <w:noProof/>
            <w:webHidden/>
          </w:rPr>
          <w:instrText xml:space="preserve"> PAGEREF _Toc276632781 \h </w:instrText>
        </w:r>
        <w:r>
          <w:rPr>
            <w:noProof/>
            <w:webHidden/>
          </w:rPr>
        </w:r>
        <w:r>
          <w:rPr>
            <w:noProof/>
            <w:webHidden/>
          </w:rPr>
          <w:fldChar w:fldCharType="separate"/>
        </w:r>
        <w:r>
          <w:rPr>
            <w:noProof/>
            <w:webHidden/>
          </w:rPr>
          <w:t>166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2" w:history="1">
        <w:r w:rsidRPr="003D24B9">
          <w:rPr>
            <w:rStyle w:val="Hyperlink"/>
            <w:noProof/>
          </w:rPr>
          <w:t>3.2.228</w:t>
        </w:r>
        <w:r>
          <w:rPr>
            <w:rFonts w:asciiTheme="minorHAnsi" w:eastAsiaTheme="minorEastAsia" w:hAnsiTheme="minorHAnsi" w:cstheme="minorBidi"/>
            <w:b w:val="0"/>
            <w:noProof/>
            <w:sz w:val="22"/>
            <w:szCs w:val="22"/>
          </w:rPr>
          <w:tab/>
        </w:r>
        <w:r w:rsidRPr="003D24B9">
          <w:rPr>
            <w:rStyle w:val="Hyperlink"/>
            <w:noProof/>
          </w:rPr>
          <w:t>CDAR – PID $153A – Displacement on Demand Solenoid B Control Circuit</w:t>
        </w:r>
        <w:r>
          <w:rPr>
            <w:noProof/>
            <w:webHidden/>
          </w:rPr>
          <w:tab/>
        </w:r>
        <w:r>
          <w:rPr>
            <w:noProof/>
            <w:webHidden/>
          </w:rPr>
          <w:fldChar w:fldCharType="begin"/>
        </w:r>
        <w:r>
          <w:rPr>
            <w:noProof/>
            <w:webHidden/>
          </w:rPr>
          <w:instrText xml:space="preserve"> PAGEREF _Toc276632782 \h </w:instrText>
        </w:r>
        <w:r>
          <w:rPr>
            <w:noProof/>
            <w:webHidden/>
          </w:rPr>
        </w:r>
        <w:r>
          <w:rPr>
            <w:noProof/>
            <w:webHidden/>
          </w:rPr>
          <w:fldChar w:fldCharType="separate"/>
        </w:r>
        <w:r>
          <w:rPr>
            <w:noProof/>
            <w:webHidden/>
          </w:rPr>
          <w:t>166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3" w:history="1">
        <w:r w:rsidRPr="003D24B9">
          <w:rPr>
            <w:rStyle w:val="Hyperlink"/>
            <w:noProof/>
          </w:rPr>
          <w:t>3.2.229</w:t>
        </w:r>
        <w:r>
          <w:rPr>
            <w:rFonts w:asciiTheme="minorHAnsi" w:eastAsiaTheme="minorEastAsia" w:hAnsiTheme="minorHAnsi" w:cstheme="minorBidi"/>
            <w:b w:val="0"/>
            <w:noProof/>
            <w:sz w:val="22"/>
            <w:szCs w:val="22"/>
          </w:rPr>
          <w:tab/>
        </w:r>
        <w:r w:rsidRPr="003D24B9">
          <w:rPr>
            <w:rStyle w:val="Hyperlink"/>
            <w:noProof/>
          </w:rPr>
          <w:t>CDAR – PID $153B – Displacement on Demand Solenoid C Control Circuit</w:t>
        </w:r>
        <w:r>
          <w:rPr>
            <w:noProof/>
            <w:webHidden/>
          </w:rPr>
          <w:tab/>
        </w:r>
        <w:r>
          <w:rPr>
            <w:noProof/>
            <w:webHidden/>
          </w:rPr>
          <w:fldChar w:fldCharType="begin"/>
        </w:r>
        <w:r>
          <w:rPr>
            <w:noProof/>
            <w:webHidden/>
          </w:rPr>
          <w:instrText xml:space="preserve"> PAGEREF _Toc276632783 \h </w:instrText>
        </w:r>
        <w:r>
          <w:rPr>
            <w:noProof/>
            <w:webHidden/>
          </w:rPr>
        </w:r>
        <w:r>
          <w:rPr>
            <w:noProof/>
            <w:webHidden/>
          </w:rPr>
          <w:fldChar w:fldCharType="separate"/>
        </w:r>
        <w:r>
          <w:rPr>
            <w:noProof/>
            <w:webHidden/>
          </w:rPr>
          <w:t>167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4" w:history="1">
        <w:r w:rsidRPr="003D24B9">
          <w:rPr>
            <w:rStyle w:val="Hyperlink"/>
            <w:noProof/>
          </w:rPr>
          <w:t>3.2.230</w:t>
        </w:r>
        <w:r>
          <w:rPr>
            <w:rFonts w:asciiTheme="minorHAnsi" w:eastAsiaTheme="minorEastAsia" w:hAnsiTheme="minorHAnsi" w:cstheme="minorBidi"/>
            <w:b w:val="0"/>
            <w:noProof/>
            <w:sz w:val="22"/>
            <w:szCs w:val="22"/>
          </w:rPr>
          <w:tab/>
        </w:r>
        <w:r w:rsidRPr="003D24B9">
          <w:rPr>
            <w:rStyle w:val="Hyperlink"/>
            <w:noProof/>
          </w:rPr>
          <w:t>CDAR – PID $153C – Displacement on Demand Solenoid D Control Circuit</w:t>
        </w:r>
        <w:r>
          <w:rPr>
            <w:noProof/>
            <w:webHidden/>
          </w:rPr>
          <w:tab/>
        </w:r>
        <w:r>
          <w:rPr>
            <w:noProof/>
            <w:webHidden/>
          </w:rPr>
          <w:fldChar w:fldCharType="begin"/>
        </w:r>
        <w:r>
          <w:rPr>
            <w:noProof/>
            <w:webHidden/>
          </w:rPr>
          <w:instrText xml:space="preserve"> PAGEREF _Toc276632784 \h </w:instrText>
        </w:r>
        <w:r>
          <w:rPr>
            <w:noProof/>
            <w:webHidden/>
          </w:rPr>
        </w:r>
        <w:r>
          <w:rPr>
            <w:noProof/>
            <w:webHidden/>
          </w:rPr>
          <w:fldChar w:fldCharType="separate"/>
        </w:r>
        <w:r>
          <w:rPr>
            <w:noProof/>
            <w:webHidden/>
          </w:rPr>
          <w:t>167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5" w:history="1">
        <w:r w:rsidRPr="003D24B9">
          <w:rPr>
            <w:rStyle w:val="Hyperlink"/>
            <w:noProof/>
          </w:rPr>
          <w:t>3.2.231</w:t>
        </w:r>
        <w:r>
          <w:rPr>
            <w:rFonts w:asciiTheme="minorHAnsi" w:eastAsiaTheme="minorEastAsia" w:hAnsiTheme="minorHAnsi" w:cstheme="minorBidi"/>
            <w:b w:val="0"/>
            <w:noProof/>
            <w:sz w:val="22"/>
            <w:szCs w:val="22"/>
          </w:rPr>
          <w:tab/>
        </w:r>
        <w:r w:rsidRPr="003D24B9">
          <w:rPr>
            <w:rStyle w:val="Hyperlink"/>
            <w:noProof/>
          </w:rPr>
          <w:t>EOTR – PID $153E – Engine Oil Temperature from Sensor</w:t>
        </w:r>
        <w:r>
          <w:rPr>
            <w:noProof/>
            <w:webHidden/>
          </w:rPr>
          <w:tab/>
        </w:r>
        <w:r>
          <w:rPr>
            <w:noProof/>
            <w:webHidden/>
          </w:rPr>
          <w:fldChar w:fldCharType="begin"/>
        </w:r>
        <w:r>
          <w:rPr>
            <w:noProof/>
            <w:webHidden/>
          </w:rPr>
          <w:instrText xml:space="preserve"> PAGEREF _Toc276632785 \h </w:instrText>
        </w:r>
        <w:r>
          <w:rPr>
            <w:noProof/>
            <w:webHidden/>
          </w:rPr>
        </w:r>
        <w:r>
          <w:rPr>
            <w:noProof/>
            <w:webHidden/>
          </w:rPr>
          <w:fldChar w:fldCharType="separate"/>
        </w:r>
        <w:r>
          <w:rPr>
            <w:noProof/>
            <w:webHidden/>
          </w:rPr>
          <w:t>168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6" w:history="1">
        <w:r w:rsidRPr="003D24B9">
          <w:rPr>
            <w:rStyle w:val="Hyperlink"/>
            <w:noProof/>
          </w:rPr>
          <w:t>3.2.232</w:t>
        </w:r>
        <w:r>
          <w:rPr>
            <w:rFonts w:asciiTheme="minorHAnsi" w:eastAsiaTheme="minorEastAsia" w:hAnsiTheme="minorHAnsi" w:cstheme="minorBidi"/>
            <w:b w:val="0"/>
            <w:noProof/>
            <w:sz w:val="22"/>
            <w:szCs w:val="22"/>
          </w:rPr>
          <w:tab/>
        </w:r>
        <w:r w:rsidRPr="003D24B9">
          <w:rPr>
            <w:rStyle w:val="Hyperlink"/>
            <w:noProof/>
          </w:rPr>
          <w:t>AIRR – PID $1549 – Secondary Air Injection System Pressure A/D Bank 1</w:t>
        </w:r>
        <w:r>
          <w:rPr>
            <w:noProof/>
            <w:webHidden/>
          </w:rPr>
          <w:tab/>
        </w:r>
        <w:r>
          <w:rPr>
            <w:noProof/>
            <w:webHidden/>
          </w:rPr>
          <w:fldChar w:fldCharType="begin"/>
        </w:r>
        <w:r>
          <w:rPr>
            <w:noProof/>
            <w:webHidden/>
          </w:rPr>
          <w:instrText xml:space="preserve"> PAGEREF _Toc276632786 \h </w:instrText>
        </w:r>
        <w:r>
          <w:rPr>
            <w:noProof/>
            <w:webHidden/>
          </w:rPr>
        </w:r>
        <w:r>
          <w:rPr>
            <w:noProof/>
            <w:webHidden/>
          </w:rPr>
          <w:fldChar w:fldCharType="separate"/>
        </w:r>
        <w:r>
          <w:rPr>
            <w:noProof/>
            <w:webHidden/>
          </w:rPr>
          <w:t>168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7" w:history="1">
        <w:r w:rsidRPr="003D24B9">
          <w:rPr>
            <w:rStyle w:val="Hyperlink"/>
            <w:noProof/>
          </w:rPr>
          <w:t>3.2.233</w:t>
        </w:r>
        <w:r>
          <w:rPr>
            <w:rFonts w:asciiTheme="minorHAnsi" w:eastAsiaTheme="minorEastAsia" w:hAnsiTheme="minorHAnsi" w:cstheme="minorBidi"/>
            <w:b w:val="0"/>
            <w:noProof/>
            <w:sz w:val="22"/>
            <w:szCs w:val="22"/>
          </w:rPr>
          <w:tab/>
        </w:r>
        <w:r w:rsidRPr="003D24B9">
          <w:rPr>
            <w:rStyle w:val="Hyperlink"/>
            <w:noProof/>
          </w:rPr>
          <w:t>AIRR – PID $1550 – Secondary Air Injection System Pressure A/D Bank 2</w:t>
        </w:r>
        <w:r>
          <w:rPr>
            <w:noProof/>
            <w:webHidden/>
          </w:rPr>
          <w:tab/>
        </w:r>
        <w:r>
          <w:rPr>
            <w:noProof/>
            <w:webHidden/>
          </w:rPr>
          <w:fldChar w:fldCharType="begin"/>
        </w:r>
        <w:r>
          <w:rPr>
            <w:noProof/>
            <w:webHidden/>
          </w:rPr>
          <w:instrText xml:space="preserve"> PAGEREF _Toc276632787 \h </w:instrText>
        </w:r>
        <w:r>
          <w:rPr>
            <w:noProof/>
            <w:webHidden/>
          </w:rPr>
        </w:r>
        <w:r>
          <w:rPr>
            <w:noProof/>
            <w:webHidden/>
          </w:rPr>
          <w:fldChar w:fldCharType="separate"/>
        </w:r>
        <w:r>
          <w:rPr>
            <w:noProof/>
            <w:webHidden/>
          </w:rPr>
          <w:t>168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8" w:history="1">
        <w:r w:rsidRPr="003D24B9">
          <w:rPr>
            <w:rStyle w:val="Hyperlink"/>
            <w:noProof/>
          </w:rPr>
          <w:t>3.2.234</w:t>
        </w:r>
        <w:r>
          <w:rPr>
            <w:rFonts w:asciiTheme="minorHAnsi" w:eastAsiaTheme="minorEastAsia" w:hAnsiTheme="minorHAnsi" w:cstheme="minorBidi"/>
            <w:b w:val="0"/>
            <w:noProof/>
            <w:sz w:val="22"/>
            <w:szCs w:val="22"/>
          </w:rPr>
          <w:tab/>
        </w:r>
        <w:r w:rsidRPr="003D24B9">
          <w:rPr>
            <w:rStyle w:val="Hyperlink"/>
            <w:noProof/>
          </w:rPr>
          <w:t>RVSR – PID $1551 – Remote Vehicle Start Disable History 1</w:t>
        </w:r>
        <w:r>
          <w:rPr>
            <w:noProof/>
            <w:webHidden/>
          </w:rPr>
          <w:tab/>
        </w:r>
        <w:r>
          <w:rPr>
            <w:noProof/>
            <w:webHidden/>
          </w:rPr>
          <w:fldChar w:fldCharType="begin"/>
        </w:r>
        <w:r>
          <w:rPr>
            <w:noProof/>
            <w:webHidden/>
          </w:rPr>
          <w:instrText xml:space="preserve"> PAGEREF _Toc276632788 \h </w:instrText>
        </w:r>
        <w:r>
          <w:rPr>
            <w:noProof/>
            <w:webHidden/>
          </w:rPr>
        </w:r>
        <w:r>
          <w:rPr>
            <w:noProof/>
            <w:webHidden/>
          </w:rPr>
          <w:fldChar w:fldCharType="separate"/>
        </w:r>
        <w:r>
          <w:rPr>
            <w:noProof/>
            <w:webHidden/>
          </w:rPr>
          <w:t>169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89" w:history="1">
        <w:r w:rsidRPr="003D24B9">
          <w:rPr>
            <w:rStyle w:val="Hyperlink"/>
            <w:noProof/>
          </w:rPr>
          <w:t>3.2.235</w:t>
        </w:r>
        <w:r>
          <w:rPr>
            <w:rFonts w:asciiTheme="minorHAnsi" w:eastAsiaTheme="minorEastAsia" w:hAnsiTheme="minorHAnsi" w:cstheme="minorBidi"/>
            <w:b w:val="0"/>
            <w:noProof/>
            <w:sz w:val="22"/>
            <w:szCs w:val="22"/>
          </w:rPr>
          <w:tab/>
        </w:r>
        <w:r w:rsidRPr="003D24B9">
          <w:rPr>
            <w:rStyle w:val="Hyperlink"/>
            <w:noProof/>
          </w:rPr>
          <w:t>RVSR – PID $1552 – Remote Vehicle Start Disable History 2</w:t>
        </w:r>
        <w:r>
          <w:rPr>
            <w:noProof/>
            <w:webHidden/>
          </w:rPr>
          <w:tab/>
        </w:r>
        <w:r>
          <w:rPr>
            <w:noProof/>
            <w:webHidden/>
          </w:rPr>
          <w:fldChar w:fldCharType="begin"/>
        </w:r>
        <w:r>
          <w:rPr>
            <w:noProof/>
            <w:webHidden/>
          </w:rPr>
          <w:instrText xml:space="preserve"> PAGEREF _Toc276632789 \h </w:instrText>
        </w:r>
        <w:r>
          <w:rPr>
            <w:noProof/>
            <w:webHidden/>
          </w:rPr>
        </w:r>
        <w:r>
          <w:rPr>
            <w:noProof/>
            <w:webHidden/>
          </w:rPr>
          <w:fldChar w:fldCharType="separate"/>
        </w:r>
        <w:r>
          <w:rPr>
            <w:noProof/>
            <w:webHidden/>
          </w:rPr>
          <w:t>170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0" w:history="1">
        <w:r w:rsidRPr="003D24B9">
          <w:rPr>
            <w:rStyle w:val="Hyperlink"/>
            <w:noProof/>
          </w:rPr>
          <w:t>3.2.236</w:t>
        </w:r>
        <w:r>
          <w:rPr>
            <w:rFonts w:asciiTheme="minorHAnsi" w:eastAsiaTheme="minorEastAsia" w:hAnsiTheme="minorHAnsi" w:cstheme="minorBidi"/>
            <w:b w:val="0"/>
            <w:noProof/>
            <w:sz w:val="22"/>
            <w:szCs w:val="22"/>
          </w:rPr>
          <w:tab/>
        </w:r>
        <w:r w:rsidRPr="003D24B9">
          <w:rPr>
            <w:rStyle w:val="Hyperlink"/>
            <w:noProof/>
          </w:rPr>
          <w:t>RVSR – PID $1553 – Remote Vehicle Start Disable History 3</w:t>
        </w:r>
        <w:r>
          <w:rPr>
            <w:noProof/>
            <w:webHidden/>
          </w:rPr>
          <w:tab/>
        </w:r>
        <w:r>
          <w:rPr>
            <w:noProof/>
            <w:webHidden/>
          </w:rPr>
          <w:fldChar w:fldCharType="begin"/>
        </w:r>
        <w:r>
          <w:rPr>
            <w:noProof/>
            <w:webHidden/>
          </w:rPr>
          <w:instrText xml:space="preserve"> PAGEREF _Toc276632790 \h </w:instrText>
        </w:r>
        <w:r>
          <w:rPr>
            <w:noProof/>
            <w:webHidden/>
          </w:rPr>
        </w:r>
        <w:r>
          <w:rPr>
            <w:noProof/>
            <w:webHidden/>
          </w:rPr>
          <w:fldChar w:fldCharType="separate"/>
        </w:r>
        <w:r>
          <w:rPr>
            <w:noProof/>
            <w:webHidden/>
          </w:rPr>
          <w:t>171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1" w:history="1">
        <w:r w:rsidRPr="003D24B9">
          <w:rPr>
            <w:rStyle w:val="Hyperlink"/>
            <w:noProof/>
          </w:rPr>
          <w:t>3.2.237</w:t>
        </w:r>
        <w:r>
          <w:rPr>
            <w:rFonts w:asciiTheme="minorHAnsi" w:eastAsiaTheme="minorEastAsia" w:hAnsiTheme="minorHAnsi" w:cstheme="minorBidi"/>
            <w:b w:val="0"/>
            <w:noProof/>
            <w:sz w:val="22"/>
            <w:szCs w:val="22"/>
          </w:rPr>
          <w:tab/>
        </w:r>
        <w:r w:rsidRPr="003D24B9">
          <w:rPr>
            <w:rStyle w:val="Hyperlink"/>
            <w:noProof/>
          </w:rPr>
          <w:t>RVSR – PID $1554 – Remote Vehicle Start Disable History 4</w:t>
        </w:r>
        <w:r>
          <w:rPr>
            <w:noProof/>
            <w:webHidden/>
          </w:rPr>
          <w:tab/>
        </w:r>
        <w:r>
          <w:rPr>
            <w:noProof/>
            <w:webHidden/>
          </w:rPr>
          <w:fldChar w:fldCharType="begin"/>
        </w:r>
        <w:r>
          <w:rPr>
            <w:noProof/>
            <w:webHidden/>
          </w:rPr>
          <w:instrText xml:space="preserve"> PAGEREF _Toc276632791 \h </w:instrText>
        </w:r>
        <w:r>
          <w:rPr>
            <w:noProof/>
            <w:webHidden/>
          </w:rPr>
        </w:r>
        <w:r>
          <w:rPr>
            <w:noProof/>
            <w:webHidden/>
          </w:rPr>
          <w:fldChar w:fldCharType="separate"/>
        </w:r>
        <w:r>
          <w:rPr>
            <w:noProof/>
            <w:webHidden/>
          </w:rPr>
          <w:t>172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2" w:history="1">
        <w:r w:rsidRPr="003D24B9">
          <w:rPr>
            <w:rStyle w:val="Hyperlink"/>
            <w:noProof/>
          </w:rPr>
          <w:t>3.2.238</w:t>
        </w:r>
        <w:r>
          <w:rPr>
            <w:rFonts w:asciiTheme="minorHAnsi" w:eastAsiaTheme="minorEastAsia" w:hAnsiTheme="minorHAnsi" w:cstheme="minorBidi"/>
            <w:b w:val="0"/>
            <w:noProof/>
            <w:sz w:val="22"/>
            <w:szCs w:val="22"/>
          </w:rPr>
          <w:tab/>
        </w:r>
        <w:r w:rsidRPr="003D24B9">
          <w:rPr>
            <w:rStyle w:val="Hyperlink"/>
            <w:noProof/>
          </w:rPr>
          <w:t>RVSR – PID $1555 – Remote Vehicle Start Disable History 5</w:t>
        </w:r>
        <w:r>
          <w:rPr>
            <w:noProof/>
            <w:webHidden/>
          </w:rPr>
          <w:tab/>
        </w:r>
        <w:r>
          <w:rPr>
            <w:noProof/>
            <w:webHidden/>
          </w:rPr>
          <w:fldChar w:fldCharType="begin"/>
        </w:r>
        <w:r>
          <w:rPr>
            <w:noProof/>
            <w:webHidden/>
          </w:rPr>
          <w:instrText xml:space="preserve"> PAGEREF _Toc276632792 \h </w:instrText>
        </w:r>
        <w:r>
          <w:rPr>
            <w:noProof/>
            <w:webHidden/>
          </w:rPr>
        </w:r>
        <w:r>
          <w:rPr>
            <w:noProof/>
            <w:webHidden/>
          </w:rPr>
          <w:fldChar w:fldCharType="separate"/>
        </w:r>
        <w:r>
          <w:rPr>
            <w:noProof/>
            <w:webHidden/>
          </w:rPr>
          <w:t>173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3" w:history="1">
        <w:r w:rsidRPr="003D24B9">
          <w:rPr>
            <w:rStyle w:val="Hyperlink"/>
            <w:noProof/>
          </w:rPr>
          <w:t>3.2.239</w:t>
        </w:r>
        <w:r>
          <w:rPr>
            <w:rFonts w:asciiTheme="minorHAnsi" w:eastAsiaTheme="minorEastAsia" w:hAnsiTheme="minorHAnsi" w:cstheme="minorBidi"/>
            <w:b w:val="0"/>
            <w:noProof/>
            <w:sz w:val="22"/>
            <w:szCs w:val="22"/>
          </w:rPr>
          <w:tab/>
        </w:r>
        <w:r w:rsidRPr="003D24B9">
          <w:rPr>
            <w:rStyle w:val="Hyperlink"/>
            <w:noProof/>
          </w:rPr>
          <w:t>RVSR – PID $1556 – Remote Vehicle Start Disable History 6</w:t>
        </w:r>
        <w:r>
          <w:rPr>
            <w:noProof/>
            <w:webHidden/>
          </w:rPr>
          <w:tab/>
        </w:r>
        <w:r>
          <w:rPr>
            <w:noProof/>
            <w:webHidden/>
          </w:rPr>
          <w:fldChar w:fldCharType="begin"/>
        </w:r>
        <w:r>
          <w:rPr>
            <w:noProof/>
            <w:webHidden/>
          </w:rPr>
          <w:instrText xml:space="preserve"> PAGEREF _Toc276632793 \h </w:instrText>
        </w:r>
        <w:r>
          <w:rPr>
            <w:noProof/>
            <w:webHidden/>
          </w:rPr>
        </w:r>
        <w:r>
          <w:rPr>
            <w:noProof/>
            <w:webHidden/>
          </w:rPr>
          <w:fldChar w:fldCharType="separate"/>
        </w:r>
        <w:r>
          <w:rPr>
            <w:noProof/>
            <w:webHidden/>
          </w:rPr>
          <w:t>174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4" w:history="1">
        <w:r w:rsidRPr="003D24B9">
          <w:rPr>
            <w:rStyle w:val="Hyperlink"/>
            <w:noProof/>
          </w:rPr>
          <w:t>3.2.240</w:t>
        </w:r>
        <w:r>
          <w:rPr>
            <w:rFonts w:asciiTheme="minorHAnsi" w:eastAsiaTheme="minorEastAsia" w:hAnsiTheme="minorHAnsi" w:cstheme="minorBidi"/>
            <w:b w:val="0"/>
            <w:noProof/>
            <w:sz w:val="22"/>
            <w:szCs w:val="22"/>
          </w:rPr>
          <w:tab/>
        </w:r>
        <w:r w:rsidRPr="003D24B9">
          <w:rPr>
            <w:rStyle w:val="Hyperlink"/>
            <w:noProof/>
          </w:rPr>
          <w:t>RVSR – PID $1557 – Remote Vehicle Start Disable History 7</w:t>
        </w:r>
        <w:r>
          <w:rPr>
            <w:noProof/>
            <w:webHidden/>
          </w:rPr>
          <w:tab/>
        </w:r>
        <w:r>
          <w:rPr>
            <w:noProof/>
            <w:webHidden/>
          </w:rPr>
          <w:fldChar w:fldCharType="begin"/>
        </w:r>
        <w:r>
          <w:rPr>
            <w:noProof/>
            <w:webHidden/>
          </w:rPr>
          <w:instrText xml:space="preserve"> PAGEREF _Toc276632794 \h </w:instrText>
        </w:r>
        <w:r>
          <w:rPr>
            <w:noProof/>
            <w:webHidden/>
          </w:rPr>
        </w:r>
        <w:r>
          <w:rPr>
            <w:noProof/>
            <w:webHidden/>
          </w:rPr>
          <w:fldChar w:fldCharType="separate"/>
        </w:r>
        <w:r>
          <w:rPr>
            <w:noProof/>
            <w:webHidden/>
          </w:rPr>
          <w:t>175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5" w:history="1">
        <w:r w:rsidRPr="003D24B9">
          <w:rPr>
            <w:rStyle w:val="Hyperlink"/>
            <w:noProof/>
          </w:rPr>
          <w:t>3.2.241</w:t>
        </w:r>
        <w:r>
          <w:rPr>
            <w:rFonts w:asciiTheme="minorHAnsi" w:eastAsiaTheme="minorEastAsia" w:hAnsiTheme="minorHAnsi" w:cstheme="minorBidi"/>
            <w:b w:val="0"/>
            <w:noProof/>
            <w:sz w:val="22"/>
            <w:szCs w:val="22"/>
          </w:rPr>
          <w:tab/>
        </w:r>
        <w:r w:rsidRPr="003D24B9">
          <w:rPr>
            <w:rStyle w:val="Hyperlink"/>
            <w:noProof/>
          </w:rPr>
          <w:t>RVSR – PID $1558 – Remote Vehicle Start Disable History 8</w:t>
        </w:r>
        <w:r>
          <w:rPr>
            <w:noProof/>
            <w:webHidden/>
          </w:rPr>
          <w:tab/>
        </w:r>
        <w:r>
          <w:rPr>
            <w:noProof/>
            <w:webHidden/>
          </w:rPr>
          <w:fldChar w:fldCharType="begin"/>
        </w:r>
        <w:r>
          <w:rPr>
            <w:noProof/>
            <w:webHidden/>
          </w:rPr>
          <w:instrText xml:space="preserve"> PAGEREF _Toc276632795 \h </w:instrText>
        </w:r>
        <w:r>
          <w:rPr>
            <w:noProof/>
            <w:webHidden/>
          </w:rPr>
        </w:r>
        <w:r>
          <w:rPr>
            <w:noProof/>
            <w:webHidden/>
          </w:rPr>
          <w:fldChar w:fldCharType="separate"/>
        </w:r>
        <w:r>
          <w:rPr>
            <w:noProof/>
            <w:webHidden/>
          </w:rPr>
          <w:t>176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6" w:history="1">
        <w:r w:rsidRPr="003D24B9">
          <w:rPr>
            <w:rStyle w:val="Hyperlink"/>
            <w:noProof/>
          </w:rPr>
          <w:t>3.2.242</w:t>
        </w:r>
        <w:r>
          <w:rPr>
            <w:rFonts w:asciiTheme="minorHAnsi" w:eastAsiaTheme="minorEastAsia" w:hAnsiTheme="minorHAnsi" w:cstheme="minorBidi"/>
            <w:b w:val="0"/>
            <w:noProof/>
            <w:sz w:val="22"/>
            <w:szCs w:val="22"/>
          </w:rPr>
          <w:tab/>
        </w:r>
        <w:r w:rsidRPr="003D24B9">
          <w:rPr>
            <w:rStyle w:val="Hyperlink"/>
            <w:noProof/>
          </w:rPr>
          <w:t>IMOR – PID $1559 – Powertrain / Immobilizer Response Status</w:t>
        </w:r>
        <w:r>
          <w:rPr>
            <w:noProof/>
            <w:webHidden/>
          </w:rPr>
          <w:tab/>
        </w:r>
        <w:r>
          <w:rPr>
            <w:noProof/>
            <w:webHidden/>
          </w:rPr>
          <w:fldChar w:fldCharType="begin"/>
        </w:r>
        <w:r>
          <w:rPr>
            <w:noProof/>
            <w:webHidden/>
          </w:rPr>
          <w:instrText xml:space="preserve"> PAGEREF _Toc276632796 \h </w:instrText>
        </w:r>
        <w:r>
          <w:rPr>
            <w:noProof/>
            <w:webHidden/>
          </w:rPr>
        </w:r>
        <w:r>
          <w:rPr>
            <w:noProof/>
            <w:webHidden/>
          </w:rPr>
          <w:fldChar w:fldCharType="separate"/>
        </w:r>
        <w:r>
          <w:rPr>
            <w:noProof/>
            <w:webHidden/>
          </w:rPr>
          <w:t>177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7" w:history="1">
        <w:r w:rsidRPr="003D24B9">
          <w:rPr>
            <w:rStyle w:val="Hyperlink"/>
            <w:noProof/>
          </w:rPr>
          <w:t>3.2.243</w:t>
        </w:r>
        <w:r>
          <w:rPr>
            <w:rFonts w:asciiTheme="minorHAnsi" w:eastAsiaTheme="minorEastAsia" w:hAnsiTheme="minorHAnsi" w:cstheme="minorBidi"/>
            <w:b w:val="0"/>
            <w:noProof/>
            <w:sz w:val="22"/>
            <w:szCs w:val="22"/>
          </w:rPr>
          <w:tab/>
        </w:r>
        <w:r w:rsidRPr="003D24B9">
          <w:rPr>
            <w:rStyle w:val="Hyperlink"/>
            <w:noProof/>
          </w:rPr>
          <w:t>IMOR – PID $155A – Immobilizer Status</w:t>
        </w:r>
        <w:r>
          <w:rPr>
            <w:noProof/>
            <w:webHidden/>
          </w:rPr>
          <w:tab/>
        </w:r>
        <w:r>
          <w:rPr>
            <w:noProof/>
            <w:webHidden/>
          </w:rPr>
          <w:fldChar w:fldCharType="begin"/>
        </w:r>
        <w:r>
          <w:rPr>
            <w:noProof/>
            <w:webHidden/>
          </w:rPr>
          <w:instrText xml:space="preserve"> PAGEREF _Toc276632797 \h </w:instrText>
        </w:r>
        <w:r>
          <w:rPr>
            <w:noProof/>
            <w:webHidden/>
          </w:rPr>
        </w:r>
        <w:r>
          <w:rPr>
            <w:noProof/>
            <w:webHidden/>
          </w:rPr>
          <w:fldChar w:fldCharType="separate"/>
        </w:r>
        <w:r>
          <w:rPr>
            <w:noProof/>
            <w:webHidden/>
          </w:rPr>
          <w:t>178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8" w:history="1">
        <w:r w:rsidRPr="003D24B9">
          <w:rPr>
            <w:rStyle w:val="Hyperlink"/>
            <w:noProof/>
          </w:rPr>
          <w:t>3.2.244</w:t>
        </w:r>
        <w:r>
          <w:rPr>
            <w:rFonts w:asciiTheme="minorHAnsi" w:eastAsiaTheme="minorEastAsia" w:hAnsiTheme="minorHAnsi" w:cstheme="minorBidi"/>
            <w:b w:val="0"/>
            <w:noProof/>
            <w:sz w:val="22"/>
            <w:szCs w:val="22"/>
          </w:rPr>
          <w:tab/>
        </w:r>
        <w:r w:rsidRPr="003D24B9">
          <w:rPr>
            <w:rStyle w:val="Hyperlink"/>
            <w:noProof/>
          </w:rPr>
          <w:t>IMOR – PID $155B – Immobilizer Security Code Status</w:t>
        </w:r>
        <w:r>
          <w:rPr>
            <w:noProof/>
            <w:webHidden/>
          </w:rPr>
          <w:tab/>
        </w:r>
        <w:r>
          <w:rPr>
            <w:noProof/>
            <w:webHidden/>
          </w:rPr>
          <w:fldChar w:fldCharType="begin"/>
        </w:r>
        <w:r>
          <w:rPr>
            <w:noProof/>
            <w:webHidden/>
          </w:rPr>
          <w:instrText xml:space="preserve"> PAGEREF _Toc276632798 \h </w:instrText>
        </w:r>
        <w:r>
          <w:rPr>
            <w:noProof/>
            <w:webHidden/>
          </w:rPr>
        </w:r>
        <w:r>
          <w:rPr>
            <w:noProof/>
            <w:webHidden/>
          </w:rPr>
          <w:fldChar w:fldCharType="separate"/>
        </w:r>
        <w:r>
          <w:rPr>
            <w:noProof/>
            <w:webHidden/>
          </w:rPr>
          <w:t>179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799" w:history="1">
        <w:r w:rsidRPr="003D24B9">
          <w:rPr>
            <w:rStyle w:val="Hyperlink"/>
            <w:noProof/>
          </w:rPr>
          <w:t>3.2.245</w:t>
        </w:r>
        <w:r>
          <w:rPr>
            <w:rFonts w:asciiTheme="minorHAnsi" w:eastAsiaTheme="minorEastAsia" w:hAnsiTheme="minorHAnsi" w:cstheme="minorBidi"/>
            <w:b w:val="0"/>
            <w:noProof/>
            <w:sz w:val="22"/>
            <w:szCs w:val="22"/>
          </w:rPr>
          <w:tab/>
        </w:r>
        <w:r w:rsidRPr="003D24B9">
          <w:rPr>
            <w:rStyle w:val="Hyperlink"/>
            <w:noProof/>
          </w:rPr>
          <w:t>IMOR – PID $155C – Autolearn Counter</w:t>
        </w:r>
        <w:r>
          <w:rPr>
            <w:noProof/>
            <w:webHidden/>
          </w:rPr>
          <w:tab/>
        </w:r>
        <w:r>
          <w:rPr>
            <w:noProof/>
            <w:webHidden/>
          </w:rPr>
          <w:fldChar w:fldCharType="begin"/>
        </w:r>
        <w:r>
          <w:rPr>
            <w:noProof/>
            <w:webHidden/>
          </w:rPr>
          <w:instrText xml:space="preserve"> PAGEREF _Toc276632799 \h </w:instrText>
        </w:r>
        <w:r>
          <w:rPr>
            <w:noProof/>
            <w:webHidden/>
          </w:rPr>
        </w:r>
        <w:r>
          <w:rPr>
            <w:noProof/>
            <w:webHidden/>
          </w:rPr>
          <w:fldChar w:fldCharType="separate"/>
        </w:r>
        <w:r>
          <w:rPr>
            <w:noProof/>
            <w:webHidden/>
          </w:rPr>
          <w:t>179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0" w:history="1">
        <w:r w:rsidRPr="003D24B9">
          <w:rPr>
            <w:rStyle w:val="Hyperlink"/>
            <w:noProof/>
          </w:rPr>
          <w:t>3.2.246</w:t>
        </w:r>
        <w:r>
          <w:rPr>
            <w:rFonts w:asciiTheme="minorHAnsi" w:eastAsiaTheme="minorEastAsia" w:hAnsiTheme="minorHAnsi" w:cstheme="minorBidi"/>
            <w:b w:val="0"/>
            <w:noProof/>
            <w:sz w:val="22"/>
            <w:szCs w:val="22"/>
          </w:rPr>
          <w:tab/>
        </w:r>
        <w:r w:rsidRPr="003D24B9">
          <w:rPr>
            <w:rStyle w:val="Hyperlink"/>
            <w:noProof/>
          </w:rPr>
          <w:t>IMOR – PID $155D – Autolearn Delay Timer</w:t>
        </w:r>
        <w:r>
          <w:rPr>
            <w:noProof/>
            <w:webHidden/>
          </w:rPr>
          <w:tab/>
        </w:r>
        <w:r>
          <w:rPr>
            <w:noProof/>
            <w:webHidden/>
          </w:rPr>
          <w:fldChar w:fldCharType="begin"/>
        </w:r>
        <w:r>
          <w:rPr>
            <w:noProof/>
            <w:webHidden/>
          </w:rPr>
          <w:instrText xml:space="preserve"> PAGEREF _Toc276632800 \h </w:instrText>
        </w:r>
        <w:r>
          <w:rPr>
            <w:noProof/>
            <w:webHidden/>
          </w:rPr>
        </w:r>
        <w:r>
          <w:rPr>
            <w:noProof/>
            <w:webHidden/>
          </w:rPr>
          <w:fldChar w:fldCharType="separate"/>
        </w:r>
        <w:r>
          <w:rPr>
            <w:noProof/>
            <w:webHidden/>
          </w:rPr>
          <w:t>179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1" w:history="1">
        <w:r w:rsidRPr="003D24B9">
          <w:rPr>
            <w:rStyle w:val="Hyperlink"/>
            <w:noProof/>
          </w:rPr>
          <w:t>3.2.247</w:t>
        </w:r>
        <w:r>
          <w:rPr>
            <w:rFonts w:asciiTheme="minorHAnsi" w:eastAsiaTheme="minorEastAsia" w:hAnsiTheme="minorHAnsi" w:cstheme="minorBidi"/>
            <w:b w:val="0"/>
            <w:noProof/>
            <w:sz w:val="22"/>
            <w:szCs w:val="22"/>
          </w:rPr>
          <w:tab/>
        </w:r>
        <w:r w:rsidRPr="003D24B9">
          <w:rPr>
            <w:rStyle w:val="Hyperlink"/>
            <w:noProof/>
          </w:rPr>
          <w:t>IMOR – PID $155E – Tool Learn Delay Timer</w:t>
        </w:r>
        <w:r>
          <w:rPr>
            <w:noProof/>
            <w:webHidden/>
          </w:rPr>
          <w:tab/>
        </w:r>
        <w:r>
          <w:rPr>
            <w:noProof/>
            <w:webHidden/>
          </w:rPr>
          <w:fldChar w:fldCharType="begin"/>
        </w:r>
        <w:r>
          <w:rPr>
            <w:noProof/>
            <w:webHidden/>
          </w:rPr>
          <w:instrText xml:space="preserve"> PAGEREF _Toc276632801 \h </w:instrText>
        </w:r>
        <w:r>
          <w:rPr>
            <w:noProof/>
            <w:webHidden/>
          </w:rPr>
        </w:r>
        <w:r>
          <w:rPr>
            <w:noProof/>
            <w:webHidden/>
          </w:rPr>
          <w:fldChar w:fldCharType="separate"/>
        </w:r>
        <w:r>
          <w:rPr>
            <w:noProof/>
            <w:webHidden/>
          </w:rPr>
          <w:t>179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2" w:history="1">
        <w:r w:rsidRPr="003D24B9">
          <w:rPr>
            <w:rStyle w:val="Hyperlink"/>
            <w:noProof/>
          </w:rPr>
          <w:t>3.2.248</w:t>
        </w:r>
        <w:r>
          <w:rPr>
            <w:rFonts w:asciiTheme="minorHAnsi" w:eastAsiaTheme="minorEastAsia" w:hAnsiTheme="minorHAnsi" w:cstheme="minorBidi"/>
            <w:b w:val="0"/>
            <w:noProof/>
            <w:sz w:val="22"/>
            <w:szCs w:val="22"/>
          </w:rPr>
          <w:tab/>
        </w:r>
        <w:r w:rsidRPr="003D24B9">
          <w:rPr>
            <w:rStyle w:val="Hyperlink"/>
            <w:noProof/>
          </w:rPr>
          <w:t>IMOR – PID $155F – Immobilizer Pre Release Time</w:t>
        </w:r>
        <w:r>
          <w:rPr>
            <w:noProof/>
            <w:webHidden/>
          </w:rPr>
          <w:tab/>
        </w:r>
        <w:r>
          <w:rPr>
            <w:noProof/>
            <w:webHidden/>
          </w:rPr>
          <w:fldChar w:fldCharType="begin"/>
        </w:r>
        <w:r>
          <w:rPr>
            <w:noProof/>
            <w:webHidden/>
          </w:rPr>
          <w:instrText xml:space="preserve"> PAGEREF _Toc276632802 \h </w:instrText>
        </w:r>
        <w:r>
          <w:rPr>
            <w:noProof/>
            <w:webHidden/>
          </w:rPr>
        </w:r>
        <w:r>
          <w:rPr>
            <w:noProof/>
            <w:webHidden/>
          </w:rPr>
          <w:fldChar w:fldCharType="separate"/>
        </w:r>
        <w:r>
          <w:rPr>
            <w:noProof/>
            <w:webHidden/>
          </w:rPr>
          <w:t>180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3" w:history="1">
        <w:r w:rsidRPr="003D24B9">
          <w:rPr>
            <w:rStyle w:val="Hyperlink"/>
            <w:noProof/>
          </w:rPr>
          <w:t>3.2.249</w:t>
        </w:r>
        <w:r>
          <w:rPr>
            <w:rFonts w:asciiTheme="minorHAnsi" w:eastAsiaTheme="minorEastAsia" w:hAnsiTheme="minorHAnsi" w:cstheme="minorBidi"/>
            <w:b w:val="0"/>
            <w:noProof/>
            <w:sz w:val="22"/>
            <w:szCs w:val="22"/>
          </w:rPr>
          <w:tab/>
        </w:r>
        <w:r w:rsidRPr="003D24B9">
          <w:rPr>
            <w:rStyle w:val="Hyperlink"/>
            <w:noProof/>
          </w:rPr>
          <w:t>AIRR – PID $1560 – Secondary Air Injection Diagnostic Results</w:t>
        </w:r>
        <w:r>
          <w:rPr>
            <w:noProof/>
            <w:webHidden/>
          </w:rPr>
          <w:tab/>
        </w:r>
        <w:r>
          <w:rPr>
            <w:noProof/>
            <w:webHidden/>
          </w:rPr>
          <w:fldChar w:fldCharType="begin"/>
        </w:r>
        <w:r>
          <w:rPr>
            <w:noProof/>
            <w:webHidden/>
          </w:rPr>
          <w:instrText xml:space="preserve"> PAGEREF _Toc276632803 \h </w:instrText>
        </w:r>
        <w:r>
          <w:rPr>
            <w:noProof/>
            <w:webHidden/>
          </w:rPr>
        </w:r>
        <w:r>
          <w:rPr>
            <w:noProof/>
            <w:webHidden/>
          </w:rPr>
          <w:fldChar w:fldCharType="separate"/>
        </w:r>
        <w:r>
          <w:rPr>
            <w:noProof/>
            <w:webHidden/>
          </w:rPr>
          <w:t>180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4" w:history="1">
        <w:r w:rsidRPr="003D24B9">
          <w:rPr>
            <w:rStyle w:val="Hyperlink"/>
            <w:noProof/>
          </w:rPr>
          <w:t>3.2.250</w:t>
        </w:r>
        <w:r>
          <w:rPr>
            <w:rFonts w:asciiTheme="minorHAnsi" w:eastAsiaTheme="minorEastAsia" w:hAnsiTheme="minorHAnsi" w:cstheme="minorBidi"/>
            <w:b w:val="0"/>
            <w:noProof/>
            <w:sz w:val="22"/>
            <w:szCs w:val="22"/>
          </w:rPr>
          <w:tab/>
        </w:r>
        <w:r w:rsidRPr="003D24B9">
          <w:rPr>
            <w:rStyle w:val="Hyperlink"/>
            <w:noProof/>
          </w:rPr>
          <w:t>EOPR – PID $1561 – Predicted Engine Oil Pressure</w:t>
        </w:r>
        <w:r>
          <w:rPr>
            <w:noProof/>
            <w:webHidden/>
          </w:rPr>
          <w:tab/>
        </w:r>
        <w:r>
          <w:rPr>
            <w:noProof/>
            <w:webHidden/>
          </w:rPr>
          <w:fldChar w:fldCharType="begin"/>
        </w:r>
        <w:r>
          <w:rPr>
            <w:noProof/>
            <w:webHidden/>
          </w:rPr>
          <w:instrText xml:space="preserve"> PAGEREF _Toc276632804 \h </w:instrText>
        </w:r>
        <w:r>
          <w:rPr>
            <w:noProof/>
            <w:webHidden/>
          </w:rPr>
        </w:r>
        <w:r>
          <w:rPr>
            <w:noProof/>
            <w:webHidden/>
          </w:rPr>
          <w:fldChar w:fldCharType="separate"/>
        </w:r>
        <w:r>
          <w:rPr>
            <w:noProof/>
            <w:webHidden/>
          </w:rPr>
          <w:t>181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5" w:history="1">
        <w:r w:rsidRPr="003D24B9">
          <w:rPr>
            <w:rStyle w:val="Hyperlink"/>
            <w:noProof/>
          </w:rPr>
          <w:t>3.2.251</w:t>
        </w:r>
        <w:r>
          <w:rPr>
            <w:rFonts w:asciiTheme="minorHAnsi" w:eastAsiaTheme="minorEastAsia" w:hAnsiTheme="minorHAnsi" w:cstheme="minorBidi"/>
            <w:b w:val="0"/>
            <w:noProof/>
            <w:sz w:val="22"/>
            <w:szCs w:val="22"/>
          </w:rPr>
          <w:tab/>
        </w:r>
        <w:r w:rsidRPr="003D24B9">
          <w:rPr>
            <w:rStyle w:val="Hyperlink"/>
            <w:noProof/>
          </w:rPr>
          <w:t>EOPR – PID $1563 – Filtered Engine Oil Pressure Weighted Residual</w:t>
        </w:r>
        <w:r>
          <w:rPr>
            <w:noProof/>
            <w:webHidden/>
          </w:rPr>
          <w:tab/>
        </w:r>
        <w:r>
          <w:rPr>
            <w:noProof/>
            <w:webHidden/>
          </w:rPr>
          <w:fldChar w:fldCharType="begin"/>
        </w:r>
        <w:r>
          <w:rPr>
            <w:noProof/>
            <w:webHidden/>
          </w:rPr>
          <w:instrText xml:space="preserve"> PAGEREF _Toc276632805 \h </w:instrText>
        </w:r>
        <w:r>
          <w:rPr>
            <w:noProof/>
            <w:webHidden/>
          </w:rPr>
        </w:r>
        <w:r>
          <w:rPr>
            <w:noProof/>
            <w:webHidden/>
          </w:rPr>
          <w:fldChar w:fldCharType="separate"/>
        </w:r>
        <w:r>
          <w:rPr>
            <w:noProof/>
            <w:webHidden/>
          </w:rPr>
          <w:t>181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6" w:history="1">
        <w:r w:rsidRPr="003D24B9">
          <w:rPr>
            <w:rStyle w:val="Hyperlink"/>
            <w:noProof/>
          </w:rPr>
          <w:t>3.2.252</w:t>
        </w:r>
        <w:r>
          <w:rPr>
            <w:rFonts w:asciiTheme="minorHAnsi" w:eastAsiaTheme="minorEastAsia" w:hAnsiTheme="minorHAnsi" w:cstheme="minorBidi"/>
            <w:b w:val="0"/>
            <w:noProof/>
            <w:sz w:val="22"/>
            <w:szCs w:val="22"/>
          </w:rPr>
          <w:tab/>
        </w:r>
        <w:r w:rsidRPr="003D24B9">
          <w:rPr>
            <w:rStyle w:val="Hyperlink"/>
            <w:noProof/>
          </w:rPr>
          <w:t>ACCR – PID $1564 – Air Conditioning Refrigerant High Side Fluid Pressure</w:t>
        </w:r>
        <w:r>
          <w:rPr>
            <w:noProof/>
            <w:webHidden/>
          </w:rPr>
          <w:tab/>
        </w:r>
        <w:r>
          <w:rPr>
            <w:noProof/>
            <w:webHidden/>
          </w:rPr>
          <w:fldChar w:fldCharType="begin"/>
        </w:r>
        <w:r>
          <w:rPr>
            <w:noProof/>
            <w:webHidden/>
          </w:rPr>
          <w:instrText xml:space="preserve"> PAGEREF _Toc276632806 \h </w:instrText>
        </w:r>
        <w:r>
          <w:rPr>
            <w:noProof/>
            <w:webHidden/>
          </w:rPr>
        </w:r>
        <w:r>
          <w:rPr>
            <w:noProof/>
            <w:webHidden/>
          </w:rPr>
          <w:fldChar w:fldCharType="separate"/>
        </w:r>
        <w:r>
          <w:rPr>
            <w:noProof/>
            <w:webHidden/>
          </w:rPr>
          <w:t>181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7" w:history="1">
        <w:r w:rsidRPr="003D24B9">
          <w:rPr>
            <w:rStyle w:val="Hyperlink"/>
            <w:noProof/>
          </w:rPr>
          <w:t>3.2.253</w:t>
        </w:r>
        <w:r>
          <w:rPr>
            <w:rFonts w:asciiTheme="minorHAnsi" w:eastAsiaTheme="minorEastAsia" w:hAnsiTheme="minorHAnsi" w:cstheme="minorBidi"/>
            <w:b w:val="0"/>
            <w:noProof/>
            <w:sz w:val="22"/>
            <w:szCs w:val="22"/>
          </w:rPr>
          <w:tab/>
        </w:r>
        <w:r w:rsidRPr="003D24B9">
          <w:rPr>
            <w:rStyle w:val="Hyperlink"/>
            <w:noProof/>
          </w:rPr>
          <w:t>EVPR – PID $1565 – Evaporative Emissions Service Bay Test Denial Reason</w:t>
        </w:r>
        <w:r>
          <w:rPr>
            <w:noProof/>
            <w:webHidden/>
          </w:rPr>
          <w:tab/>
        </w:r>
        <w:r>
          <w:rPr>
            <w:noProof/>
            <w:webHidden/>
          </w:rPr>
          <w:fldChar w:fldCharType="begin"/>
        </w:r>
        <w:r>
          <w:rPr>
            <w:noProof/>
            <w:webHidden/>
          </w:rPr>
          <w:instrText xml:space="preserve"> PAGEREF _Toc276632807 \h </w:instrText>
        </w:r>
        <w:r>
          <w:rPr>
            <w:noProof/>
            <w:webHidden/>
          </w:rPr>
        </w:r>
        <w:r>
          <w:rPr>
            <w:noProof/>
            <w:webHidden/>
          </w:rPr>
          <w:fldChar w:fldCharType="separate"/>
        </w:r>
        <w:r>
          <w:rPr>
            <w:noProof/>
            <w:webHidden/>
          </w:rPr>
          <w:t>181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8" w:history="1">
        <w:r w:rsidRPr="003D24B9">
          <w:rPr>
            <w:rStyle w:val="Hyperlink"/>
            <w:noProof/>
          </w:rPr>
          <w:t>3.2.254</w:t>
        </w:r>
        <w:r>
          <w:rPr>
            <w:rFonts w:asciiTheme="minorHAnsi" w:eastAsiaTheme="minorEastAsia" w:hAnsiTheme="minorHAnsi" w:cstheme="minorBidi"/>
            <w:b w:val="0"/>
            <w:noProof/>
            <w:sz w:val="22"/>
            <w:szCs w:val="22"/>
          </w:rPr>
          <w:tab/>
        </w:r>
        <w:r w:rsidRPr="003D24B9">
          <w:rPr>
            <w:rStyle w:val="Hyperlink"/>
            <w:noProof/>
          </w:rPr>
          <w:t>EVPR – PID $1566 – Engine Off Natural Vacuum Service Bay Test Abort Reason</w:t>
        </w:r>
        <w:r>
          <w:rPr>
            <w:noProof/>
            <w:webHidden/>
          </w:rPr>
          <w:tab/>
        </w:r>
        <w:r>
          <w:rPr>
            <w:noProof/>
            <w:webHidden/>
          </w:rPr>
          <w:fldChar w:fldCharType="begin"/>
        </w:r>
        <w:r>
          <w:rPr>
            <w:noProof/>
            <w:webHidden/>
          </w:rPr>
          <w:instrText xml:space="preserve"> PAGEREF _Toc276632808 \h </w:instrText>
        </w:r>
        <w:r>
          <w:rPr>
            <w:noProof/>
            <w:webHidden/>
          </w:rPr>
        </w:r>
        <w:r>
          <w:rPr>
            <w:noProof/>
            <w:webHidden/>
          </w:rPr>
          <w:fldChar w:fldCharType="separate"/>
        </w:r>
        <w:r>
          <w:rPr>
            <w:noProof/>
            <w:webHidden/>
          </w:rPr>
          <w:t>182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09" w:history="1">
        <w:r w:rsidRPr="003D24B9">
          <w:rPr>
            <w:rStyle w:val="Hyperlink"/>
            <w:noProof/>
          </w:rPr>
          <w:t>3.2.255</w:t>
        </w:r>
        <w:r>
          <w:rPr>
            <w:rFonts w:asciiTheme="minorHAnsi" w:eastAsiaTheme="minorEastAsia" w:hAnsiTheme="minorHAnsi" w:cstheme="minorBidi"/>
            <w:b w:val="0"/>
            <w:noProof/>
            <w:sz w:val="22"/>
            <w:szCs w:val="22"/>
          </w:rPr>
          <w:tab/>
        </w:r>
        <w:r w:rsidRPr="003D24B9">
          <w:rPr>
            <w:rStyle w:val="Hyperlink"/>
            <w:noProof/>
          </w:rPr>
          <w:t>EVPR – PID $1567 – Engine Off Natural Vacuum Service Test Denial Reason</w:t>
        </w:r>
        <w:r>
          <w:rPr>
            <w:noProof/>
            <w:webHidden/>
          </w:rPr>
          <w:tab/>
        </w:r>
        <w:r>
          <w:rPr>
            <w:noProof/>
            <w:webHidden/>
          </w:rPr>
          <w:fldChar w:fldCharType="begin"/>
        </w:r>
        <w:r>
          <w:rPr>
            <w:noProof/>
            <w:webHidden/>
          </w:rPr>
          <w:instrText xml:space="preserve"> PAGEREF _Toc276632809 \h </w:instrText>
        </w:r>
        <w:r>
          <w:rPr>
            <w:noProof/>
            <w:webHidden/>
          </w:rPr>
        </w:r>
        <w:r>
          <w:rPr>
            <w:noProof/>
            <w:webHidden/>
          </w:rPr>
          <w:fldChar w:fldCharType="separate"/>
        </w:r>
        <w:r>
          <w:rPr>
            <w:noProof/>
            <w:webHidden/>
          </w:rPr>
          <w:t>182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0" w:history="1">
        <w:r w:rsidRPr="003D24B9">
          <w:rPr>
            <w:rStyle w:val="Hyperlink"/>
            <w:noProof/>
          </w:rPr>
          <w:t>3.2.256</w:t>
        </w:r>
        <w:r>
          <w:rPr>
            <w:rFonts w:asciiTheme="minorHAnsi" w:eastAsiaTheme="minorEastAsia" w:hAnsiTheme="minorHAnsi" w:cstheme="minorBidi"/>
            <w:b w:val="0"/>
            <w:noProof/>
            <w:sz w:val="22"/>
            <w:szCs w:val="22"/>
          </w:rPr>
          <w:tab/>
        </w:r>
        <w:r w:rsidRPr="003D24B9">
          <w:rPr>
            <w:rStyle w:val="Hyperlink"/>
            <w:noProof/>
          </w:rPr>
          <w:t>EVPR – PID $1568 – Engine Off Natural Vacuum Service Bay Test Result</w:t>
        </w:r>
        <w:r>
          <w:rPr>
            <w:noProof/>
            <w:webHidden/>
          </w:rPr>
          <w:tab/>
        </w:r>
        <w:r>
          <w:rPr>
            <w:noProof/>
            <w:webHidden/>
          </w:rPr>
          <w:fldChar w:fldCharType="begin"/>
        </w:r>
        <w:r>
          <w:rPr>
            <w:noProof/>
            <w:webHidden/>
          </w:rPr>
          <w:instrText xml:space="preserve"> PAGEREF _Toc276632810 \h </w:instrText>
        </w:r>
        <w:r>
          <w:rPr>
            <w:noProof/>
            <w:webHidden/>
          </w:rPr>
        </w:r>
        <w:r>
          <w:rPr>
            <w:noProof/>
            <w:webHidden/>
          </w:rPr>
          <w:fldChar w:fldCharType="separate"/>
        </w:r>
        <w:r>
          <w:rPr>
            <w:noProof/>
            <w:webHidden/>
          </w:rPr>
          <w:t>182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1" w:history="1">
        <w:r w:rsidRPr="003D24B9">
          <w:rPr>
            <w:rStyle w:val="Hyperlink"/>
            <w:noProof/>
          </w:rPr>
          <w:t>3.2.257</w:t>
        </w:r>
        <w:r>
          <w:rPr>
            <w:rFonts w:asciiTheme="minorHAnsi" w:eastAsiaTheme="minorEastAsia" w:hAnsiTheme="minorHAnsi" w:cstheme="minorBidi"/>
            <w:b w:val="0"/>
            <w:noProof/>
            <w:sz w:val="22"/>
            <w:szCs w:val="22"/>
          </w:rPr>
          <w:tab/>
        </w:r>
        <w:r w:rsidRPr="003D24B9">
          <w:rPr>
            <w:rStyle w:val="Hyperlink"/>
            <w:noProof/>
          </w:rPr>
          <w:t>EVPR – PID $1569 – Remaining Distance to Enable Engine Off Natural Vacuum Service Bay Test</w:t>
        </w:r>
        <w:r>
          <w:rPr>
            <w:noProof/>
            <w:webHidden/>
          </w:rPr>
          <w:tab/>
        </w:r>
        <w:r>
          <w:rPr>
            <w:noProof/>
            <w:webHidden/>
          </w:rPr>
          <w:fldChar w:fldCharType="begin"/>
        </w:r>
        <w:r>
          <w:rPr>
            <w:noProof/>
            <w:webHidden/>
          </w:rPr>
          <w:instrText xml:space="preserve"> PAGEREF _Toc276632811 \h </w:instrText>
        </w:r>
        <w:r>
          <w:rPr>
            <w:noProof/>
            <w:webHidden/>
          </w:rPr>
        </w:r>
        <w:r>
          <w:rPr>
            <w:noProof/>
            <w:webHidden/>
          </w:rPr>
          <w:fldChar w:fldCharType="separate"/>
        </w:r>
        <w:r>
          <w:rPr>
            <w:noProof/>
            <w:webHidden/>
          </w:rPr>
          <w:t>183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2" w:history="1">
        <w:r w:rsidRPr="003D24B9">
          <w:rPr>
            <w:rStyle w:val="Hyperlink"/>
            <w:noProof/>
          </w:rPr>
          <w:t>3.2.258</w:t>
        </w:r>
        <w:r>
          <w:rPr>
            <w:rFonts w:asciiTheme="minorHAnsi" w:eastAsiaTheme="minorEastAsia" w:hAnsiTheme="minorHAnsi" w:cstheme="minorBidi"/>
            <w:b w:val="0"/>
            <w:noProof/>
            <w:sz w:val="22"/>
            <w:szCs w:val="22"/>
          </w:rPr>
          <w:tab/>
        </w:r>
        <w:r w:rsidRPr="003D24B9">
          <w:rPr>
            <w:rStyle w:val="Hyperlink"/>
            <w:noProof/>
          </w:rPr>
          <w:t>EVPR – PID $156A – Remaining Engine Run Time to Enable Engine Off Natural Vacuum Service Bay Test</w:t>
        </w:r>
        <w:r>
          <w:rPr>
            <w:noProof/>
            <w:webHidden/>
          </w:rPr>
          <w:tab/>
        </w:r>
        <w:r>
          <w:rPr>
            <w:noProof/>
            <w:webHidden/>
          </w:rPr>
          <w:fldChar w:fldCharType="begin"/>
        </w:r>
        <w:r>
          <w:rPr>
            <w:noProof/>
            <w:webHidden/>
          </w:rPr>
          <w:instrText xml:space="preserve"> PAGEREF _Toc276632812 \h </w:instrText>
        </w:r>
        <w:r>
          <w:rPr>
            <w:noProof/>
            <w:webHidden/>
          </w:rPr>
        </w:r>
        <w:r>
          <w:rPr>
            <w:noProof/>
            <w:webHidden/>
          </w:rPr>
          <w:fldChar w:fldCharType="separate"/>
        </w:r>
        <w:r>
          <w:rPr>
            <w:noProof/>
            <w:webHidden/>
          </w:rPr>
          <w:t>183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3" w:history="1">
        <w:r w:rsidRPr="003D24B9">
          <w:rPr>
            <w:rStyle w:val="Hyperlink"/>
            <w:noProof/>
          </w:rPr>
          <w:t>3.2.259</w:t>
        </w:r>
        <w:r>
          <w:rPr>
            <w:rFonts w:asciiTheme="minorHAnsi" w:eastAsiaTheme="minorEastAsia" w:hAnsiTheme="minorHAnsi" w:cstheme="minorBidi"/>
            <w:b w:val="0"/>
            <w:noProof/>
            <w:sz w:val="22"/>
            <w:szCs w:val="22"/>
          </w:rPr>
          <w:tab/>
        </w:r>
        <w:r w:rsidRPr="003D24B9">
          <w:rPr>
            <w:rStyle w:val="Hyperlink"/>
            <w:noProof/>
          </w:rPr>
          <w:t>FADR – PID $156C – Fuel Adjustment System Diagnostic State</w:t>
        </w:r>
        <w:r>
          <w:rPr>
            <w:noProof/>
            <w:webHidden/>
          </w:rPr>
          <w:tab/>
        </w:r>
        <w:r>
          <w:rPr>
            <w:noProof/>
            <w:webHidden/>
          </w:rPr>
          <w:fldChar w:fldCharType="begin"/>
        </w:r>
        <w:r>
          <w:rPr>
            <w:noProof/>
            <w:webHidden/>
          </w:rPr>
          <w:instrText xml:space="preserve"> PAGEREF _Toc276632813 \h </w:instrText>
        </w:r>
        <w:r>
          <w:rPr>
            <w:noProof/>
            <w:webHidden/>
          </w:rPr>
        </w:r>
        <w:r>
          <w:rPr>
            <w:noProof/>
            <w:webHidden/>
          </w:rPr>
          <w:fldChar w:fldCharType="separate"/>
        </w:r>
        <w:r>
          <w:rPr>
            <w:noProof/>
            <w:webHidden/>
          </w:rPr>
          <w:t>183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4" w:history="1">
        <w:r w:rsidRPr="003D24B9">
          <w:rPr>
            <w:rStyle w:val="Hyperlink"/>
            <w:noProof/>
          </w:rPr>
          <w:t>3.2.260</w:t>
        </w:r>
        <w:r>
          <w:rPr>
            <w:rFonts w:asciiTheme="minorHAnsi" w:eastAsiaTheme="minorEastAsia" w:hAnsiTheme="minorHAnsi" w:cstheme="minorBidi"/>
            <w:b w:val="0"/>
            <w:noProof/>
            <w:sz w:val="22"/>
            <w:szCs w:val="22"/>
          </w:rPr>
          <w:tab/>
        </w:r>
        <w:r w:rsidRPr="003D24B9">
          <w:rPr>
            <w:rStyle w:val="Hyperlink"/>
            <w:noProof/>
          </w:rPr>
          <w:t>FADR – PID $156D – Fuel Adjustment System Diagnostic Intrusive Test State</w:t>
        </w:r>
        <w:r>
          <w:rPr>
            <w:noProof/>
            <w:webHidden/>
          </w:rPr>
          <w:tab/>
        </w:r>
        <w:r>
          <w:rPr>
            <w:noProof/>
            <w:webHidden/>
          </w:rPr>
          <w:fldChar w:fldCharType="begin"/>
        </w:r>
        <w:r>
          <w:rPr>
            <w:noProof/>
            <w:webHidden/>
          </w:rPr>
          <w:instrText xml:space="preserve"> PAGEREF _Toc276632814 \h </w:instrText>
        </w:r>
        <w:r>
          <w:rPr>
            <w:noProof/>
            <w:webHidden/>
          </w:rPr>
        </w:r>
        <w:r>
          <w:rPr>
            <w:noProof/>
            <w:webHidden/>
          </w:rPr>
          <w:fldChar w:fldCharType="separate"/>
        </w:r>
        <w:r>
          <w:rPr>
            <w:noProof/>
            <w:webHidden/>
          </w:rPr>
          <w:t>183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5" w:history="1">
        <w:r w:rsidRPr="003D24B9">
          <w:rPr>
            <w:rStyle w:val="Hyperlink"/>
            <w:noProof/>
          </w:rPr>
          <w:t>3.2.261</w:t>
        </w:r>
        <w:r>
          <w:rPr>
            <w:rFonts w:asciiTheme="minorHAnsi" w:eastAsiaTheme="minorEastAsia" w:hAnsiTheme="minorHAnsi" w:cstheme="minorBidi"/>
            <w:b w:val="0"/>
            <w:noProof/>
            <w:sz w:val="22"/>
            <w:szCs w:val="22"/>
          </w:rPr>
          <w:tab/>
        </w:r>
        <w:r w:rsidRPr="003D24B9">
          <w:rPr>
            <w:rStyle w:val="Hyperlink"/>
            <w:noProof/>
          </w:rPr>
          <w:t>FADR – PID $156E – Filtered Non Purge Long Term Fuel Trim State Bank 1</w:t>
        </w:r>
        <w:r>
          <w:rPr>
            <w:noProof/>
            <w:webHidden/>
          </w:rPr>
          <w:tab/>
        </w:r>
        <w:r>
          <w:rPr>
            <w:noProof/>
            <w:webHidden/>
          </w:rPr>
          <w:fldChar w:fldCharType="begin"/>
        </w:r>
        <w:r>
          <w:rPr>
            <w:noProof/>
            <w:webHidden/>
          </w:rPr>
          <w:instrText xml:space="preserve"> PAGEREF _Toc276632815 \h </w:instrText>
        </w:r>
        <w:r>
          <w:rPr>
            <w:noProof/>
            <w:webHidden/>
          </w:rPr>
        </w:r>
        <w:r>
          <w:rPr>
            <w:noProof/>
            <w:webHidden/>
          </w:rPr>
          <w:fldChar w:fldCharType="separate"/>
        </w:r>
        <w:r>
          <w:rPr>
            <w:noProof/>
            <w:webHidden/>
          </w:rPr>
          <w:t>184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6" w:history="1">
        <w:r w:rsidRPr="003D24B9">
          <w:rPr>
            <w:rStyle w:val="Hyperlink"/>
            <w:noProof/>
          </w:rPr>
          <w:t>3.2.262</w:t>
        </w:r>
        <w:r>
          <w:rPr>
            <w:rFonts w:asciiTheme="minorHAnsi" w:eastAsiaTheme="minorEastAsia" w:hAnsiTheme="minorHAnsi" w:cstheme="minorBidi"/>
            <w:b w:val="0"/>
            <w:noProof/>
            <w:sz w:val="22"/>
            <w:szCs w:val="22"/>
          </w:rPr>
          <w:tab/>
        </w:r>
        <w:r w:rsidRPr="003D24B9">
          <w:rPr>
            <w:rStyle w:val="Hyperlink"/>
            <w:noProof/>
          </w:rPr>
          <w:t>FADR – PID $156F – Filtered Non Purge Long Term Fuel Trim State Bank 2</w:t>
        </w:r>
        <w:r>
          <w:rPr>
            <w:noProof/>
            <w:webHidden/>
          </w:rPr>
          <w:tab/>
        </w:r>
        <w:r>
          <w:rPr>
            <w:noProof/>
            <w:webHidden/>
          </w:rPr>
          <w:fldChar w:fldCharType="begin"/>
        </w:r>
        <w:r>
          <w:rPr>
            <w:noProof/>
            <w:webHidden/>
          </w:rPr>
          <w:instrText xml:space="preserve"> PAGEREF _Toc276632816 \h </w:instrText>
        </w:r>
        <w:r>
          <w:rPr>
            <w:noProof/>
            <w:webHidden/>
          </w:rPr>
        </w:r>
        <w:r>
          <w:rPr>
            <w:noProof/>
            <w:webHidden/>
          </w:rPr>
          <w:fldChar w:fldCharType="separate"/>
        </w:r>
        <w:r>
          <w:rPr>
            <w:noProof/>
            <w:webHidden/>
          </w:rPr>
          <w:t>184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7" w:history="1">
        <w:r w:rsidRPr="003D24B9">
          <w:rPr>
            <w:rStyle w:val="Hyperlink"/>
            <w:noProof/>
          </w:rPr>
          <w:t>3.2.263</w:t>
        </w:r>
        <w:r>
          <w:rPr>
            <w:rFonts w:asciiTheme="minorHAnsi" w:eastAsiaTheme="minorEastAsia" w:hAnsiTheme="minorHAnsi" w:cstheme="minorBidi"/>
            <w:b w:val="0"/>
            <w:noProof/>
            <w:sz w:val="22"/>
            <w:szCs w:val="22"/>
          </w:rPr>
          <w:tab/>
        </w:r>
        <w:r w:rsidRPr="003D24B9">
          <w:rPr>
            <w:rStyle w:val="Hyperlink"/>
            <w:noProof/>
          </w:rPr>
          <w:t>FADR – PID $1570 – Filtered Short Term Fuel Trim Bank 1</w:t>
        </w:r>
        <w:r>
          <w:rPr>
            <w:noProof/>
            <w:webHidden/>
          </w:rPr>
          <w:tab/>
        </w:r>
        <w:r>
          <w:rPr>
            <w:noProof/>
            <w:webHidden/>
          </w:rPr>
          <w:fldChar w:fldCharType="begin"/>
        </w:r>
        <w:r>
          <w:rPr>
            <w:noProof/>
            <w:webHidden/>
          </w:rPr>
          <w:instrText xml:space="preserve"> PAGEREF _Toc276632817 \h </w:instrText>
        </w:r>
        <w:r>
          <w:rPr>
            <w:noProof/>
            <w:webHidden/>
          </w:rPr>
        </w:r>
        <w:r>
          <w:rPr>
            <w:noProof/>
            <w:webHidden/>
          </w:rPr>
          <w:fldChar w:fldCharType="separate"/>
        </w:r>
        <w:r>
          <w:rPr>
            <w:noProof/>
            <w:webHidden/>
          </w:rPr>
          <w:t>184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8" w:history="1">
        <w:r w:rsidRPr="003D24B9">
          <w:rPr>
            <w:rStyle w:val="Hyperlink"/>
            <w:noProof/>
          </w:rPr>
          <w:t>3.2.264</w:t>
        </w:r>
        <w:r>
          <w:rPr>
            <w:rFonts w:asciiTheme="minorHAnsi" w:eastAsiaTheme="minorEastAsia" w:hAnsiTheme="minorHAnsi" w:cstheme="minorBidi"/>
            <w:b w:val="0"/>
            <w:noProof/>
            <w:sz w:val="22"/>
            <w:szCs w:val="22"/>
          </w:rPr>
          <w:tab/>
        </w:r>
        <w:r w:rsidRPr="003D24B9">
          <w:rPr>
            <w:rStyle w:val="Hyperlink"/>
            <w:noProof/>
          </w:rPr>
          <w:t>FADR – PID $1571 – Filtered Short Term Fuel Trim Bank 2</w:t>
        </w:r>
        <w:r>
          <w:rPr>
            <w:noProof/>
            <w:webHidden/>
          </w:rPr>
          <w:tab/>
        </w:r>
        <w:r>
          <w:rPr>
            <w:noProof/>
            <w:webHidden/>
          </w:rPr>
          <w:fldChar w:fldCharType="begin"/>
        </w:r>
        <w:r>
          <w:rPr>
            <w:noProof/>
            <w:webHidden/>
          </w:rPr>
          <w:instrText xml:space="preserve"> PAGEREF _Toc276632818 \h </w:instrText>
        </w:r>
        <w:r>
          <w:rPr>
            <w:noProof/>
            <w:webHidden/>
          </w:rPr>
        </w:r>
        <w:r>
          <w:rPr>
            <w:noProof/>
            <w:webHidden/>
          </w:rPr>
          <w:fldChar w:fldCharType="separate"/>
        </w:r>
        <w:r>
          <w:rPr>
            <w:noProof/>
            <w:webHidden/>
          </w:rPr>
          <w:t>184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19" w:history="1">
        <w:r w:rsidRPr="003D24B9">
          <w:rPr>
            <w:rStyle w:val="Hyperlink"/>
            <w:noProof/>
          </w:rPr>
          <w:t>3.2.265</w:t>
        </w:r>
        <w:r>
          <w:rPr>
            <w:rFonts w:asciiTheme="minorHAnsi" w:eastAsiaTheme="minorEastAsia" w:hAnsiTheme="minorHAnsi" w:cstheme="minorBidi"/>
            <w:b w:val="0"/>
            <w:noProof/>
            <w:sz w:val="22"/>
            <w:szCs w:val="22"/>
          </w:rPr>
          <w:tab/>
        </w:r>
        <w:r w:rsidRPr="003D24B9">
          <w:rPr>
            <w:rStyle w:val="Hyperlink"/>
            <w:noProof/>
          </w:rPr>
          <w:t>FADR – PID $1572 – Filtered Long Term Fuel Trim Bank 1</w:t>
        </w:r>
        <w:r>
          <w:rPr>
            <w:noProof/>
            <w:webHidden/>
          </w:rPr>
          <w:tab/>
        </w:r>
        <w:r>
          <w:rPr>
            <w:noProof/>
            <w:webHidden/>
          </w:rPr>
          <w:fldChar w:fldCharType="begin"/>
        </w:r>
        <w:r>
          <w:rPr>
            <w:noProof/>
            <w:webHidden/>
          </w:rPr>
          <w:instrText xml:space="preserve"> PAGEREF _Toc276632819 \h </w:instrText>
        </w:r>
        <w:r>
          <w:rPr>
            <w:noProof/>
            <w:webHidden/>
          </w:rPr>
        </w:r>
        <w:r>
          <w:rPr>
            <w:noProof/>
            <w:webHidden/>
          </w:rPr>
          <w:fldChar w:fldCharType="separate"/>
        </w:r>
        <w:r>
          <w:rPr>
            <w:noProof/>
            <w:webHidden/>
          </w:rPr>
          <w:t>185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0" w:history="1">
        <w:r w:rsidRPr="003D24B9">
          <w:rPr>
            <w:rStyle w:val="Hyperlink"/>
            <w:noProof/>
          </w:rPr>
          <w:t>3.2.266</w:t>
        </w:r>
        <w:r>
          <w:rPr>
            <w:rFonts w:asciiTheme="minorHAnsi" w:eastAsiaTheme="minorEastAsia" w:hAnsiTheme="minorHAnsi" w:cstheme="minorBidi"/>
            <w:b w:val="0"/>
            <w:noProof/>
            <w:sz w:val="22"/>
            <w:szCs w:val="22"/>
          </w:rPr>
          <w:tab/>
        </w:r>
        <w:r w:rsidRPr="003D24B9">
          <w:rPr>
            <w:rStyle w:val="Hyperlink"/>
            <w:noProof/>
          </w:rPr>
          <w:t>FADR – PID $1573 – Filtered Long Term Fuel Trim Bank 2</w:t>
        </w:r>
        <w:r>
          <w:rPr>
            <w:noProof/>
            <w:webHidden/>
          </w:rPr>
          <w:tab/>
        </w:r>
        <w:r>
          <w:rPr>
            <w:noProof/>
            <w:webHidden/>
          </w:rPr>
          <w:fldChar w:fldCharType="begin"/>
        </w:r>
        <w:r>
          <w:rPr>
            <w:noProof/>
            <w:webHidden/>
          </w:rPr>
          <w:instrText xml:space="preserve"> PAGEREF _Toc276632820 \h </w:instrText>
        </w:r>
        <w:r>
          <w:rPr>
            <w:noProof/>
            <w:webHidden/>
          </w:rPr>
        </w:r>
        <w:r>
          <w:rPr>
            <w:noProof/>
            <w:webHidden/>
          </w:rPr>
          <w:fldChar w:fldCharType="separate"/>
        </w:r>
        <w:r>
          <w:rPr>
            <w:noProof/>
            <w:webHidden/>
          </w:rPr>
          <w:t>185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1" w:history="1">
        <w:r w:rsidRPr="003D24B9">
          <w:rPr>
            <w:rStyle w:val="Hyperlink"/>
            <w:noProof/>
          </w:rPr>
          <w:t>3.2.267</w:t>
        </w:r>
        <w:r>
          <w:rPr>
            <w:rFonts w:asciiTheme="minorHAnsi" w:eastAsiaTheme="minorEastAsia" w:hAnsiTheme="minorHAnsi" w:cstheme="minorBidi"/>
            <w:b w:val="0"/>
            <w:noProof/>
            <w:sz w:val="22"/>
            <w:szCs w:val="22"/>
          </w:rPr>
          <w:tab/>
        </w:r>
        <w:r w:rsidRPr="003D24B9">
          <w:rPr>
            <w:rStyle w:val="Hyperlink"/>
            <w:noProof/>
          </w:rPr>
          <w:t>FADR – PID $1574 – Filtered Non Purge Long Term Fuel Trim Bank 1</w:t>
        </w:r>
        <w:r>
          <w:rPr>
            <w:noProof/>
            <w:webHidden/>
          </w:rPr>
          <w:tab/>
        </w:r>
        <w:r>
          <w:rPr>
            <w:noProof/>
            <w:webHidden/>
          </w:rPr>
          <w:fldChar w:fldCharType="begin"/>
        </w:r>
        <w:r>
          <w:rPr>
            <w:noProof/>
            <w:webHidden/>
          </w:rPr>
          <w:instrText xml:space="preserve"> PAGEREF _Toc276632821 \h </w:instrText>
        </w:r>
        <w:r>
          <w:rPr>
            <w:noProof/>
            <w:webHidden/>
          </w:rPr>
        </w:r>
        <w:r>
          <w:rPr>
            <w:noProof/>
            <w:webHidden/>
          </w:rPr>
          <w:fldChar w:fldCharType="separate"/>
        </w:r>
        <w:r>
          <w:rPr>
            <w:noProof/>
            <w:webHidden/>
          </w:rPr>
          <w:t>185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2" w:history="1">
        <w:r w:rsidRPr="003D24B9">
          <w:rPr>
            <w:rStyle w:val="Hyperlink"/>
            <w:noProof/>
          </w:rPr>
          <w:t>3.2.268</w:t>
        </w:r>
        <w:r>
          <w:rPr>
            <w:rFonts w:asciiTheme="minorHAnsi" w:eastAsiaTheme="minorEastAsia" w:hAnsiTheme="minorHAnsi" w:cstheme="minorBidi"/>
            <w:b w:val="0"/>
            <w:noProof/>
            <w:sz w:val="22"/>
            <w:szCs w:val="22"/>
          </w:rPr>
          <w:tab/>
        </w:r>
        <w:r w:rsidRPr="003D24B9">
          <w:rPr>
            <w:rStyle w:val="Hyperlink"/>
            <w:noProof/>
          </w:rPr>
          <w:t>FADR – PID $1575 – Filtered Non Purge Long Term Fuel Trim Bank 2</w:t>
        </w:r>
        <w:r>
          <w:rPr>
            <w:noProof/>
            <w:webHidden/>
          </w:rPr>
          <w:tab/>
        </w:r>
        <w:r>
          <w:rPr>
            <w:noProof/>
            <w:webHidden/>
          </w:rPr>
          <w:fldChar w:fldCharType="begin"/>
        </w:r>
        <w:r>
          <w:rPr>
            <w:noProof/>
            <w:webHidden/>
          </w:rPr>
          <w:instrText xml:space="preserve"> PAGEREF _Toc276632822 \h </w:instrText>
        </w:r>
        <w:r>
          <w:rPr>
            <w:noProof/>
            <w:webHidden/>
          </w:rPr>
        </w:r>
        <w:r>
          <w:rPr>
            <w:noProof/>
            <w:webHidden/>
          </w:rPr>
          <w:fldChar w:fldCharType="separate"/>
        </w:r>
        <w:r>
          <w:rPr>
            <w:noProof/>
            <w:webHidden/>
          </w:rPr>
          <w:t>185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3" w:history="1">
        <w:r w:rsidRPr="003D24B9">
          <w:rPr>
            <w:rStyle w:val="Hyperlink"/>
            <w:noProof/>
          </w:rPr>
          <w:t>3.2.269</w:t>
        </w:r>
        <w:r>
          <w:rPr>
            <w:rFonts w:asciiTheme="minorHAnsi" w:eastAsiaTheme="minorEastAsia" w:hAnsiTheme="minorHAnsi" w:cstheme="minorBidi"/>
            <w:b w:val="0"/>
            <w:noProof/>
            <w:sz w:val="22"/>
            <w:szCs w:val="22"/>
          </w:rPr>
          <w:tab/>
        </w:r>
        <w:r w:rsidRPr="003D24B9">
          <w:rPr>
            <w:rStyle w:val="Hyperlink"/>
            <w:noProof/>
          </w:rPr>
          <w:t>FADR – PID $1576 – Long Term Fuel Trim Rich Threshold</w:t>
        </w:r>
        <w:r>
          <w:rPr>
            <w:noProof/>
            <w:webHidden/>
          </w:rPr>
          <w:tab/>
        </w:r>
        <w:r>
          <w:rPr>
            <w:noProof/>
            <w:webHidden/>
          </w:rPr>
          <w:fldChar w:fldCharType="begin"/>
        </w:r>
        <w:r>
          <w:rPr>
            <w:noProof/>
            <w:webHidden/>
          </w:rPr>
          <w:instrText xml:space="preserve"> PAGEREF _Toc276632823 \h </w:instrText>
        </w:r>
        <w:r>
          <w:rPr>
            <w:noProof/>
            <w:webHidden/>
          </w:rPr>
        </w:r>
        <w:r>
          <w:rPr>
            <w:noProof/>
            <w:webHidden/>
          </w:rPr>
          <w:fldChar w:fldCharType="separate"/>
        </w:r>
        <w:r>
          <w:rPr>
            <w:noProof/>
            <w:webHidden/>
          </w:rPr>
          <w:t>186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4" w:history="1">
        <w:r w:rsidRPr="003D24B9">
          <w:rPr>
            <w:rStyle w:val="Hyperlink"/>
            <w:noProof/>
          </w:rPr>
          <w:t>3.2.270</w:t>
        </w:r>
        <w:r>
          <w:rPr>
            <w:rFonts w:asciiTheme="minorHAnsi" w:eastAsiaTheme="minorEastAsia" w:hAnsiTheme="minorHAnsi" w:cstheme="minorBidi"/>
            <w:b w:val="0"/>
            <w:noProof/>
            <w:sz w:val="22"/>
            <w:szCs w:val="22"/>
          </w:rPr>
          <w:tab/>
        </w:r>
        <w:r w:rsidRPr="003D24B9">
          <w:rPr>
            <w:rStyle w:val="Hyperlink"/>
            <w:noProof/>
          </w:rPr>
          <w:t>FADR – PID $1577 – Non Purge Long Term Fuel Trim Rich Threshold</w:t>
        </w:r>
        <w:r>
          <w:rPr>
            <w:noProof/>
            <w:webHidden/>
          </w:rPr>
          <w:tab/>
        </w:r>
        <w:r>
          <w:rPr>
            <w:noProof/>
            <w:webHidden/>
          </w:rPr>
          <w:fldChar w:fldCharType="begin"/>
        </w:r>
        <w:r>
          <w:rPr>
            <w:noProof/>
            <w:webHidden/>
          </w:rPr>
          <w:instrText xml:space="preserve"> PAGEREF _Toc276632824 \h </w:instrText>
        </w:r>
        <w:r>
          <w:rPr>
            <w:noProof/>
            <w:webHidden/>
          </w:rPr>
        </w:r>
        <w:r>
          <w:rPr>
            <w:noProof/>
            <w:webHidden/>
          </w:rPr>
          <w:fldChar w:fldCharType="separate"/>
        </w:r>
        <w:r>
          <w:rPr>
            <w:noProof/>
            <w:webHidden/>
          </w:rPr>
          <w:t>186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5" w:history="1">
        <w:r w:rsidRPr="003D24B9">
          <w:rPr>
            <w:rStyle w:val="Hyperlink"/>
            <w:noProof/>
          </w:rPr>
          <w:t>3.2.271</w:t>
        </w:r>
        <w:r>
          <w:rPr>
            <w:rFonts w:asciiTheme="minorHAnsi" w:eastAsiaTheme="minorEastAsia" w:hAnsiTheme="minorHAnsi" w:cstheme="minorBidi"/>
            <w:b w:val="0"/>
            <w:noProof/>
            <w:sz w:val="22"/>
            <w:szCs w:val="22"/>
          </w:rPr>
          <w:tab/>
        </w:r>
        <w:r w:rsidRPr="003D24B9">
          <w:rPr>
            <w:rStyle w:val="Hyperlink"/>
            <w:noProof/>
          </w:rPr>
          <w:t>FADR – PID $1578 – Long Term Fuel Trim Lean Threshold</w:t>
        </w:r>
        <w:r>
          <w:rPr>
            <w:noProof/>
            <w:webHidden/>
          </w:rPr>
          <w:tab/>
        </w:r>
        <w:r>
          <w:rPr>
            <w:noProof/>
            <w:webHidden/>
          </w:rPr>
          <w:fldChar w:fldCharType="begin"/>
        </w:r>
        <w:r>
          <w:rPr>
            <w:noProof/>
            <w:webHidden/>
          </w:rPr>
          <w:instrText xml:space="preserve"> PAGEREF _Toc276632825 \h </w:instrText>
        </w:r>
        <w:r>
          <w:rPr>
            <w:noProof/>
            <w:webHidden/>
          </w:rPr>
        </w:r>
        <w:r>
          <w:rPr>
            <w:noProof/>
            <w:webHidden/>
          </w:rPr>
          <w:fldChar w:fldCharType="separate"/>
        </w:r>
        <w:r>
          <w:rPr>
            <w:noProof/>
            <w:webHidden/>
          </w:rPr>
          <w:t>186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6" w:history="1">
        <w:r w:rsidRPr="003D24B9">
          <w:rPr>
            <w:rStyle w:val="Hyperlink"/>
            <w:noProof/>
          </w:rPr>
          <w:t>3.2.272</w:t>
        </w:r>
        <w:r>
          <w:rPr>
            <w:rFonts w:asciiTheme="minorHAnsi" w:eastAsiaTheme="minorEastAsia" w:hAnsiTheme="minorHAnsi" w:cstheme="minorBidi"/>
            <w:b w:val="0"/>
            <w:noProof/>
            <w:sz w:val="22"/>
            <w:szCs w:val="22"/>
          </w:rPr>
          <w:tab/>
        </w:r>
        <w:r w:rsidRPr="003D24B9">
          <w:rPr>
            <w:rStyle w:val="Hyperlink"/>
            <w:noProof/>
          </w:rPr>
          <w:t>FADR – PID $1579 – Fuel Adjustment System Diagnostic Status</w:t>
        </w:r>
        <w:r>
          <w:rPr>
            <w:noProof/>
            <w:webHidden/>
          </w:rPr>
          <w:tab/>
        </w:r>
        <w:r>
          <w:rPr>
            <w:noProof/>
            <w:webHidden/>
          </w:rPr>
          <w:fldChar w:fldCharType="begin"/>
        </w:r>
        <w:r>
          <w:rPr>
            <w:noProof/>
            <w:webHidden/>
          </w:rPr>
          <w:instrText xml:space="preserve"> PAGEREF _Toc276632826 \h </w:instrText>
        </w:r>
        <w:r>
          <w:rPr>
            <w:noProof/>
            <w:webHidden/>
          </w:rPr>
        </w:r>
        <w:r>
          <w:rPr>
            <w:noProof/>
            <w:webHidden/>
          </w:rPr>
          <w:fldChar w:fldCharType="separate"/>
        </w:r>
        <w:r>
          <w:rPr>
            <w:noProof/>
            <w:webHidden/>
          </w:rPr>
          <w:t>187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7" w:history="1">
        <w:r w:rsidRPr="003D24B9">
          <w:rPr>
            <w:rStyle w:val="Hyperlink"/>
            <w:noProof/>
          </w:rPr>
          <w:t>3.2.273</w:t>
        </w:r>
        <w:r>
          <w:rPr>
            <w:rFonts w:asciiTheme="minorHAnsi" w:eastAsiaTheme="minorEastAsia" w:hAnsiTheme="minorHAnsi" w:cstheme="minorBidi"/>
            <w:b w:val="0"/>
            <w:noProof/>
            <w:sz w:val="22"/>
            <w:szCs w:val="22"/>
          </w:rPr>
          <w:tab/>
        </w:r>
        <w:r w:rsidRPr="003D24B9">
          <w:rPr>
            <w:rStyle w:val="Hyperlink"/>
            <w:noProof/>
          </w:rPr>
          <w:t>KNKR – PID $157A – Cylinders for Which Knock Is Detected</w:t>
        </w:r>
        <w:r>
          <w:rPr>
            <w:noProof/>
            <w:webHidden/>
          </w:rPr>
          <w:tab/>
        </w:r>
        <w:r>
          <w:rPr>
            <w:noProof/>
            <w:webHidden/>
          </w:rPr>
          <w:fldChar w:fldCharType="begin"/>
        </w:r>
        <w:r>
          <w:rPr>
            <w:noProof/>
            <w:webHidden/>
          </w:rPr>
          <w:instrText xml:space="preserve"> PAGEREF _Toc276632827 \h </w:instrText>
        </w:r>
        <w:r>
          <w:rPr>
            <w:noProof/>
            <w:webHidden/>
          </w:rPr>
        </w:r>
        <w:r>
          <w:rPr>
            <w:noProof/>
            <w:webHidden/>
          </w:rPr>
          <w:fldChar w:fldCharType="separate"/>
        </w:r>
        <w:r>
          <w:rPr>
            <w:noProof/>
            <w:webHidden/>
          </w:rPr>
          <w:t>188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8" w:history="1">
        <w:r w:rsidRPr="003D24B9">
          <w:rPr>
            <w:rStyle w:val="Hyperlink"/>
            <w:noProof/>
          </w:rPr>
          <w:t>3.2.274</w:t>
        </w:r>
        <w:r>
          <w:rPr>
            <w:rFonts w:asciiTheme="minorHAnsi" w:eastAsiaTheme="minorEastAsia" w:hAnsiTheme="minorHAnsi" w:cstheme="minorBidi"/>
            <w:b w:val="0"/>
            <w:noProof/>
            <w:sz w:val="22"/>
            <w:szCs w:val="22"/>
          </w:rPr>
          <w:tab/>
        </w:r>
        <w:r w:rsidRPr="003D24B9">
          <w:rPr>
            <w:rStyle w:val="Hyperlink"/>
            <w:noProof/>
          </w:rPr>
          <w:t>MSFR – PID $1582 – Injectors Disabled for Misfire Catalyst Converter Protection</w:t>
        </w:r>
        <w:r>
          <w:rPr>
            <w:noProof/>
            <w:webHidden/>
          </w:rPr>
          <w:tab/>
        </w:r>
        <w:r>
          <w:rPr>
            <w:noProof/>
            <w:webHidden/>
          </w:rPr>
          <w:fldChar w:fldCharType="begin"/>
        </w:r>
        <w:r>
          <w:rPr>
            <w:noProof/>
            <w:webHidden/>
          </w:rPr>
          <w:instrText xml:space="preserve"> PAGEREF _Toc276632828 \h </w:instrText>
        </w:r>
        <w:r>
          <w:rPr>
            <w:noProof/>
            <w:webHidden/>
          </w:rPr>
        </w:r>
        <w:r>
          <w:rPr>
            <w:noProof/>
            <w:webHidden/>
          </w:rPr>
          <w:fldChar w:fldCharType="separate"/>
        </w:r>
        <w:r>
          <w:rPr>
            <w:noProof/>
            <w:webHidden/>
          </w:rPr>
          <w:t>188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29" w:history="1">
        <w:r w:rsidRPr="003D24B9">
          <w:rPr>
            <w:rStyle w:val="Hyperlink"/>
            <w:noProof/>
          </w:rPr>
          <w:t>3.2.275</w:t>
        </w:r>
        <w:r>
          <w:rPr>
            <w:rFonts w:asciiTheme="minorHAnsi" w:eastAsiaTheme="minorEastAsia" w:hAnsiTheme="minorHAnsi" w:cstheme="minorBidi"/>
            <w:b w:val="0"/>
            <w:noProof/>
            <w:sz w:val="22"/>
            <w:szCs w:val="22"/>
          </w:rPr>
          <w:tab/>
        </w:r>
        <w:r w:rsidRPr="003D24B9">
          <w:rPr>
            <w:rStyle w:val="Hyperlink"/>
            <w:noProof/>
          </w:rPr>
          <w:t>EITR – PID $1626 – Minimum Intake Air Temperature</w:t>
        </w:r>
        <w:r>
          <w:rPr>
            <w:noProof/>
            <w:webHidden/>
          </w:rPr>
          <w:tab/>
        </w:r>
        <w:r>
          <w:rPr>
            <w:noProof/>
            <w:webHidden/>
          </w:rPr>
          <w:fldChar w:fldCharType="begin"/>
        </w:r>
        <w:r>
          <w:rPr>
            <w:noProof/>
            <w:webHidden/>
          </w:rPr>
          <w:instrText xml:space="preserve"> PAGEREF _Toc276632829 \h </w:instrText>
        </w:r>
        <w:r>
          <w:rPr>
            <w:noProof/>
            <w:webHidden/>
          </w:rPr>
        </w:r>
        <w:r>
          <w:rPr>
            <w:noProof/>
            <w:webHidden/>
          </w:rPr>
          <w:fldChar w:fldCharType="separate"/>
        </w:r>
        <w:r>
          <w:rPr>
            <w:noProof/>
            <w:webHidden/>
          </w:rPr>
          <w:t>189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0" w:history="1">
        <w:r w:rsidRPr="003D24B9">
          <w:rPr>
            <w:rStyle w:val="Hyperlink"/>
            <w:noProof/>
          </w:rPr>
          <w:t>3.2.276</w:t>
        </w:r>
        <w:r>
          <w:rPr>
            <w:rFonts w:asciiTheme="minorHAnsi" w:eastAsiaTheme="minorEastAsia" w:hAnsiTheme="minorHAnsi" w:cstheme="minorBidi"/>
            <w:b w:val="0"/>
            <w:noProof/>
            <w:sz w:val="22"/>
            <w:szCs w:val="22"/>
          </w:rPr>
          <w:tab/>
        </w:r>
        <w:r w:rsidRPr="003D24B9">
          <w:rPr>
            <w:rStyle w:val="Hyperlink"/>
            <w:noProof/>
          </w:rPr>
          <w:t>FANR – PID $162B – Actual Fan Speed</w:t>
        </w:r>
        <w:r>
          <w:rPr>
            <w:noProof/>
            <w:webHidden/>
          </w:rPr>
          <w:tab/>
        </w:r>
        <w:r>
          <w:rPr>
            <w:noProof/>
            <w:webHidden/>
          </w:rPr>
          <w:fldChar w:fldCharType="begin"/>
        </w:r>
        <w:r>
          <w:rPr>
            <w:noProof/>
            <w:webHidden/>
          </w:rPr>
          <w:instrText xml:space="preserve"> PAGEREF _Toc276632830 \h </w:instrText>
        </w:r>
        <w:r>
          <w:rPr>
            <w:noProof/>
            <w:webHidden/>
          </w:rPr>
        </w:r>
        <w:r>
          <w:rPr>
            <w:noProof/>
            <w:webHidden/>
          </w:rPr>
          <w:fldChar w:fldCharType="separate"/>
        </w:r>
        <w:r>
          <w:rPr>
            <w:noProof/>
            <w:webHidden/>
          </w:rPr>
          <w:t>189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1" w:history="1">
        <w:r w:rsidRPr="003D24B9">
          <w:rPr>
            <w:rStyle w:val="Hyperlink"/>
            <w:noProof/>
          </w:rPr>
          <w:t>3.2.277</w:t>
        </w:r>
        <w:r>
          <w:rPr>
            <w:rFonts w:asciiTheme="minorHAnsi" w:eastAsiaTheme="minorEastAsia" w:hAnsiTheme="minorHAnsi" w:cstheme="minorBidi"/>
            <w:b w:val="0"/>
            <w:noProof/>
            <w:sz w:val="22"/>
            <w:szCs w:val="22"/>
          </w:rPr>
          <w:tab/>
        </w:r>
        <w:r w:rsidRPr="003D24B9">
          <w:rPr>
            <w:rStyle w:val="Hyperlink"/>
            <w:noProof/>
          </w:rPr>
          <w:t>FANR – PID $163F – Desired Fan Speed</w:t>
        </w:r>
        <w:r>
          <w:rPr>
            <w:noProof/>
            <w:webHidden/>
          </w:rPr>
          <w:tab/>
        </w:r>
        <w:r>
          <w:rPr>
            <w:noProof/>
            <w:webHidden/>
          </w:rPr>
          <w:fldChar w:fldCharType="begin"/>
        </w:r>
        <w:r>
          <w:rPr>
            <w:noProof/>
            <w:webHidden/>
          </w:rPr>
          <w:instrText xml:space="preserve"> PAGEREF _Toc276632831 \h </w:instrText>
        </w:r>
        <w:r>
          <w:rPr>
            <w:noProof/>
            <w:webHidden/>
          </w:rPr>
        </w:r>
        <w:r>
          <w:rPr>
            <w:noProof/>
            <w:webHidden/>
          </w:rPr>
          <w:fldChar w:fldCharType="separate"/>
        </w:r>
        <w:r>
          <w:rPr>
            <w:noProof/>
            <w:webHidden/>
          </w:rPr>
          <w:t>189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2" w:history="1">
        <w:r w:rsidRPr="003D24B9">
          <w:rPr>
            <w:rStyle w:val="Hyperlink"/>
            <w:noProof/>
          </w:rPr>
          <w:t>3.2.278</w:t>
        </w:r>
        <w:r>
          <w:rPr>
            <w:rFonts w:asciiTheme="minorHAnsi" w:eastAsiaTheme="minorEastAsia" w:hAnsiTheme="minorHAnsi" w:cstheme="minorBidi"/>
            <w:b w:val="0"/>
            <w:noProof/>
            <w:sz w:val="22"/>
            <w:szCs w:val="22"/>
          </w:rPr>
          <w:tab/>
        </w:r>
        <w:r w:rsidRPr="003D24B9">
          <w:rPr>
            <w:rStyle w:val="Hyperlink"/>
            <w:noProof/>
          </w:rPr>
          <w:t>FANR – PID $1641 – Percent Fan Commanded</w:t>
        </w:r>
        <w:r>
          <w:rPr>
            <w:noProof/>
            <w:webHidden/>
          </w:rPr>
          <w:tab/>
        </w:r>
        <w:r>
          <w:rPr>
            <w:noProof/>
            <w:webHidden/>
          </w:rPr>
          <w:fldChar w:fldCharType="begin"/>
        </w:r>
        <w:r>
          <w:rPr>
            <w:noProof/>
            <w:webHidden/>
          </w:rPr>
          <w:instrText xml:space="preserve"> PAGEREF _Toc276632832 \h </w:instrText>
        </w:r>
        <w:r>
          <w:rPr>
            <w:noProof/>
            <w:webHidden/>
          </w:rPr>
        </w:r>
        <w:r>
          <w:rPr>
            <w:noProof/>
            <w:webHidden/>
          </w:rPr>
          <w:fldChar w:fldCharType="separate"/>
        </w:r>
        <w:r>
          <w:rPr>
            <w:noProof/>
            <w:webHidden/>
          </w:rPr>
          <w:t>189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3" w:history="1">
        <w:r w:rsidRPr="003D24B9">
          <w:rPr>
            <w:rStyle w:val="Hyperlink"/>
            <w:noProof/>
          </w:rPr>
          <w:t>3.2.279</w:t>
        </w:r>
        <w:r>
          <w:rPr>
            <w:rFonts w:asciiTheme="minorHAnsi" w:eastAsiaTheme="minorEastAsia" w:hAnsiTheme="minorHAnsi" w:cstheme="minorBidi"/>
            <w:b w:val="0"/>
            <w:noProof/>
            <w:sz w:val="22"/>
            <w:szCs w:val="22"/>
          </w:rPr>
          <w:tab/>
        </w:r>
        <w:r w:rsidRPr="003D24B9">
          <w:rPr>
            <w:rStyle w:val="Hyperlink"/>
            <w:noProof/>
          </w:rPr>
          <w:t>IMOR – PID $1643 – Immobilizer Security Status</w:t>
        </w:r>
        <w:r>
          <w:rPr>
            <w:noProof/>
            <w:webHidden/>
          </w:rPr>
          <w:tab/>
        </w:r>
        <w:r>
          <w:rPr>
            <w:noProof/>
            <w:webHidden/>
          </w:rPr>
          <w:fldChar w:fldCharType="begin"/>
        </w:r>
        <w:r>
          <w:rPr>
            <w:noProof/>
            <w:webHidden/>
          </w:rPr>
          <w:instrText xml:space="preserve"> PAGEREF _Toc276632833 \h </w:instrText>
        </w:r>
        <w:r>
          <w:rPr>
            <w:noProof/>
            <w:webHidden/>
          </w:rPr>
        </w:r>
        <w:r>
          <w:rPr>
            <w:noProof/>
            <w:webHidden/>
          </w:rPr>
          <w:fldChar w:fldCharType="separate"/>
        </w:r>
        <w:r>
          <w:rPr>
            <w:noProof/>
            <w:webHidden/>
          </w:rPr>
          <w:t>190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4" w:history="1">
        <w:r w:rsidRPr="003D24B9">
          <w:rPr>
            <w:rStyle w:val="Hyperlink"/>
            <w:noProof/>
          </w:rPr>
          <w:t>3.2.280</w:t>
        </w:r>
        <w:r>
          <w:rPr>
            <w:rFonts w:asciiTheme="minorHAnsi" w:eastAsiaTheme="minorEastAsia" w:hAnsiTheme="minorHAnsi" w:cstheme="minorBidi"/>
            <w:b w:val="0"/>
            <w:noProof/>
            <w:sz w:val="22"/>
            <w:szCs w:val="22"/>
          </w:rPr>
          <w:tab/>
        </w:r>
        <w:r w:rsidRPr="003D24B9">
          <w:rPr>
            <w:rStyle w:val="Hyperlink"/>
            <w:noProof/>
          </w:rPr>
          <w:t>IMOR – PID $1644 – Powertrain Immobilizer Security Status</w:t>
        </w:r>
        <w:r>
          <w:rPr>
            <w:noProof/>
            <w:webHidden/>
          </w:rPr>
          <w:tab/>
        </w:r>
        <w:r>
          <w:rPr>
            <w:noProof/>
            <w:webHidden/>
          </w:rPr>
          <w:fldChar w:fldCharType="begin"/>
        </w:r>
        <w:r>
          <w:rPr>
            <w:noProof/>
            <w:webHidden/>
          </w:rPr>
          <w:instrText xml:space="preserve"> PAGEREF _Toc276632834 \h </w:instrText>
        </w:r>
        <w:r>
          <w:rPr>
            <w:noProof/>
            <w:webHidden/>
          </w:rPr>
        </w:r>
        <w:r>
          <w:rPr>
            <w:noProof/>
            <w:webHidden/>
          </w:rPr>
          <w:fldChar w:fldCharType="separate"/>
        </w:r>
        <w:r>
          <w:rPr>
            <w:noProof/>
            <w:webHidden/>
          </w:rPr>
          <w:t>192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5" w:history="1">
        <w:r w:rsidRPr="003D24B9">
          <w:rPr>
            <w:rStyle w:val="Hyperlink"/>
            <w:noProof/>
          </w:rPr>
          <w:t>3.2.281</w:t>
        </w:r>
        <w:r>
          <w:rPr>
            <w:rFonts w:asciiTheme="minorHAnsi" w:eastAsiaTheme="minorEastAsia" w:hAnsiTheme="minorHAnsi" w:cstheme="minorBidi"/>
            <w:b w:val="0"/>
            <w:noProof/>
            <w:sz w:val="22"/>
            <w:szCs w:val="22"/>
          </w:rPr>
          <w:tab/>
        </w:r>
        <w:r w:rsidRPr="003D24B9">
          <w:rPr>
            <w:rStyle w:val="Hyperlink"/>
            <w:noProof/>
          </w:rPr>
          <w:t>ECTR – PID $1652 – High Sided Coolant Rationality Ignition Off Time</w:t>
        </w:r>
        <w:r>
          <w:rPr>
            <w:noProof/>
            <w:webHidden/>
          </w:rPr>
          <w:tab/>
        </w:r>
        <w:r>
          <w:rPr>
            <w:noProof/>
            <w:webHidden/>
          </w:rPr>
          <w:fldChar w:fldCharType="begin"/>
        </w:r>
        <w:r>
          <w:rPr>
            <w:noProof/>
            <w:webHidden/>
          </w:rPr>
          <w:instrText xml:space="preserve"> PAGEREF _Toc276632835 \h </w:instrText>
        </w:r>
        <w:r>
          <w:rPr>
            <w:noProof/>
            <w:webHidden/>
          </w:rPr>
        </w:r>
        <w:r>
          <w:rPr>
            <w:noProof/>
            <w:webHidden/>
          </w:rPr>
          <w:fldChar w:fldCharType="separate"/>
        </w:r>
        <w:r>
          <w:rPr>
            <w:noProof/>
            <w:webHidden/>
          </w:rPr>
          <w:t>193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6" w:history="1">
        <w:r w:rsidRPr="003D24B9">
          <w:rPr>
            <w:rStyle w:val="Hyperlink"/>
            <w:noProof/>
          </w:rPr>
          <w:t>3.2.282</w:t>
        </w:r>
        <w:r>
          <w:rPr>
            <w:rFonts w:asciiTheme="minorHAnsi" w:eastAsiaTheme="minorEastAsia" w:hAnsiTheme="minorHAnsi" w:cstheme="minorBidi"/>
            <w:b w:val="0"/>
            <w:noProof/>
            <w:sz w:val="22"/>
            <w:szCs w:val="22"/>
          </w:rPr>
          <w:tab/>
        </w:r>
        <w:r w:rsidRPr="003D24B9">
          <w:rPr>
            <w:rStyle w:val="Hyperlink"/>
            <w:noProof/>
          </w:rPr>
          <w:t>PHSR – PID $166A – Exhaust Cam Phase Duty Cycle Bank 1</w:t>
        </w:r>
        <w:r>
          <w:rPr>
            <w:noProof/>
            <w:webHidden/>
          </w:rPr>
          <w:tab/>
        </w:r>
        <w:r>
          <w:rPr>
            <w:noProof/>
            <w:webHidden/>
          </w:rPr>
          <w:fldChar w:fldCharType="begin"/>
        </w:r>
        <w:r>
          <w:rPr>
            <w:noProof/>
            <w:webHidden/>
          </w:rPr>
          <w:instrText xml:space="preserve"> PAGEREF _Toc276632836 \h </w:instrText>
        </w:r>
        <w:r>
          <w:rPr>
            <w:noProof/>
            <w:webHidden/>
          </w:rPr>
        </w:r>
        <w:r>
          <w:rPr>
            <w:noProof/>
            <w:webHidden/>
          </w:rPr>
          <w:fldChar w:fldCharType="separate"/>
        </w:r>
        <w:r>
          <w:rPr>
            <w:noProof/>
            <w:webHidden/>
          </w:rPr>
          <w:t>193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7" w:history="1">
        <w:r w:rsidRPr="003D24B9">
          <w:rPr>
            <w:rStyle w:val="Hyperlink"/>
            <w:noProof/>
          </w:rPr>
          <w:t>3.2.283</w:t>
        </w:r>
        <w:r>
          <w:rPr>
            <w:rFonts w:asciiTheme="minorHAnsi" w:eastAsiaTheme="minorEastAsia" w:hAnsiTheme="minorHAnsi" w:cstheme="minorBidi"/>
            <w:b w:val="0"/>
            <w:noProof/>
            <w:sz w:val="22"/>
            <w:szCs w:val="22"/>
          </w:rPr>
          <w:tab/>
        </w:r>
        <w:r w:rsidRPr="003D24B9">
          <w:rPr>
            <w:rStyle w:val="Hyperlink"/>
            <w:noProof/>
          </w:rPr>
          <w:t>PHSR – PID $166B – Intake Cam Phase Duty Cycle Bank 1</w:t>
        </w:r>
        <w:r>
          <w:rPr>
            <w:noProof/>
            <w:webHidden/>
          </w:rPr>
          <w:tab/>
        </w:r>
        <w:r>
          <w:rPr>
            <w:noProof/>
            <w:webHidden/>
          </w:rPr>
          <w:fldChar w:fldCharType="begin"/>
        </w:r>
        <w:r>
          <w:rPr>
            <w:noProof/>
            <w:webHidden/>
          </w:rPr>
          <w:instrText xml:space="preserve"> PAGEREF _Toc276632837 \h </w:instrText>
        </w:r>
        <w:r>
          <w:rPr>
            <w:noProof/>
            <w:webHidden/>
          </w:rPr>
        </w:r>
        <w:r>
          <w:rPr>
            <w:noProof/>
            <w:webHidden/>
          </w:rPr>
          <w:fldChar w:fldCharType="separate"/>
        </w:r>
        <w:r>
          <w:rPr>
            <w:noProof/>
            <w:webHidden/>
          </w:rPr>
          <w:t>193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8" w:history="1">
        <w:r w:rsidRPr="003D24B9">
          <w:rPr>
            <w:rStyle w:val="Hyperlink"/>
            <w:noProof/>
          </w:rPr>
          <w:t>3.2.284</w:t>
        </w:r>
        <w:r>
          <w:rPr>
            <w:rFonts w:asciiTheme="minorHAnsi" w:eastAsiaTheme="minorEastAsia" w:hAnsiTheme="minorHAnsi" w:cstheme="minorBidi"/>
            <w:b w:val="0"/>
            <w:noProof/>
            <w:sz w:val="22"/>
            <w:szCs w:val="22"/>
          </w:rPr>
          <w:tab/>
        </w:r>
        <w:r w:rsidRPr="003D24B9">
          <w:rPr>
            <w:rStyle w:val="Hyperlink"/>
            <w:noProof/>
          </w:rPr>
          <w:t>PHSR – PID $166C – Exhaust Cam Phase Duty Cycle Bank 2</w:t>
        </w:r>
        <w:r>
          <w:rPr>
            <w:noProof/>
            <w:webHidden/>
          </w:rPr>
          <w:tab/>
        </w:r>
        <w:r>
          <w:rPr>
            <w:noProof/>
            <w:webHidden/>
          </w:rPr>
          <w:fldChar w:fldCharType="begin"/>
        </w:r>
        <w:r>
          <w:rPr>
            <w:noProof/>
            <w:webHidden/>
          </w:rPr>
          <w:instrText xml:space="preserve"> PAGEREF _Toc276632838 \h </w:instrText>
        </w:r>
        <w:r>
          <w:rPr>
            <w:noProof/>
            <w:webHidden/>
          </w:rPr>
        </w:r>
        <w:r>
          <w:rPr>
            <w:noProof/>
            <w:webHidden/>
          </w:rPr>
          <w:fldChar w:fldCharType="separate"/>
        </w:r>
        <w:r>
          <w:rPr>
            <w:noProof/>
            <w:webHidden/>
          </w:rPr>
          <w:t>193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39" w:history="1">
        <w:r w:rsidRPr="003D24B9">
          <w:rPr>
            <w:rStyle w:val="Hyperlink"/>
            <w:noProof/>
          </w:rPr>
          <w:t>3.2.285</w:t>
        </w:r>
        <w:r>
          <w:rPr>
            <w:rFonts w:asciiTheme="minorHAnsi" w:eastAsiaTheme="minorEastAsia" w:hAnsiTheme="minorHAnsi" w:cstheme="minorBidi"/>
            <w:b w:val="0"/>
            <w:noProof/>
            <w:sz w:val="22"/>
            <w:szCs w:val="22"/>
          </w:rPr>
          <w:tab/>
        </w:r>
        <w:r w:rsidRPr="003D24B9">
          <w:rPr>
            <w:rStyle w:val="Hyperlink"/>
            <w:noProof/>
          </w:rPr>
          <w:t>PHSR – PID $166D – Intake Cam Phase Duty Cycle Bank 2</w:t>
        </w:r>
        <w:r>
          <w:rPr>
            <w:noProof/>
            <w:webHidden/>
          </w:rPr>
          <w:tab/>
        </w:r>
        <w:r>
          <w:rPr>
            <w:noProof/>
            <w:webHidden/>
          </w:rPr>
          <w:fldChar w:fldCharType="begin"/>
        </w:r>
        <w:r>
          <w:rPr>
            <w:noProof/>
            <w:webHidden/>
          </w:rPr>
          <w:instrText xml:space="preserve"> PAGEREF _Toc276632839 \h </w:instrText>
        </w:r>
        <w:r>
          <w:rPr>
            <w:noProof/>
            <w:webHidden/>
          </w:rPr>
        </w:r>
        <w:r>
          <w:rPr>
            <w:noProof/>
            <w:webHidden/>
          </w:rPr>
          <w:fldChar w:fldCharType="separate"/>
        </w:r>
        <w:r>
          <w:rPr>
            <w:noProof/>
            <w:webHidden/>
          </w:rPr>
          <w:t>193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0" w:history="1">
        <w:r w:rsidRPr="003D24B9">
          <w:rPr>
            <w:rStyle w:val="Hyperlink"/>
            <w:noProof/>
          </w:rPr>
          <w:t>3.2.286</w:t>
        </w:r>
        <w:r>
          <w:rPr>
            <w:rFonts w:asciiTheme="minorHAnsi" w:eastAsiaTheme="minorEastAsia" w:hAnsiTheme="minorHAnsi" w:cstheme="minorBidi"/>
            <w:b w:val="0"/>
            <w:noProof/>
            <w:sz w:val="22"/>
            <w:szCs w:val="22"/>
          </w:rPr>
          <w:tab/>
        </w:r>
        <w:r w:rsidRPr="003D24B9">
          <w:rPr>
            <w:rStyle w:val="Hyperlink"/>
            <w:noProof/>
          </w:rPr>
          <w:t>OXYR – PID $1676 – Oxygen Sensor Heater Duty Cycle Bank 2 Sensor 2</w:t>
        </w:r>
        <w:r>
          <w:rPr>
            <w:noProof/>
            <w:webHidden/>
          </w:rPr>
          <w:tab/>
        </w:r>
        <w:r>
          <w:rPr>
            <w:noProof/>
            <w:webHidden/>
          </w:rPr>
          <w:fldChar w:fldCharType="begin"/>
        </w:r>
        <w:r>
          <w:rPr>
            <w:noProof/>
            <w:webHidden/>
          </w:rPr>
          <w:instrText xml:space="preserve"> PAGEREF _Toc276632840 \h </w:instrText>
        </w:r>
        <w:r>
          <w:rPr>
            <w:noProof/>
            <w:webHidden/>
          </w:rPr>
        </w:r>
        <w:r>
          <w:rPr>
            <w:noProof/>
            <w:webHidden/>
          </w:rPr>
          <w:fldChar w:fldCharType="separate"/>
        </w:r>
        <w:r>
          <w:rPr>
            <w:noProof/>
            <w:webHidden/>
          </w:rPr>
          <w:t>194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1" w:history="1">
        <w:r w:rsidRPr="003D24B9">
          <w:rPr>
            <w:rStyle w:val="Hyperlink"/>
            <w:noProof/>
          </w:rPr>
          <w:t>3.2.287</w:t>
        </w:r>
        <w:r>
          <w:rPr>
            <w:rFonts w:asciiTheme="minorHAnsi" w:eastAsiaTheme="minorEastAsia" w:hAnsiTheme="minorHAnsi" w:cstheme="minorBidi"/>
            <w:b w:val="0"/>
            <w:noProof/>
            <w:sz w:val="22"/>
            <w:szCs w:val="22"/>
          </w:rPr>
          <w:tab/>
        </w:r>
        <w:r w:rsidRPr="003D24B9">
          <w:rPr>
            <w:rStyle w:val="Hyperlink"/>
            <w:noProof/>
          </w:rPr>
          <w:t>OXYR – PID $1677 – Oxygen Sensor Heater Duty Cycle Bank 1 Sensor 2</w:t>
        </w:r>
        <w:r>
          <w:rPr>
            <w:noProof/>
            <w:webHidden/>
          </w:rPr>
          <w:tab/>
        </w:r>
        <w:r>
          <w:rPr>
            <w:noProof/>
            <w:webHidden/>
          </w:rPr>
          <w:fldChar w:fldCharType="begin"/>
        </w:r>
        <w:r>
          <w:rPr>
            <w:noProof/>
            <w:webHidden/>
          </w:rPr>
          <w:instrText xml:space="preserve"> PAGEREF _Toc276632841 \h </w:instrText>
        </w:r>
        <w:r>
          <w:rPr>
            <w:noProof/>
            <w:webHidden/>
          </w:rPr>
        </w:r>
        <w:r>
          <w:rPr>
            <w:noProof/>
            <w:webHidden/>
          </w:rPr>
          <w:fldChar w:fldCharType="separate"/>
        </w:r>
        <w:r>
          <w:rPr>
            <w:noProof/>
            <w:webHidden/>
          </w:rPr>
          <w:t>194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2" w:history="1">
        <w:r w:rsidRPr="003D24B9">
          <w:rPr>
            <w:rStyle w:val="Hyperlink"/>
            <w:noProof/>
          </w:rPr>
          <w:t>3.2.288</w:t>
        </w:r>
        <w:r>
          <w:rPr>
            <w:rFonts w:asciiTheme="minorHAnsi" w:eastAsiaTheme="minorEastAsia" w:hAnsiTheme="minorHAnsi" w:cstheme="minorBidi"/>
            <w:b w:val="0"/>
            <w:noProof/>
            <w:sz w:val="22"/>
            <w:szCs w:val="22"/>
          </w:rPr>
          <w:tab/>
        </w:r>
        <w:r w:rsidRPr="003D24B9">
          <w:rPr>
            <w:rStyle w:val="Hyperlink"/>
            <w:noProof/>
          </w:rPr>
          <w:t>PHSR – PID $168D – Exhaust Cam Phase Angle Actual Bank 1</w:t>
        </w:r>
        <w:r>
          <w:rPr>
            <w:noProof/>
            <w:webHidden/>
          </w:rPr>
          <w:tab/>
        </w:r>
        <w:r>
          <w:rPr>
            <w:noProof/>
            <w:webHidden/>
          </w:rPr>
          <w:fldChar w:fldCharType="begin"/>
        </w:r>
        <w:r>
          <w:rPr>
            <w:noProof/>
            <w:webHidden/>
          </w:rPr>
          <w:instrText xml:space="preserve"> PAGEREF _Toc276632842 \h </w:instrText>
        </w:r>
        <w:r>
          <w:rPr>
            <w:noProof/>
            <w:webHidden/>
          </w:rPr>
        </w:r>
        <w:r>
          <w:rPr>
            <w:noProof/>
            <w:webHidden/>
          </w:rPr>
          <w:fldChar w:fldCharType="separate"/>
        </w:r>
        <w:r>
          <w:rPr>
            <w:noProof/>
            <w:webHidden/>
          </w:rPr>
          <w:t>194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3" w:history="1">
        <w:r w:rsidRPr="003D24B9">
          <w:rPr>
            <w:rStyle w:val="Hyperlink"/>
            <w:noProof/>
          </w:rPr>
          <w:t>3.2.289</w:t>
        </w:r>
        <w:r>
          <w:rPr>
            <w:rFonts w:asciiTheme="minorHAnsi" w:eastAsiaTheme="minorEastAsia" w:hAnsiTheme="minorHAnsi" w:cstheme="minorBidi"/>
            <w:b w:val="0"/>
            <w:noProof/>
            <w:sz w:val="22"/>
            <w:szCs w:val="22"/>
          </w:rPr>
          <w:tab/>
        </w:r>
        <w:r w:rsidRPr="003D24B9">
          <w:rPr>
            <w:rStyle w:val="Hyperlink"/>
            <w:noProof/>
          </w:rPr>
          <w:t>PHSR – PID $168E – Intake Cam Phase Angle Actual Bank 1</w:t>
        </w:r>
        <w:r>
          <w:rPr>
            <w:noProof/>
            <w:webHidden/>
          </w:rPr>
          <w:tab/>
        </w:r>
        <w:r>
          <w:rPr>
            <w:noProof/>
            <w:webHidden/>
          </w:rPr>
          <w:fldChar w:fldCharType="begin"/>
        </w:r>
        <w:r>
          <w:rPr>
            <w:noProof/>
            <w:webHidden/>
          </w:rPr>
          <w:instrText xml:space="preserve"> PAGEREF _Toc276632843 \h </w:instrText>
        </w:r>
        <w:r>
          <w:rPr>
            <w:noProof/>
            <w:webHidden/>
          </w:rPr>
        </w:r>
        <w:r>
          <w:rPr>
            <w:noProof/>
            <w:webHidden/>
          </w:rPr>
          <w:fldChar w:fldCharType="separate"/>
        </w:r>
        <w:r>
          <w:rPr>
            <w:noProof/>
            <w:webHidden/>
          </w:rPr>
          <w:t>194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4" w:history="1">
        <w:r w:rsidRPr="003D24B9">
          <w:rPr>
            <w:rStyle w:val="Hyperlink"/>
            <w:noProof/>
          </w:rPr>
          <w:t>3.2.290</w:t>
        </w:r>
        <w:r>
          <w:rPr>
            <w:rFonts w:asciiTheme="minorHAnsi" w:eastAsiaTheme="minorEastAsia" w:hAnsiTheme="minorHAnsi" w:cstheme="minorBidi"/>
            <w:b w:val="0"/>
            <w:noProof/>
            <w:sz w:val="22"/>
            <w:szCs w:val="22"/>
          </w:rPr>
          <w:tab/>
        </w:r>
        <w:r w:rsidRPr="003D24B9">
          <w:rPr>
            <w:rStyle w:val="Hyperlink"/>
            <w:noProof/>
          </w:rPr>
          <w:t>PHSR – PID $168F – Exhaust Cam Phase Angle Actual Bank 2</w:t>
        </w:r>
        <w:r>
          <w:rPr>
            <w:noProof/>
            <w:webHidden/>
          </w:rPr>
          <w:tab/>
        </w:r>
        <w:r>
          <w:rPr>
            <w:noProof/>
            <w:webHidden/>
          </w:rPr>
          <w:fldChar w:fldCharType="begin"/>
        </w:r>
        <w:r>
          <w:rPr>
            <w:noProof/>
            <w:webHidden/>
          </w:rPr>
          <w:instrText xml:space="preserve"> PAGEREF _Toc276632844 \h </w:instrText>
        </w:r>
        <w:r>
          <w:rPr>
            <w:noProof/>
            <w:webHidden/>
          </w:rPr>
        </w:r>
        <w:r>
          <w:rPr>
            <w:noProof/>
            <w:webHidden/>
          </w:rPr>
          <w:fldChar w:fldCharType="separate"/>
        </w:r>
        <w:r>
          <w:rPr>
            <w:noProof/>
            <w:webHidden/>
          </w:rPr>
          <w:t>194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5" w:history="1">
        <w:r w:rsidRPr="003D24B9">
          <w:rPr>
            <w:rStyle w:val="Hyperlink"/>
            <w:noProof/>
          </w:rPr>
          <w:t>3.2.291</w:t>
        </w:r>
        <w:r>
          <w:rPr>
            <w:rFonts w:asciiTheme="minorHAnsi" w:eastAsiaTheme="minorEastAsia" w:hAnsiTheme="minorHAnsi" w:cstheme="minorBidi"/>
            <w:b w:val="0"/>
            <w:noProof/>
            <w:sz w:val="22"/>
            <w:szCs w:val="22"/>
          </w:rPr>
          <w:tab/>
        </w:r>
        <w:r w:rsidRPr="003D24B9">
          <w:rPr>
            <w:rStyle w:val="Hyperlink"/>
            <w:noProof/>
          </w:rPr>
          <w:t>PHSR – PID $1690 – Intake Cam Phase Angle Actual Bank 2</w:t>
        </w:r>
        <w:r>
          <w:rPr>
            <w:noProof/>
            <w:webHidden/>
          </w:rPr>
          <w:tab/>
        </w:r>
        <w:r>
          <w:rPr>
            <w:noProof/>
            <w:webHidden/>
          </w:rPr>
          <w:fldChar w:fldCharType="begin"/>
        </w:r>
        <w:r>
          <w:rPr>
            <w:noProof/>
            <w:webHidden/>
          </w:rPr>
          <w:instrText xml:space="preserve"> PAGEREF _Toc276632845 \h </w:instrText>
        </w:r>
        <w:r>
          <w:rPr>
            <w:noProof/>
            <w:webHidden/>
          </w:rPr>
        </w:r>
        <w:r>
          <w:rPr>
            <w:noProof/>
            <w:webHidden/>
          </w:rPr>
          <w:fldChar w:fldCharType="separate"/>
        </w:r>
        <w:r>
          <w:rPr>
            <w:noProof/>
            <w:webHidden/>
          </w:rPr>
          <w:t>195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6" w:history="1">
        <w:r w:rsidRPr="003D24B9">
          <w:rPr>
            <w:rStyle w:val="Hyperlink"/>
            <w:noProof/>
          </w:rPr>
          <w:t>3.2.292</w:t>
        </w:r>
        <w:r>
          <w:rPr>
            <w:rFonts w:asciiTheme="minorHAnsi" w:eastAsiaTheme="minorEastAsia" w:hAnsiTheme="minorHAnsi" w:cstheme="minorBidi"/>
            <w:b w:val="0"/>
            <w:noProof/>
            <w:sz w:val="22"/>
            <w:szCs w:val="22"/>
          </w:rPr>
          <w:tab/>
        </w:r>
        <w:r w:rsidRPr="003D24B9">
          <w:rPr>
            <w:rStyle w:val="Hyperlink"/>
            <w:noProof/>
          </w:rPr>
          <w:t>PHSR – PID $1691 – Exhaust Cam Phase Angle Desired Bank 1</w:t>
        </w:r>
        <w:r>
          <w:rPr>
            <w:noProof/>
            <w:webHidden/>
          </w:rPr>
          <w:tab/>
        </w:r>
        <w:r>
          <w:rPr>
            <w:noProof/>
            <w:webHidden/>
          </w:rPr>
          <w:fldChar w:fldCharType="begin"/>
        </w:r>
        <w:r>
          <w:rPr>
            <w:noProof/>
            <w:webHidden/>
          </w:rPr>
          <w:instrText xml:space="preserve"> PAGEREF _Toc276632846 \h </w:instrText>
        </w:r>
        <w:r>
          <w:rPr>
            <w:noProof/>
            <w:webHidden/>
          </w:rPr>
        </w:r>
        <w:r>
          <w:rPr>
            <w:noProof/>
            <w:webHidden/>
          </w:rPr>
          <w:fldChar w:fldCharType="separate"/>
        </w:r>
        <w:r>
          <w:rPr>
            <w:noProof/>
            <w:webHidden/>
          </w:rPr>
          <w:t>195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7" w:history="1">
        <w:r w:rsidRPr="003D24B9">
          <w:rPr>
            <w:rStyle w:val="Hyperlink"/>
            <w:noProof/>
          </w:rPr>
          <w:t>3.2.293</w:t>
        </w:r>
        <w:r>
          <w:rPr>
            <w:rFonts w:asciiTheme="minorHAnsi" w:eastAsiaTheme="minorEastAsia" w:hAnsiTheme="minorHAnsi" w:cstheme="minorBidi"/>
            <w:b w:val="0"/>
            <w:noProof/>
            <w:sz w:val="22"/>
            <w:szCs w:val="22"/>
          </w:rPr>
          <w:tab/>
        </w:r>
        <w:r w:rsidRPr="003D24B9">
          <w:rPr>
            <w:rStyle w:val="Hyperlink"/>
            <w:noProof/>
          </w:rPr>
          <w:t>PHSR – PID $1692 – Intake Cam Phase Angle Desired Bank 1</w:t>
        </w:r>
        <w:r>
          <w:rPr>
            <w:noProof/>
            <w:webHidden/>
          </w:rPr>
          <w:tab/>
        </w:r>
        <w:r>
          <w:rPr>
            <w:noProof/>
            <w:webHidden/>
          </w:rPr>
          <w:fldChar w:fldCharType="begin"/>
        </w:r>
        <w:r>
          <w:rPr>
            <w:noProof/>
            <w:webHidden/>
          </w:rPr>
          <w:instrText xml:space="preserve"> PAGEREF _Toc276632847 \h </w:instrText>
        </w:r>
        <w:r>
          <w:rPr>
            <w:noProof/>
            <w:webHidden/>
          </w:rPr>
        </w:r>
        <w:r>
          <w:rPr>
            <w:noProof/>
            <w:webHidden/>
          </w:rPr>
          <w:fldChar w:fldCharType="separate"/>
        </w:r>
        <w:r>
          <w:rPr>
            <w:noProof/>
            <w:webHidden/>
          </w:rPr>
          <w:t>195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8" w:history="1">
        <w:r w:rsidRPr="003D24B9">
          <w:rPr>
            <w:rStyle w:val="Hyperlink"/>
            <w:noProof/>
          </w:rPr>
          <w:t>3.2.294</w:t>
        </w:r>
        <w:r>
          <w:rPr>
            <w:rFonts w:asciiTheme="minorHAnsi" w:eastAsiaTheme="minorEastAsia" w:hAnsiTheme="minorHAnsi" w:cstheme="minorBidi"/>
            <w:b w:val="0"/>
            <w:noProof/>
            <w:sz w:val="22"/>
            <w:szCs w:val="22"/>
          </w:rPr>
          <w:tab/>
        </w:r>
        <w:r w:rsidRPr="003D24B9">
          <w:rPr>
            <w:rStyle w:val="Hyperlink"/>
            <w:noProof/>
          </w:rPr>
          <w:t>PHSR – PID $1693 – Exhaust Cam Phase Angle Desired Bank 2</w:t>
        </w:r>
        <w:r>
          <w:rPr>
            <w:noProof/>
            <w:webHidden/>
          </w:rPr>
          <w:tab/>
        </w:r>
        <w:r>
          <w:rPr>
            <w:noProof/>
            <w:webHidden/>
          </w:rPr>
          <w:fldChar w:fldCharType="begin"/>
        </w:r>
        <w:r>
          <w:rPr>
            <w:noProof/>
            <w:webHidden/>
          </w:rPr>
          <w:instrText xml:space="preserve"> PAGEREF _Toc276632848 \h </w:instrText>
        </w:r>
        <w:r>
          <w:rPr>
            <w:noProof/>
            <w:webHidden/>
          </w:rPr>
        </w:r>
        <w:r>
          <w:rPr>
            <w:noProof/>
            <w:webHidden/>
          </w:rPr>
          <w:fldChar w:fldCharType="separate"/>
        </w:r>
        <w:r>
          <w:rPr>
            <w:noProof/>
            <w:webHidden/>
          </w:rPr>
          <w:t>195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49" w:history="1">
        <w:r w:rsidRPr="003D24B9">
          <w:rPr>
            <w:rStyle w:val="Hyperlink"/>
            <w:noProof/>
          </w:rPr>
          <w:t>3.2.295</w:t>
        </w:r>
        <w:r>
          <w:rPr>
            <w:rFonts w:asciiTheme="minorHAnsi" w:eastAsiaTheme="minorEastAsia" w:hAnsiTheme="minorHAnsi" w:cstheme="minorBidi"/>
            <w:b w:val="0"/>
            <w:noProof/>
            <w:sz w:val="22"/>
            <w:szCs w:val="22"/>
          </w:rPr>
          <w:tab/>
        </w:r>
        <w:r w:rsidRPr="003D24B9">
          <w:rPr>
            <w:rStyle w:val="Hyperlink"/>
            <w:noProof/>
          </w:rPr>
          <w:t>PHSR – PID $1694 – Intake Cam Phase Angle Desired Bank 2</w:t>
        </w:r>
        <w:r>
          <w:rPr>
            <w:noProof/>
            <w:webHidden/>
          </w:rPr>
          <w:tab/>
        </w:r>
        <w:r>
          <w:rPr>
            <w:noProof/>
            <w:webHidden/>
          </w:rPr>
          <w:fldChar w:fldCharType="begin"/>
        </w:r>
        <w:r>
          <w:rPr>
            <w:noProof/>
            <w:webHidden/>
          </w:rPr>
          <w:instrText xml:space="preserve"> PAGEREF _Toc276632849 \h </w:instrText>
        </w:r>
        <w:r>
          <w:rPr>
            <w:noProof/>
            <w:webHidden/>
          </w:rPr>
        </w:r>
        <w:r>
          <w:rPr>
            <w:noProof/>
            <w:webHidden/>
          </w:rPr>
          <w:fldChar w:fldCharType="separate"/>
        </w:r>
        <w:r>
          <w:rPr>
            <w:noProof/>
            <w:webHidden/>
          </w:rPr>
          <w:t>195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0" w:history="1">
        <w:r w:rsidRPr="003D24B9">
          <w:rPr>
            <w:rStyle w:val="Hyperlink"/>
            <w:noProof/>
          </w:rPr>
          <w:t>3.2.296</w:t>
        </w:r>
        <w:r>
          <w:rPr>
            <w:rFonts w:asciiTheme="minorHAnsi" w:eastAsiaTheme="minorEastAsia" w:hAnsiTheme="minorHAnsi" w:cstheme="minorBidi"/>
            <w:b w:val="0"/>
            <w:noProof/>
            <w:sz w:val="22"/>
            <w:szCs w:val="22"/>
          </w:rPr>
          <w:tab/>
        </w:r>
        <w:r w:rsidRPr="003D24B9">
          <w:rPr>
            <w:rStyle w:val="Hyperlink"/>
            <w:noProof/>
          </w:rPr>
          <w:t>PHSR – PID $1695 – Exhaust Cam Phase Angle Error Bank 1</w:t>
        </w:r>
        <w:r>
          <w:rPr>
            <w:noProof/>
            <w:webHidden/>
          </w:rPr>
          <w:tab/>
        </w:r>
        <w:r>
          <w:rPr>
            <w:noProof/>
            <w:webHidden/>
          </w:rPr>
          <w:fldChar w:fldCharType="begin"/>
        </w:r>
        <w:r>
          <w:rPr>
            <w:noProof/>
            <w:webHidden/>
          </w:rPr>
          <w:instrText xml:space="preserve"> PAGEREF _Toc276632850 \h </w:instrText>
        </w:r>
        <w:r>
          <w:rPr>
            <w:noProof/>
            <w:webHidden/>
          </w:rPr>
        </w:r>
        <w:r>
          <w:rPr>
            <w:noProof/>
            <w:webHidden/>
          </w:rPr>
          <w:fldChar w:fldCharType="separate"/>
        </w:r>
        <w:r>
          <w:rPr>
            <w:noProof/>
            <w:webHidden/>
          </w:rPr>
          <w:t>196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1" w:history="1">
        <w:r w:rsidRPr="003D24B9">
          <w:rPr>
            <w:rStyle w:val="Hyperlink"/>
            <w:noProof/>
          </w:rPr>
          <w:t>3.2.297</w:t>
        </w:r>
        <w:r>
          <w:rPr>
            <w:rFonts w:asciiTheme="minorHAnsi" w:eastAsiaTheme="minorEastAsia" w:hAnsiTheme="minorHAnsi" w:cstheme="minorBidi"/>
            <w:b w:val="0"/>
            <w:noProof/>
            <w:sz w:val="22"/>
            <w:szCs w:val="22"/>
          </w:rPr>
          <w:tab/>
        </w:r>
        <w:r w:rsidRPr="003D24B9">
          <w:rPr>
            <w:rStyle w:val="Hyperlink"/>
            <w:noProof/>
          </w:rPr>
          <w:t>PHSR – PID $1696 – Intake Cam Phase Angle Error Bank 1</w:t>
        </w:r>
        <w:r>
          <w:rPr>
            <w:noProof/>
            <w:webHidden/>
          </w:rPr>
          <w:tab/>
        </w:r>
        <w:r>
          <w:rPr>
            <w:noProof/>
            <w:webHidden/>
          </w:rPr>
          <w:fldChar w:fldCharType="begin"/>
        </w:r>
        <w:r>
          <w:rPr>
            <w:noProof/>
            <w:webHidden/>
          </w:rPr>
          <w:instrText xml:space="preserve"> PAGEREF _Toc276632851 \h </w:instrText>
        </w:r>
        <w:r>
          <w:rPr>
            <w:noProof/>
            <w:webHidden/>
          </w:rPr>
        </w:r>
        <w:r>
          <w:rPr>
            <w:noProof/>
            <w:webHidden/>
          </w:rPr>
          <w:fldChar w:fldCharType="separate"/>
        </w:r>
        <w:r>
          <w:rPr>
            <w:noProof/>
            <w:webHidden/>
          </w:rPr>
          <w:t>196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2" w:history="1">
        <w:r w:rsidRPr="003D24B9">
          <w:rPr>
            <w:rStyle w:val="Hyperlink"/>
            <w:noProof/>
          </w:rPr>
          <w:t>3.2.298</w:t>
        </w:r>
        <w:r>
          <w:rPr>
            <w:rFonts w:asciiTheme="minorHAnsi" w:eastAsiaTheme="minorEastAsia" w:hAnsiTheme="minorHAnsi" w:cstheme="minorBidi"/>
            <w:b w:val="0"/>
            <w:noProof/>
            <w:sz w:val="22"/>
            <w:szCs w:val="22"/>
          </w:rPr>
          <w:tab/>
        </w:r>
        <w:r w:rsidRPr="003D24B9">
          <w:rPr>
            <w:rStyle w:val="Hyperlink"/>
            <w:noProof/>
          </w:rPr>
          <w:t>PHSR – PID $1697 – Exhaust Cam Phase Angle Error Bank 2</w:t>
        </w:r>
        <w:r>
          <w:rPr>
            <w:noProof/>
            <w:webHidden/>
          </w:rPr>
          <w:tab/>
        </w:r>
        <w:r>
          <w:rPr>
            <w:noProof/>
            <w:webHidden/>
          </w:rPr>
          <w:fldChar w:fldCharType="begin"/>
        </w:r>
        <w:r>
          <w:rPr>
            <w:noProof/>
            <w:webHidden/>
          </w:rPr>
          <w:instrText xml:space="preserve"> PAGEREF _Toc276632852 \h </w:instrText>
        </w:r>
        <w:r>
          <w:rPr>
            <w:noProof/>
            <w:webHidden/>
          </w:rPr>
        </w:r>
        <w:r>
          <w:rPr>
            <w:noProof/>
            <w:webHidden/>
          </w:rPr>
          <w:fldChar w:fldCharType="separate"/>
        </w:r>
        <w:r>
          <w:rPr>
            <w:noProof/>
            <w:webHidden/>
          </w:rPr>
          <w:t>196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3" w:history="1">
        <w:r w:rsidRPr="003D24B9">
          <w:rPr>
            <w:rStyle w:val="Hyperlink"/>
            <w:noProof/>
          </w:rPr>
          <w:t>3.2.299</w:t>
        </w:r>
        <w:r>
          <w:rPr>
            <w:rFonts w:asciiTheme="minorHAnsi" w:eastAsiaTheme="minorEastAsia" w:hAnsiTheme="minorHAnsi" w:cstheme="minorBidi"/>
            <w:b w:val="0"/>
            <w:noProof/>
            <w:sz w:val="22"/>
            <w:szCs w:val="22"/>
          </w:rPr>
          <w:tab/>
        </w:r>
        <w:r w:rsidRPr="003D24B9">
          <w:rPr>
            <w:rStyle w:val="Hyperlink"/>
            <w:noProof/>
          </w:rPr>
          <w:t>PHSR – PID $1698 – Intake Cam Phase Angle Error Bank 2</w:t>
        </w:r>
        <w:r>
          <w:rPr>
            <w:noProof/>
            <w:webHidden/>
          </w:rPr>
          <w:tab/>
        </w:r>
        <w:r>
          <w:rPr>
            <w:noProof/>
            <w:webHidden/>
          </w:rPr>
          <w:fldChar w:fldCharType="begin"/>
        </w:r>
        <w:r>
          <w:rPr>
            <w:noProof/>
            <w:webHidden/>
          </w:rPr>
          <w:instrText xml:space="preserve"> PAGEREF _Toc276632853 \h </w:instrText>
        </w:r>
        <w:r>
          <w:rPr>
            <w:noProof/>
            <w:webHidden/>
          </w:rPr>
        </w:r>
        <w:r>
          <w:rPr>
            <w:noProof/>
            <w:webHidden/>
          </w:rPr>
          <w:fldChar w:fldCharType="separate"/>
        </w:r>
        <w:r>
          <w:rPr>
            <w:noProof/>
            <w:webHidden/>
          </w:rPr>
          <w:t>196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4" w:history="1">
        <w:r w:rsidRPr="003D24B9">
          <w:rPr>
            <w:rStyle w:val="Hyperlink"/>
            <w:noProof/>
          </w:rPr>
          <w:t>3.2.300</w:t>
        </w:r>
        <w:r>
          <w:rPr>
            <w:rFonts w:asciiTheme="minorHAnsi" w:eastAsiaTheme="minorEastAsia" w:hAnsiTheme="minorHAnsi" w:cstheme="minorBidi"/>
            <w:b w:val="0"/>
            <w:noProof/>
            <w:sz w:val="22"/>
            <w:szCs w:val="22"/>
          </w:rPr>
          <w:tab/>
        </w:r>
        <w:r w:rsidRPr="003D24B9">
          <w:rPr>
            <w:rStyle w:val="Hyperlink"/>
            <w:noProof/>
          </w:rPr>
          <w:t>EPSR – PID $169A – Exhaust Cam Position Sensor Pulse Counter Bank 1</w:t>
        </w:r>
        <w:r>
          <w:rPr>
            <w:noProof/>
            <w:webHidden/>
          </w:rPr>
          <w:tab/>
        </w:r>
        <w:r>
          <w:rPr>
            <w:noProof/>
            <w:webHidden/>
          </w:rPr>
          <w:fldChar w:fldCharType="begin"/>
        </w:r>
        <w:r>
          <w:rPr>
            <w:noProof/>
            <w:webHidden/>
          </w:rPr>
          <w:instrText xml:space="preserve"> PAGEREF _Toc276632854 \h </w:instrText>
        </w:r>
        <w:r>
          <w:rPr>
            <w:noProof/>
            <w:webHidden/>
          </w:rPr>
        </w:r>
        <w:r>
          <w:rPr>
            <w:noProof/>
            <w:webHidden/>
          </w:rPr>
          <w:fldChar w:fldCharType="separate"/>
        </w:r>
        <w:r>
          <w:rPr>
            <w:noProof/>
            <w:webHidden/>
          </w:rPr>
          <w:t>196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5" w:history="1">
        <w:r w:rsidRPr="003D24B9">
          <w:rPr>
            <w:rStyle w:val="Hyperlink"/>
            <w:noProof/>
          </w:rPr>
          <w:t>3.2.301</w:t>
        </w:r>
        <w:r>
          <w:rPr>
            <w:rFonts w:asciiTheme="minorHAnsi" w:eastAsiaTheme="minorEastAsia" w:hAnsiTheme="minorHAnsi" w:cstheme="minorBidi"/>
            <w:b w:val="0"/>
            <w:noProof/>
            <w:sz w:val="22"/>
            <w:szCs w:val="22"/>
          </w:rPr>
          <w:tab/>
        </w:r>
        <w:r w:rsidRPr="003D24B9">
          <w:rPr>
            <w:rStyle w:val="Hyperlink"/>
            <w:noProof/>
          </w:rPr>
          <w:t>EPSR – PID $169B – Intake Cam Position Sensor Pulse Counter Bank 1</w:t>
        </w:r>
        <w:r>
          <w:rPr>
            <w:noProof/>
            <w:webHidden/>
          </w:rPr>
          <w:tab/>
        </w:r>
        <w:r>
          <w:rPr>
            <w:noProof/>
            <w:webHidden/>
          </w:rPr>
          <w:fldChar w:fldCharType="begin"/>
        </w:r>
        <w:r>
          <w:rPr>
            <w:noProof/>
            <w:webHidden/>
          </w:rPr>
          <w:instrText xml:space="preserve"> PAGEREF _Toc276632855 \h </w:instrText>
        </w:r>
        <w:r>
          <w:rPr>
            <w:noProof/>
            <w:webHidden/>
          </w:rPr>
        </w:r>
        <w:r>
          <w:rPr>
            <w:noProof/>
            <w:webHidden/>
          </w:rPr>
          <w:fldChar w:fldCharType="separate"/>
        </w:r>
        <w:r>
          <w:rPr>
            <w:noProof/>
            <w:webHidden/>
          </w:rPr>
          <w:t>197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6" w:history="1">
        <w:r w:rsidRPr="003D24B9">
          <w:rPr>
            <w:rStyle w:val="Hyperlink"/>
            <w:noProof/>
          </w:rPr>
          <w:t>3.2.302</w:t>
        </w:r>
        <w:r>
          <w:rPr>
            <w:rFonts w:asciiTheme="minorHAnsi" w:eastAsiaTheme="minorEastAsia" w:hAnsiTheme="minorHAnsi" w:cstheme="minorBidi"/>
            <w:b w:val="0"/>
            <w:noProof/>
            <w:sz w:val="22"/>
            <w:szCs w:val="22"/>
          </w:rPr>
          <w:tab/>
        </w:r>
        <w:r w:rsidRPr="003D24B9">
          <w:rPr>
            <w:rStyle w:val="Hyperlink"/>
            <w:noProof/>
          </w:rPr>
          <w:t>EPSR – PID $169C – Exhaust Cam Position Sensor Pulse Counter Bank 2</w:t>
        </w:r>
        <w:r>
          <w:rPr>
            <w:noProof/>
            <w:webHidden/>
          </w:rPr>
          <w:tab/>
        </w:r>
        <w:r>
          <w:rPr>
            <w:noProof/>
            <w:webHidden/>
          </w:rPr>
          <w:fldChar w:fldCharType="begin"/>
        </w:r>
        <w:r>
          <w:rPr>
            <w:noProof/>
            <w:webHidden/>
          </w:rPr>
          <w:instrText xml:space="preserve"> PAGEREF _Toc276632856 \h </w:instrText>
        </w:r>
        <w:r>
          <w:rPr>
            <w:noProof/>
            <w:webHidden/>
          </w:rPr>
        </w:r>
        <w:r>
          <w:rPr>
            <w:noProof/>
            <w:webHidden/>
          </w:rPr>
          <w:fldChar w:fldCharType="separate"/>
        </w:r>
        <w:r>
          <w:rPr>
            <w:noProof/>
            <w:webHidden/>
          </w:rPr>
          <w:t>197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7" w:history="1">
        <w:r w:rsidRPr="003D24B9">
          <w:rPr>
            <w:rStyle w:val="Hyperlink"/>
            <w:noProof/>
          </w:rPr>
          <w:t>3.2.303</w:t>
        </w:r>
        <w:r>
          <w:rPr>
            <w:rFonts w:asciiTheme="minorHAnsi" w:eastAsiaTheme="minorEastAsia" w:hAnsiTheme="minorHAnsi" w:cstheme="minorBidi"/>
            <w:b w:val="0"/>
            <w:noProof/>
            <w:sz w:val="22"/>
            <w:szCs w:val="22"/>
          </w:rPr>
          <w:tab/>
        </w:r>
        <w:r w:rsidRPr="003D24B9">
          <w:rPr>
            <w:rStyle w:val="Hyperlink"/>
            <w:noProof/>
          </w:rPr>
          <w:t>EPSR – PID $169D – Intake Cam Position Sensor Pulse Counter Bank 2</w:t>
        </w:r>
        <w:r>
          <w:rPr>
            <w:noProof/>
            <w:webHidden/>
          </w:rPr>
          <w:tab/>
        </w:r>
        <w:r>
          <w:rPr>
            <w:noProof/>
            <w:webHidden/>
          </w:rPr>
          <w:fldChar w:fldCharType="begin"/>
        </w:r>
        <w:r>
          <w:rPr>
            <w:noProof/>
            <w:webHidden/>
          </w:rPr>
          <w:instrText xml:space="preserve"> PAGEREF _Toc276632857 \h </w:instrText>
        </w:r>
        <w:r>
          <w:rPr>
            <w:noProof/>
            <w:webHidden/>
          </w:rPr>
        </w:r>
        <w:r>
          <w:rPr>
            <w:noProof/>
            <w:webHidden/>
          </w:rPr>
          <w:fldChar w:fldCharType="separate"/>
        </w:r>
        <w:r>
          <w:rPr>
            <w:noProof/>
            <w:webHidden/>
          </w:rPr>
          <w:t>197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8" w:history="1">
        <w:r w:rsidRPr="003D24B9">
          <w:rPr>
            <w:rStyle w:val="Hyperlink"/>
            <w:noProof/>
          </w:rPr>
          <w:t>3.2.304</w:t>
        </w:r>
        <w:r>
          <w:rPr>
            <w:rFonts w:asciiTheme="minorHAnsi" w:eastAsiaTheme="minorEastAsia" w:hAnsiTheme="minorHAnsi" w:cstheme="minorBidi"/>
            <w:b w:val="0"/>
            <w:noProof/>
            <w:sz w:val="22"/>
            <w:szCs w:val="22"/>
          </w:rPr>
          <w:tab/>
        </w:r>
        <w:r w:rsidRPr="003D24B9">
          <w:rPr>
            <w:rStyle w:val="Hyperlink"/>
            <w:noProof/>
          </w:rPr>
          <w:t>TFTR – PID $1940 – Transmission Oil Temperature</w:t>
        </w:r>
        <w:r>
          <w:rPr>
            <w:noProof/>
            <w:webHidden/>
          </w:rPr>
          <w:tab/>
        </w:r>
        <w:r>
          <w:rPr>
            <w:noProof/>
            <w:webHidden/>
          </w:rPr>
          <w:fldChar w:fldCharType="begin"/>
        </w:r>
        <w:r>
          <w:rPr>
            <w:noProof/>
            <w:webHidden/>
          </w:rPr>
          <w:instrText xml:space="preserve"> PAGEREF _Toc276632858 \h </w:instrText>
        </w:r>
        <w:r>
          <w:rPr>
            <w:noProof/>
            <w:webHidden/>
          </w:rPr>
        </w:r>
        <w:r>
          <w:rPr>
            <w:noProof/>
            <w:webHidden/>
          </w:rPr>
          <w:fldChar w:fldCharType="separate"/>
        </w:r>
        <w:r>
          <w:rPr>
            <w:noProof/>
            <w:webHidden/>
          </w:rPr>
          <w:t>197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59" w:history="1">
        <w:r w:rsidRPr="003D24B9">
          <w:rPr>
            <w:rStyle w:val="Hyperlink"/>
            <w:noProof/>
          </w:rPr>
          <w:t>3.2.305</w:t>
        </w:r>
        <w:r>
          <w:rPr>
            <w:rFonts w:asciiTheme="minorHAnsi" w:eastAsiaTheme="minorEastAsia" w:hAnsiTheme="minorHAnsi" w:cstheme="minorBidi"/>
            <w:b w:val="0"/>
            <w:noProof/>
            <w:sz w:val="22"/>
            <w:szCs w:val="22"/>
          </w:rPr>
          <w:tab/>
        </w:r>
        <w:r w:rsidRPr="003D24B9">
          <w:rPr>
            <w:rStyle w:val="Hyperlink"/>
            <w:noProof/>
          </w:rPr>
          <w:t>TISR – PID $1941 – Transmission Input Speed</w:t>
        </w:r>
        <w:r>
          <w:rPr>
            <w:noProof/>
            <w:webHidden/>
          </w:rPr>
          <w:tab/>
        </w:r>
        <w:r>
          <w:rPr>
            <w:noProof/>
            <w:webHidden/>
          </w:rPr>
          <w:fldChar w:fldCharType="begin"/>
        </w:r>
        <w:r>
          <w:rPr>
            <w:noProof/>
            <w:webHidden/>
          </w:rPr>
          <w:instrText xml:space="preserve"> PAGEREF _Toc276632859 \h </w:instrText>
        </w:r>
        <w:r>
          <w:rPr>
            <w:noProof/>
            <w:webHidden/>
          </w:rPr>
        </w:r>
        <w:r>
          <w:rPr>
            <w:noProof/>
            <w:webHidden/>
          </w:rPr>
          <w:fldChar w:fldCharType="separate"/>
        </w:r>
        <w:r>
          <w:rPr>
            <w:noProof/>
            <w:webHidden/>
          </w:rPr>
          <w:t>197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0" w:history="1">
        <w:r w:rsidRPr="003D24B9">
          <w:rPr>
            <w:rStyle w:val="Hyperlink"/>
            <w:noProof/>
          </w:rPr>
          <w:t>3.2.306</w:t>
        </w:r>
        <w:r>
          <w:rPr>
            <w:rFonts w:asciiTheme="minorHAnsi" w:eastAsiaTheme="minorEastAsia" w:hAnsiTheme="minorHAnsi" w:cstheme="minorBidi"/>
            <w:b w:val="0"/>
            <w:noProof/>
            <w:sz w:val="22"/>
            <w:szCs w:val="22"/>
          </w:rPr>
          <w:tab/>
        </w:r>
        <w:r w:rsidRPr="003D24B9">
          <w:rPr>
            <w:rStyle w:val="Hyperlink"/>
            <w:noProof/>
          </w:rPr>
          <w:t>TOSR – PID $1942 – Transmission Output Speed</w:t>
        </w:r>
        <w:r>
          <w:rPr>
            <w:noProof/>
            <w:webHidden/>
          </w:rPr>
          <w:tab/>
        </w:r>
        <w:r>
          <w:rPr>
            <w:noProof/>
            <w:webHidden/>
          </w:rPr>
          <w:fldChar w:fldCharType="begin"/>
        </w:r>
        <w:r>
          <w:rPr>
            <w:noProof/>
            <w:webHidden/>
          </w:rPr>
          <w:instrText xml:space="preserve"> PAGEREF _Toc276632860 \h </w:instrText>
        </w:r>
        <w:r>
          <w:rPr>
            <w:noProof/>
            <w:webHidden/>
          </w:rPr>
        </w:r>
        <w:r>
          <w:rPr>
            <w:noProof/>
            <w:webHidden/>
          </w:rPr>
          <w:fldChar w:fldCharType="separate"/>
        </w:r>
        <w:r>
          <w:rPr>
            <w:noProof/>
            <w:webHidden/>
          </w:rPr>
          <w:t>198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1" w:history="1">
        <w:r w:rsidRPr="003D24B9">
          <w:rPr>
            <w:rStyle w:val="Hyperlink"/>
            <w:noProof/>
          </w:rPr>
          <w:t>3.2.307</w:t>
        </w:r>
        <w:r>
          <w:rPr>
            <w:rFonts w:asciiTheme="minorHAnsi" w:eastAsiaTheme="minorEastAsia" w:hAnsiTheme="minorHAnsi" w:cstheme="minorBidi"/>
            <w:b w:val="0"/>
            <w:noProof/>
            <w:sz w:val="22"/>
            <w:szCs w:val="22"/>
          </w:rPr>
          <w:tab/>
        </w:r>
        <w:r w:rsidRPr="003D24B9">
          <w:rPr>
            <w:rStyle w:val="Hyperlink"/>
            <w:noProof/>
          </w:rPr>
          <w:t>SPRR – PID $194B – Transmission 4-5 Upshift Time Error</w:t>
        </w:r>
        <w:r>
          <w:rPr>
            <w:noProof/>
            <w:webHidden/>
          </w:rPr>
          <w:tab/>
        </w:r>
        <w:r>
          <w:rPr>
            <w:noProof/>
            <w:webHidden/>
          </w:rPr>
          <w:fldChar w:fldCharType="begin"/>
        </w:r>
        <w:r>
          <w:rPr>
            <w:noProof/>
            <w:webHidden/>
          </w:rPr>
          <w:instrText xml:space="preserve"> PAGEREF _Toc276632861 \h </w:instrText>
        </w:r>
        <w:r>
          <w:rPr>
            <w:noProof/>
            <w:webHidden/>
          </w:rPr>
        </w:r>
        <w:r>
          <w:rPr>
            <w:noProof/>
            <w:webHidden/>
          </w:rPr>
          <w:fldChar w:fldCharType="separate"/>
        </w:r>
        <w:r>
          <w:rPr>
            <w:noProof/>
            <w:webHidden/>
          </w:rPr>
          <w:t>198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2" w:history="1">
        <w:r w:rsidRPr="003D24B9">
          <w:rPr>
            <w:rStyle w:val="Hyperlink"/>
            <w:noProof/>
          </w:rPr>
          <w:t>3.2.308</w:t>
        </w:r>
        <w:r>
          <w:rPr>
            <w:rFonts w:asciiTheme="minorHAnsi" w:eastAsiaTheme="minorEastAsia" w:hAnsiTheme="minorHAnsi" w:cstheme="minorBidi"/>
            <w:b w:val="0"/>
            <w:noProof/>
            <w:sz w:val="22"/>
            <w:szCs w:val="22"/>
          </w:rPr>
          <w:tab/>
        </w:r>
        <w:r w:rsidRPr="003D24B9">
          <w:rPr>
            <w:rStyle w:val="Hyperlink"/>
            <w:noProof/>
          </w:rPr>
          <w:t>SHTR – PID $194C – Transmission 4-5 Upshift Time</w:t>
        </w:r>
        <w:r>
          <w:rPr>
            <w:noProof/>
            <w:webHidden/>
          </w:rPr>
          <w:tab/>
        </w:r>
        <w:r>
          <w:rPr>
            <w:noProof/>
            <w:webHidden/>
          </w:rPr>
          <w:fldChar w:fldCharType="begin"/>
        </w:r>
        <w:r>
          <w:rPr>
            <w:noProof/>
            <w:webHidden/>
          </w:rPr>
          <w:instrText xml:space="preserve"> PAGEREF _Toc276632862 \h </w:instrText>
        </w:r>
        <w:r>
          <w:rPr>
            <w:noProof/>
            <w:webHidden/>
          </w:rPr>
        </w:r>
        <w:r>
          <w:rPr>
            <w:noProof/>
            <w:webHidden/>
          </w:rPr>
          <w:fldChar w:fldCharType="separate"/>
        </w:r>
        <w:r>
          <w:rPr>
            <w:noProof/>
            <w:webHidden/>
          </w:rPr>
          <w:t>198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3" w:history="1">
        <w:r w:rsidRPr="003D24B9">
          <w:rPr>
            <w:rStyle w:val="Hyperlink"/>
            <w:noProof/>
          </w:rPr>
          <w:t>3.2.309</w:t>
        </w:r>
        <w:r>
          <w:rPr>
            <w:rFonts w:asciiTheme="minorHAnsi" w:eastAsiaTheme="minorEastAsia" w:hAnsiTheme="minorHAnsi" w:cstheme="minorBidi"/>
            <w:b w:val="0"/>
            <w:noProof/>
            <w:sz w:val="22"/>
            <w:szCs w:val="22"/>
          </w:rPr>
          <w:tab/>
        </w:r>
        <w:r w:rsidRPr="003D24B9">
          <w:rPr>
            <w:rStyle w:val="Hyperlink"/>
            <w:noProof/>
          </w:rPr>
          <w:t>TRGR – PID $194F – Transmission PRNDL Range</w:t>
        </w:r>
        <w:r>
          <w:rPr>
            <w:noProof/>
            <w:webHidden/>
          </w:rPr>
          <w:tab/>
        </w:r>
        <w:r>
          <w:rPr>
            <w:noProof/>
            <w:webHidden/>
          </w:rPr>
          <w:fldChar w:fldCharType="begin"/>
        </w:r>
        <w:r>
          <w:rPr>
            <w:noProof/>
            <w:webHidden/>
          </w:rPr>
          <w:instrText xml:space="preserve"> PAGEREF _Toc276632863 \h </w:instrText>
        </w:r>
        <w:r>
          <w:rPr>
            <w:noProof/>
            <w:webHidden/>
          </w:rPr>
        </w:r>
        <w:r>
          <w:rPr>
            <w:noProof/>
            <w:webHidden/>
          </w:rPr>
          <w:fldChar w:fldCharType="separate"/>
        </w:r>
        <w:r>
          <w:rPr>
            <w:noProof/>
            <w:webHidden/>
          </w:rPr>
          <w:t>198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4" w:history="1">
        <w:r w:rsidRPr="003D24B9">
          <w:rPr>
            <w:rStyle w:val="Hyperlink"/>
            <w:noProof/>
          </w:rPr>
          <w:t>3.2.310</w:t>
        </w:r>
        <w:r>
          <w:rPr>
            <w:rFonts w:asciiTheme="minorHAnsi" w:eastAsiaTheme="minorEastAsia" w:hAnsiTheme="minorHAnsi" w:cstheme="minorBidi"/>
            <w:b w:val="0"/>
            <w:noProof/>
            <w:sz w:val="22"/>
            <w:szCs w:val="22"/>
          </w:rPr>
          <w:tab/>
        </w:r>
        <w:r w:rsidRPr="003D24B9">
          <w:rPr>
            <w:rStyle w:val="Hyperlink"/>
            <w:noProof/>
          </w:rPr>
          <w:t>TRGR – PID $1951 – Transmission Range Input Status</w:t>
        </w:r>
        <w:r>
          <w:rPr>
            <w:noProof/>
            <w:webHidden/>
          </w:rPr>
          <w:tab/>
        </w:r>
        <w:r>
          <w:rPr>
            <w:noProof/>
            <w:webHidden/>
          </w:rPr>
          <w:fldChar w:fldCharType="begin"/>
        </w:r>
        <w:r>
          <w:rPr>
            <w:noProof/>
            <w:webHidden/>
          </w:rPr>
          <w:instrText xml:space="preserve"> PAGEREF _Toc276632864 \h </w:instrText>
        </w:r>
        <w:r>
          <w:rPr>
            <w:noProof/>
            <w:webHidden/>
          </w:rPr>
        </w:r>
        <w:r>
          <w:rPr>
            <w:noProof/>
            <w:webHidden/>
          </w:rPr>
          <w:fldChar w:fldCharType="separate"/>
        </w:r>
        <w:r>
          <w:rPr>
            <w:noProof/>
            <w:webHidden/>
          </w:rPr>
          <w:t>199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5" w:history="1">
        <w:r w:rsidRPr="003D24B9">
          <w:rPr>
            <w:rStyle w:val="Hyperlink"/>
            <w:noProof/>
          </w:rPr>
          <w:t>3.2.311</w:t>
        </w:r>
        <w:r>
          <w:rPr>
            <w:rFonts w:asciiTheme="minorHAnsi" w:eastAsiaTheme="minorEastAsia" w:hAnsiTheme="minorHAnsi" w:cstheme="minorBidi"/>
            <w:b w:val="0"/>
            <w:noProof/>
            <w:sz w:val="22"/>
            <w:szCs w:val="22"/>
          </w:rPr>
          <w:tab/>
        </w:r>
        <w:r w:rsidRPr="003D24B9">
          <w:rPr>
            <w:rStyle w:val="Hyperlink"/>
            <w:noProof/>
          </w:rPr>
          <w:t>TRTR – PID $195B – Diagnostic Transmission Ratio</w:t>
        </w:r>
        <w:r>
          <w:rPr>
            <w:noProof/>
            <w:webHidden/>
          </w:rPr>
          <w:tab/>
        </w:r>
        <w:r>
          <w:rPr>
            <w:noProof/>
            <w:webHidden/>
          </w:rPr>
          <w:fldChar w:fldCharType="begin"/>
        </w:r>
        <w:r>
          <w:rPr>
            <w:noProof/>
            <w:webHidden/>
          </w:rPr>
          <w:instrText xml:space="preserve"> PAGEREF _Toc276632865 \h </w:instrText>
        </w:r>
        <w:r>
          <w:rPr>
            <w:noProof/>
            <w:webHidden/>
          </w:rPr>
        </w:r>
        <w:r>
          <w:rPr>
            <w:noProof/>
            <w:webHidden/>
          </w:rPr>
          <w:fldChar w:fldCharType="separate"/>
        </w:r>
        <w:r>
          <w:rPr>
            <w:noProof/>
            <w:webHidden/>
          </w:rPr>
          <w:t>199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6" w:history="1">
        <w:r w:rsidRPr="003D24B9">
          <w:rPr>
            <w:rStyle w:val="Hyperlink"/>
            <w:noProof/>
          </w:rPr>
          <w:t>3.2.312</w:t>
        </w:r>
        <w:r>
          <w:rPr>
            <w:rFonts w:asciiTheme="minorHAnsi" w:eastAsiaTheme="minorEastAsia" w:hAnsiTheme="minorHAnsi" w:cstheme="minorBidi"/>
            <w:b w:val="0"/>
            <w:noProof/>
            <w:sz w:val="22"/>
            <w:szCs w:val="22"/>
          </w:rPr>
          <w:tab/>
        </w:r>
        <w:r w:rsidRPr="003D24B9">
          <w:rPr>
            <w:rStyle w:val="Hyperlink"/>
            <w:noProof/>
          </w:rPr>
          <w:t>FWDR – PID $195D – Transfer Case Ratio</w:t>
        </w:r>
        <w:r>
          <w:rPr>
            <w:noProof/>
            <w:webHidden/>
          </w:rPr>
          <w:tab/>
        </w:r>
        <w:r>
          <w:rPr>
            <w:noProof/>
            <w:webHidden/>
          </w:rPr>
          <w:fldChar w:fldCharType="begin"/>
        </w:r>
        <w:r>
          <w:rPr>
            <w:noProof/>
            <w:webHidden/>
          </w:rPr>
          <w:instrText xml:space="preserve"> PAGEREF _Toc276632866 \h </w:instrText>
        </w:r>
        <w:r>
          <w:rPr>
            <w:noProof/>
            <w:webHidden/>
          </w:rPr>
        </w:r>
        <w:r>
          <w:rPr>
            <w:noProof/>
            <w:webHidden/>
          </w:rPr>
          <w:fldChar w:fldCharType="separate"/>
        </w:r>
        <w:r>
          <w:rPr>
            <w:noProof/>
            <w:webHidden/>
          </w:rPr>
          <w:t>199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7" w:history="1">
        <w:r w:rsidRPr="003D24B9">
          <w:rPr>
            <w:rStyle w:val="Hyperlink"/>
            <w:noProof/>
          </w:rPr>
          <w:t>3.2.313</w:t>
        </w:r>
        <w:r>
          <w:rPr>
            <w:rFonts w:asciiTheme="minorHAnsi" w:eastAsiaTheme="minorEastAsia" w:hAnsiTheme="minorHAnsi" w:cstheme="minorBidi"/>
            <w:b w:val="0"/>
            <w:noProof/>
            <w:sz w:val="22"/>
            <w:szCs w:val="22"/>
          </w:rPr>
          <w:tab/>
        </w:r>
        <w:r w:rsidRPr="003D24B9">
          <w:rPr>
            <w:rStyle w:val="Hyperlink"/>
            <w:noProof/>
          </w:rPr>
          <w:t>TCCR – PID $1970 – Torque Converter Clutch PWM Duty Cycle</w:t>
        </w:r>
        <w:r>
          <w:rPr>
            <w:noProof/>
            <w:webHidden/>
          </w:rPr>
          <w:tab/>
        </w:r>
        <w:r>
          <w:rPr>
            <w:noProof/>
            <w:webHidden/>
          </w:rPr>
          <w:fldChar w:fldCharType="begin"/>
        </w:r>
        <w:r>
          <w:rPr>
            <w:noProof/>
            <w:webHidden/>
          </w:rPr>
          <w:instrText xml:space="preserve"> PAGEREF _Toc276632867 \h </w:instrText>
        </w:r>
        <w:r>
          <w:rPr>
            <w:noProof/>
            <w:webHidden/>
          </w:rPr>
        </w:r>
        <w:r>
          <w:rPr>
            <w:noProof/>
            <w:webHidden/>
          </w:rPr>
          <w:fldChar w:fldCharType="separate"/>
        </w:r>
        <w:r>
          <w:rPr>
            <w:noProof/>
            <w:webHidden/>
          </w:rPr>
          <w:t>200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8" w:history="1">
        <w:r w:rsidRPr="003D24B9">
          <w:rPr>
            <w:rStyle w:val="Hyperlink"/>
            <w:noProof/>
          </w:rPr>
          <w:t>3.2.314</w:t>
        </w:r>
        <w:r>
          <w:rPr>
            <w:rFonts w:asciiTheme="minorHAnsi" w:eastAsiaTheme="minorEastAsia" w:hAnsiTheme="minorHAnsi" w:cstheme="minorBidi"/>
            <w:b w:val="0"/>
            <w:noProof/>
            <w:sz w:val="22"/>
            <w:szCs w:val="22"/>
          </w:rPr>
          <w:tab/>
        </w:r>
        <w:r w:rsidRPr="003D24B9">
          <w:rPr>
            <w:rStyle w:val="Hyperlink"/>
            <w:noProof/>
          </w:rPr>
          <w:t>TPCR – PID $1972 – Transmission Line Pressure PWM Duty Cycle</w:t>
        </w:r>
        <w:r>
          <w:rPr>
            <w:noProof/>
            <w:webHidden/>
          </w:rPr>
          <w:tab/>
        </w:r>
        <w:r>
          <w:rPr>
            <w:noProof/>
            <w:webHidden/>
          </w:rPr>
          <w:fldChar w:fldCharType="begin"/>
        </w:r>
        <w:r>
          <w:rPr>
            <w:noProof/>
            <w:webHidden/>
          </w:rPr>
          <w:instrText xml:space="preserve"> PAGEREF _Toc276632868 \h </w:instrText>
        </w:r>
        <w:r>
          <w:rPr>
            <w:noProof/>
            <w:webHidden/>
          </w:rPr>
        </w:r>
        <w:r>
          <w:rPr>
            <w:noProof/>
            <w:webHidden/>
          </w:rPr>
          <w:fldChar w:fldCharType="separate"/>
        </w:r>
        <w:r>
          <w:rPr>
            <w:noProof/>
            <w:webHidden/>
          </w:rPr>
          <w:t>200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69" w:history="1">
        <w:r w:rsidRPr="003D24B9">
          <w:rPr>
            <w:rStyle w:val="Hyperlink"/>
            <w:noProof/>
          </w:rPr>
          <w:t>3.2.315</w:t>
        </w:r>
        <w:r>
          <w:rPr>
            <w:rFonts w:asciiTheme="minorHAnsi" w:eastAsiaTheme="minorEastAsia" w:hAnsiTheme="minorHAnsi" w:cstheme="minorBidi"/>
            <w:b w:val="0"/>
            <w:noProof/>
            <w:sz w:val="22"/>
            <w:szCs w:val="22"/>
          </w:rPr>
          <w:tab/>
        </w:r>
        <w:r w:rsidRPr="003D24B9">
          <w:rPr>
            <w:rStyle w:val="Hyperlink"/>
            <w:noProof/>
          </w:rPr>
          <w:t>AWDR – PID $1974 – All Wheel Drive Enable Duty Cycle</w:t>
        </w:r>
        <w:r>
          <w:rPr>
            <w:noProof/>
            <w:webHidden/>
          </w:rPr>
          <w:tab/>
        </w:r>
        <w:r>
          <w:rPr>
            <w:noProof/>
            <w:webHidden/>
          </w:rPr>
          <w:fldChar w:fldCharType="begin"/>
        </w:r>
        <w:r>
          <w:rPr>
            <w:noProof/>
            <w:webHidden/>
          </w:rPr>
          <w:instrText xml:space="preserve"> PAGEREF _Toc276632869 \h </w:instrText>
        </w:r>
        <w:r>
          <w:rPr>
            <w:noProof/>
            <w:webHidden/>
          </w:rPr>
        </w:r>
        <w:r>
          <w:rPr>
            <w:noProof/>
            <w:webHidden/>
          </w:rPr>
          <w:fldChar w:fldCharType="separate"/>
        </w:r>
        <w:r>
          <w:rPr>
            <w:noProof/>
            <w:webHidden/>
          </w:rPr>
          <w:t>200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0" w:history="1">
        <w:r w:rsidRPr="003D24B9">
          <w:rPr>
            <w:rStyle w:val="Hyperlink"/>
            <w:noProof/>
          </w:rPr>
          <w:t>3.2.316</w:t>
        </w:r>
        <w:r>
          <w:rPr>
            <w:rFonts w:asciiTheme="minorHAnsi" w:eastAsiaTheme="minorEastAsia" w:hAnsiTheme="minorHAnsi" w:cstheme="minorBidi"/>
            <w:b w:val="0"/>
            <w:noProof/>
            <w:sz w:val="22"/>
            <w:szCs w:val="22"/>
          </w:rPr>
          <w:tab/>
        </w:r>
        <w:r w:rsidRPr="003D24B9">
          <w:rPr>
            <w:rStyle w:val="Hyperlink"/>
            <w:noProof/>
          </w:rPr>
          <w:t>TCCR – PID $1975 – Transmission Component Slipping Counter</w:t>
        </w:r>
        <w:r>
          <w:rPr>
            <w:noProof/>
            <w:webHidden/>
          </w:rPr>
          <w:tab/>
        </w:r>
        <w:r>
          <w:rPr>
            <w:noProof/>
            <w:webHidden/>
          </w:rPr>
          <w:fldChar w:fldCharType="begin"/>
        </w:r>
        <w:r>
          <w:rPr>
            <w:noProof/>
            <w:webHidden/>
          </w:rPr>
          <w:instrText xml:space="preserve"> PAGEREF _Toc276632870 \h </w:instrText>
        </w:r>
        <w:r>
          <w:rPr>
            <w:noProof/>
            <w:webHidden/>
          </w:rPr>
        </w:r>
        <w:r>
          <w:rPr>
            <w:noProof/>
            <w:webHidden/>
          </w:rPr>
          <w:fldChar w:fldCharType="separate"/>
        </w:r>
        <w:r>
          <w:rPr>
            <w:noProof/>
            <w:webHidden/>
          </w:rPr>
          <w:t>200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1" w:history="1">
        <w:r w:rsidRPr="003D24B9">
          <w:rPr>
            <w:rStyle w:val="Hyperlink"/>
            <w:noProof/>
          </w:rPr>
          <w:t>3.2.317</w:t>
        </w:r>
        <w:r>
          <w:rPr>
            <w:rFonts w:asciiTheme="minorHAnsi" w:eastAsiaTheme="minorEastAsia" w:hAnsiTheme="minorHAnsi" w:cstheme="minorBidi"/>
            <w:b w:val="0"/>
            <w:noProof/>
            <w:sz w:val="22"/>
            <w:szCs w:val="22"/>
          </w:rPr>
          <w:tab/>
        </w:r>
        <w:r w:rsidRPr="003D24B9">
          <w:rPr>
            <w:rStyle w:val="Hyperlink"/>
            <w:noProof/>
          </w:rPr>
          <w:t>TRTR – PID $1976 – Modeled Torque Converter Speed Ratio</w:t>
        </w:r>
        <w:r>
          <w:rPr>
            <w:noProof/>
            <w:webHidden/>
          </w:rPr>
          <w:tab/>
        </w:r>
        <w:r>
          <w:rPr>
            <w:noProof/>
            <w:webHidden/>
          </w:rPr>
          <w:fldChar w:fldCharType="begin"/>
        </w:r>
        <w:r>
          <w:rPr>
            <w:noProof/>
            <w:webHidden/>
          </w:rPr>
          <w:instrText xml:space="preserve"> PAGEREF _Toc276632871 \h </w:instrText>
        </w:r>
        <w:r>
          <w:rPr>
            <w:noProof/>
            <w:webHidden/>
          </w:rPr>
        </w:r>
        <w:r>
          <w:rPr>
            <w:noProof/>
            <w:webHidden/>
          </w:rPr>
          <w:fldChar w:fldCharType="separate"/>
        </w:r>
        <w:r>
          <w:rPr>
            <w:noProof/>
            <w:webHidden/>
          </w:rPr>
          <w:t>200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2" w:history="1">
        <w:r w:rsidRPr="003D24B9">
          <w:rPr>
            <w:rStyle w:val="Hyperlink"/>
            <w:noProof/>
          </w:rPr>
          <w:t>3.2.318</w:t>
        </w:r>
        <w:r>
          <w:rPr>
            <w:rFonts w:asciiTheme="minorHAnsi" w:eastAsiaTheme="minorEastAsia" w:hAnsiTheme="minorHAnsi" w:cstheme="minorBidi"/>
            <w:b w:val="0"/>
            <w:noProof/>
            <w:sz w:val="22"/>
            <w:szCs w:val="22"/>
          </w:rPr>
          <w:tab/>
        </w:r>
        <w:r w:rsidRPr="003D24B9">
          <w:rPr>
            <w:rStyle w:val="Hyperlink"/>
            <w:noProof/>
          </w:rPr>
          <w:t>TUDR – PID $197E – Transmission Tap Up/Down Status</w:t>
        </w:r>
        <w:r>
          <w:rPr>
            <w:noProof/>
            <w:webHidden/>
          </w:rPr>
          <w:tab/>
        </w:r>
        <w:r>
          <w:rPr>
            <w:noProof/>
            <w:webHidden/>
          </w:rPr>
          <w:fldChar w:fldCharType="begin"/>
        </w:r>
        <w:r>
          <w:rPr>
            <w:noProof/>
            <w:webHidden/>
          </w:rPr>
          <w:instrText xml:space="preserve"> PAGEREF _Toc276632872 \h </w:instrText>
        </w:r>
        <w:r>
          <w:rPr>
            <w:noProof/>
            <w:webHidden/>
          </w:rPr>
        </w:r>
        <w:r>
          <w:rPr>
            <w:noProof/>
            <w:webHidden/>
          </w:rPr>
          <w:fldChar w:fldCharType="separate"/>
        </w:r>
        <w:r>
          <w:rPr>
            <w:noProof/>
            <w:webHidden/>
          </w:rPr>
          <w:t>201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3" w:history="1">
        <w:r w:rsidRPr="003D24B9">
          <w:rPr>
            <w:rStyle w:val="Hyperlink"/>
            <w:noProof/>
          </w:rPr>
          <w:t>3.2.319</w:t>
        </w:r>
        <w:r>
          <w:rPr>
            <w:rFonts w:asciiTheme="minorHAnsi" w:eastAsiaTheme="minorEastAsia" w:hAnsiTheme="minorHAnsi" w:cstheme="minorBidi"/>
            <w:b w:val="0"/>
            <w:noProof/>
            <w:sz w:val="22"/>
            <w:szCs w:val="22"/>
          </w:rPr>
          <w:tab/>
        </w:r>
        <w:r w:rsidRPr="003D24B9">
          <w:rPr>
            <w:rStyle w:val="Hyperlink"/>
            <w:noProof/>
          </w:rPr>
          <w:t>TCCR – PID $1991 – Torque Converter Clutch Slip</w:t>
        </w:r>
        <w:r>
          <w:rPr>
            <w:noProof/>
            <w:webHidden/>
          </w:rPr>
          <w:tab/>
        </w:r>
        <w:r>
          <w:rPr>
            <w:noProof/>
            <w:webHidden/>
          </w:rPr>
          <w:fldChar w:fldCharType="begin"/>
        </w:r>
        <w:r>
          <w:rPr>
            <w:noProof/>
            <w:webHidden/>
          </w:rPr>
          <w:instrText xml:space="preserve"> PAGEREF _Toc276632873 \h </w:instrText>
        </w:r>
        <w:r>
          <w:rPr>
            <w:noProof/>
            <w:webHidden/>
          </w:rPr>
        </w:r>
        <w:r>
          <w:rPr>
            <w:noProof/>
            <w:webHidden/>
          </w:rPr>
          <w:fldChar w:fldCharType="separate"/>
        </w:r>
        <w:r>
          <w:rPr>
            <w:noProof/>
            <w:webHidden/>
          </w:rPr>
          <w:t>202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4" w:history="1">
        <w:r w:rsidRPr="003D24B9">
          <w:rPr>
            <w:rStyle w:val="Hyperlink"/>
            <w:noProof/>
          </w:rPr>
          <w:t>3.2.320</w:t>
        </w:r>
        <w:r>
          <w:rPr>
            <w:rFonts w:asciiTheme="minorHAnsi" w:eastAsiaTheme="minorEastAsia" w:hAnsiTheme="minorHAnsi" w:cstheme="minorBidi"/>
            <w:b w:val="0"/>
            <w:noProof/>
            <w:sz w:val="22"/>
            <w:szCs w:val="22"/>
          </w:rPr>
          <w:tab/>
        </w:r>
        <w:r w:rsidRPr="003D24B9">
          <w:rPr>
            <w:rStyle w:val="Hyperlink"/>
            <w:noProof/>
          </w:rPr>
          <w:t>SHTR – PID $1992 – Transmission Upshift Time</w:t>
        </w:r>
        <w:r>
          <w:rPr>
            <w:noProof/>
            <w:webHidden/>
          </w:rPr>
          <w:tab/>
        </w:r>
        <w:r>
          <w:rPr>
            <w:noProof/>
            <w:webHidden/>
          </w:rPr>
          <w:fldChar w:fldCharType="begin"/>
        </w:r>
        <w:r>
          <w:rPr>
            <w:noProof/>
            <w:webHidden/>
          </w:rPr>
          <w:instrText xml:space="preserve"> PAGEREF _Toc276632874 \h </w:instrText>
        </w:r>
        <w:r>
          <w:rPr>
            <w:noProof/>
            <w:webHidden/>
          </w:rPr>
        </w:r>
        <w:r>
          <w:rPr>
            <w:noProof/>
            <w:webHidden/>
          </w:rPr>
          <w:fldChar w:fldCharType="separate"/>
        </w:r>
        <w:r>
          <w:rPr>
            <w:noProof/>
            <w:webHidden/>
          </w:rPr>
          <w:t>202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5" w:history="1">
        <w:r w:rsidRPr="003D24B9">
          <w:rPr>
            <w:rStyle w:val="Hyperlink"/>
            <w:noProof/>
          </w:rPr>
          <w:t>3.2.321</w:t>
        </w:r>
        <w:r>
          <w:rPr>
            <w:rFonts w:asciiTheme="minorHAnsi" w:eastAsiaTheme="minorEastAsia" w:hAnsiTheme="minorHAnsi" w:cstheme="minorBidi"/>
            <w:b w:val="0"/>
            <w:noProof/>
            <w:sz w:val="22"/>
            <w:szCs w:val="22"/>
          </w:rPr>
          <w:tab/>
        </w:r>
        <w:r w:rsidRPr="003D24B9">
          <w:rPr>
            <w:rStyle w:val="Hyperlink"/>
            <w:noProof/>
          </w:rPr>
          <w:t>SHTR – PID $1993 – Transmission 1-2 Upshift Time</w:t>
        </w:r>
        <w:r>
          <w:rPr>
            <w:noProof/>
            <w:webHidden/>
          </w:rPr>
          <w:tab/>
        </w:r>
        <w:r>
          <w:rPr>
            <w:noProof/>
            <w:webHidden/>
          </w:rPr>
          <w:fldChar w:fldCharType="begin"/>
        </w:r>
        <w:r>
          <w:rPr>
            <w:noProof/>
            <w:webHidden/>
          </w:rPr>
          <w:instrText xml:space="preserve"> PAGEREF _Toc276632875 \h </w:instrText>
        </w:r>
        <w:r>
          <w:rPr>
            <w:noProof/>
            <w:webHidden/>
          </w:rPr>
        </w:r>
        <w:r>
          <w:rPr>
            <w:noProof/>
            <w:webHidden/>
          </w:rPr>
          <w:fldChar w:fldCharType="separate"/>
        </w:r>
        <w:r>
          <w:rPr>
            <w:noProof/>
            <w:webHidden/>
          </w:rPr>
          <w:t>202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6" w:history="1">
        <w:r w:rsidRPr="003D24B9">
          <w:rPr>
            <w:rStyle w:val="Hyperlink"/>
            <w:noProof/>
          </w:rPr>
          <w:t>3.2.322</w:t>
        </w:r>
        <w:r>
          <w:rPr>
            <w:rFonts w:asciiTheme="minorHAnsi" w:eastAsiaTheme="minorEastAsia" w:hAnsiTheme="minorHAnsi" w:cstheme="minorBidi"/>
            <w:b w:val="0"/>
            <w:noProof/>
            <w:sz w:val="22"/>
            <w:szCs w:val="22"/>
          </w:rPr>
          <w:tab/>
        </w:r>
        <w:r w:rsidRPr="003D24B9">
          <w:rPr>
            <w:rStyle w:val="Hyperlink"/>
            <w:noProof/>
          </w:rPr>
          <w:t>SHTR – PID $1994 – Transmission 2-3 Upshift Time</w:t>
        </w:r>
        <w:r>
          <w:rPr>
            <w:noProof/>
            <w:webHidden/>
          </w:rPr>
          <w:tab/>
        </w:r>
        <w:r>
          <w:rPr>
            <w:noProof/>
            <w:webHidden/>
          </w:rPr>
          <w:fldChar w:fldCharType="begin"/>
        </w:r>
        <w:r>
          <w:rPr>
            <w:noProof/>
            <w:webHidden/>
          </w:rPr>
          <w:instrText xml:space="preserve"> PAGEREF _Toc276632876 \h </w:instrText>
        </w:r>
        <w:r>
          <w:rPr>
            <w:noProof/>
            <w:webHidden/>
          </w:rPr>
        </w:r>
        <w:r>
          <w:rPr>
            <w:noProof/>
            <w:webHidden/>
          </w:rPr>
          <w:fldChar w:fldCharType="separate"/>
        </w:r>
        <w:r>
          <w:rPr>
            <w:noProof/>
            <w:webHidden/>
          </w:rPr>
          <w:t>202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7" w:history="1">
        <w:r w:rsidRPr="003D24B9">
          <w:rPr>
            <w:rStyle w:val="Hyperlink"/>
            <w:noProof/>
          </w:rPr>
          <w:t>3.2.323</w:t>
        </w:r>
        <w:r>
          <w:rPr>
            <w:rFonts w:asciiTheme="minorHAnsi" w:eastAsiaTheme="minorEastAsia" w:hAnsiTheme="minorHAnsi" w:cstheme="minorBidi"/>
            <w:b w:val="0"/>
            <w:noProof/>
            <w:sz w:val="22"/>
            <w:szCs w:val="22"/>
          </w:rPr>
          <w:tab/>
        </w:r>
        <w:r w:rsidRPr="003D24B9">
          <w:rPr>
            <w:rStyle w:val="Hyperlink"/>
            <w:noProof/>
          </w:rPr>
          <w:t>SHTR – PID $1995 – Transmission 3-4 Upshift Time</w:t>
        </w:r>
        <w:r>
          <w:rPr>
            <w:noProof/>
            <w:webHidden/>
          </w:rPr>
          <w:tab/>
        </w:r>
        <w:r>
          <w:rPr>
            <w:noProof/>
            <w:webHidden/>
          </w:rPr>
          <w:fldChar w:fldCharType="begin"/>
        </w:r>
        <w:r>
          <w:rPr>
            <w:noProof/>
            <w:webHidden/>
          </w:rPr>
          <w:instrText xml:space="preserve"> PAGEREF _Toc276632877 \h </w:instrText>
        </w:r>
        <w:r>
          <w:rPr>
            <w:noProof/>
            <w:webHidden/>
          </w:rPr>
        </w:r>
        <w:r>
          <w:rPr>
            <w:noProof/>
            <w:webHidden/>
          </w:rPr>
          <w:fldChar w:fldCharType="separate"/>
        </w:r>
        <w:r>
          <w:rPr>
            <w:noProof/>
            <w:webHidden/>
          </w:rPr>
          <w:t>202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8" w:history="1">
        <w:r w:rsidRPr="003D24B9">
          <w:rPr>
            <w:rStyle w:val="Hyperlink"/>
            <w:noProof/>
          </w:rPr>
          <w:t>3.2.324</w:t>
        </w:r>
        <w:r>
          <w:rPr>
            <w:rFonts w:asciiTheme="minorHAnsi" w:eastAsiaTheme="minorEastAsia" w:hAnsiTheme="minorHAnsi" w:cstheme="minorBidi"/>
            <w:b w:val="0"/>
            <w:noProof/>
            <w:sz w:val="22"/>
            <w:szCs w:val="22"/>
          </w:rPr>
          <w:tab/>
        </w:r>
        <w:r w:rsidRPr="003D24B9">
          <w:rPr>
            <w:rStyle w:val="Hyperlink"/>
            <w:noProof/>
          </w:rPr>
          <w:t>SPRR – PID $1996 – Transmission Upshift Time Error</w:t>
        </w:r>
        <w:r>
          <w:rPr>
            <w:noProof/>
            <w:webHidden/>
          </w:rPr>
          <w:tab/>
        </w:r>
        <w:r>
          <w:rPr>
            <w:noProof/>
            <w:webHidden/>
          </w:rPr>
          <w:fldChar w:fldCharType="begin"/>
        </w:r>
        <w:r>
          <w:rPr>
            <w:noProof/>
            <w:webHidden/>
          </w:rPr>
          <w:instrText xml:space="preserve"> PAGEREF _Toc276632878 \h </w:instrText>
        </w:r>
        <w:r>
          <w:rPr>
            <w:noProof/>
            <w:webHidden/>
          </w:rPr>
        </w:r>
        <w:r>
          <w:rPr>
            <w:noProof/>
            <w:webHidden/>
          </w:rPr>
          <w:fldChar w:fldCharType="separate"/>
        </w:r>
        <w:r>
          <w:rPr>
            <w:noProof/>
            <w:webHidden/>
          </w:rPr>
          <w:t>203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79" w:history="1">
        <w:r w:rsidRPr="003D24B9">
          <w:rPr>
            <w:rStyle w:val="Hyperlink"/>
            <w:noProof/>
          </w:rPr>
          <w:t>3.2.325</w:t>
        </w:r>
        <w:r>
          <w:rPr>
            <w:rFonts w:asciiTheme="minorHAnsi" w:eastAsiaTheme="minorEastAsia" w:hAnsiTheme="minorHAnsi" w:cstheme="minorBidi"/>
            <w:b w:val="0"/>
            <w:noProof/>
            <w:sz w:val="22"/>
            <w:szCs w:val="22"/>
          </w:rPr>
          <w:tab/>
        </w:r>
        <w:r w:rsidRPr="003D24B9">
          <w:rPr>
            <w:rStyle w:val="Hyperlink"/>
            <w:noProof/>
          </w:rPr>
          <w:t>SPRR – PID $1997 – Transmission 1-2 Upshift Time Error</w:t>
        </w:r>
        <w:r>
          <w:rPr>
            <w:noProof/>
            <w:webHidden/>
          </w:rPr>
          <w:tab/>
        </w:r>
        <w:r>
          <w:rPr>
            <w:noProof/>
            <w:webHidden/>
          </w:rPr>
          <w:fldChar w:fldCharType="begin"/>
        </w:r>
        <w:r>
          <w:rPr>
            <w:noProof/>
            <w:webHidden/>
          </w:rPr>
          <w:instrText xml:space="preserve"> PAGEREF _Toc276632879 \h </w:instrText>
        </w:r>
        <w:r>
          <w:rPr>
            <w:noProof/>
            <w:webHidden/>
          </w:rPr>
        </w:r>
        <w:r>
          <w:rPr>
            <w:noProof/>
            <w:webHidden/>
          </w:rPr>
          <w:fldChar w:fldCharType="separate"/>
        </w:r>
        <w:r>
          <w:rPr>
            <w:noProof/>
            <w:webHidden/>
          </w:rPr>
          <w:t>203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0" w:history="1">
        <w:r w:rsidRPr="003D24B9">
          <w:rPr>
            <w:rStyle w:val="Hyperlink"/>
            <w:noProof/>
          </w:rPr>
          <w:t>3.2.326</w:t>
        </w:r>
        <w:r>
          <w:rPr>
            <w:rFonts w:asciiTheme="minorHAnsi" w:eastAsiaTheme="minorEastAsia" w:hAnsiTheme="minorHAnsi" w:cstheme="minorBidi"/>
            <w:b w:val="0"/>
            <w:noProof/>
            <w:sz w:val="22"/>
            <w:szCs w:val="22"/>
          </w:rPr>
          <w:tab/>
        </w:r>
        <w:r w:rsidRPr="003D24B9">
          <w:rPr>
            <w:rStyle w:val="Hyperlink"/>
            <w:noProof/>
          </w:rPr>
          <w:t>SPRR – PID $1998 – Transmission 2-3 Upshift Time Error</w:t>
        </w:r>
        <w:r>
          <w:rPr>
            <w:noProof/>
            <w:webHidden/>
          </w:rPr>
          <w:tab/>
        </w:r>
        <w:r>
          <w:rPr>
            <w:noProof/>
            <w:webHidden/>
          </w:rPr>
          <w:fldChar w:fldCharType="begin"/>
        </w:r>
        <w:r>
          <w:rPr>
            <w:noProof/>
            <w:webHidden/>
          </w:rPr>
          <w:instrText xml:space="preserve"> PAGEREF _Toc276632880 \h </w:instrText>
        </w:r>
        <w:r>
          <w:rPr>
            <w:noProof/>
            <w:webHidden/>
          </w:rPr>
        </w:r>
        <w:r>
          <w:rPr>
            <w:noProof/>
            <w:webHidden/>
          </w:rPr>
          <w:fldChar w:fldCharType="separate"/>
        </w:r>
        <w:r>
          <w:rPr>
            <w:noProof/>
            <w:webHidden/>
          </w:rPr>
          <w:t>203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1" w:history="1">
        <w:r w:rsidRPr="003D24B9">
          <w:rPr>
            <w:rStyle w:val="Hyperlink"/>
            <w:noProof/>
          </w:rPr>
          <w:t>3.2.327</w:t>
        </w:r>
        <w:r>
          <w:rPr>
            <w:rFonts w:asciiTheme="minorHAnsi" w:eastAsiaTheme="minorEastAsia" w:hAnsiTheme="minorHAnsi" w:cstheme="minorBidi"/>
            <w:b w:val="0"/>
            <w:noProof/>
            <w:sz w:val="22"/>
            <w:szCs w:val="22"/>
          </w:rPr>
          <w:tab/>
        </w:r>
        <w:r w:rsidRPr="003D24B9">
          <w:rPr>
            <w:rStyle w:val="Hyperlink"/>
            <w:noProof/>
          </w:rPr>
          <w:t>SPRR – PID $1999 – Transmission 3-4 Upshift Time Error</w:t>
        </w:r>
        <w:r>
          <w:rPr>
            <w:noProof/>
            <w:webHidden/>
          </w:rPr>
          <w:tab/>
        </w:r>
        <w:r>
          <w:rPr>
            <w:noProof/>
            <w:webHidden/>
          </w:rPr>
          <w:fldChar w:fldCharType="begin"/>
        </w:r>
        <w:r>
          <w:rPr>
            <w:noProof/>
            <w:webHidden/>
          </w:rPr>
          <w:instrText xml:space="preserve"> PAGEREF _Toc276632881 \h </w:instrText>
        </w:r>
        <w:r>
          <w:rPr>
            <w:noProof/>
            <w:webHidden/>
          </w:rPr>
        </w:r>
        <w:r>
          <w:rPr>
            <w:noProof/>
            <w:webHidden/>
          </w:rPr>
          <w:fldChar w:fldCharType="separate"/>
        </w:r>
        <w:r>
          <w:rPr>
            <w:noProof/>
            <w:webHidden/>
          </w:rPr>
          <w:t>203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2" w:history="1">
        <w:r w:rsidRPr="003D24B9">
          <w:rPr>
            <w:rStyle w:val="Hyperlink"/>
            <w:noProof/>
          </w:rPr>
          <w:t>3.2.328</w:t>
        </w:r>
        <w:r>
          <w:rPr>
            <w:rFonts w:asciiTheme="minorHAnsi" w:eastAsiaTheme="minorEastAsia" w:hAnsiTheme="minorHAnsi" w:cstheme="minorBidi"/>
            <w:b w:val="0"/>
            <w:noProof/>
            <w:sz w:val="22"/>
            <w:szCs w:val="22"/>
          </w:rPr>
          <w:tab/>
        </w:r>
        <w:r w:rsidRPr="003D24B9">
          <w:rPr>
            <w:rStyle w:val="Hyperlink"/>
            <w:noProof/>
          </w:rPr>
          <w:t>SHPR – PID $199A – Transmission Commanded Gear</w:t>
        </w:r>
        <w:r>
          <w:rPr>
            <w:noProof/>
            <w:webHidden/>
          </w:rPr>
          <w:tab/>
        </w:r>
        <w:r>
          <w:rPr>
            <w:noProof/>
            <w:webHidden/>
          </w:rPr>
          <w:fldChar w:fldCharType="begin"/>
        </w:r>
        <w:r>
          <w:rPr>
            <w:noProof/>
            <w:webHidden/>
          </w:rPr>
          <w:instrText xml:space="preserve"> PAGEREF _Toc276632882 \h </w:instrText>
        </w:r>
        <w:r>
          <w:rPr>
            <w:noProof/>
            <w:webHidden/>
          </w:rPr>
        </w:r>
        <w:r>
          <w:rPr>
            <w:noProof/>
            <w:webHidden/>
          </w:rPr>
          <w:fldChar w:fldCharType="separate"/>
        </w:r>
        <w:r>
          <w:rPr>
            <w:noProof/>
            <w:webHidden/>
          </w:rPr>
          <w:t>203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3" w:history="1">
        <w:r w:rsidRPr="003D24B9">
          <w:rPr>
            <w:rStyle w:val="Hyperlink"/>
            <w:noProof/>
          </w:rPr>
          <w:t>3.2.329</w:t>
        </w:r>
        <w:r>
          <w:rPr>
            <w:rFonts w:asciiTheme="minorHAnsi" w:eastAsiaTheme="minorEastAsia" w:hAnsiTheme="minorHAnsi" w:cstheme="minorBidi"/>
            <w:b w:val="0"/>
            <w:noProof/>
            <w:sz w:val="22"/>
            <w:szCs w:val="22"/>
          </w:rPr>
          <w:tab/>
        </w:r>
        <w:r w:rsidRPr="003D24B9">
          <w:rPr>
            <w:rStyle w:val="Hyperlink"/>
            <w:noProof/>
          </w:rPr>
          <w:t>SPRR – PID $199B – Transmission Upshift Pressure Adapt Cell Index</w:t>
        </w:r>
        <w:r>
          <w:rPr>
            <w:noProof/>
            <w:webHidden/>
          </w:rPr>
          <w:tab/>
        </w:r>
        <w:r>
          <w:rPr>
            <w:noProof/>
            <w:webHidden/>
          </w:rPr>
          <w:fldChar w:fldCharType="begin"/>
        </w:r>
        <w:r>
          <w:rPr>
            <w:noProof/>
            <w:webHidden/>
          </w:rPr>
          <w:instrText xml:space="preserve"> PAGEREF _Toc276632883 \h </w:instrText>
        </w:r>
        <w:r>
          <w:rPr>
            <w:noProof/>
            <w:webHidden/>
          </w:rPr>
        </w:r>
        <w:r>
          <w:rPr>
            <w:noProof/>
            <w:webHidden/>
          </w:rPr>
          <w:fldChar w:fldCharType="separate"/>
        </w:r>
        <w:r>
          <w:rPr>
            <w:noProof/>
            <w:webHidden/>
          </w:rPr>
          <w:t>204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4" w:history="1">
        <w:r w:rsidRPr="003D24B9">
          <w:rPr>
            <w:rStyle w:val="Hyperlink"/>
            <w:noProof/>
          </w:rPr>
          <w:t>3.2.330</w:t>
        </w:r>
        <w:r>
          <w:rPr>
            <w:rFonts w:asciiTheme="minorHAnsi" w:eastAsiaTheme="minorEastAsia" w:hAnsiTheme="minorHAnsi" w:cstheme="minorBidi"/>
            <w:b w:val="0"/>
            <w:noProof/>
            <w:sz w:val="22"/>
            <w:szCs w:val="22"/>
          </w:rPr>
          <w:tab/>
        </w:r>
        <w:r w:rsidRPr="003D24B9">
          <w:rPr>
            <w:rStyle w:val="Hyperlink"/>
            <w:noProof/>
          </w:rPr>
          <w:t>TPCR – PID $199E– Transmission Line Pressure Actual Current</w:t>
        </w:r>
        <w:r>
          <w:rPr>
            <w:noProof/>
            <w:webHidden/>
          </w:rPr>
          <w:tab/>
        </w:r>
        <w:r>
          <w:rPr>
            <w:noProof/>
            <w:webHidden/>
          </w:rPr>
          <w:fldChar w:fldCharType="begin"/>
        </w:r>
        <w:r>
          <w:rPr>
            <w:noProof/>
            <w:webHidden/>
          </w:rPr>
          <w:instrText xml:space="preserve"> PAGEREF _Toc276632884 \h </w:instrText>
        </w:r>
        <w:r>
          <w:rPr>
            <w:noProof/>
            <w:webHidden/>
          </w:rPr>
        </w:r>
        <w:r>
          <w:rPr>
            <w:noProof/>
            <w:webHidden/>
          </w:rPr>
          <w:fldChar w:fldCharType="separate"/>
        </w:r>
        <w:r>
          <w:rPr>
            <w:noProof/>
            <w:webHidden/>
          </w:rPr>
          <w:t>204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5" w:history="1">
        <w:r w:rsidRPr="003D24B9">
          <w:rPr>
            <w:rStyle w:val="Hyperlink"/>
            <w:noProof/>
          </w:rPr>
          <w:t>3.2.331</w:t>
        </w:r>
        <w:r>
          <w:rPr>
            <w:rFonts w:asciiTheme="minorHAnsi" w:eastAsiaTheme="minorEastAsia" w:hAnsiTheme="minorHAnsi" w:cstheme="minorBidi"/>
            <w:b w:val="0"/>
            <w:noProof/>
            <w:sz w:val="22"/>
            <w:szCs w:val="22"/>
          </w:rPr>
          <w:tab/>
        </w:r>
        <w:r w:rsidRPr="003D24B9">
          <w:rPr>
            <w:rStyle w:val="Hyperlink"/>
            <w:noProof/>
          </w:rPr>
          <w:t>TPCR – PID $199F – Transmission Line Pressure Desired Current</w:t>
        </w:r>
        <w:r>
          <w:rPr>
            <w:noProof/>
            <w:webHidden/>
          </w:rPr>
          <w:tab/>
        </w:r>
        <w:r>
          <w:rPr>
            <w:noProof/>
            <w:webHidden/>
          </w:rPr>
          <w:fldChar w:fldCharType="begin"/>
        </w:r>
        <w:r>
          <w:rPr>
            <w:noProof/>
            <w:webHidden/>
          </w:rPr>
          <w:instrText xml:space="preserve"> PAGEREF _Toc276632885 \h </w:instrText>
        </w:r>
        <w:r>
          <w:rPr>
            <w:noProof/>
            <w:webHidden/>
          </w:rPr>
        </w:r>
        <w:r>
          <w:rPr>
            <w:noProof/>
            <w:webHidden/>
          </w:rPr>
          <w:fldChar w:fldCharType="separate"/>
        </w:r>
        <w:r>
          <w:rPr>
            <w:noProof/>
            <w:webHidden/>
          </w:rPr>
          <w:t>204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6" w:history="1">
        <w:r w:rsidRPr="003D24B9">
          <w:rPr>
            <w:rStyle w:val="Hyperlink"/>
            <w:noProof/>
          </w:rPr>
          <w:t>3.2.332</w:t>
        </w:r>
        <w:r>
          <w:rPr>
            <w:rFonts w:asciiTheme="minorHAnsi" w:eastAsiaTheme="minorEastAsia" w:hAnsiTheme="minorHAnsi" w:cstheme="minorBidi"/>
            <w:b w:val="0"/>
            <w:noProof/>
            <w:sz w:val="22"/>
            <w:szCs w:val="22"/>
          </w:rPr>
          <w:tab/>
        </w:r>
        <w:r w:rsidRPr="003D24B9">
          <w:rPr>
            <w:rStyle w:val="Hyperlink"/>
            <w:noProof/>
          </w:rPr>
          <w:t>TRTR – PID $19A1 – Transmission Gear Ratio</w:t>
        </w:r>
        <w:r>
          <w:rPr>
            <w:noProof/>
            <w:webHidden/>
          </w:rPr>
          <w:tab/>
        </w:r>
        <w:r>
          <w:rPr>
            <w:noProof/>
            <w:webHidden/>
          </w:rPr>
          <w:fldChar w:fldCharType="begin"/>
        </w:r>
        <w:r>
          <w:rPr>
            <w:noProof/>
            <w:webHidden/>
          </w:rPr>
          <w:instrText xml:space="preserve"> PAGEREF _Toc276632886 \h </w:instrText>
        </w:r>
        <w:r>
          <w:rPr>
            <w:noProof/>
            <w:webHidden/>
          </w:rPr>
        </w:r>
        <w:r>
          <w:rPr>
            <w:noProof/>
            <w:webHidden/>
          </w:rPr>
          <w:fldChar w:fldCharType="separate"/>
        </w:r>
        <w:r>
          <w:rPr>
            <w:noProof/>
            <w:webHidden/>
          </w:rPr>
          <w:t>204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7" w:history="1">
        <w:r w:rsidRPr="003D24B9">
          <w:rPr>
            <w:rStyle w:val="Hyperlink"/>
            <w:noProof/>
          </w:rPr>
          <w:t>3.2.333</w:t>
        </w:r>
        <w:r>
          <w:rPr>
            <w:rFonts w:asciiTheme="minorHAnsi" w:eastAsiaTheme="minorEastAsia" w:hAnsiTheme="minorHAnsi" w:cstheme="minorBidi"/>
            <w:b w:val="0"/>
            <w:noProof/>
            <w:sz w:val="22"/>
            <w:szCs w:val="22"/>
          </w:rPr>
          <w:tab/>
        </w:r>
        <w:r w:rsidRPr="003D24B9">
          <w:rPr>
            <w:rStyle w:val="Hyperlink"/>
            <w:noProof/>
          </w:rPr>
          <w:t>TBNR – PID $19D4 – Turbine Speed</w:t>
        </w:r>
        <w:r>
          <w:rPr>
            <w:noProof/>
            <w:webHidden/>
          </w:rPr>
          <w:tab/>
        </w:r>
        <w:r>
          <w:rPr>
            <w:noProof/>
            <w:webHidden/>
          </w:rPr>
          <w:fldChar w:fldCharType="begin"/>
        </w:r>
        <w:r>
          <w:rPr>
            <w:noProof/>
            <w:webHidden/>
          </w:rPr>
          <w:instrText xml:space="preserve"> PAGEREF _Toc276632887 \h </w:instrText>
        </w:r>
        <w:r>
          <w:rPr>
            <w:noProof/>
            <w:webHidden/>
          </w:rPr>
        </w:r>
        <w:r>
          <w:rPr>
            <w:noProof/>
            <w:webHidden/>
          </w:rPr>
          <w:fldChar w:fldCharType="separate"/>
        </w:r>
        <w:r>
          <w:rPr>
            <w:noProof/>
            <w:webHidden/>
          </w:rPr>
          <w:t>204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8" w:history="1">
        <w:r w:rsidRPr="003D24B9">
          <w:rPr>
            <w:rStyle w:val="Hyperlink"/>
            <w:noProof/>
          </w:rPr>
          <w:t>3.2.334</w:t>
        </w:r>
        <w:r>
          <w:rPr>
            <w:rFonts w:asciiTheme="minorHAnsi" w:eastAsiaTheme="minorEastAsia" w:hAnsiTheme="minorHAnsi" w:cstheme="minorBidi"/>
            <w:b w:val="0"/>
            <w:noProof/>
            <w:sz w:val="22"/>
            <w:szCs w:val="22"/>
          </w:rPr>
          <w:tab/>
        </w:r>
        <w:r w:rsidRPr="003D24B9">
          <w:rPr>
            <w:rStyle w:val="Hyperlink"/>
            <w:noProof/>
          </w:rPr>
          <w:t>TRTR – PID $1A01 – Torque Converter Speed Ratio</w:t>
        </w:r>
        <w:r>
          <w:rPr>
            <w:noProof/>
            <w:webHidden/>
          </w:rPr>
          <w:tab/>
        </w:r>
        <w:r>
          <w:rPr>
            <w:noProof/>
            <w:webHidden/>
          </w:rPr>
          <w:fldChar w:fldCharType="begin"/>
        </w:r>
        <w:r>
          <w:rPr>
            <w:noProof/>
            <w:webHidden/>
          </w:rPr>
          <w:instrText xml:space="preserve"> PAGEREF _Toc276632888 \h </w:instrText>
        </w:r>
        <w:r>
          <w:rPr>
            <w:noProof/>
            <w:webHidden/>
          </w:rPr>
        </w:r>
        <w:r>
          <w:rPr>
            <w:noProof/>
            <w:webHidden/>
          </w:rPr>
          <w:fldChar w:fldCharType="separate"/>
        </w:r>
        <w:r>
          <w:rPr>
            <w:noProof/>
            <w:webHidden/>
          </w:rPr>
          <w:t>205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89" w:history="1">
        <w:r w:rsidRPr="003D24B9">
          <w:rPr>
            <w:rStyle w:val="Hyperlink"/>
            <w:noProof/>
          </w:rPr>
          <w:t>3.2.335</w:t>
        </w:r>
        <w:r>
          <w:rPr>
            <w:rFonts w:asciiTheme="minorHAnsi" w:eastAsiaTheme="minorEastAsia" w:hAnsiTheme="minorHAnsi" w:cstheme="minorBidi"/>
            <w:b w:val="0"/>
            <w:noProof/>
            <w:sz w:val="22"/>
            <w:szCs w:val="22"/>
          </w:rPr>
          <w:tab/>
        </w:r>
        <w:r w:rsidRPr="003D24B9">
          <w:rPr>
            <w:rStyle w:val="Hyperlink"/>
            <w:noProof/>
          </w:rPr>
          <w:t>TCCR – PID $1A18 – Torque Converter Clutch Pressure</w:t>
        </w:r>
        <w:r>
          <w:rPr>
            <w:noProof/>
            <w:webHidden/>
          </w:rPr>
          <w:tab/>
        </w:r>
        <w:r>
          <w:rPr>
            <w:noProof/>
            <w:webHidden/>
          </w:rPr>
          <w:fldChar w:fldCharType="begin"/>
        </w:r>
        <w:r>
          <w:rPr>
            <w:noProof/>
            <w:webHidden/>
          </w:rPr>
          <w:instrText xml:space="preserve"> PAGEREF _Toc276632889 \h </w:instrText>
        </w:r>
        <w:r>
          <w:rPr>
            <w:noProof/>
            <w:webHidden/>
          </w:rPr>
        </w:r>
        <w:r>
          <w:rPr>
            <w:noProof/>
            <w:webHidden/>
          </w:rPr>
          <w:fldChar w:fldCharType="separate"/>
        </w:r>
        <w:r>
          <w:rPr>
            <w:noProof/>
            <w:webHidden/>
          </w:rPr>
          <w:t>205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0" w:history="1">
        <w:r w:rsidRPr="003D24B9">
          <w:rPr>
            <w:rStyle w:val="Hyperlink"/>
            <w:noProof/>
          </w:rPr>
          <w:t>3.2.336</w:t>
        </w:r>
        <w:r>
          <w:rPr>
            <w:rFonts w:asciiTheme="minorHAnsi" w:eastAsiaTheme="minorEastAsia" w:hAnsiTheme="minorHAnsi" w:cstheme="minorBidi"/>
            <w:b w:val="0"/>
            <w:noProof/>
            <w:sz w:val="22"/>
            <w:szCs w:val="22"/>
          </w:rPr>
          <w:tab/>
        </w:r>
        <w:r w:rsidRPr="003D24B9">
          <w:rPr>
            <w:rStyle w:val="Hyperlink"/>
            <w:noProof/>
          </w:rPr>
          <w:t>TRTR – PID $1A1F – Transmission Clutch Slip</w:t>
        </w:r>
        <w:r>
          <w:rPr>
            <w:noProof/>
            <w:webHidden/>
          </w:rPr>
          <w:tab/>
        </w:r>
        <w:r>
          <w:rPr>
            <w:noProof/>
            <w:webHidden/>
          </w:rPr>
          <w:fldChar w:fldCharType="begin"/>
        </w:r>
        <w:r>
          <w:rPr>
            <w:noProof/>
            <w:webHidden/>
          </w:rPr>
          <w:instrText xml:space="preserve"> PAGEREF _Toc276632890 \h </w:instrText>
        </w:r>
        <w:r>
          <w:rPr>
            <w:noProof/>
            <w:webHidden/>
          </w:rPr>
        </w:r>
        <w:r>
          <w:rPr>
            <w:noProof/>
            <w:webHidden/>
          </w:rPr>
          <w:fldChar w:fldCharType="separate"/>
        </w:r>
        <w:r>
          <w:rPr>
            <w:noProof/>
            <w:webHidden/>
          </w:rPr>
          <w:t>205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1" w:history="1">
        <w:r w:rsidRPr="003D24B9">
          <w:rPr>
            <w:rStyle w:val="Hyperlink"/>
            <w:noProof/>
            <w:lang w:val="es-ES"/>
          </w:rPr>
          <w:t>3.2.337</w:t>
        </w:r>
        <w:r>
          <w:rPr>
            <w:rFonts w:asciiTheme="minorHAnsi" w:eastAsiaTheme="minorEastAsia" w:hAnsiTheme="minorHAnsi" w:cstheme="minorBidi"/>
            <w:b w:val="0"/>
            <w:noProof/>
            <w:sz w:val="22"/>
            <w:szCs w:val="22"/>
          </w:rPr>
          <w:tab/>
        </w:r>
        <w:r w:rsidRPr="003D24B9">
          <w:rPr>
            <w:rStyle w:val="Hyperlink"/>
            <w:noProof/>
            <w:lang w:val="es-ES"/>
          </w:rPr>
          <w:t>TCCR – PID $1A26 – Torque Converter Clutch Slip Error</w:t>
        </w:r>
        <w:r>
          <w:rPr>
            <w:noProof/>
            <w:webHidden/>
          </w:rPr>
          <w:tab/>
        </w:r>
        <w:r>
          <w:rPr>
            <w:noProof/>
            <w:webHidden/>
          </w:rPr>
          <w:fldChar w:fldCharType="begin"/>
        </w:r>
        <w:r>
          <w:rPr>
            <w:noProof/>
            <w:webHidden/>
          </w:rPr>
          <w:instrText xml:space="preserve"> PAGEREF _Toc276632891 \h </w:instrText>
        </w:r>
        <w:r>
          <w:rPr>
            <w:noProof/>
            <w:webHidden/>
          </w:rPr>
        </w:r>
        <w:r>
          <w:rPr>
            <w:noProof/>
            <w:webHidden/>
          </w:rPr>
          <w:fldChar w:fldCharType="separate"/>
        </w:r>
        <w:r>
          <w:rPr>
            <w:noProof/>
            <w:webHidden/>
          </w:rPr>
          <w:t>205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2" w:history="1">
        <w:r w:rsidRPr="003D24B9">
          <w:rPr>
            <w:rStyle w:val="Hyperlink"/>
            <w:noProof/>
          </w:rPr>
          <w:t>3.2.338</w:t>
        </w:r>
        <w:r>
          <w:rPr>
            <w:rFonts w:asciiTheme="minorHAnsi" w:eastAsiaTheme="minorEastAsia" w:hAnsiTheme="minorHAnsi" w:cstheme="minorBidi"/>
            <w:b w:val="0"/>
            <w:noProof/>
            <w:sz w:val="22"/>
            <w:szCs w:val="22"/>
          </w:rPr>
          <w:tab/>
        </w:r>
        <w:r w:rsidRPr="003D24B9">
          <w:rPr>
            <w:rStyle w:val="Hyperlink"/>
            <w:noProof/>
          </w:rPr>
          <w:t>ETQR – PID $1A2D – Engine Actual Steady State Torque</w:t>
        </w:r>
        <w:r>
          <w:rPr>
            <w:noProof/>
            <w:webHidden/>
          </w:rPr>
          <w:tab/>
        </w:r>
        <w:r>
          <w:rPr>
            <w:noProof/>
            <w:webHidden/>
          </w:rPr>
          <w:fldChar w:fldCharType="begin"/>
        </w:r>
        <w:r>
          <w:rPr>
            <w:noProof/>
            <w:webHidden/>
          </w:rPr>
          <w:instrText xml:space="preserve"> PAGEREF _Toc276632892 \h </w:instrText>
        </w:r>
        <w:r>
          <w:rPr>
            <w:noProof/>
            <w:webHidden/>
          </w:rPr>
        </w:r>
        <w:r>
          <w:rPr>
            <w:noProof/>
            <w:webHidden/>
          </w:rPr>
          <w:fldChar w:fldCharType="separate"/>
        </w:r>
        <w:r>
          <w:rPr>
            <w:noProof/>
            <w:webHidden/>
          </w:rPr>
          <w:t>205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3" w:history="1">
        <w:r w:rsidRPr="003D24B9">
          <w:rPr>
            <w:rStyle w:val="Hyperlink"/>
            <w:noProof/>
          </w:rPr>
          <w:t>3.2.339</w:t>
        </w:r>
        <w:r>
          <w:rPr>
            <w:rFonts w:asciiTheme="minorHAnsi" w:eastAsiaTheme="minorEastAsia" w:hAnsiTheme="minorHAnsi" w:cstheme="minorBidi"/>
            <w:b w:val="0"/>
            <w:noProof/>
            <w:sz w:val="22"/>
            <w:szCs w:val="22"/>
          </w:rPr>
          <w:tab/>
        </w:r>
        <w:r w:rsidRPr="003D24B9">
          <w:rPr>
            <w:rStyle w:val="Hyperlink"/>
            <w:noProof/>
          </w:rPr>
          <w:t>TRTR – PID $1A88 – Transmission Modeled Gear Ratio</w:t>
        </w:r>
        <w:r>
          <w:rPr>
            <w:noProof/>
            <w:webHidden/>
          </w:rPr>
          <w:tab/>
        </w:r>
        <w:r>
          <w:rPr>
            <w:noProof/>
            <w:webHidden/>
          </w:rPr>
          <w:fldChar w:fldCharType="begin"/>
        </w:r>
        <w:r>
          <w:rPr>
            <w:noProof/>
            <w:webHidden/>
          </w:rPr>
          <w:instrText xml:space="preserve"> PAGEREF _Toc276632893 \h </w:instrText>
        </w:r>
        <w:r>
          <w:rPr>
            <w:noProof/>
            <w:webHidden/>
          </w:rPr>
        </w:r>
        <w:r>
          <w:rPr>
            <w:noProof/>
            <w:webHidden/>
          </w:rPr>
          <w:fldChar w:fldCharType="separate"/>
        </w:r>
        <w:r>
          <w:rPr>
            <w:noProof/>
            <w:webHidden/>
          </w:rPr>
          <w:t>206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4" w:history="1">
        <w:r w:rsidRPr="003D24B9">
          <w:rPr>
            <w:rStyle w:val="Hyperlink"/>
            <w:noProof/>
          </w:rPr>
          <w:t>3.2.340</w:t>
        </w:r>
        <w:r>
          <w:rPr>
            <w:rFonts w:asciiTheme="minorHAnsi" w:eastAsiaTheme="minorEastAsia" w:hAnsiTheme="minorHAnsi" w:cstheme="minorBidi"/>
            <w:b w:val="0"/>
            <w:noProof/>
            <w:sz w:val="22"/>
            <w:szCs w:val="22"/>
          </w:rPr>
          <w:tab/>
        </w:r>
        <w:r w:rsidRPr="003D24B9">
          <w:rPr>
            <w:rStyle w:val="Hyperlink"/>
            <w:noProof/>
          </w:rPr>
          <w:t>AWDR – PID $1A8E – All Wheel Drive System Status</w:t>
        </w:r>
        <w:r>
          <w:rPr>
            <w:noProof/>
            <w:webHidden/>
          </w:rPr>
          <w:tab/>
        </w:r>
        <w:r>
          <w:rPr>
            <w:noProof/>
            <w:webHidden/>
          </w:rPr>
          <w:fldChar w:fldCharType="begin"/>
        </w:r>
        <w:r>
          <w:rPr>
            <w:noProof/>
            <w:webHidden/>
          </w:rPr>
          <w:instrText xml:space="preserve"> PAGEREF _Toc276632894 \h </w:instrText>
        </w:r>
        <w:r>
          <w:rPr>
            <w:noProof/>
            <w:webHidden/>
          </w:rPr>
        </w:r>
        <w:r>
          <w:rPr>
            <w:noProof/>
            <w:webHidden/>
          </w:rPr>
          <w:fldChar w:fldCharType="separate"/>
        </w:r>
        <w:r>
          <w:rPr>
            <w:noProof/>
            <w:webHidden/>
          </w:rPr>
          <w:t>206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5" w:history="1">
        <w:r w:rsidRPr="003D24B9">
          <w:rPr>
            <w:rStyle w:val="Hyperlink"/>
            <w:noProof/>
          </w:rPr>
          <w:t>3.2.341</w:t>
        </w:r>
        <w:r>
          <w:rPr>
            <w:rFonts w:asciiTheme="minorHAnsi" w:eastAsiaTheme="minorEastAsia" w:hAnsiTheme="minorHAnsi" w:cstheme="minorBidi"/>
            <w:b w:val="0"/>
            <w:noProof/>
            <w:sz w:val="22"/>
            <w:szCs w:val="22"/>
          </w:rPr>
          <w:tab/>
        </w:r>
        <w:r w:rsidRPr="003D24B9">
          <w:rPr>
            <w:rStyle w:val="Hyperlink"/>
            <w:noProof/>
          </w:rPr>
          <w:t>MAPR – PID $2000 – Intake Manifold Absolute Pressure A/D</w:t>
        </w:r>
        <w:r>
          <w:rPr>
            <w:noProof/>
            <w:webHidden/>
          </w:rPr>
          <w:tab/>
        </w:r>
        <w:r>
          <w:rPr>
            <w:noProof/>
            <w:webHidden/>
          </w:rPr>
          <w:fldChar w:fldCharType="begin"/>
        </w:r>
        <w:r>
          <w:rPr>
            <w:noProof/>
            <w:webHidden/>
          </w:rPr>
          <w:instrText xml:space="preserve"> PAGEREF _Toc276632895 \h </w:instrText>
        </w:r>
        <w:r>
          <w:rPr>
            <w:noProof/>
            <w:webHidden/>
          </w:rPr>
        </w:r>
        <w:r>
          <w:rPr>
            <w:noProof/>
            <w:webHidden/>
          </w:rPr>
          <w:fldChar w:fldCharType="separate"/>
        </w:r>
        <w:r>
          <w:rPr>
            <w:noProof/>
            <w:webHidden/>
          </w:rPr>
          <w:t>207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6" w:history="1">
        <w:r w:rsidRPr="003D24B9">
          <w:rPr>
            <w:rStyle w:val="Hyperlink"/>
            <w:noProof/>
          </w:rPr>
          <w:t>3.2.342</w:t>
        </w:r>
        <w:r>
          <w:rPr>
            <w:rFonts w:asciiTheme="minorHAnsi" w:eastAsiaTheme="minorEastAsia" w:hAnsiTheme="minorHAnsi" w:cstheme="minorBidi"/>
            <w:b w:val="0"/>
            <w:noProof/>
            <w:sz w:val="22"/>
            <w:szCs w:val="22"/>
          </w:rPr>
          <w:tab/>
        </w:r>
        <w:r w:rsidRPr="003D24B9">
          <w:rPr>
            <w:rStyle w:val="Hyperlink"/>
            <w:noProof/>
          </w:rPr>
          <w:t>MAPR – PID $2001 – Intake Manifold Vacuum Pressure</w:t>
        </w:r>
        <w:r>
          <w:rPr>
            <w:noProof/>
            <w:webHidden/>
          </w:rPr>
          <w:tab/>
        </w:r>
        <w:r>
          <w:rPr>
            <w:noProof/>
            <w:webHidden/>
          </w:rPr>
          <w:fldChar w:fldCharType="begin"/>
        </w:r>
        <w:r>
          <w:rPr>
            <w:noProof/>
            <w:webHidden/>
          </w:rPr>
          <w:instrText xml:space="preserve"> PAGEREF _Toc276632896 \h </w:instrText>
        </w:r>
        <w:r>
          <w:rPr>
            <w:noProof/>
            <w:webHidden/>
          </w:rPr>
        </w:r>
        <w:r>
          <w:rPr>
            <w:noProof/>
            <w:webHidden/>
          </w:rPr>
          <w:fldChar w:fldCharType="separate"/>
        </w:r>
        <w:r>
          <w:rPr>
            <w:noProof/>
            <w:webHidden/>
          </w:rPr>
          <w:t>207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7" w:history="1">
        <w:r w:rsidRPr="003D24B9">
          <w:rPr>
            <w:rStyle w:val="Hyperlink"/>
            <w:noProof/>
          </w:rPr>
          <w:t>3.2.343</w:t>
        </w:r>
        <w:r>
          <w:rPr>
            <w:rFonts w:asciiTheme="minorHAnsi" w:eastAsiaTheme="minorEastAsia" w:hAnsiTheme="minorHAnsi" w:cstheme="minorBidi"/>
            <w:b w:val="0"/>
            <w:noProof/>
            <w:sz w:val="22"/>
            <w:szCs w:val="22"/>
          </w:rPr>
          <w:tab/>
        </w:r>
        <w:r w:rsidRPr="003D24B9">
          <w:rPr>
            <w:rStyle w:val="Hyperlink"/>
            <w:noProof/>
          </w:rPr>
          <w:t>MAPR – PID $2002 – Supercharger Inlet Absolute Pressure</w:t>
        </w:r>
        <w:r>
          <w:rPr>
            <w:noProof/>
            <w:webHidden/>
          </w:rPr>
          <w:tab/>
        </w:r>
        <w:r>
          <w:rPr>
            <w:noProof/>
            <w:webHidden/>
          </w:rPr>
          <w:fldChar w:fldCharType="begin"/>
        </w:r>
        <w:r>
          <w:rPr>
            <w:noProof/>
            <w:webHidden/>
          </w:rPr>
          <w:instrText xml:space="preserve"> PAGEREF _Toc276632897 \h </w:instrText>
        </w:r>
        <w:r>
          <w:rPr>
            <w:noProof/>
            <w:webHidden/>
          </w:rPr>
        </w:r>
        <w:r>
          <w:rPr>
            <w:noProof/>
            <w:webHidden/>
          </w:rPr>
          <w:fldChar w:fldCharType="separate"/>
        </w:r>
        <w:r>
          <w:rPr>
            <w:noProof/>
            <w:webHidden/>
          </w:rPr>
          <w:t>207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8" w:history="1">
        <w:r w:rsidRPr="003D24B9">
          <w:rPr>
            <w:rStyle w:val="Hyperlink"/>
            <w:noProof/>
          </w:rPr>
          <w:t>3.2.344</w:t>
        </w:r>
        <w:r>
          <w:rPr>
            <w:rFonts w:asciiTheme="minorHAnsi" w:eastAsiaTheme="minorEastAsia" w:hAnsiTheme="minorHAnsi" w:cstheme="minorBidi"/>
            <w:b w:val="0"/>
            <w:noProof/>
            <w:sz w:val="22"/>
            <w:szCs w:val="22"/>
          </w:rPr>
          <w:tab/>
        </w:r>
        <w:r w:rsidRPr="003D24B9">
          <w:rPr>
            <w:rStyle w:val="Hyperlink"/>
            <w:noProof/>
          </w:rPr>
          <w:t>MAPR – PID $2003 – Supercharger Inlet Absolute Pressure A/D</w:t>
        </w:r>
        <w:r>
          <w:rPr>
            <w:noProof/>
            <w:webHidden/>
          </w:rPr>
          <w:tab/>
        </w:r>
        <w:r>
          <w:rPr>
            <w:noProof/>
            <w:webHidden/>
          </w:rPr>
          <w:fldChar w:fldCharType="begin"/>
        </w:r>
        <w:r>
          <w:rPr>
            <w:noProof/>
            <w:webHidden/>
          </w:rPr>
          <w:instrText xml:space="preserve"> PAGEREF _Toc276632898 \h </w:instrText>
        </w:r>
        <w:r>
          <w:rPr>
            <w:noProof/>
            <w:webHidden/>
          </w:rPr>
        </w:r>
        <w:r>
          <w:rPr>
            <w:noProof/>
            <w:webHidden/>
          </w:rPr>
          <w:fldChar w:fldCharType="separate"/>
        </w:r>
        <w:r>
          <w:rPr>
            <w:noProof/>
            <w:webHidden/>
          </w:rPr>
          <w:t>208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899" w:history="1">
        <w:r w:rsidRPr="003D24B9">
          <w:rPr>
            <w:rStyle w:val="Hyperlink"/>
            <w:noProof/>
          </w:rPr>
          <w:t>3.2.345</w:t>
        </w:r>
        <w:r>
          <w:rPr>
            <w:rFonts w:asciiTheme="minorHAnsi" w:eastAsiaTheme="minorEastAsia" w:hAnsiTheme="minorHAnsi" w:cstheme="minorBidi"/>
            <w:b w:val="0"/>
            <w:noProof/>
            <w:sz w:val="22"/>
            <w:szCs w:val="22"/>
          </w:rPr>
          <w:tab/>
        </w:r>
        <w:r w:rsidRPr="003D24B9">
          <w:rPr>
            <w:rStyle w:val="Hyperlink"/>
            <w:noProof/>
          </w:rPr>
          <w:t>MAPR – PID $2004 – Supercharger Inlet Vacuum Pressure</w:t>
        </w:r>
        <w:r>
          <w:rPr>
            <w:noProof/>
            <w:webHidden/>
          </w:rPr>
          <w:tab/>
        </w:r>
        <w:r>
          <w:rPr>
            <w:noProof/>
            <w:webHidden/>
          </w:rPr>
          <w:fldChar w:fldCharType="begin"/>
        </w:r>
        <w:r>
          <w:rPr>
            <w:noProof/>
            <w:webHidden/>
          </w:rPr>
          <w:instrText xml:space="preserve"> PAGEREF _Toc276632899 \h </w:instrText>
        </w:r>
        <w:r>
          <w:rPr>
            <w:noProof/>
            <w:webHidden/>
          </w:rPr>
        </w:r>
        <w:r>
          <w:rPr>
            <w:noProof/>
            <w:webHidden/>
          </w:rPr>
          <w:fldChar w:fldCharType="separate"/>
        </w:r>
        <w:r>
          <w:rPr>
            <w:noProof/>
            <w:webHidden/>
          </w:rPr>
          <w:t>208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0" w:history="1">
        <w:r w:rsidRPr="003D24B9">
          <w:rPr>
            <w:rStyle w:val="Hyperlink"/>
            <w:noProof/>
          </w:rPr>
          <w:t>3.2.346</w:t>
        </w:r>
        <w:r>
          <w:rPr>
            <w:rFonts w:asciiTheme="minorHAnsi" w:eastAsiaTheme="minorEastAsia" w:hAnsiTheme="minorHAnsi" w:cstheme="minorBidi"/>
            <w:b w:val="0"/>
            <w:noProof/>
            <w:sz w:val="22"/>
            <w:szCs w:val="22"/>
          </w:rPr>
          <w:tab/>
        </w:r>
        <w:r w:rsidRPr="003D24B9">
          <w:rPr>
            <w:rStyle w:val="Hyperlink"/>
            <w:noProof/>
          </w:rPr>
          <w:t>EITR – PID $2005 – Power-Up Intake Air Temperature</w:t>
        </w:r>
        <w:r>
          <w:rPr>
            <w:noProof/>
            <w:webHidden/>
          </w:rPr>
          <w:tab/>
        </w:r>
        <w:r>
          <w:rPr>
            <w:noProof/>
            <w:webHidden/>
          </w:rPr>
          <w:fldChar w:fldCharType="begin"/>
        </w:r>
        <w:r>
          <w:rPr>
            <w:noProof/>
            <w:webHidden/>
          </w:rPr>
          <w:instrText xml:space="preserve"> PAGEREF _Toc276632900 \h </w:instrText>
        </w:r>
        <w:r>
          <w:rPr>
            <w:noProof/>
            <w:webHidden/>
          </w:rPr>
        </w:r>
        <w:r>
          <w:rPr>
            <w:noProof/>
            <w:webHidden/>
          </w:rPr>
          <w:fldChar w:fldCharType="separate"/>
        </w:r>
        <w:r>
          <w:rPr>
            <w:noProof/>
            <w:webHidden/>
          </w:rPr>
          <w:t>208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1" w:history="1">
        <w:r w:rsidRPr="003D24B9">
          <w:rPr>
            <w:rStyle w:val="Hyperlink"/>
            <w:noProof/>
          </w:rPr>
          <w:t>3.2.347</w:t>
        </w:r>
        <w:r>
          <w:rPr>
            <w:rFonts w:asciiTheme="minorHAnsi" w:eastAsiaTheme="minorEastAsia" w:hAnsiTheme="minorHAnsi" w:cstheme="minorBidi"/>
            <w:b w:val="0"/>
            <w:noProof/>
            <w:sz w:val="22"/>
            <w:szCs w:val="22"/>
          </w:rPr>
          <w:tab/>
        </w:r>
        <w:r w:rsidRPr="003D24B9">
          <w:rPr>
            <w:rStyle w:val="Hyperlink"/>
            <w:noProof/>
          </w:rPr>
          <w:t>EITR – PID $2006 – Intake Air Temperature 2</w:t>
        </w:r>
        <w:r>
          <w:rPr>
            <w:noProof/>
            <w:webHidden/>
          </w:rPr>
          <w:tab/>
        </w:r>
        <w:r>
          <w:rPr>
            <w:noProof/>
            <w:webHidden/>
          </w:rPr>
          <w:fldChar w:fldCharType="begin"/>
        </w:r>
        <w:r>
          <w:rPr>
            <w:noProof/>
            <w:webHidden/>
          </w:rPr>
          <w:instrText xml:space="preserve"> PAGEREF _Toc276632901 \h </w:instrText>
        </w:r>
        <w:r>
          <w:rPr>
            <w:noProof/>
            <w:webHidden/>
          </w:rPr>
        </w:r>
        <w:r>
          <w:rPr>
            <w:noProof/>
            <w:webHidden/>
          </w:rPr>
          <w:fldChar w:fldCharType="separate"/>
        </w:r>
        <w:r>
          <w:rPr>
            <w:noProof/>
            <w:webHidden/>
          </w:rPr>
          <w:t>208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2" w:history="1">
        <w:r w:rsidRPr="003D24B9">
          <w:rPr>
            <w:rStyle w:val="Hyperlink"/>
            <w:noProof/>
          </w:rPr>
          <w:t>3.2.348</w:t>
        </w:r>
        <w:r>
          <w:rPr>
            <w:rFonts w:asciiTheme="minorHAnsi" w:eastAsiaTheme="minorEastAsia" w:hAnsiTheme="minorHAnsi" w:cstheme="minorBidi"/>
            <w:b w:val="0"/>
            <w:noProof/>
            <w:sz w:val="22"/>
            <w:szCs w:val="22"/>
          </w:rPr>
          <w:tab/>
        </w:r>
        <w:r w:rsidRPr="003D24B9">
          <w:rPr>
            <w:rStyle w:val="Hyperlink"/>
            <w:noProof/>
          </w:rPr>
          <w:t>AAPR – PID $2007 – Barometric Pressure A/D</w:t>
        </w:r>
        <w:r>
          <w:rPr>
            <w:noProof/>
            <w:webHidden/>
          </w:rPr>
          <w:tab/>
        </w:r>
        <w:r>
          <w:rPr>
            <w:noProof/>
            <w:webHidden/>
          </w:rPr>
          <w:fldChar w:fldCharType="begin"/>
        </w:r>
        <w:r>
          <w:rPr>
            <w:noProof/>
            <w:webHidden/>
          </w:rPr>
          <w:instrText xml:space="preserve"> PAGEREF _Toc276632902 \h </w:instrText>
        </w:r>
        <w:r>
          <w:rPr>
            <w:noProof/>
            <w:webHidden/>
          </w:rPr>
        </w:r>
        <w:r>
          <w:rPr>
            <w:noProof/>
            <w:webHidden/>
          </w:rPr>
          <w:fldChar w:fldCharType="separate"/>
        </w:r>
        <w:r>
          <w:rPr>
            <w:noProof/>
            <w:webHidden/>
          </w:rPr>
          <w:t>208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3" w:history="1">
        <w:r w:rsidRPr="003D24B9">
          <w:rPr>
            <w:rStyle w:val="Hyperlink"/>
            <w:noProof/>
          </w:rPr>
          <w:t>3.2.349</w:t>
        </w:r>
        <w:r>
          <w:rPr>
            <w:rFonts w:asciiTheme="minorHAnsi" w:eastAsiaTheme="minorEastAsia" w:hAnsiTheme="minorHAnsi" w:cstheme="minorBidi"/>
            <w:b w:val="0"/>
            <w:noProof/>
            <w:sz w:val="22"/>
            <w:szCs w:val="22"/>
          </w:rPr>
          <w:tab/>
        </w:r>
        <w:r w:rsidRPr="003D24B9">
          <w:rPr>
            <w:rStyle w:val="Hyperlink"/>
            <w:noProof/>
          </w:rPr>
          <w:t>IMTR – PID $2008 – Intake Manifold Tuning Valve Control Circuit</w:t>
        </w:r>
        <w:r>
          <w:rPr>
            <w:noProof/>
            <w:webHidden/>
          </w:rPr>
          <w:tab/>
        </w:r>
        <w:r>
          <w:rPr>
            <w:noProof/>
            <w:webHidden/>
          </w:rPr>
          <w:fldChar w:fldCharType="begin"/>
        </w:r>
        <w:r>
          <w:rPr>
            <w:noProof/>
            <w:webHidden/>
          </w:rPr>
          <w:instrText xml:space="preserve"> PAGEREF _Toc276632903 \h </w:instrText>
        </w:r>
        <w:r>
          <w:rPr>
            <w:noProof/>
            <w:webHidden/>
          </w:rPr>
        </w:r>
        <w:r>
          <w:rPr>
            <w:noProof/>
            <w:webHidden/>
          </w:rPr>
          <w:fldChar w:fldCharType="separate"/>
        </w:r>
        <w:r>
          <w:rPr>
            <w:noProof/>
            <w:webHidden/>
          </w:rPr>
          <w:t>209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4" w:history="1">
        <w:r w:rsidRPr="003D24B9">
          <w:rPr>
            <w:rStyle w:val="Hyperlink"/>
            <w:noProof/>
          </w:rPr>
          <w:t>3.2.350</w:t>
        </w:r>
        <w:r>
          <w:rPr>
            <w:rFonts w:asciiTheme="minorHAnsi" w:eastAsiaTheme="minorEastAsia" w:hAnsiTheme="minorHAnsi" w:cstheme="minorBidi"/>
            <w:b w:val="0"/>
            <w:noProof/>
            <w:sz w:val="22"/>
            <w:szCs w:val="22"/>
          </w:rPr>
          <w:tab/>
        </w:r>
        <w:r w:rsidRPr="003D24B9">
          <w:rPr>
            <w:rStyle w:val="Hyperlink"/>
            <w:noProof/>
          </w:rPr>
          <w:t>IMTR – PID $2009 – Intake Manifold Tuning Vane Position Duty Cycle</w:t>
        </w:r>
        <w:r>
          <w:rPr>
            <w:noProof/>
            <w:webHidden/>
          </w:rPr>
          <w:tab/>
        </w:r>
        <w:r>
          <w:rPr>
            <w:noProof/>
            <w:webHidden/>
          </w:rPr>
          <w:fldChar w:fldCharType="begin"/>
        </w:r>
        <w:r>
          <w:rPr>
            <w:noProof/>
            <w:webHidden/>
          </w:rPr>
          <w:instrText xml:space="preserve"> PAGEREF _Toc276632904 \h </w:instrText>
        </w:r>
        <w:r>
          <w:rPr>
            <w:noProof/>
            <w:webHidden/>
          </w:rPr>
        </w:r>
        <w:r>
          <w:rPr>
            <w:noProof/>
            <w:webHidden/>
          </w:rPr>
          <w:fldChar w:fldCharType="separate"/>
        </w:r>
        <w:r>
          <w:rPr>
            <w:noProof/>
            <w:webHidden/>
          </w:rPr>
          <w:t>209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5" w:history="1">
        <w:r w:rsidRPr="003D24B9">
          <w:rPr>
            <w:rStyle w:val="Hyperlink"/>
            <w:noProof/>
          </w:rPr>
          <w:t>3.2.351</w:t>
        </w:r>
        <w:r>
          <w:rPr>
            <w:rFonts w:asciiTheme="minorHAnsi" w:eastAsiaTheme="minorEastAsia" w:hAnsiTheme="minorHAnsi" w:cstheme="minorBidi"/>
            <w:b w:val="0"/>
            <w:noProof/>
            <w:sz w:val="22"/>
            <w:szCs w:val="22"/>
          </w:rPr>
          <w:tab/>
        </w:r>
        <w:r w:rsidRPr="003D24B9">
          <w:rPr>
            <w:rStyle w:val="Hyperlink"/>
            <w:noProof/>
          </w:rPr>
          <w:t>IMTR – PID $200A – Intake Manifold Tuning Status</w:t>
        </w:r>
        <w:r>
          <w:rPr>
            <w:noProof/>
            <w:webHidden/>
          </w:rPr>
          <w:tab/>
        </w:r>
        <w:r>
          <w:rPr>
            <w:noProof/>
            <w:webHidden/>
          </w:rPr>
          <w:fldChar w:fldCharType="begin"/>
        </w:r>
        <w:r>
          <w:rPr>
            <w:noProof/>
            <w:webHidden/>
          </w:rPr>
          <w:instrText xml:space="preserve"> PAGEREF _Toc276632905 \h </w:instrText>
        </w:r>
        <w:r>
          <w:rPr>
            <w:noProof/>
            <w:webHidden/>
          </w:rPr>
        </w:r>
        <w:r>
          <w:rPr>
            <w:noProof/>
            <w:webHidden/>
          </w:rPr>
          <w:fldChar w:fldCharType="separate"/>
        </w:r>
        <w:r>
          <w:rPr>
            <w:noProof/>
            <w:webHidden/>
          </w:rPr>
          <w:t>210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6" w:history="1">
        <w:r w:rsidRPr="003D24B9">
          <w:rPr>
            <w:rStyle w:val="Hyperlink"/>
            <w:noProof/>
          </w:rPr>
          <w:t>3.2.352</w:t>
        </w:r>
        <w:r>
          <w:rPr>
            <w:rFonts w:asciiTheme="minorHAnsi" w:eastAsiaTheme="minorEastAsia" w:hAnsiTheme="minorHAnsi" w:cstheme="minorBidi"/>
            <w:b w:val="0"/>
            <w:noProof/>
            <w:sz w:val="22"/>
            <w:szCs w:val="22"/>
          </w:rPr>
          <w:tab/>
        </w:r>
        <w:r w:rsidRPr="003D24B9">
          <w:rPr>
            <w:rStyle w:val="Hyperlink"/>
            <w:noProof/>
          </w:rPr>
          <w:t>BSTR – PID $200B – Supercharger Boost Solenoid Duty Cycle</w:t>
        </w:r>
        <w:r>
          <w:rPr>
            <w:noProof/>
            <w:webHidden/>
          </w:rPr>
          <w:tab/>
        </w:r>
        <w:r>
          <w:rPr>
            <w:noProof/>
            <w:webHidden/>
          </w:rPr>
          <w:fldChar w:fldCharType="begin"/>
        </w:r>
        <w:r>
          <w:rPr>
            <w:noProof/>
            <w:webHidden/>
          </w:rPr>
          <w:instrText xml:space="preserve"> PAGEREF _Toc276632906 \h </w:instrText>
        </w:r>
        <w:r>
          <w:rPr>
            <w:noProof/>
            <w:webHidden/>
          </w:rPr>
        </w:r>
        <w:r>
          <w:rPr>
            <w:noProof/>
            <w:webHidden/>
          </w:rPr>
          <w:fldChar w:fldCharType="separate"/>
        </w:r>
        <w:r>
          <w:rPr>
            <w:noProof/>
            <w:webHidden/>
          </w:rPr>
          <w:t>210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7" w:history="1">
        <w:r w:rsidRPr="003D24B9">
          <w:rPr>
            <w:rStyle w:val="Hyperlink"/>
            <w:noProof/>
          </w:rPr>
          <w:t>3.2.353</w:t>
        </w:r>
        <w:r>
          <w:rPr>
            <w:rFonts w:asciiTheme="minorHAnsi" w:eastAsiaTheme="minorEastAsia" w:hAnsiTheme="minorHAnsi" w:cstheme="minorBidi"/>
            <w:b w:val="0"/>
            <w:noProof/>
            <w:sz w:val="22"/>
            <w:szCs w:val="22"/>
          </w:rPr>
          <w:tab/>
        </w:r>
        <w:r w:rsidRPr="003D24B9">
          <w:rPr>
            <w:rStyle w:val="Hyperlink"/>
            <w:noProof/>
          </w:rPr>
          <w:t>BSTR – PID $200C – Supercharger Boost Solenoid Control Circuit</w:t>
        </w:r>
        <w:r>
          <w:rPr>
            <w:noProof/>
            <w:webHidden/>
          </w:rPr>
          <w:tab/>
        </w:r>
        <w:r>
          <w:rPr>
            <w:noProof/>
            <w:webHidden/>
          </w:rPr>
          <w:fldChar w:fldCharType="begin"/>
        </w:r>
        <w:r>
          <w:rPr>
            <w:noProof/>
            <w:webHidden/>
          </w:rPr>
          <w:instrText xml:space="preserve"> PAGEREF _Toc276632907 \h </w:instrText>
        </w:r>
        <w:r>
          <w:rPr>
            <w:noProof/>
            <w:webHidden/>
          </w:rPr>
        </w:r>
        <w:r>
          <w:rPr>
            <w:noProof/>
            <w:webHidden/>
          </w:rPr>
          <w:fldChar w:fldCharType="separate"/>
        </w:r>
        <w:r>
          <w:rPr>
            <w:noProof/>
            <w:webHidden/>
          </w:rPr>
          <w:t>211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8" w:history="1">
        <w:r w:rsidRPr="003D24B9">
          <w:rPr>
            <w:rStyle w:val="Hyperlink"/>
            <w:noProof/>
          </w:rPr>
          <w:t>3.2.354</w:t>
        </w:r>
        <w:r>
          <w:rPr>
            <w:rFonts w:asciiTheme="minorHAnsi" w:eastAsiaTheme="minorEastAsia" w:hAnsiTheme="minorHAnsi" w:cstheme="minorBidi"/>
            <w:b w:val="0"/>
            <w:noProof/>
            <w:sz w:val="22"/>
            <w:szCs w:val="22"/>
          </w:rPr>
          <w:tab/>
        </w:r>
        <w:r w:rsidRPr="003D24B9">
          <w:rPr>
            <w:rStyle w:val="Hyperlink"/>
            <w:noProof/>
          </w:rPr>
          <w:t>BSTR – PID $200D – Intercooler Pump Control Circuit</w:t>
        </w:r>
        <w:r>
          <w:rPr>
            <w:noProof/>
            <w:webHidden/>
          </w:rPr>
          <w:tab/>
        </w:r>
        <w:r>
          <w:rPr>
            <w:noProof/>
            <w:webHidden/>
          </w:rPr>
          <w:fldChar w:fldCharType="begin"/>
        </w:r>
        <w:r>
          <w:rPr>
            <w:noProof/>
            <w:webHidden/>
          </w:rPr>
          <w:instrText xml:space="preserve"> PAGEREF _Toc276632908 \h </w:instrText>
        </w:r>
        <w:r>
          <w:rPr>
            <w:noProof/>
            <w:webHidden/>
          </w:rPr>
        </w:r>
        <w:r>
          <w:rPr>
            <w:noProof/>
            <w:webHidden/>
          </w:rPr>
          <w:fldChar w:fldCharType="separate"/>
        </w:r>
        <w:r>
          <w:rPr>
            <w:noProof/>
            <w:webHidden/>
          </w:rPr>
          <w:t>211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09" w:history="1">
        <w:r w:rsidRPr="003D24B9">
          <w:rPr>
            <w:rStyle w:val="Hyperlink"/>
            <w:noProof/>
          </w:rPr>
          <w:t>3.2.355</w:t>
        </w:r>
        <w:r>
          <w:rPr>
            <w:rFonts w:asciiTheme="minorHAnsi" w:eastAsiaTheme="minorEastAsia" w:hAnsiTheme="minorHAnsi" w:cstheme="minorBidi"/>
            <w:b w:val="0"/>
            <w:noProof/>
            <w:sz w:val="22"/>
            <w:szCs w:val="22"/>
          </w:rPr>
          <w:tab/>
        </w:r>
        <w:r w:rsidRPr="003D24B9">
          <w:rPr>
            <w:rStyle w:val="Hyperlink"/>
            <w:noProof/>
          </w:rPr>
          <w:t>CDAR – PID $200E – Distance With Cylinders Deactivated</w:t>
        </w:r>
        <w:r>
          <w:rPr>
            <w:noProof/>
            <w:webHidden/>
          </w:rPr>
          <w:tab/>
        </w:r>
        <w:r>
          <w:rPr>
            <w:noProof/>
            <w:webHidden/>
          </w:rPr>
          <w:fldChar w:fldCharType="begin"/>
        </w:r>
        <w:r>
          <w:rPr>
            <w:noProof/>
            <w:webHidden/>
          </w:rPr>
          <w:instrText xml:space="preserve"> PAGEREF _Toc276632909 \h </w:instrText>
        </w:r>
        <w:r>
          <w:rPr>
            <w:noProof/>
            <w:webHidden/>
          </w:rPr>
        </w:r>
        <w:r>
          <w:rPr>
            <w:noProof/>
            <w:webHidden/>
          </w:rPr>
          <w:fldChar w:fldCharType="separate"/>
        </w:r>
        <w:r>
          <w:rPr>
            <w:noProof/>
            <w:webHidden/>
          </w:rPr>
          <w:t>212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0" w:history="1">
        <w:r w:rsidRPr="003D24B9">
          <w:rPr>
            <w:rStyle w:val="Hyperlink"/>
            <w:noProof/>
          </w:rPr>
          <w:t>3.2.356</w:t>
        </w:r>
        <w:r>
          <w:rPr>
            <w:rFonts w:asciiTheme="minorHAnsi" w:eastAsiaTheme="minorEastAsia" w:hAnsiTheme="minorHAnsi" w:cstheme="minorBidi"/>
            <w:b w:val="0"/>
            <w:noProof/>
            <w:sz w:val="22"/>
            <w:szCs w:val="22"/>
          </w:rPr>
          <w:tab/>
        </w:r>
        <w:r w:rsidRPr="003D24B9">
          <w:rPr>
            <w:rStyle w:val="Hyperlink"/>
            <w:noProof/>
          </w:rPr>
          <w:t>CDAR – PID $200F – Distance With All Cylinders Activated</w:t>
        </w:r>
        <w:r>
          <w:rPr>
            <w:noProof/>
            <w:webHidden/>
          </w:rPr>
          <w:tab/>
        </w:r>
        <w:r>
          <w:rPr>
            <w:noProof/>
            <w:webHidden/>
          </w:rPr>
          <w:fldChar w:fldCharType="begin"/>
        </w:r>
        <w:r>
          <w:rPr>
            <w:noProof/>
            <w:webHidden/>
          </w:rPr>
          <w:instrText xml:space="preserve"> PAGEREF _Toc276632910 \h </w:instrText>
        </w:r>
        <w:r>
          <w:rPr>
            <w:noProof/>
            <w:webHidden/>
          </w:rPr>
        </w:r>
        <w:r>
          <w:rPr>
            <w:noProof/>
            <w:webHidden/>
          </w:rPr>
          <w:fldChar w:fldCharType="separate"/>
        </w:r>
        <w:r>
          <w:rPr>
            <w:noProof/>
            <w:webHidden/>
          </w:rPr>
          <w:t>212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1" w:history="1">
        <w:r w:rsidRPr="003D24B9">
          <w:rPr>
            <w:rStyle w:val="Hyperlink"/>
            <w:noProof/>
          </w:rPr>
          <w:t>3.2.357</w:t>
        </w:r>
        <w:r>
          <w:rPr>
            <w:rFonts w:asciiTheme="minorHAnsi" w:eastAsiaTheme="minorEastAsia" w:hAnsiTheme="minorHAnsi" w:cstheme="minorBidi"/>
            <w:b w:val="0"/>
            <w:noProof/>
            <w:sz w:val="22"/>
            <w:szCs w:val="22"/>
          </w:rPr>
          <w:tab/>
        </w:r>
        <w:r w:rsidRPr="003D24B9">
          <w:rPr>
            <w:rStyle w:val="Hyperlink"/>
            <w:noProof/>
          </w:rPr>
          <w:t>CDAR – PID $2010 – Displacement On Demand Transitions</w:t>
        </w:r>
        <w:r>
          <w:rPr>
            <w:noProof/>
            <w:webHidden/>
          </w:rPr>
          <w:tab/>
        </w:r>
        <w:r>
          <w:rPr>
            <w:noProof/>
            <w:webHidden/>
          </w:rPr>
          <w:fldChar w:fldCharType="begin"/>
        </w:r>
        <w:r>
          <w:rPr>
            <w:noProof/>
            <w:webHidden/>
          </w:rPr>
          <w:instrText xml:space="preserve"> PAGEREF _Toc276632911 \h </w:instrText>
        </w:r>
        <w:r>
          <w:rPr>
            <w:noProof/>
            <w:webHidden/>
          </w:rPr>
        </w:r>
        <w:r>
          <w:rPr>
            <w:noProof/>
            <w:webHidden/>
          </w:rPr>
          <w:fldChar w:fldCharType="separate"/>
        </w:r>
        <w:r>
          <w:rPr>
            <w:noProof/>
            <w:webHidden/>
          </w:rPr>
          <w:t>212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2" w:history="1">
        <w:r w:rsidRPr="003D24B9">
          <w:rPr>
            <w:rStyle w:val="Hyperlink"/>
            <w:noProof/>
          </w:rPr>
          <w:t>3.2.358</w:t>
        </w:r>
        <w:r>
          <w:rPr>
            <w:rFonts w:asciiTheme="minorHAnsi" w:eastAsiaTheme="minorEastAsia" w:hAnsiTheme="minorHAnsi" w:cstheme="minorBidi"/>
            <w:b w:val="0"/>
            <w:noProof/>
            <w:sz w:val="22"/>
            <w:szCs w:val="22"/>
          </w:rPr>
          <w:tab/>
        </w:r>
        <w:r w:rsidRPr="003D24B9">
          <w:rPr>
            <w:rStyle w:val="Hyperlink"/>
            <w:noProof/>
          </w:rPr>
          <w:t>CDAR – PID $2011 – Displacement on Demand Inhibit Reasons 1</w:t>
        </w:r>
        <w:r>
          <w:rPr>
            <w:noProof/>
            <w:webHidden/>
          </w:rPr>
          <w:tab/>
        </w:r>
        <w:r>
          <w:rPr>
            <w:noProof/>
            <w:webHidden/>
          </w:rPr>
          <w:fldChar w:fldCharType="begin"/>
        </w:r>
        <w:r>
          <w:rPr>
            <w:noProof/>
            <w:webHidden/>
          </w:rPr>
          <w:instrText xml:space="preserve"> PAGEREF _Toc276632912 \h </w:instrText>
        </w:r>
        <w:r>
          <w:rPr>
            <w:noProof/>
            <w:webHidden/>
          </w:rPr>
        </w:r>
        <w:r>
          <w:rPr>
            <w:noProof/>
            <w:webHidden/>
          </w:rPr>
          <w:fldChar w:fldCharType="separate"/>
        </w:r>
        <w:r>
          <w:rPr>
            <w:noProof/>
            <w:webHidden/>
          </w:rPr>
          <w:t>213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3" w:history="1">
        <w:r w:rsidRPr="003D24B9">
          <w:rPr>
            <w:rStyle w:val="Hyperlink"/>
            <w:noProof/>
          </w:rPr>
          <w:t>3.2.359</w:t>
        </w:r>
        <w:r>
          <w:rPr>
            <w:rFonts w:asciiTheme="minorHAnsi" w:eastAsiaTheme="minorEastAsia" w:hAnsiTheme="minorHAnsi" w:cstheme="minorBidi"/>
            <w:b w:val="0"/>
            <w:noProof/>
            <w:sz w:val="22"/>
            <w:szCs w:val="22"/>
          </w:rPr>
          <w:tab/>
        </w:r>
        <w:r w:rsidRPr="003D24B9">
          <w:rPr>
            <w:rStyle w:val="Hyperlink"/>
            <w:noProof/>
          </w:rPr>
          <w:t>CDAR – PID $2012 – Displacement on Demand Inhibit Reasons 2</w:t>
        </w:r>
        <w:r>
          <w:rPr>
            <w:noProof/>
            <w:webHidden/>
          </w:rPr>
          <w:tab/>
        </w:r>
        <w:r>
          <w:rPr>
            <w:noProof/>
            <w:webHidden/>
          </w:rPr>
          <w:fldChar w:fldCharType="begin"/>
        </w:r>
        <w:r>
          <w:rPr>
            <w:noProof/>
            <w:webHidden/>
          </w:rPr>
          <w:instrText xml:space="preserve"> PAGEREF _Toc276632913 \h </w:instrText>
        </w:r>
        <w:r>
          <w:rPr>
            <w:noProof/>
            <w:webHidden/>
          </w:rPr>
        </w:r>
        <w:r>
          <w:rPr>
            <w:noProof/>
            <w:webHidden/>
          </w:rPr>
          <w:fldChar w:fldCharType="separate"/>
        </w:r>
        <w:r>
          <w:rPr>
            <w:noProof/>
            <w:webHidden/>
          </w:rPr>
          <w:t>214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4" w:history="1">
        <w:r w:rsidRPr="003D24B9">
          <w:rPr>
            <w:rStyle w:val="Hyperlink"/>
            <w:noProof/>
          </w:rPr>
          <w:t>3.2.360</w:t>
        </w:r>
        <w:r>
          <w:rPr>
            <w:rFonts w:asciiTheme="minorHAnsi" w:eastAsiaTheme="minorEastAsia" w:hAnsiTheme="minorHAnsi" w:cstheme="minorBidi"/>
            <w:b w:val="0"/>
            <w:noProof/>
            <w:sz w:val="22"/>
            <w:szCs w:val="22"/>
          </w:rPr>
          <w:tab/>
        </w:r>
        <w:r w:rsidRPr="003D24B9">
          <w:rPr>
            <w:rStyle w:val="Hyperlink"/>
            <w:noProof/>
          </w:rPr>
          <w:t>CDAR – PID $2013 – Displacement on Demand Reactivation History 1</w:t>
        </w:r>
        <w:r>
          <w:rPr>
            <w:noProof/>
            <w:webHidden/>
          </w:rPr>
          <w:tab/>
        </w:r>
        <w:r>
          <w:rPr>
            <w:noProof/>
            <w:webHidden/>
          </w:rPr>
          <w:fldChar w:fldCharType="begin"/>
        </w:r>
        <w:r>
          <w:rPr>
            <w:noProof/>
            <w:webHidden/>
          </w:rPr>
          <w:instrText xml:space="preserve"> PAGEREF _Toc276632914 \h </w:instrText>
        </w:r>
        <w:r>
          <w:rPr>
            <w:noProof/>
            <w:webHidden/>
          </w:rPr>
        </w:r>
        <w:r>
          <w:rPr>
            <w:noProof/>
            <w:webHidden/>
          </w:rPr>
          <w:fldChar w:fldCharType="separate"/>
        </w:r>
        <w:r>
          <w:rPr>
            <w:noProof/>
            <w:webHidden/>
          </w:rPr>
          <w:t>215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5" w:history="1">
        <w:r w:rsidRPr="003D24B9">
          <w:rPr>
            <w:rStyle w:val="Hyperlink"/>
            <w:noProof/>
          </w:rPr>
          <w:t>3.2.361</w:t>
        </w:r>
        <w:r>
          <w:rPr>
            <w:rFonts w:asciiTheme="minorHAnsi" w:eastAsiaTheme="minorEastAsia" w:hAnsiTheme="minorHAnsi" w:cstheme="minorBidi"/>
            <w:b w:val="0"/>
            <w:noProof/>
            <w:sz w:val="22"/>
            <w:szCs w:val="22"/>
          </w:rPr>
          <w:tab/>
        </w:r>
        <w:r w:rsidRPr="003D24B9">
          <w:rPr>
            <w:rStyle w:val="Hyperlink"/>
            <w:noProof/>
          </w:rPr>
          <w:t>CDAR – PID $2014 – Displacement on Demand Reactivation History 2</w:t>
        </w:r>
        <w:r>
          <w:rPr>
            <w:noProof/>
            <w:webHidden/>
          </w:rPr>
          <w:tab/>
        </w:r>
        <w:r>
          <w:rPr>
            <w:noProof/>
            <w:webHidden/>
          </w:rPr>
          <w:fldChar w:fldCharType="begin"/>
        </w:r>
        <w:r>
          <w:rPr>
            <w:noProof/>
            <w:webHidden/>
          </w:rPr>
          <w:instrText xml:space="preserve"> PAGEREF _Toc276632915 \h </w:instrText>
        </w:r>
        <w:r>
          <w:rPr>
            <w:noProof/>
            <w:webHidden/>
          </w:rPr>
        </w:r>
        <w:r>
          <w:rPr>
            <w:noProof/>
            <w:webHidden/>
          </w:rPr>
          <w:fldChar w:fldCharType="separate"/>
        </w:r>
        <w:r>
          <w:rPr>
            <w:noProof/>
            <w:webHidden/>
          </w:rPr>
          <w:t>216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6" w:history="1">
        <w:r w:rsidRPr="003D24B9">
          <w:rPr>
            <w:rStyle w:val="Hyperlink"/>
            <w:noProof/>
          </w:rPr>
          <w:t>3.2.362</w:t>
        </w:r>
        <w:r>
          <w:rPr>
            <w:rFonts w:asciiTheme="minorHAnsi" w:eastAsiaTheme="minorEastAsia" w:hAnsiTheme="minorHAnsi" w:cstheme="minorBidi"/>
            <w:b w:val="0"/>
            <w:noProof/>
            <w:sz w:val="22"/>
            <w:szCs w:val="22"/>
          </w:rPr>
          <w:tab/>
        </w:r>
        <w:r w:rsidRPr="003D24B9">
          <w:rPr>
            <w:rStyle w:val="Hyperlink"/>
            <w:noProof/>
          </w:rPr>
          <w:t>CDAR – PID $2015 – Displacement on Demand Reactivation History 3</w:t>
        </w:r>
        <w:r>
          <w:rPr>
            <w:noProof/>
            <w:webHidden/>
          </w:rPr>
          <w:tab/>
        </w:r>
        <w:r>
          <w:rPr>
            <w:noProof/>
            <w:webHidden/>
          </w:rPr>
          <w:fldChar w:fldCharType="begin"/>
        </w:r>
        <w:r>
          <w:rPr>
            <w:noProof/>
            <w:webHidden/>
          </w:rPr>
          <w:instrText xml:space="preserve"> PAGEREF _Toc276632916 \h </w:instrText>
        </w:r>
        <w:r>
          <w:rPr>
            <w:noProof/>
            <w:webHidden/>
          </w:rPr>
        </w:r>
        <w:r>
          <w:rPr>
            <w:noProof/>
            <w:webHidden/>
          </w:rPr>
          <w:fldChar w:fldCharType="separate"/>
        </w:r>
        <w:r>
          <w:rPr>
            <w:noProof/>
            <w:webHidden/>
          </w:rPr>
          <w:t>218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7" w:history="1">
        <w:r w:rsidRPr="003D24B9">
          <w:rPr>
            <w:rStyle w:val="Hyperlink"/>
            <w:noProof/>
          </w:rPr>
          <w:t>3.2.363</w:t>
        </w:r>
        <w:r>
          <w:rPr>
            <w:rFonts w:asciiTheme="minorHAnsi" w:eastAsiaTheme="minorEastAsia" w:hAnsiTheme="minorHAnsi" w:cstheme="minorBidi"/>
            <w:b w:val="0"/>
            <w:noProof/>
            <w:sz w:val="22"/>
            <w:szCs w:val="22"/>
          </w:rPr>
          <w:tab/>
        </w:r>
        <w:r w:rsidRPr="003D24B9">
          <w:rPr>
            <w:rStyle w:val="Hyperlink"/>
            <w:noProof/>
          </w:rPr>
          <w:t>CDAR – PID $2016 – Displacement on Demand Reactivation History 4</w:t>
        </w:r>
        <w:r>
          <w:rPr>
            <w:noProof/>
            <w:webHidden/>
          </w:rPr>
          <w:tab/>
        </w:r>
        <w:r>
          <w:rPr>
            <w:noProof/>
            <w:webHidden/>
          </w:rPr>
          <w:fldChar w:fldCharType="begin"/>
        </w:r>
        <w:r>
          <w:rPr>
            <w:noProof/>
            <w:webHidden/>
          </w:rPr>
          <w:instrText xml:space="preserve"> PAGEREF _Toc276632917 \h </w:instrText>
        </w:r>
        <w:r>
          <w:rPr>
            <w:noProof/>
            <w:webHidden/>
          </w:rPr>
        </w:r>
        <w:r>
          <w:rPr>
            <w:noProof/>
            <w:webHidden/>
          </w:rPr>
          <w:fldChar w:fldCharType="separate"/>
        </w:r>
        <w:r>
          <w:rPr>
            <w:noProof/>
            <w:webHidden/>
          </w:rPr>
          <w:t>219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8" w:history="1">
        <w:r w:rsidRPr="003D24B9">
          <w:rPr>
            <w:rStyle w:val="Hyperlink"/>
            <w:noProof/>
          </w:rPr>
          <w:t>3.2.364</w:t>
        </w:r>
        <w:r>
          <w:rPr>
            <w:rFonts w:asciiTheme="minorHAnsi" w:eastAsiaTheme="minorEastAsia" w:hAnsiTheme="minorHAnsi" w:cstheme="minorBidi"/>
            <w:b w:val="0"/>
            <w:noProof/>
            <w:sz w:val="22"/>
            <w:szCs w:val="22"/>
          </w:rPr>
          <w:tab/>
        </w:r>
        <w:r w:rsidRPr="003D24B9">
          <w:rPr>
            <w:rStyle w:val="Hyperlink"/>
            <w:noProof/>
          </w:rPr>
          <w:t>CDAR – PID $2017 – Displacement on Demand Reactivation History 5</w:t>
        </w:r>
        <w:r>
          <w:rPr>
            <w:noProof/>
            <w:webHidden/>
          </w:rPr>
          <w:tab/>
        </w:r>
        <w:r>
          <w:rPr>
            <w:noProof/>
            <w:webHidden/>
          </w:rPr>
          <w:fldChar w:fldCharType="begin"/>
        </w:r>
        <w:r>
          <w:rPr>
            <w:noProof/>
            <w:webHidden/>
          </w:rPr>
          <w:instrText xml:space="preserve"> PAGEREF _Toc276632918 \h </w:instrText>
        </w:r>
        <w:r>
          <w:rPr>
            <w:noProof/>
            <w:webHidden/>
          </w:rPr>
        </w:r>
        <w:r>
          <w:rPr>
            <w:noProof/>
            <w:webHidden/>
          </w:rPr>
          <w:fldChar w:fldCharType="separate"/>
        </w:r>
        <w:r>
          <w:rPr>
            <w:noProof/>
            <w:webHidden/>
          </w:rPr>
          <w:t>221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19" w:history="1">
        <w:r w:rsidRPr="003D24B9">
          <w:rPr>
            <w:rStyle w:val="Hyperlink"/>
            <w:noProof/>
          </w:rPr>
          <w:t>3.2.365</w:t>
        </w:r>
        <w:r>
          <w:rPr>
            <w:rFonts w:asciiTheme="minorHAnsi" w:eastAsiaTheme="minorEastAsia" w:hAnsiTheme="minorHAnsi" w:cstheme="minorBidi"/>
            <w:b w:val="0"/>
            <w:noProof/>
            <w:sz w:val="22"/>
            <w:szCs w:val="22"/>
          </w:rPr>
          <w:tab/>
        </w:r>
        <w:r w:rsidRPr="003D24B9">
          <w:rPr>
            <w:rStyle w:val="Hyperlink"/>
            <w:noProof/>
          </w:rPr>
          <w:t>CDAR – PID $2018 – Displacement on Demand Reactivation History 6</w:t>
        </w:r>
        <w:r>
          <w:rPr>
            <w:noProof/>
            <w:webHidden/>
          </w:rPr>
          <w:tab/>
        </w:r>
        <w:r>
          <w:rPr>
            <w:noProof/>
            <w:webHidden/>
          </w:rPr>
          <w:fldChar w:fldCharType="begin"/>
        </w:r>
        <w:r>
          <w:rPr>
            <w:noProof/>
            <w:webHidden/>
          </w:rPr>
          <w:instrText xml:space="preserve"> PAGEREF _Toc276632919 \h </w:instrText>
        </w:r>
        <w:r>
          <w:rPr>
            <w:noProof/>
            <w:webHidden/>
          </w:rPr>
        </w:r>
        <w:r>
          <w:rPr>
            <w:noProof/>
            <w:webHidden/>
          </w:rPr>
          <w:fldChar w:fldCharType="separate"/>
        </w:r>
        <w:r>
          <w:rPr>
            <w:noProof/>
            <w:webHidden/>
          </w:rPr>
          <w:t>222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0" w:history="1">
        <w:r w:rsidRPr="003D24B9">
          <w:rPr>
            <w:rStyle w:val="Hyperlink"/>
            <w:noProof/>
          </w:rPr>
          <w:t>3.2.366</w:t>
        </w:r>
        <w:r>
          <w:rPr>
            <w:rFonts w:asciiTheme="minorHAnsi" w:eastAsiaTheme="minorEastAsia" w:hAnsiTheme="minorHAnsi" w:cstheme="minorBidi"/>
            <w:b w:val="0"/>
            <w:noProof/>
            <w:sz w:val="22"/>
            <w:szCs w:val="22"/>
          </w:rPr>
          <w:tab/>
        </w:r>
        <w:r w:rsidRPr="003D24B9">
          <w:rPr>
            <w:rStyle w:val="Hyperlink"/>
            <w:noProof/>
          </w:rPr>
          <w:t>CDAR – PID $2019 – Displacement on Demand Reactivation History 7</w:t>
        </w:r>
        <w:r>
          <w:rPr>
            <w:noProof/>
            <w:webHidden/>
          </w:rPr>
          <w:tab/>
        </w:r>
        <w:r>
          <w:rPr>
            <w:noProof/>
            <w:webHidden/>
          </w:rPr>
          <w:fldChar w:fldCharType="begin"/>
        </w:r>
        <w:r>
          <w:rPr>
            <w:noProof/>
            <w:webHidden/>
          </w:rPr>
          <w:instrText xml:space="preserve"> PAGEREF _Toc276632920 \h </w:instrText>
        </w:r>
        <w:r>
          <w:rPr>
            <w:noProof/>
            <w:webHidden/>
          </w:rPr>
        </w:r>
        <w:r>
          <w:rPr>
            <w:noProof/>
            <w:webHidden/>
          </w:rPr>
          <w:fldChar w:fldCharType="separate"/>
        </w:r>
        <w:r>
          <w:rPr>
            <w:noProof/>
            <w:webHidden/>
          </w:rPr>
          <w:t>224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1" w:history="1">
        <w:r w:rsidRPr="003D24B9">
          <w:rPr>
            <w:rStyle w:val="Hyperlink"/>
            <w:noProof/>
          </w:rPr>
          <w:t>3.2.367</w:t>
        </w:r>
        <w:r>
          <w:rPr>
            <w:rFonts w:asciiTheme="minorHAnsi" w:eastAsiaTheme="minorEastAsia" w:hAnsiTheme="minorHAnsi" w:cstheme="minorBidi"/>
            <w:b w:val="0"/>
            <w:noProof/>
            <w:sz w:val="22"/>
            <w:szCs w:val="22"/>
          </w:rPr>
          <w:tab/>
        </w:r>
        <w:r w:rsidRPr="003D24B9">
          <w:rPr>
            <w:rStyle w:val="Hyperlink"/>
            <w:noProof/>
          </w:rPr>
          <w:t>CDAR – PID $201A – Displacement on Demand Reactivation History 8</w:t>
        </w:r>
        <w:r>
          <w:rPr>
            <w:noProof/>
            <w:webHidden/>
          </w:rPr>
          <w:tab/>
        </w:r>
        <w:r>
          <w:rPr>
            <w:noProof/>
            <w:webHidden/>
          </w:rPr>
          <w:fldChar w:fldCharType="begin"/>
        </w:r>
        <w:r>
          <w:rPr>
            <w:noProof/>
            <w:webHidden/>
          </w:rPr>
          <w:instrText xml:space="preserve"> PAGEREF _Toc276632921 \h </w:instrText>
        </w:r>
        <w:r>
          <w:rPr>
            <w:noProof/>
            <w:webHidden/>
          </w:rPr>
        </w:r>
        <w:r>
          <w:rPr>
            <w:noProof/>
            <w:webHidden/>
          </w:rPr>
          <w:fldChar w:fldCharType="separate"/>
        </w:r>
        <w:r>
          <w:rPr>
            <w:noProof/>
            <w:webHidden/>
          </w:rPr>
          <w:t>226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2" w:history="1">
        <w:r w:rsidRPr="003D24B9">
          <w:rPr>
            <w:rStyle w:val="Hyperlink"/>
            <w:noProof/>
          </w:rPr>
          <w:t>3.2.368</w:t>
        </w:r>
        <w:r>
          <w:rPr>
            <w:rFonts w:asciiTheme="minorHAnsi" w:eastAsiaTheme="minorEastAsia" w:hAnsiTheme="minorHAnsi" w:cstheme="minorBidi"/>
            <w:b w:val="0"/>
            <w:noProof/>
            <w:sz w:val="22"/>
            <w:szCs w:val="22"/>
          </w:rPr>
          <w:tab/>
        </w:r>
        <w:r w:rsidRPr="003D24B9">
          <w:rPr>
            <w:rStyle w:val="Hyperlink"/>
            <w:noProof/>
          </w:rPr>
          <w:t>MTCR – PID $201B – Clutch Pedal Position Sensor A/D</w:t>
        </w:r>
        <w:r>
          <w:rPr>
            <w:noProof/>
            <w:webHidden/>
          </w:rPr>
          <w:tab/>
        </w:r>
        <w:r>
          <w:rPr>
            <w:noProof/>
            <w:webHidden/>
          </w:rPr>
          <w:fldChar w:fldCharType="begin"/>
        </w:r>
        <w:r>
          <w:rPr>
            <w:noProof/>
            <w:webHidden/>
          </w:rPr>
          <w:instrText xml:space="preserve"> PAGEREF _Toc276632922 \h </w:instrText>
        </w:r>
        <w:r>
          <w:rPr>
            <w:noProof/>
            <w:webHidden/>
          </w:rPr>
        </w:r>
        <w:r>
          <w:rPr>
            <w:noProof/>
            <w:webHidden/>
          </w:rPr>
          <w:fldChar w:fldCharType="separate"/>
        </w:r>
        <w:r>
          <w:rPr>
            <w:noProof/>
            <w:webHidden/>
          </w:rPr>
          <w:t>227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3" w:history="1">
        <w:r w:rsidRPr="003D24B9">
          <w:rPr>
            <w:rStyle w:val="Hyperlink"/>
            <w:noProof/>
          </w:rPr>
          <w:t>3.2.369</w:t>
        </w:r>
        <w:r>
          <w:rPr>
            <w:rFonts w:asciiTheme="minorHAnsi" w:eastAsiaTheme="minorEastAsia" w:hAnsiTheme="minorHAnsi" w:cstheme="minorBidi"/>
            <w:b w:val="0"/>
            <w:noProof/>
            <w:sz w:val="22"/>
            <w:szCs w:val="22"/>
          </w:rPr>
          <w:tab/>
        </w:r>
        <w:r w:rsidRPr="003D24B9">
          <w:rPr>
            <w:rStyle w:val="Hyperlink"/>
            <w:noProof/>
          </w:rPr>
          <w:t>MTCR – PID $201C – Clutch Pedal Fully Applied Learned Position</w:t>
        </w:r>
        <w:r>
          <w:rPr>
            <w:noProof/>
            <w:webHidden/>
          </w:rPr>
          <w:tab/>
        </w:r>
        <w:r>
          <w:rPr>
            <w:noProof/>
            <w:webHidden/>
          </w:rPr>
          <w:fldChar w:fldCharType="begin"/>
        </w:r>
        <w:r>
          <w:rPr>
            <w:noProof/>
            <w:webHidden/>
          </w:rPr>
          <w:instrText xml:space="preserve"> PAGEREF _Toc276632923 \h </w:instrText>
        </w:r>
        <w:r>
          <w:rPr>
            <w:noProof/>
            <w:webHidden/>
          </w:rPr>
        </w:r>
        <w:r>
          <w:rPr>
            <w:noProof/>
            <w:webHidden/>
          </w:rPr>
          <w:fldChar w:fldCharType="separate"/>
        </w:r>
        <w:r>
          <w:rPr>
            <w:noProof/>
            <w:webHidden/>
          </w:rPr>
          <w:t>227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4" w:history="1">
        <w:r w:rsidRPr="003D24B9">
          <w:rPr>
            <w:rStyle w:val="Hyperlink"/>
            <w:noProof/>
          </w:rPr>
          <w:t>3.2.370</w:t>
        </w:r>
        <w:r>
          <w:rPr>
            <w:rFonts w:asciiTheme="minorHAnsi" w:eastAsiaTheme="minorEastAsia" w:hAnsiTheme="minorHAnsi" w:cstheme="minorBidi"/>
            <w:b w:val="0"/>
            <w:noProof/>
            <w:sz w:val="22"/>
            <w:szCs w:val="22"/>
          </w:rPr>
          <w:tab/>
        </w:r>
        <w:r w:rsidRPr="003D24B9">
          <w:rPr>
            <w:rStyle w:val="Hyperlink"/>
            <w:noProof/>
          </w:rPr>
          <w:t>MTCR – PID $201D – Clutch Pedal Fully Applied Position Learn Status</w:t>
        </w:r>
        <w:r>
          <w:rPr>
            <w:noProof/>
            <w:webHidden/>
          </w:rPr>
          <w:tab/>
        </w:r>
        <w:r>
          <w:rPr>
            <w:noProof/>
            <w:webHidden/>
          </w:rPr>
          <w:fldChar w:fldCharType="begin"/>
        </w:r>
        <w:r>
          <w:rPr>
            <w:noProof/>
            <w:webHidden/>
          </w:rPr>
          <w:instrText xml:space="preserve"> PAGEREF _Toc276632924 \h </w:instrText>
        </w:r>
        <w:r>
          <w:rPr>
            <w:noProof/>
            <w:webHidden/>
          </w:rPr>
        </w:r>
        <w:r>
          <w:rPr>
            <w:noProof/>
            <w:webHidden/>
          </w:rPr>
          <w:fldChar w:fldCharType="separate"/>
        </w:r>
        <w:r>
          <w:rPr>
            <w:noProof/>
            <w:webHidden/>
          </w:rPr>
          <w:t>228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5" w:history="1">
        <w:r w:rsidRPr="003D24B9">
          <w:rPr>
            <w:rStyle w:val="Hyperlink"/>
            <w:noProof/>
          </w:rPr>
          <w:t>3.2.371</w:t>
        </w:r>
        <w:r>
          <w:rPr>
            <w:rFonts w:asciiTheme="minorHAnsi" w:eastAsiaTheme="minorEastAsia" w:hAnsiTheme="minorHAnsi" w:cstheme="minorBidi"/>
            <w:b w:val="0"/>
            <w:noProof/>
            <w:sz w:val="22"/>
            <w:szCs w:val="22"/>
          </w:rPr>
          <w:tab/>
        </w:r>
        <w:r w:rsidRPr="003D24B9">
          <w:rPr>
            <w:rStyle w:val="Hyperlink"/>
            <w:noProof/>
          </w:rPr>
          <w:t>MTCR – PID $201E – Clutch Pedal Released Learned Position</w:t>
        </w:r>
        <w:r>
          <w:rPr>
            <w:noProof/>
            <w:webHidden/>
          </w:rPr>
          <w:tab/>
        </w:r>
        <w:r>
          <w:rPr>
            <w:noProof/>
            <w:webHidden/>
          </w:rPr>
          <w:fldChar w:fldCharType="begin"/>
        </w:r>
        <w:r>
          <w:rPr>
            <w:noProof/>
            <w:webHidden/>
          </w:rPr>
          <w:instrText xml:space="preserve"> PAGEREF _Toc276632925 \h </w:instrText>
        </w:r>
        <w:r>
          <w:rPr>
            <w:noProof/>
            <w:webHidden/>
          </w:rPr>
        </w:r>
        <w:r>
          <w:rPr>
            <w:noProof/>
            <w:webHidden/>
          </w:rPr>
          <w:fldChar w:fldCharType="separate"/>
        </w:r>
        <w:r>
          <w:rPr>
            <w:noProof/>
            <w:webHidden/>
          </w:rPr>
          <w:t>228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6" w:history="1">
        <w:r w:rsidRPr="003D24B9">
          <w:rPr>
            <w:rStyle w:val="Hyperlink"/>
            <w:noProof/>
          </w:rPr>
          <w:t>3.2.372</w:t>
        </w:r>
        <w:r>
          <w:rPr>
            <w:rFonts w:asciiTheme="minorHAnsi" w:eastAsiaTheme="minorEastAsia" w:hAnsiTheme="minorHAnsi" w:cstheme="minorBidi"/>
            <w:b w:val="0"/>
            <w:noProof/>
            <w:sz w:val="22"/>
            <w:szCs w:val="22"/>
          </w:rPr>
          <w:tab/>
        </w:r>
        <w:r w:rsidRPr="003D24B9">
          <w:rPr>
            <w:rStyle w:val="Hyperlink"/>
            <w:noProof/>
          </w:rPr>
          <w:t>MTCR – PID $201F – Clutch Pedal Displacement</w:t>
        </w:r>
        <w:r>
          <w:rPr>
            <w:noProof/>
            <w:webHidden/>
          </w:rPr>
          <w:tab/>
        </w:r>
        <w:r>
          <w:rPr>
            <w:noProof/>
            <w:webHidden/>
          </w:rPr>
          <w:fldChar w:fldCharType="begin"/>
        </w:r>
        <w:r>
          <w:rPr>
            <w:noProof/>
            <w:webHidden/>
          </w:rPr>
          <w:instrText xml:space="preserve"> PAGEREF _Toc276632926 \h </w:instrText>
        </w:r>
        <w:r>
          <w:rPr>
            <w:noProof/>
            <w:webHidden/>
          </w:rPr>
        </w:r>
        <w:r>
          <w:rPr>
            <w:noProof/>
            <w:webHidden/>
          </w:rPr>
          <w:fldChar w:fldCharType="separate"/>
        </w:r>
        <w:r>
          <w:rPr>
            <w:noProof/>
            <w:webHidden/>
          </w:rPr>
          <w:t>228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7" w:history="1">
        <w:r w:rsidRPr="003D24B9">
          <w:rPr>
            <w:rStyle w:val="Hyperlink"/>
            <w:noProof/>
          </w:rPr>
          <w:t>3.2.373</w:t>
        </w:r>
        <w:r>
          <w:rPr>
            <w:rFonts w:asciiTheme="minorHAnsi" w:eastAsiaTheme="minorEastAsia" w:hAnsiTheme="minorHAnsi" w:cstheme="minorBidi"/>
            <w:b w:val="0"/>
            <w:noProof/>
            <w:sz w:val="22"/>
            <w:szCs w:val="22"/>
          </w:rPr>
          <w:tab/>
        </w:r>
        <w:r w:rsidRPr="003D24B9">
          <w:rPr>
            <w:rStyle w:val="Hyperlink"/>
            <w:noProof/>
          </w:rPr>
          <w:t>DFIR – PID $2020 – Malfunction Indicator Lamp Status</w:t>
        </w:r>
        <w:r>
          <w:rPr>
            <w:noProof/>
            <w:webHidden/>
          </w:rPr>
          <w:tab/>
        </w:r>
        <w:r>
          <w:rPr>
            <w:noProof/>
            <w:webHidden/>
          </w:rPr>
          <w:fldChar w:fldCharType="begin"/>
        </w:r>
        <w:r>
          <w:rPr>
            <w:noProof/>
            <w:webHidden/>
          </w:rPr>
          <w:instrText xml:space="preserve"> PAGEREF _Toc276632927 \h </w:instrText>
        </w:r>
        <w:r>
          <w:rPr>
            <w:noProof/>
            <w:webHidden/>
          </w:rPr>
        </w:r>
        <w:r>
          <w:rPr>
            <w:noProof/>
            <w:webHidden/>
          </w:rPr>
          <w:fldChar w:fldCharType="separate"/>
        </w:r>
        <w:r>
          <w:rPr>
            <w:noProof/>
            <w:webHidden/>
          </w:rPr>
          <w:t>228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8" w:history="1">
        <w:r w:rsidRPr="003D24B9">
          <w:rPr>
            <w:rStyle w:val="Hyperlink"/>
            <w:noProof/>
          </w:rPr>
          <w:t>3.2.374</w:t>
        </w:r>
        <w:r>
          <w:rPr>
            <w:rFonts w:asciiTheme="minorHAnsi" w:eastAsiaTheme="minorEastAsia" w:hAnsiTheme="minorHAnsi" w:cstheme="minorBidi"/>
            <w:b w:val="0"/>
            <w:noProof/>
            <w:sz w:val="22"/>
            <w:szCs w:val="22"/>
          </w:rPr>
          <w:tab/>
        </w:r>
        <w:r w:rsidRPr="003D24B9">
          <w:rPr>
            <w:rStyle w:val="Hyperlink"/>
            <w:noProof/>
          </w:rPr>
          <w:t>RTDR – PID $2021 – Powertrain Induced Chassis Pitch</w:t>
        </w:r>
        <w:r>
          <w:rPr>
            <w:noProof/>
            <w:webHidden/>
          </w:rPr>
          <w:tab/>
        </w:r>
        <w:r>
          <w:rPr>
            <w:noProof/>
            <w:webHidden/>
          </w:rPr>
          <w:fldChar w:fldCharType="begin"/>
        </w:r>
        <w:r>
          <w:rPr>
            <w:noProof/>
            <w:webHidden/>
          </w:rPr>
          <w:instrText xml:space="preserve"> PAGEREF _Toc276632928 \h </w:instrText>
        </w:r>
        <w:r>
          <w:rPr>
            <w:noProof/>
            <w:webHidden/>
          </w:rPr>
        </w:r>
        <w:r>
          <w:rPr>
            <w:noProof/>
            <w:webHidden/>
          </w:rPr>
          <w:fldChar w:fldCharType="separate"/>
        </w:r>
        <w:r>
          <w:rPr>
            <w:noProof/>
            <w:webHidden/>
          </w:rPr>
          <w:t>229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29" w:history="1">
        <w:r w:rsidRPr="003D24B9">
          <w:rPr>
            <w:rStyle w:val="Hyperlink"/>
            <w:noProof/>
          </w:rPr>
          <w:t>3.2.375</w:t>
        </w:r>
        <w:r>
          <w:rPr>
            <w:rFonts w:asciiTheme="minorHAnsi" w:eastAsiaTheme="minorEastAsia" w:hAnsiTheme="minorHAnsi" w:cstheme="minorBidi"/>
            <w:b w:val="0"/>
            <w:noProof/>
            <w:sz w:val="22"/>
            <w:szCs w:val="22"/>
          </w:rPr>
          <w:tab/>
        </w:r>
        <w:r w:rsidRPr="003D24B9">
          <w:rPr>
            <w:rStyle w:val="Hyperlink"/>
            <w:noProof/>
          </w:rPr>
          <w:t>TCSR – PID $2022 – Traction Control System Requested Torque Control Mode</w:t>
        </w:r>
        <w:r>
          <w:rPr>
            <w:noProof/>
            <w:webHidden/>
          </w:rPr>
          <w:tab/>
        </w:r>
        <w:r>
          <w:rPr>
            <w:noProof/>
            <w:webHidden/>
          </w:rPr>
          <w:fldChar w:fldCharType="begin"/>
        </w:r>
        <w:r>
          <w:rPr>
            <w:noProof/>
            <w:webHidden/>
          </w:rPr>
          <w:instrText xml:space="preserve"> PAGEREF _Toc276632929 \h </w:instrText>
        </w:r>
        <w:r>
          <w:rPr>
            <w:noProof/>
            <w:webHidden/>
          </w:rPr>
        </w:r>
        <w:r>
          <w:rPr>
            <w:noProof/>
            <w:webHidden/>
          </w:rPr>
          <w:fldChar w:fldCharType="separate"/>
        </w:r>
        <w:r>
          <w:rPr>
            <w:noProof/>
            <w:webHidden/>
          </w:rPr>
          <w:t>229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0" w:history="1">
        <w:r w:rsidRPr="003D24B9">
          <w:rPr>
            <w:rStyle w:val="Hyperlink"/>
            <w:noProof/>
          </w:rPr>
          <w:t>3.2.376</w:t>
        </w:r>
        <w:r>
          <w:rPr>
            <w:rFonts w:asciiTheme="minorHAnsi" w:eastAsiaTheme="minorEastAsia" w:hAnsiTheme="minorHAnsi" w:cstheme="minorBidi"/>
            <w:b w:val="0"/>
            <w:noProof/>
            <w:sz w:val="22"/>
            <w:szCs w:val="22"/>
          </w:rPr>
          <w:tab/>
        </w:r>
        <w:r w:rsidRPr="003D24B9">
          <w:rPr>
            <w:rStyle w:val="Hyperlink"/>
            <w:noProof/>
          </w:rPr>
          <w:t>GENR – PID $2023 – Regulated Voltage Control Override Source</w:t>
        </w:r>
        <w:r>
          <w:rPr>
            <w:noProof/>
            <w:webHidden/>
          </w:rPr>
          <w:tab/>
        </w:r>
        <w:r>
          <w:rPr>
            <w:noProof/>
            <w:webHidden/>
          </w:rPr>
          <w:fldChar w:fldCharType="begin"/>
        </w:r>
        <w:r>
          <w:rPr>
            <w:noProof/>
            <w:webHidden/>
          </w:rPr>
          <w:instrText xml:space="preserve"> PAGEREF _Toc276632930 \h </w:instrText>
        </w:r>
        <w:r>
          <w:rPr>
            <w:noProof/>
            <w:webHidden/>
          </w:rPr>
        </w:r>
        <w:r>
          <w:rPr>
            <w:noProof/>
            <w:webHidden/>
          </w:rPr>
          <w:fldChar w:fldCharType="separate"/>
        </w:r>
        <w:r>
          <w:rPr>
            <w:noProof/>
            <w:webHidden/>
          </w:rPr>
          <w:t>230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1" w:history="1">
        <w:r w:rsidRPr="003D24B9">
          <w:rPr>
            <w:rStyle w:val="Hyperlink"/>
            <w:noProof/>
          </w:rPr>
          <w:t>3.2.377</w:t>
        </w:r>
        <w:r>
          <w:rPr>
            <w:rFonts w:asciiTheme="minorHAnsi" w:eastAsiaTheme="minorEastAsia" w:hAnsiTheme="minorHAnsi" w:cstheme="minorBidi"/>
            <w:b w:val="0"/>
            <w:noProof/>
            <w:sz w:val="22"/>
            <w:szCs w:val="22"/>
          </w:rPr>
          <w:tab/>
        </w:r>
        <w:r w:rsidRPr="003D24B9">
          <w:rPr>
            <w:rStyle w:val="Hyperlink"/>
            <w:noProof/>
          </w:rPr>
          <w:t>VLTR – PID $2024 – Buffered 5 Volt Supply Status</w:t>
        </w:r>
        <w:r>
          <w:rPr>
            <w:noProof/>
            <w:webHidden/>
          </w:rPr>
          <w:tab/>
        </w:r>
        <w:r>
          <w:rPr>
            <w:noProof/>
            <w:webHidden/>
          </w:rPr>
          <w:fldChar w:fldCharType="begin"/>
        </w:r>
        <w:r>
          <w:rPr>
            <w:noProof/>
            <w:webHidden/>
          </w:rPr>
          <w:instrText xml:space="preserve"> PAGEREF _Toc276632931 \h </w:instrText>
        </w:r>
        <w:r>
          <w:rPr>
            <w:noProof/>
            <w:webHidden/>
          </w:rPr>
        </w:r>
        <w:r>
          <w:rPr>
            <w:noProof/>
            <w:webHidden/>
          </w:rPr>
          <w:fldChar w:fldCharType="separate"/>
        </w:r>
        <w:r>
          <w:rPr>
            <w:noProof/>
            <w:webHidden/>
          </w:rPr>
          <w:t>230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2" w:history="1">
        <w:r w:rsidRPr="003D24B9">
          <w:rPr>
            <w:rStyle w:val="Hyperlink"/>
            <w:noProof/>
          </w:rPr>
          <w:t>3.2.378</w:t>
        </w:r>
        <w:r>
          <w:rPr>
            <w:rFonts w:asciiTheme="minorHAnsi" w:eastAsiaTheme="minorEastAsia" w:hAnsiTheme="minorHAnsi" w:cstheme="minorBidi"/>
            <w:b w:val="0"/>
            <w:noProof/>
            <w:sz w:val="22"/>
            <w:szCs w:val="22"/>
          </w:rPr>
          <w:tab/>
        </w:r>
        <w:r w:rsidRPr="003D24B9">
          <w:rPr>
            <w:rStyle w:val="Hyperlink"/>
            <w:noProof/>
          </w:rPr>
          <w:t>E85R – PID $2025 – Fuel Composition Status</w:t>
        </w:r>
        <w:r>
          <w:rPr>
            <w:noProof/>
            <w:webHidden/>
          </w:rPr>
          <w:tab/>
        </w:r>
        <w:r>
          <w:rPr>
            <w:noProof/>
            <w:webHidden/>
          </w:rPr>
          <w:fldChar w:fldCharType="begin"/>
        </w:r>
        <w:r>
          <w:rPr>
            <w:noProof/>
            <w:webHidden/>
          </w:rPr>
          <w:instrText xml:space="preserve"> PAGEREF _Toc276632932 \h </w:instrText>
        </w:r>
        <w:r>
          <w:rPr>
            <w:noProof/>
            <w:webHidden/>
          </w:rPr>
        </w:r>
        <w:r>
          <w:rPr>
            <w:noProof/>
            <w:webHidden/>
          </w:rPr>
          <w:fldChar w:fldCharType="separate"/>
        </w:r>
        <w:r>
          <w:rPr>
            <w:noProof/>
            <w:webHidden/>
          </w:rPr>
          <w:t>231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3" w:history="1">
        <w:r w:rsidRPr="003D24B9">
          <w:rPr>
            <w:rStyle w:val="Hyperlink"/>
            <w:noProof/>
          </w:rPr>
          <w:t>3.2.379</w:t>
        </w:r>
        <w:r>
          <w:rPr>
            <w:rFonts w:asciiTheme="minorHAnsi" w:eastAsiaTheme="minorEastAsia" w:hAnsiTheme="minorHAnsi" w:cstheme="minorBidi"/>
            <w:b w:val="0"/>
            <w:noProof/>
            <w:sz w:val="22"/>
            <w:szCs w:val="22"/>
          </w:rPr>
          <w:tab/>
        </w:r>
        <w:r w:rsidRPr="003D24B9">
          <w:rPr>
            <w:rStyle w:val="Hyperlink"/>
            <w:noProof/>
          </w:rPr>
          <w:t>RINR – PID $2026 – Reverse Inhibit System Status</w:t>
        </w:r>
        <w:r>
          <w:rPr>
            <w:noProof/>
            <w:webHidden/>
          </w:rPr>
          <w:tab/>
        </w:r>
        <w:r>
          <w:rPr>
            <w:noProof/>
            <w:webHidden/>
          </w:rPr>
          <w:fldChar w:fldCharType="begin"/>
        </w:r>
        <w:r>
          <w:rPr>
            <w:noProof/>
            <w:webHidden/>
          </w:rPr>
          <w:instrText xml:space="preserve"> PAGEREF _Toc276632933 \h </w:instrText>
        </w:r>
        <w:r>
          <w:rPr>
            <w:noProof/>
            <w:webHidden/>
          </w:rPr>
        </w:r>
        <w:r>
          <w:rPr>
            <w:noProof/>
            <w:webHidden/>
          </w:rPr>
          <w:fldChar w:fldCharType="separate"/>
        </w:r>
        <w:r>
          <w:rPr>
            <w:noProof/>
            <w:webHidden/>
          </w:rPr>
          <w:t>231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4" w:history="1">
        <w:r w:rsidRPr="003D24B9">
          <w:rPr>
            <w:rStyle w:val="Hyperlink"/>
            <w:noProof/>
          </w:rPr>
          <w:t>3.2.380</w:t>
        </w:r>
        <w:r>
          <w:rPr>
            <w:rFonts w:asciiTheme="minorHAnsi" w:eastAsiaTheme="minorEastAsia" w:hAnsiTheme="minorHAnsi" w:cstheme="minorBidi"/>
            <w:b w:val="0"/>
            <w:noProof/>
            <w:sz w:val="22"/>
            <w:szCs w:val="22"/>
          </w:rPr>
          <w:tab/>
        </w:r>
        <w:r w:rsidRPr="003D24B9">
          <w:rPr>
            <w:rStyle w:val="Hyperlink"/>
            <w:noProof/>
          </w:rPr>
          <w:t>EFVR – PID $2027 – Exhaust Pressure Regulator Valve Control Circuit</w:t>
        </w:r>
        <w:r>
          <w:rPr>
            <w:noProof/>
            <w:webHidden/>
          </w:rPr>
          <w:tab/>
        </w:r>
        <w:r>
          <w:rPr>
            <w:noProof/>
            <w:webHidden/>
          </w:rPr>
          <w:fldChar w:fldCharType="begin"/>
        </w:r>
        <w:r>
          <w:rPr>
            <w:noProof/>
            <w:webHidden/>
          </w:rPr>
          <w:instrText xml:space="preserve"> PAGEREF _Toc276632934 \h </w:instrText>
        </w:r>
        <w:r>
          <w:rPr>
            <w:noProof/>
            <w:webHidden/>
          </w:rPr>
        </w:r>
        <w:r>
          <w:rPr>
            <w:noProof/>
            <w:webHidden/>
          </w:rPr>
          <w:fldChar w:fldCharType="separate"/>
        </w:r>
        <w:r>
          <w:rPr>
            <w:noProof/>
            <w:webHidden/>
          </w:rPr>
          <w:t>232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5" w:history="1">
        <w:r w:rsidRPr="003D24B9">
          <w:rPr>
            <w:rStyle w:val="Hyperlink"/>
            <w:noProof/>
          </w:rPr>
          <w:t>3.2.381</w:t>
        </w:r>
        <w:r>
          <w:rPr>
            <w:rFonts w:asciiTheme="minorHAnsi" w:eastAsiaTheme="minorEastAsia" w:hAnsiTheme="minorHAnsi" w:cstheme="minorBidi"/>
            <w:b w:val="0"/>
            <w:noProof/>
            <w:sz w:val="22"/>
            <w:szCs w:val="22"/>
          </w:rPr>
          <w:tab/>
        </w:r>
        <w:r w:rsidRPr="003D24B9">
          <w:rPr>
            <w:rStyle w:val="Hyperlink"/>
            <w:noProof/>
          </w:rPr>
          <w:t>EFVR – PID $2028 – Bank 1 Exhaust Back Pressure A/D</w:t>
        </w:r>
        <w:r>
          <w:rPr>
            <w:noProof/>
            <w:webHidden/>
          </w:rPr>
          <w:tab/>
        </w:r>
        <w:r>
          <w:rPr>
            <w:noProof/>
            <w:webHidden/>
          </w:rPr>
          <w:fldChar w:fldCharType="begin"/>
        </w:r>
        <w:r>
          <w:rPr>
            <w:noProof/>
            <w:webHidden/>
          </w:rPr>
          <w:instrText xml:space="preserve"> PAGEREF _Toc276632935 \h </w:instrText>
        </w:r>
        <w:r>
          <w:rPr>
            <w:noProof/>
            <w:webHidden/>
          </w:rPr>
        </w:r>
        <w:r>
          <w:rPr>
            <w:noProof/>
            <w:webHidden/>
          </w:rPr>
          <w:fldChar w:fldCharType="separate"/>
        </w:r>
        <w:r>
          <w:rPr>
            <w:noProof/>
            <w:webHidden/>
          </w:rPr>
          <w:t>232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6" w:history="1">
        <w:r w:rsidRPr="003D24B9">
          <w:rPr>
            <w:rStyle w:val="Hyperlink"/>
            <w:noProof/>
          </w:rPr>
          <w:t>3.2.382</w:t>
        </w:r>
        <w:r>
          <w:rPr>
            <w:rFonts w:asciiTheme="minorHAnsi" w:eastAsiaTheme="minorEastAsia" w:hAnsiTheme="minorHAnsi" w:cstheme="minorBidi"/>
            <w:b w:val="0"/>
            <w:noProof/>
            <w:sz w:val="22"/>
            <w:szCs w:val="22"/>
          </w:rPr>
          <w:tab/>
        </w:r>
        <w:r w:rsidRPr="003D24B9">
          <w:rPr>
            <w:rStyle w:val="Hyperlink"/>
            <w:noProof/>
          </w:rPr>
          <w:t>EFVR – PID $2029 – Bank 1 Exhaust Back Pressure</w:t>
        </w:r>
        <w:r>
          <w:rPr>
            <w:noProof/>
            <w:webHidden/>
          </w:rPr>
          <w:tab/>
        </w:r>
        <w:r>
          <w:rPr>
            <w:noProof/>
            <w:webHidden/>
          </w:rPr>
          <w:fldChar w:fldCharType="begin"/>
        </w:r>
        <w:r>
          <w:rPr>
            <w:noProof/>
            <w:webHidden/>
          </w:rPr>
          <w:instrText xml:space="preserve"> PAGEREF _Toc276632936 \h </w:instrText>
        </w:r>
        <w:r>
          <w:rPr>
            <w:noProof/>
            <w:webHidden/>
          </w:rPr>
        </w:r>
        <w:r>
          <w:rPr>
            <w:noProof/>
            <w:webHidden/>
          </w:rPr>
          <w:fldChar w:fldCharType="separate"/>
        </w:r>
        <w:r>
          <w:rPr>
            <w:noProof/>
            <w:webHidden/>
          </w:rPr>
          <w:t>232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7" w:history="1">
        <w:r w:rsidRPr="003D24B9">
          <w:rPr>
            <w:rStyle w:val="Hyperlink"/>
            <w:noProof/>
          </w:rPr>
          <w:t>3.2.383</w:t>
        </w:r>
        <w:r>
          <w:rPr>
            <w:rFonts w:asciiTheme="minorHAnsi" w:eastAsiaTheme="minorEastAsia" w:hAnsiTheme="minorHAnsi" w:cstheme="minorBidi"/>
            <w:b w:val="0"/>
            <w:noProof/>
            <w:sz w:val="22"/>
            <w:szCs w:val="22"/>
          </w:rPr>
          <w:tab/>
        </w:r>
        <w:r w:rsidRPr="003D24B9">
          <w:rPr>
            <w:rStyle w:val="Hyperlink"/>
            <w:noProof/>
          </w:rPr>
          <w:t>EFVR – PID $202A – Bank 2 Exhaust Back Pressure A/D</w:t>
        </w:r>
        <w:r>
          <w:rPr>
            <w:noProof/>
            <w:webHidden/>
          </w:rPr>
          <w:tab/>
        </w:r>
        <w:r>
          <w:rPr>
            <w:noProof/>
            <w:webHidden/>
          </w:rPr>
          <w:fldChar w:fldCharType="begin"/>
        </w:r>
        <w:r>
          <w:rPr>
            <w:noProof/>
            <w:webHidden/>
          </w:rPr>
          <w:instrText xml:space="preserve"> PAGEREF _Toc276632937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8" w:history="1">
        <w:r w:rsidRPr="003D24B9">
          <w:rPr>
            <w:rStyle w:val="Hyperlink"/>
            <w:noProof/>
          </w:rPr>
          <w:t>3.2.384</w:t>
        </w:r>
        <w:r>
          <w:rPr>
            <w:rFonts w:asciiTheme="minorHAnsi" w:eastAsiaTheme="minorEastAsia" w:hAnsiTheme="minorHAnsi" w:cstheme="minorBidi"/>
            <w:b w:val="0"/>
            <w:noProof/>
            <w:sz w:val="22"/>
            <w:szCs w:val="22"/>
          </w:rPr>
          <w:tab/>
        </w:r>
        <w:r w:rsidRPr="003D24B9">
          <w:rPr>
            <w:rStyle w:val="Hyperlink"/>
            <w:noProof/>
          </w:rPr>
          <w:t>EFVR – PID $202B – Bank 2 Exhaust Back Pressure</w:t>
        </w:r>
        <w:r>
          <w:rPr>
            <w:noProof/>
            <w:webHidden/>
          </w:rPr>
          <w:tab/>
        </w:r>
        <w:r>
          <w:rPr>
            <w:noProof/>
            <w:webHidden/>
          </w:rPr>
          <w:fldChar w:fldCharType="begin"/>
        </w:r>
        <w:r>
          <w:rPr>
            <w:noProof/>
            <w:webHidden/>
          </w:rPr>
          <w:instrText xml:space="preserve"> PAGEREF _Toc276632938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39" w:history="1">
        <w:r w:rsidRPr="003D24B9">
          <w:rPr>
            <w:rStyle w:val="Hyperlink"/>
            <w:noProof/>
          </w:rPr>
          <w:t>3.2.385</w:t>
        </w:r>
        <w:r>
          <w:rPr>
            <w:rFonts w:asciiTheme="minorHAnsi" w:eastAsiaTheme="minorEastAsia" w:hAnsiTheme="minorHAnsi" w:cstheme="minorBidi"/>
            <w:b w:val="0"/>
            <w:noProof/>
            <w:sz w:val="22"/>
            <w:szCs w:val="22"/>
          </w:rPr>
          <w:tab/>
        </w:r>
        <w:r w:rsidRPr="003D24B9">
          <w:rPr>
            <w:rStyle w:val="Hyperlink"/>
            <w:noProof/>
          </w:rPr>
          <w:t>OXYR – PID $202C – Air Fuel Imbalance Monitor Filtered Ratio Bank 1</w:t>
        </w:r>
        <w:r>
          <w:rPr>
            <w:noProof/>
            <w:webHidden/>
          </w:rPr>
          <w:tab/>
        </w:r>
        <w:r>
          <w:rPr>
            <w:noProof/>
            <w:webHidden/>
          </w:rPr>
          <w:fldChar w:fldCharType="begin"/>
        </w:r>
        <w:r>
          <w:rPr>
            <w:noProof/>
            <w:webHidden/>
          </w:rPr>
          <w:instrText xml:space="preserve"> PAGEREF _Toc276632939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0" w:history="1">
        <w:r w:rsidRPr="003D24B9">
          <w:rPr>
            <w:rStyle w:val="Hyperlink"/>
            <w:noProof/>
          </w:rPr>
          <w:t>3.2.386</w:t>
        </w:r>
        <w:r>
          <w:rPr>
            <w:rFonts w:asciiTheme="minorHAnsi" w:eastAsiaTheme="minorEastAsia" w:hAnsiTheme="minorHAnsi" w:cstheme="minorBidi"/>
            <w:b w:val="0"/>
            <w:noProof/>
            <w:sz w:val="22"/>
            <w:szCs w:val="22"/>
          </w:rPr>
          <w:tab/>
        </w:r>
        <w:r w:rsidRPr="003D24B9">
          <w:rPr>
            <w:rStyle w:val="Hyperlink"/>
            <w:noProof/>
          </w:rPr>
          <w:t>OXYR – PID $202D – Air Fuel Imbalance Monitor Filtered Ratio Bank 2</w:t>
        </w:r>
        <w:r>
          <w:rPr>
            <w:noProof/>
            <w:webHidden/>
          </w:rPr>
          <w:tab/>
        </w:r>
        <w:r>
          <w:rPr>
            <w:noProof/>
            <w:webHidden/>
          </w:rPr>
          <w:fldChar w:fldCharType="begin"/>
        </w:r>
        <w:r>
          <w:rPr>
            <w:noProof/>
            <w:webHidden/>
          </w:rPr>
          <w:instrText xml:space="preserve"> PAGEREF _Toc276632940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1" w:history="1">
        <w:r w:rsidRPr="003D24B9">
          <w:rPr>
            <w:rStyle w:val="Hyperlink"/>
            <w:noProof/>
          </w:rPr>
          <w:t>3.2.387</w:t>
        </w:r>
        <w:r>
          <w:rPr>
            <w:rFonts w:asciiTheme="minorHAnsi" w:eastAsiaTheme="minorEastAsia" w:hAnsiTheme="minorHAnsi" w:cstheme="minorBidi"/>
            <w:b w:val="0"/>
            <w:noProof/>
            <w:sz w:val="22"/>
            <w:szCs w:val="22"/>
          </w:rPr>
          <w:tab/>
        </w:r>
        <w:r w:rsidRPr="003D24B9">
          <w:rPr>
            <w:rStyle w:val="Hyperlink"/>
            <w:noProof/>
          </w:rPr>
          <w:t>OXYR – PID $202E – Air Fuel Imbalance Monitor Maximum Filtered Ratio Bank 1</w:t>
        </w:r>
        <w:r>
          <w:rPr>
            <w:noProof/>
            <w:webHidden/>
          </w:rPr>
          <w:tab/>
        </w:r>
        <w:r>
          <w:rPr>
            <w:noProof/>
            <w:webHidden/>
          </w:rPr>
          <w:fldChar w:fldCharType="begin"/>
        </w:r>
        <w:r>
          <w:rPr>
            <w:noProof/>
            <w:webHidden/>
          </w:rPr>
          <w:instrText xml:space="preserve"> PAGEREF _Toc276632941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2" w:history="1">
        <w:r w:rsidRPr="003D24B9">
          <w:rPr>
            <w:rStyle w:val="Hyperlink"/>
            <w:noProof/>
          </w:rPr>
          <w:t>3.2.388</w:t>
        </w:r>
        <w:r>
          <w:rPr>
            <w:rFonts w:asciiTheme="minorHAnsi" w:eastAsiaTheme="minorEastAsia" w:hAnsiTheme="minorHAnsi" w:cstheme="minorBidi"/>
            <w:b w:val="0"/>
            <w:noProof/>
            <w:sz w:val="22"/>
            <w:szCs w:val="22"/>
          </w:rPr>
          <w:tab/>
        </w:r>
        <w:r w:rsidRPr="003D24B9">
          <w:rPr>
            <w:rStyle w:val="Hyperlink"/>
            <w:noProof/>
          </w:rPr>
          <w:t>OXYR – PID $202F – Air Fuel Imbalance Monitor Maximum Filtered Ratio Bank 2</w:t>
        </w:r>
        <w:r>
          <w:rPr>
            <w:noProof/>
            <w:webHidden/>
          </w:rPr>
          <w:tab/>
        </w:r>
        <w:r>
          <w:rPr>
            <w:noProof/>
            <w:webHidden/>
          </w:rPr>
          <w:fldChar w:fldCharType="begin"/>
        </w:r>
        <w:r>
          <w:rPr>
            <w:noProof/>
            <w:webHidden/>
          </w:rPr>
          <w:instrText xml:space="preserve"> PAGEREF _Toc276632942 \h </w:instrText>
        </w:r>
        <w:r>
          <w:rPr>
            <w:noProof/>
            <w:webHidden/>
          </w:rPr>
        </w:r>
        <w:r>
          <w:rPr>
            <w:noProof/>
            <w:webHidden/>
          </w:rPr>
          <w:fldChar w:fldCharType="separate"/>
        </w:r>
        <w:r>
          <w:rPr>
            <w:noProof/>
            <w:webHidden/>
          </w:rPr>
          <w:t>233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3" w:history="1">
        <w:r w:rsidRPr="003D24B9">
          <w:rPr>
            <w:rStyle w:val="Hyperlink"/>
            <w:noProof/>
          </w:rPr>
          <w:t>3.2.389</w:t>
        </w:r>
        <w:r>
          <w:rPr>
            <w:rFonts w:asciiTheme="minorHAnsi" w:eastAsiaTheme="minorEastAsia" w:hAnsiTheme="minorHAnsi" w:cstheme="minorBidi"/>
            <w:b w:val="0"/>
            <w:noProof/>
            <w:sz w:val="22"/>
            <w:szCs w:val="22"/>
          </w:rPr>
          <w:tab/>
        </w:r>
        <w:r w:rsidRPr="003D24B9">
          <w:rPr>
            <w:rStyle w:val="Hyperlink"/>
            <w:noProof/>
          </w:rPr>
          <w:t>MEMR – PID $2032 – Processor Fault Reason Code</w:t>
        </w:r>
        <w:r>
          <w:rPr>
            <w:noProof/>
            <w:webHidden/>
          </w:rPr>
          <w:tab/>
        </w:r>
        <w:r>
          <w:rPr>
            <w:noProof/>
            <w:webHidden/>
          </w:rPr>
          <w:fldChar w:fldCharType="begin"/>
        </w:r>
        <w:r>
          <w:rPr>
            <w:noProof/>
            <w:webHidden/>
          </w:rPr>
          <w:instrText xml:space="preserve"> PAGEREF _Toc276632943 \h </w:instrText>
        </w:r>
        <w:r>
          <w:rPr>
            <w:noProof/>
            <w:webHidden/>
          </w:rPr>
        </w:r>
        <w:r>
          <w:rPr>
            <w:noProof/>
            <w:webHidden/>
          </w:rPr>
          <w:fldChar w:fldCharType="separate"/>
        </w:r>
        <w:r>
          <w:rPr>
            <w:noProof/>
            <w:webHidden/>
          </w:rPr>
          <w:t>234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4" w:history="1">
        <w:r w:rsidRPr="003D24B9">
          <w:rPr>
            <w:rStyle w:val="Hyperlink"/>
            <w:noProof/>
          </w:rPr>
          <w:t>3.2.390</w:t>
        </w:r>
        <w:r>
          <w:rPr>
            <w:rFonts w:asciiTheme="minorHAnsi" w:eastAsiaTheme="minorEastAsia" w:hAnsiTheme="minorHAnsi" w:cstheme="minorBidi"/>
            <w:b w:val="0"/>
            <w:noProof/>
            <w:sz w:val="22"/>
            <w:szCs w:val="22"/>
          </w:rPr>
          <w:tab/>
        </w:r>
        <w:r w:rsidRPr="003D24B9">
          <w:rPr>
            <w:rStyle w:val="Hyperlink"/>
            <w:noProof/>
          </w:rPr>
          <w:t>MEMR – PID $2033 – Main Processor NVM Fault Status</w:t>
        </w:r>
        <w:r>
          <w:rPr>
            <w:noProof/>
            <w:webHidden/>
          </w:rPr>
          <w:tab/>
        </w:r>
        <w:r>
          <w:rPr>
            <w:noProof/>
            <w:webHidden/>
          </w:rPr>
          <w:fldChar w:fldCharType="begin"/>
        </w:r>
        <w:r>
          <w:rPr>
            <w:noProof/>
            <w:webHidden/>
          </w:rPr>
          <w:instrText xml:space="preserve"> PAGEREF _Toc276632944 \h </w:instrText>
        </w:r>
        <w:r>
          <w:rPr>
            <w:noProof/>
            <w:webHidden/>
          </w:rPr>
        </w:r>
        <w:r>
          <w:rPr>
            <w:noProof/>
            <w:webHidden/>
          </w:rPr>
          <w:fldChar w:fldCharType="separate"/>
        </w:r>
        <w:r>
          <w:rPr>
            <w:noProof/>
            <w:webHidden/>
          </w:rPr>
          <w:t>234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5" w:history="1">
        <w:r w:rsidRPr="003D24B9">
          <w:rPr>
            <w:rStyle w:val="Hyperlink"/>
            <w:noProof/>
          </w:rPr>
          <w:t>3.2.391</w:t>
        </w:r>
        <w:r>
          <w:rPr>
            <w:rFonts w:asciiTheme="minorHAnsi" w:eastAsiaTheme="minorEastAsia" w:hAnsiTheme="minorHAnsi" w:cstheme="minorBidi"/>
            <w:b w:val="0"/>
            <w:noProof/>
            <w:sz w:val="22"/>
            <w:szCs w:val="22"/>
          </w:rPr>
          <w:tab/>
        </w:r>
        <w:r w:rsidRPr="003D24B9">
          <w:rPr>
            <w:rStyle w:val="Hyperlink"/>
            <w:noProof/>
          </w:rPr>
          <w:t>MEMR – PID $2034 – Main Processor RAM Fault Source Address</w:t>
        </w:r>
        <w:r>
          <w:rPr>
            <w:noProof/>
            <w:webHidden/>
          </w:rPr>
          <w:tab/>
        </w:r>
        <w:r>
          <w:rPr>
            <w:noProof/>
            <w:webHidden/>
          </w:rPr>
          <w:fldChar w:fldCharType="begin"/>
        </w:r>
        <w:r>
          <w:rPr>
            <w:noProof/>
            <w:webHidden/>
          </w:rPr>
          <w:instrText xml:space="preserve"> PAGEREF _Toc276632945 \h </w:instrText>
        </w:r>
        <w:r>
          <w:rPr>
            <w:noProof/>
            <w:webHidden/>
          </w:rPr>
        </w:r>
        <w:r>
          <w:rPr>
            <w:noProof/>
            <w:webHidden/>
          </w:rPr>
          <w:fldChar w:fldCharType="separate"/>
        </w:r>
        <w:r>
          <w:rPr>
            <w:noProof/>
            <w:webHidden/>
          </w:rPr>
          <w:t>235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6" w:history="1">
        <w:r w:rsidRPr="003D24B9">
          <w:rPr>
            <w:rStyle w:val="Hyperlink"/>
            <w:noProof/>
          </w:rPr>
          <w:t>3.2.392</w:t>
        </w:r>
        <w:r>
          <w:rPr>
            <w:rFonts w:asciiTheme="minorHAnsi" w:eastAsiaTheme="minorEastAsia" w:hAnsiTheme="minorHAnsi" w:cstheme="minorBidi"/>
            <w:b w:val="0"/>
            <w:noProof/>
            <w:sz w:val="22"/>
            <w:szCs w:val="22"/>
          </w:rPr>
          <w:tab/>
        </w:r>
        <w:r w:rsidRPr="003D24B9">
          <w:rPr>
            <w:rStyle w:val="Hyperlink"/>
            <w:noProof/>
          </w:rPr>
          <w:t>MEMR – PID $2035 – Processor ROM Fault Source</w:t>
        </w:r>
        <w:r>
          <w:rPr>
            <w:noProof/>
            <w:webHidden/>
          </w:rPr>
          <w:tab/>
        </w:r>
        <w:r>
          <w:rPr>
            <w:noProof/>
            <w:webHidden/>
          </w:rPr>
          <w:fldChar w:fldCharType="begin"/>
        </w:r>
        <w:r>
          <w:rPr>
            <w:noProof/>
            <w:webHidden/>
          </w:rPr>
          <w:instrText xml:space="preserve"> PAGEREF _Toc276632946 \h </w:instrText>
        </w:r>
        <w:r>
          <w:rPr>
            <w:noProof/>
            <w:webHidden/>
          </w:rPr>
        </w:r>
        <w:r>
          <w:rPr>
            <w:noProof/>
            <w:webHidden/>
          </w:rPr>
          <w:fldChar w:fldCharType="separate"/>
        </w:r>
        <w:r>
          <w:rPr>
            <w:noProof/>
            <w:webHidden/>
          </w:rPr>
          <w:t>235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7" w:history="1">
        <w:r w:rsidRPr="003D24B9">
          <w:rPr>
            <w:rStyle w:val="Hyperlink"/>
            <w:noProof/>
          </w:rPr>
          <w:t>3.2.393</w:t>
        </w:r>
        <w:r>
          <w:rPr>
            <w:rFonts w:asciiTheme="minorHAnsi" w:eastAsiaTheme="minorEastAsia" w:hAnsiTheme="minorHAnsi" w:cstheme="minorBidi"/>
            <w:b w:val="0"/>
            <w:noProof/>
            <w:sz w:val="22"/>
            <w:szCs w:val="22"/>
          </w:rPr>
          <w:tab/>
        </w:r>
        <w:r w:rsidRPr="003D24B9">
          <w:rPr>
            <w:rStyle w:val="Hyperlink"/>
            <w:noProof/>
          </w:rPr>
          <w:t>VSPR – PID $2049 – ECU Odometer Status</w:t>
        </w:r>
        <w:r>
          <w:rPr>
            <w:noProof/>
            <w:webHidden/>
          </w:rPr>
          <w:tab/>
        </w:r>
        <w:r>
          <w:rPr>
            <w:noProof/>
            <w:webHidden/>
          </w:rPr>
          <w:fldChar w:fldCharType="begin"/>
        </w:r>
        <w:r>
          <w:rPr>
            <w:noProof/>
            <w:webHidden/>
          </w:rPr>
          <w:instrText xml:space="preserve"> PAGEREF _Toc276632947 \h </w:instrText>
        </w:r>
        <w:r>
          <w:rPr>
            <w:noProof/>
            <w:webHidden/>
          </w:rPr>
        </w:r>
        <w:r>
          <w:rPr>
            <w:noProof/>
            <w:webHidden/>
          </w:rPr>
          <w:fldChar w:fldCharType="separate"/>
        </w:r>
        <w:r>
          <w:rPr>
            <w:noProof/>
            <w:webHidden/>
          </w:rPr>
          <w:t>235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8" w:history="1">
        <w:r w:rsidRPr="003D24B9">
          <w:rPr>
            <w:rStyle w:val="Hyperlink"/>
            <w:noProof/>
          </w:rPr>
          <w:t>3.2.394</w:t>
        </w:r>
        <w:r>
          <w:rPr>
            <w:rFonts w:asciiTheme="minorHAnsi" w:eastAsiaTheme="minorEastAsia" w:hAnsiTheme="minorHAnsi" w:cstheme="minorBidi"/>
            <w:b w:val="0"/>
            <w:noProof/>
            <w:sz w:val="22"/>
            <w:szCs w:val="22"/>
          </w:rPr>
          <w:tab/>
        </w:r>
        <w:r w:rsidRPr="003D24B9">
          <w:rPr>
            <w:rStyle w:val="Hyperlink"/>
            <w:noProof/>
          </w:rPr>
          <w:t>RBSR – PID $204A – Main Processor Total Running Resets</w:t>
        </w:r>
        <w:r>
          <w:rPr>
            <w:noProof/>
            <w:webHidden/>
          </w:rPr>
          <w:tab/>
        </w:r>
        <w:r>
          <w:rPr>
            <w:noProof/>
            <w:webHidden/>
          </w:rPr>
          <w:fldChar w:fldCharType="begin"/>
        </w:r>
        <w:r>
          <w:rPr>
            <w:noProof/>
            <w:webHidden/>
          </w:rPr>
          <w:instrText xml:space="preserve"> PAGEREF _Toc276632948 \h </w:instrText>
        </w:r>
        <w:r>
          <w:rPr>
            <w:noProof/>
            <w:webHidden/>
          </w:rPr>
        </w:r>
        <w:r>
          <w:rPr>
            <w:noProof/>
            <w:webHidden/>
          </w:rPr>
          <w:fldChar w:fldCharType="separate"/>
        </w:r>
        <w:r>
          <w:rPr>
            <w:noProof/>
            <w:webHidden/>
          </w:rPr>
          <w:t>237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49" w:history="1">
        <w:r w:rsidRPr="003D24B9">
          <w:rPr>
            <w:rStyle w:val="Hyperlink"/>
            <w:noProof/>
          </w:rPr>
          <w:t>3.2.395</w:t>
        </w:r>
        <w:r>
          <w:rPr>
            <w:rFonts w:asciiTheme="minorHAnsi" w:eastAsiaTheme="minorEastAsia" w:hAnsiTheme="minorHAnsi" w:cstheme="minorBidi"/>
            <w:b w:val="0"/>
            <w:noProof/>
            <w:sz w:val="22"/>
            <w:szCs w:val="22"/>
          </w:rPr>
          <w:tab/>
        </w:r>
        <w:r w:rsidRPr="003D24B9">
          <w:rPr>
            <w:rStyle w:val="Hyperlink"/>
            <w:noProof/>
          </w:rPr>
          <w:t>RBSR – PID $204B – Main Processor Maximum Running Resets Between Power-up Resets</w:t>
        </w:r>
        <w:r>
          <w:rPr>
            <w:noProof/>
            <w:webHidden/>
          </w:rPr>
          <w:tab/>
        </w:r>
        <w:r>
          <w:rPr>
            <w:noProof/>
            <w:webHidden/>
          </w:rPr>
          <w:fldChar w:fldCharType="begin"/>
        </w:r>
        <w:r>
          <w:rPr>
            <w:noProof/>
            <w:webHidden/>
          </w:rPr>
          <w:instrText xml:space="preserve"> PAGEREF _Toc276632949 \h </w:instrText>
        </w:r>
        <w:r>
          <w:rPr>
            <w:noProof/>
            <w:webHidden/>
          </w:rPr>
        </w:r>
        <w:r>
          <w:rPr>
            <w:noProof/>
            <w:webHidden/>
          </w:rPr>
          <w:fldChar w:fldCharType="separate"/>
        </w:r>
        <w:r>
          <w:rPr>
            <w:noProof/>
            <w:webHidden/>
          </w:rPr>
          <w:t>237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0" w:history="1">
        <w:r w:rsidRPr="003D24B9">
          <w:rPr>
            <w:rStyle w:val="Hyperlink"/>
            <w:noProof/>
          </w:rPr>
          <w:t>3.2.396</w:t>
        </w:r>
        <w:r>
          <w:rPr>
            <w:rFonts w:asciiTheme="minorHAnsi" w:eastAsiaTheme="minorEastAsia" w:hAnsiTheme="minorHAnsi" w:cstheme="minorBidi"/>
            <w:b w:val="0"/>
            <w:noProof/>
            <w:sz w:val="22"/>
            <w:szCs w:val="22"/>
          </w:rPr>
          <w:tab/>
        </w:r>
        <w:r w:rsidRPr="003D24B9">
          <w:rPr>
            <w:rStyle w:val="Hyperlink"/>
            <w:noProof/>
          </w:rPr>
          <w:t>TOSR – PID $204C – Replicated Transmission Output Speed</w:t>
        </w:r>
        <w:r>
          <w:rPr>
            <w:noProof/>
            <w:webHidden/>
          </w:rPr>
          <w:tab/>
        </w:r>
        <w:r>
          <w:rPr>
            <w:noProof/>
            <w:webHidden/>
          </w:rPr>
          <w:fldChar w:fldCharType="begin"/>
        </w:r>
        <w:r>
          <w:rPr>
            <w:noProof/>
            <w:webHidden/>
          </w:rPr>
          <w:instrText xml:space="preserve"> PAGEREF _Toc276632950 \h </w:instrText>
        </w:r>
        <w:r>
          <w:rPr>
            <w:noProof/>
            <w:webHidden/>
          </w:rPr>
        </w:r>
        <w:r>
          <w:rPr>
            <w:noProof/>
            <w:webHidden/>
          </w:rPr>
          <w:fldChar w:fldCharType="separate"/>
        </w:r>
        <w:r>
          <w:rPr>
            <w:noProof/>
            <w:webHidden/>
          </w:rPr>
          <w:t>237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1" w:history="1">
        <w:r w:rsidRPr="003D24B9">
          <w:rPr>
            <w:rStyle w:val="Hyperlink"/>
            <w:noProof/>
          </w:rPr>
          <w:t>3.2.397</w:t>
        </w:r>
        <w:r>
          <w:rPr>
            <w:rFonts w:asciiTheme="minorHAnsi" w:eastAsiaTheme="minorEastAsia" w:hAnsiTheme="minorHAnsi" w:cstheme="minorBidi"/>
            <w:b w:val="0"/>
            <w:noProof/>
            <w:sz w:val="22"/>
            <w:szCs w:val="22"/>
          </w:rPr>
          <w:tab/>
        </w:r>
        <w:r w:rsidRPr="003D24B9">
          <w:rPr>
            <w:rStyle w:val="Hyperlink"/>
            <w:noProof/>
          </w:rPr>
          <w:t>TRQR – PID $204D – Transmission Torque Request Limited Reason</w:t>
        </w:r>
        <w:r>
          <w:rPr>
            <w:noProof/>
            <w:webHidden/>
          </w:rPr>
          <w:tab/>
        </w:r>
        <w:r>
          <w:rPr>
            <w:noProof/>
            <w:webHidden/>
          </w:rPr>
          <w:fldChar w:fldCharType="begin"/>
        </w:r>
        <w:r>
          <w:rPr>
            <w:noProof/>
            <w:webHidden/>
          </w:rPr>
          <w:instrText xml:space="preserve"> PAGEREF _Toc276632951 \h </w:instrText>
        </w:r>
        <w:r>
          <w:rPr>
            <w:noProof/>
            <w:webHidden/>
          </w:rPr>
        </w:r>
        <w:r>
          <w:rPr>
            <w:noProof/>
            <w:webHidden/>
          </w:rPr>
          <w:fldChar w:fldCharType="separate"/>
        </w:r>
        <w:r>
          <w:rPr>
            <w:noProof/>
            <w:webHidden/>
          </w:rPr>
          <w:t>237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2" w:history="1">
        <w:r w:rsidRPr="003D24B9">
          <w:rPr>
            <w:rStyle w:val="Hyperlink"/>
            <w:noProof/>
          </w:rPr>
          <w:t>3.2.398</w:t>
        </w:r>
        <w:r>
          <w:rPr>
            <w:rFonts w:asciiTheme="minorHAnsi" w:eastAsiaTheme="minorEastAsia" w:hAnsiTheme="minorHAnsi" w:cstheme="minorBidi"/>
            <w:b w:val="0"/>
            <w:noProof/>
            <w:sz w:val="22"/>
            <w:szCs w:val="22"/>
          </w:rPr>
          <w:tab/>
        </w:r>
        <w:r w:rsidRPr="003D24B9">
          <w:rPr>
            <w:rStyle w:val="Hyperlink"/>
            <w:noProof/>
          </w:rPr>
          <w:t>TOSR – PID $2050 – Transfer Case Output Speed</w:t>
        </w:r>
        <w:r>
          <w:rPr>
            <w:noProof/>
            <w:webHidden/>
          </w:rPr>
          <w:tab/>
        </w:r>
        <w:r>
          <w:rPr>
            <w:noProof/>
            <w:webHidden/>
          </w:rPr>
          <w:fldChar w:fldCharType="begin"/>
        </w:r>
        <w:r>
          <w:rPr>
            <w:noProof/>
            <w:webHidden/>
          </w:rPr>
          <w:instrText xml:space="preserve"> PAGEREF _Toc276632952 \h </w:instrText>
        </w:r>
        <w:r>
          <w:rPr>
            <w:noProof/>
            <w:webHidden/>
          </w:rPr>
        </w:r>
        <w:r>
          <w:rPr>
            <w:noProof/>
            <w:webHidden/>
          </w:rPr>
          <w:fldChar w:fldCharType="separate"/>
        </w:r>
        <w:r>
          <w:rPr>
            <w:noProof/>
            <w:webHidden/>
          </w:rPr>
          <w:t>238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3" w:history="1">
        <w:r w:rsidRPr="003D24B9">
          <w:rPr>
            <w:rStyle w:val="Hyperlink"/>
            <w:noProof/>
          </w:rPr>
          <w:t>3.2.399</w:t>
        </w:r>
        <w:r>
          <w:rPr>
            <w:rFonts w:asciiTheme="minorHAnsi" w:eastAsiaTheme="minorEastAsia" w:hAnsiTheme="minorHAnsi" w:cstheme="minorBidi"/>
            <w:b w:val="0"/>
            <w:noProof/>
            <w:sz w:val="22"/>
            <w:szCs w:val="22"/>
          </w:rPr>
          <w:tab/>
        </w:r>
        <w:r w:rsidRPr="003D24B9">
          <w:rPr>
            <w:rStyle w:val="Hyperlink"/>
            <w:noProof/>
          </w:rPr>
          <w:t>KNKR – PID $2051 – Knock System Status Sensor 1</w:t>
        </w:r>
        <w:r>
          <w:rPr>
            <w:noProof/>
            <w:webHidden/>
          </w:rPr>
          <w:tab/>
        </w:r>
        <w:r>
          <w:rPr>
            <w:noProof/>
            <w:webHidden/>
          </w:rPr>
          <w:fldChar w:fldCharType="begin"/>
        </w:r>
        <w:r>
          <w:rPr>
            <w:noProof/>
            <w:webHidden/>
          </w:rPr>
          <w:instrText xml:space="preserve"> PAGEREF _Toc276632953 \h </w:instrText>
        </w:r>
        <w:r>
          <w:rPr>
            <w:noProof/>
            <w:webHidden/>
          </w:rPr>
        </w:r>
        <w:r>
          <w:rPr>
            <w:noProof/>
            <w:webHidden/>
          </w:rPr>
          <w:fldChar w:fldCharType="separate"/>
        </w:r>
        <w:r>
          <w:rPr>
            <w:noProof/>
            <w:webHidden/>
          </w:rPr>
          <w:t>238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4" w:history="1">
        <w:r w:rsidRPr="003D24B9">
          <w:rPr>
            <w:rStyle w:val="Hyperlink"/>
            <w:noProof/>
          </w:rPr>
          <w:t>3.2.400</w:t>
        </w:r>
        <w:r>
          <w:rPr>
            <w:rFonts w:asciiTheme="minorHAnsi" w:eastAsiaTheme="minorEastAsia" w:hAnsiTheme="minorHAnsi" w:cstheme="minorBidi"/>
            <w:b w:val="0"/>
            <w:noProof/>
            <w:sz w:val="22"/>
            <w:szCs w:val="22"/>
          </w:rPr>
          <w:tab/>
        </w:r>
        <w:r w:rsidRPr="003D24B9">
          <w:rPr>
            <w:rStyle w:val="Hyperlink"/>
            <w:noProof/>
          </w:rPr>
          <w:t>KNKR – PID $2052 – Knock System Status Sensor 2</w:t>
        </w:r>
        <w:r>
          <w:rPr>
            <w:noProof/>
            <w:webHidden/>
          </w:rPr>
          <w:tab/>
        </w:r>
        <w:r>
          <w:rPr>
            <w:noProof/>
            <w:webHidden/>
          </w:rPr>
          <w:fldChar w:fldCharType="begin"/>
        </w:r>
        <w:r>
          <w:rPr>
            <w:noProof/>
            <w:webHidden/>
          </w:rPr>
          <w:instrText xml:space="preserve"> PAGEREF _Toc276632954 \h </w:instrText>
        </w:r>
        <w:r>
          <w:rPr>
            <w:noProof/>
            <w:webHidden/>
          </w:rPr>
        </w:r>
        <w:r>
          <w:rPr>
            <w:noProof/>
            <w:webHidden/>
          </w:rPr>
          <w:fldChar w:fldCharType="separate"/>
        </w:r>
        <w:r>
          <w:rPr>
            <w:noProof/>
            <w:webHidden/>
          </w:rPr>
          <w:t>238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5" w:history="1">
        <w:r w:rsidRPr="003D24B9">
          <w:rPr>
            <w:rStyle w:val="Hyperlink"/>
            <w:noProof/>
          </w:rPr>
          <w:t>3.2.401</w:t>
        </w:r>
        <w:r>
          <w:rPr>
            <w:rFonts w:asciiTheme="minorHAnsi" w:eastAsiaTheme="minorEastAsia" w:hAnsiTheme="minorHAnsi" w:cstheme="minorBidi"/>
            <w:b w:val="0"/>
            <w:noProof/>
            <w:sz w:val="22"/>
            <w:szCs w:val="22"/>
          </w:rPr>
          <w:tab/>
        </w:r>
        <w:r w:rsidRPr="003D24B9">
          <w:rPr>
            <w:rStyle w:val="Hyperlink"/>
            <w:noProof/>
          </w:rPr>
          <w:t>TPSR – PID $2066 – Learned Airflow Variation Algorithm Compensation</w:t>
        </w:r>
        <w:r>
          <w:rPr>
            <w:noProof/>
            <w:webHidden/>
          </w:rPr>
          <w:tab/>
        </w:r>
        <w:r>
          <w:rPr>
            <w:noProof/>
            <w:webHidden/>
          </w:rPr>
          <w:fldChar w:fldCharType="begin"/>
        </w:r>
        <w:r>
          <w:rPr>
            <w:noProof/>
            <w:webHidden/>
          </w:rPr>
          <w:instrText xml:space="preserve"> PAGEREF _Toc276632955 \h </w:instrText>
        </w:r>
        <w:r>
          <w:rPr>
            <w:noProof/>
            <w:webHidden/>
          </w:rPr>
        </w:r>
        <w:r>
          <w:rPr>
            <w:noProof/>
            <w:webHidden/>
          </w:rPr>
          <w:fldChar w:fldCharType="separate"/>
        </w:r>
        <w:r>
          <w:rPr>
            <w:noProof/>
            <w:webHidden/>
          </w:rPr>
          <w:t>239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6" w:history="1">
        <w:r w:rsidRPr="003D24B9">
          <w:rPr>
            <w:rStyle w:val="Hyperlink"/>
            <w:noProof/>
          </w:rPr>
          <w:t>3.2.402</w:t>
        </w:r>
        <w:r>
          <w:rPr>
            <w:rFonts w:asciiTheme="minorHAnsi" w:eastAsiaTheme="minorEastAsia" w:hAnsiTheme="minorHAnsi" w:cstheme="minorBidi"/>
            <w:b w:val="0"/>
            <w:noProof/>
            <w:sz w:val="22"/>
            <w:szCs w:val="22"/>
          </w:rPr>
          <w:tab/>
        </w:r>
        <w:r w:rsidRPr="003D24B9">
          <w:rPr>
            <w:rStyle w:val="Hyperlink"/>
            <w:noProof/>
          </w:rPr>
          <w:t>CATR – PID $206C – Catalyst Monitor Diagnostic Status Bank 1</w:t>
        </w:r>
        <w:r>
          <w:rPr>
            <w:noProof/>
            <w:webHidden/>
          </w:rPr>
          <w:tab/>
        </w:r>
        <w:r>
          <w:rPr>
            <w:noProof/>
            <w:webHidden/>
          </w:rPr>
          <w:fldChar w:fldCharType="begin"/>
        </w:r>
        <w:r>
          <w:rPr>
            <w:noProof/>
            <w:webHidden/>
          </w:rPr>
          <w:instrText xml:space="preserve"> PAGEREF _Toc276632956 \h </w:instrText>
        </w:r>
        <w:r>
          <w:rPr>
            <w:noProof/>
            <w:webHidden/>
          </w:rPr>
        </w:r>
        <w:r>
          <w:rPr>
            <w:noProof/>
            <w:webHidden/>
          </w:rPr>
          <w:fldChar w:fldCharType="separate"/>
        </w:r>
        <w:r>
          <w:rPr>
            <w:noProof/>
            <w:webHidden/>
          </w:rPr>
          <w:t>239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7" w:history="1">
        <w:r w:rsidRPr="003D24B9">
          <w:rPr>
            <w:rStyle w:val="Hyperlink"/>
            <w:noProof/>
          </w:rPr>
          <w:t>3.2.403</w:t>
        </w:r>
        <w:r>
          <w:rPr>
            <w:rFonts w:asciiTheme="minorHAnsi" w:eastAsiaTheme="minorEastAsia" w:hAnsiTheme="minorHAnsi" w:cstheme="minorBidi"/>
            <w:b w:val="0"/>
            <w:noProof/>
            <w:sz w:val="22"/>
            <w:szCs w:val="22"/>
          </w:rPr>
          <w:tab/>
        </w:r>
        <w:r w:rsidRPr="003D24B9">
          <w:rPr>
            <w:rStyle w:val="Hyperlink"/>
            <w:noProof/>
          </w:rPr>
          <w:t>CATR – PID $206D – Catalyst Monitor Diagnostic Status Bank 2</w:t>
        </w:r>
        <w:r>
          <w:rPr>
            <w:noProof/>
            <w:webHidden/>
          </w:rPr>
          <w:tab/>
        </w:r>
        <w:r>
          <w:rPr>
            <w:noProof/>
            <w:webHidden/>
          </w:rPr>
          <w:fldChar w:fldCharType="begin"/>
        </w:r>
        <w:r>
          <w:rPr>
            <w:noProof/>
            <w:webHidden/>
          </w:rPr>
          <w:instrText xml:space="preserve"> PAGEREF _Toc276632957 \h </w:instrText>
        </w:r>
        <w:r>
          <w:rPr>
            <w:noProof/>
            <w:webHidden/>
          </w:rPr>
        </w:r>
        <w:r>
          <w:rPr>
            <w:noProof/>
            <w:webHidden/>
          </w:rPr>
          <w:fldChar w:fldCharType="separate"/>
        </w:r>
        <w:r>
          <w:rPr>
            <w:noProof/>
            <w:webHidden/>
          </w:rPr>
          <w:t>239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8" w:history="1">
        <w:r w:rsidRPr="003D24B9">
          <w:rPr>
            <w:rStyle w:val="Hyperlink"/>
            <w:noProof/>
            <w:lang w:val="it-IT"/>
          </w:rPr>
          <w:t>3.2.404</w:t>
        </w:r>
        <w:r>
          <w:rPr>
            <w:rFonts w:asciiTheme="minorHAnsi" w:eastAsiaTheme="minorEastAsia" w:hAnsiTheme="minorHAnsi" w:cstheme="minorBidi"/>
            <w:b w:val="0"/>
            <w:noProof/>
            <w:sz w:val="22"/>
            <w:szCs w:val="22"/>
          </w:rPr>
          <w:tab/>
        </w:r>
        <w:r w:rsidRPr="003D24B9">
          <w:rPr>
            <w:rStyle w:val="Hyperlink"/>
            <w:noProof/>
            <w:lang w:val="it-IT"/>
          </w:rPr>
          <w:t>CATR – PID $206E – Catalyst Monitor Diagnostic Status</w:t>
        </w:r>
        <w:r>
          <w:rPr>
            <w:noProof/>
            <w:webHidden/>
          </w:rPr>
          <w:tab/>
        </w:r>
        <w:r>
          <w:rPr>
            <w:noProof/>
            <w:webHidden/>
          </w:rPr>
          <w:fldChar w:fldCharType="begin"/>
        </w:r>
        <w:r>
          <w:rPr>
            <w:noProof/>
            <w:webHidden/>
          </w:rPr>
          <w:instrText xml:space="preserve"> PAGEREF _Toc276632958 \h </w:instrText>
        </w:r>
        <w:r>
          <w:rPr>
            <w:noProof/>
            <w:webHidden/>
          </w:rPr>
        </w:r>
        <w:r>
          <w:rPr>
            <w:noProof/>
            <w:webHidden/>
          </w:rPr>
          <w:fldChar w:fldCharType="separate"/>
        </w:r>
        <w:r>
          <w:rPr>
            <w:noProof/>
            <w:webHidden/>
          </w:rPr>
          <w:t>240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59" w:history="1">
        <w:r w:rsidRPr="003D24B9">
          <w:rPr>
            <w:rStyle w:val="Hyperlink"/>
            <w:noProof/>
          </w:rPr>
          <w:t>3.2.405</w:t>
        </w:r>
        <w:r>
          <w:rPr>
            <w:rFonts w:asciiTheme="minorHAnsi" w:eastAsiaTheme="minorEastAsia" w:hAnsiTheme="minorHAnsi" w:cstheme="minorBidi"/>
            <w:b w:val="0"/>
            <w:noProof/>
            <w:sz w:val="22"/>
            <w:szCs w:val="22"/>
          </w:rPr>
          <w:tab/>
        </w:r>
        <w:r w:rsidRPr="003D24B9">
          <w:rPr>
            <w:rStyle w:val="Hyperlink"/>
            <w:noProof/>
          </w:rPr>
          <w:t>ENGR – PID $2070 – Reduced Engine Power Indication History</w:t>
        </w:r>
        <w:r>
          <w:rPr>
            <w:noProof/>
            <w:webHidden/>
          </w:rPr>
          <w:tab/>
        </w:r>
        <w:r>
          <w:rPr>
            <w:noProof/>
            <w:webHidden/>
          </w:rPr>
          <w:fldChar w:fldCharType="begin"/>
        </w:r>
        <w:r>
          <w:rPr>
            <w:noProof/>
            <w:webHidden/>
          </w:rPr>
          <w:instrText xml:space="preserve"> PAGEREF _Toc276632959 \h </w:instrText>
        </w:r>
        <w:r>
          <w:rPr>
            <w:noProof/>
            <w:webHidden/>
          </w:rPr>
        </w:r>
        <w:r>
          <w:rPr>
            <w:noProof/>
            <w:webHidden/>
          </w:rPr>
          <w:fldChar w:fldCharType="separate"/>
        </w:r>
        <w:r>
          <w:rPr>
            <w:noProof/>
            <w:webHidden/>
          </w:rPr>
          <w:t>240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0" w:history="1">
        <w:r w:rsidRPr="003D24B9">
          <w:rPr>
            <w:rStyle w:val="Hyperlink"/>
            <w:noProof/>
          </w:rPr>
          <w:t>3.2.406</w:t>
        </w:r>
        <w:r>
          <w:rPr>
            <w:rFonts w:asciiTheme="minorHAnsi" w:eastAsiaTheme="minorEastAsia" w:hAnsiTheme="minorHAnsi" w:cstheme="minorBidi"/>
            <w:b w:val="0"/>
            <w:noProof/>
            <w:sz w:val="22"/>
            <w:szCs w:val="22"/>
          </w:rPr>
          <w:tab/>
        </w:r>
        <w:r w:rsidRPr="003D24B9">
          <w:rPr>
            <w:rStyle w:val="Hyperlink"/>
            <w:noProof/>
          </w:rPr>
          <w:t xml:space="preserve">E85R – PID $209B – </w:t>
        </w:r>
        <w:r w:rsidRPr="003D24B9">
          <w:rPr>
            <w:rStyle w:val="Hyperlink"/>
            <w:rFonts w:eastAsia="SimSun"/>
            <w:noProof/>
            <w:lang w:eastAsia="zh-CN"/>
          </w:rPr>
          <w:t xml:space="preserve">Recommended Maximum Ethanol Concentration When </w:t>
        </w:r>
        <w:r w:rsidRPr="003D24B9">
          <w:rPr>
            <w:rStyle w:val="Hyperlink"/>
            <w:noProof/>
          </w:rPr>
          <w:t>Recommended</w:t>
        </w:r>
        <w:r w:rsidRPr="003D24B9">
          <w:rPr>
            <w:rStyle w:val="Hyperlink"/>
            <w:rFonts w:eastAsia="SimSun"/>
            <w:noProof/>
            <w:lang w:eastAsia="zh-CN"/>
          </w:rPr>
          <w:t xml:space="preserve"> Ethanol Concentration Exceeded</w:t>
        </w:r>
        <w:r>
          <w:rPr>
            <w:noProof/>
            <w:webHidden/>
          </w:rPr>
          <w:tab/>
        </w:r>
        <w:r>
          <w:rPr>
            <w:noProof/>
            <w:webHidden/>
          </w:rPr>
          <w:fldChar w:fldCharType="begin"/>
        </w:r>
        <w:r>
          <w:rPr>
            <w:noProof/>
            <w:webHidden/>
          </w:rPr>
          <w:instrText xml:space="preserve"> PAGEREF _Toc276632960 \h </w:instrText>
        </w:r>
        <w:r>
          <w:rPr>
            <w:noProof/>
            <w:webHidden/>
          </w:rPr>
        </w:r>
        <w:r>
          <w:rPr>
            <w:noProof/>
            <w:webHidden/>
          </w:rPr>
          <w:fldChar w:fldCharType="separate"/>
        </w:r>
        <w:r>
          <w:rPr>
            <w:noProof/>
            <w:webHidden/>
          </w:rPr>
          <w:t>240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1" w:history="1">
        <w:r w:rsidRPr="003D24B9">
          <w:rPr>
            <w:rStyle w:val="Hyperlink"/>
            <w:noProof/>
          </w:rPr>
          <w:t>3.2.407</w:t>
        </w:r>
        <w:r>
          <w:rPr>
            <w:rFonts w:asciiTheme="minorHAnsi" w:eastAsiaTheme="minorEastAsia" w:hAnsiTheme="minorHAnsi" w:cstheme="minorBidi"/>
            <w:b w:val="0"/>
            <w:noProof/>
            <w:sz w:val="22"/>
            <w:szCs w:val="22"/>
          </w:rPr>
          <w:tab/>
        </w:r>
        <w:r w:rsidRPr="003D24B9">
          <w:rPr>
            <w:rStyle w:val="Hyperlink"/>
            <w:noProof/>
          </w:rPr>
          <w:t xml:space="preserve">E85R – PID $209C – Currently </w:t>
        </w:r>
        <w:r w:rsidRPr="003D24B9">
          <w:rPr>
            <w:rStyle w:val="Hyperlink"/>
            <w:rFonts w:eastAsia="SimSun"/>
            <w:noProof/>
            <w:lang w:eastAsia="zh-CN"/>
          </w:rPr>
          <w:t xml:space="preserve">Recommended Maximum Ethanol </w:t>
        </w:r>
        <w:r w:rsidRPr="003D24B9">
          <w:rPr>
            <w:rStyle w:val="Hyperlink"/>
            <w:noProof/>
          </w:rPr>
          <w:t>Concentration</w:t>
        </w:r>
        <w:r>
          <w:rPr>
            <w:noProof/>
            <w:webHidden/>
          </w:rPr>
          <w:tab/>
        </w:r>
        <w:r>
          <w:rPr>
            <w:noProof/>
            <w:webHidden/>
          </w:rPr>
          <w:fldChar w:fldCharType="begin"/>
        </w:r>
        <w:r>
          <w:rPr>
            <w:noProof/>
            <w:webHidden/>
          </w:rPr>
          <w:instrText xml:space="preserve"> PAGEREF _Toc276632961 \h </w:instrText>
        </w:r>
        <w:r>
          <w:rPr>
            <w:noProof/>
            <w:webHidden/>
          </w:rPr>
        </w:r>
        <w:r>
          <w:rPr>
            <w:noProof/>
            <w:webHidden/>
          </w:rPr>
          <w:fldChar w:fldCharType="separate"/>
        </w:r>
        <w:r>
          <w:rPr>
            <w:noProof/>
            <w:webHidden/>
          </w:rPr>
          <w:t>241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2" w:history="1">
        <w:r w:rsidRPr="003D24B9">
          <w:rPr>
            <w:rStyle w:val="Hyperlink"/>
            <w:noProof/>
          </w:rPr>
          <w:t>3.2.408</w:t>
        </w:r>
        <w:r>
          <w:rPr>
            <w:rFonts w:asciiTheme="minorHAnsi" w:eastAsiaTheme="minorEastAsia" w:hAnsiTheme="minorHAnsi" w:cstheme="minorBidi"/>
            <w:b w:val="0"/>
            <w:noProof/>
            <w:sz w:val="22"/>
            <w:szCs w:val="22"/>
          </w:rPr>
          <w:tab/>
        </w:r>
        <w:r w:rsidRPr="003D24B9">
          <w:rPr>
            <w:rStyle w:val="Hyperlink"/>
            <w:noProof/>
          </w:rPr>
          <w:t xml:space="preserve">E85R – PID $209D – </w:t>
        </w:r>
        <w:r w:rsidRPr="003D24B9">
          <w:rPr>
            <w:rStyle w:val="Hyperlink"/>
            <w:rFonts w:eastAsia="SimSun"/>
            <w:noProof/>
            <w:lang w:eastAsia="zh-CN"/>
          </w:rPr>
          <w:t xml:space="preserve">Actual Ethanol Composition When </w:t>
        </w:r>
        <w:r w:rsidRPr="003D24B9">
          <w:rPr>
            <w:rStyle w:val="Hyperlink"/>
            <w:noProof/>
          </w:rPr>
          <w:t>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_Toc276632962 \h </w:instrText>
        </w:r>
        <w:r>
          <w:rPr>
            <w:noProof/>
            <w:webHidden/>
          </w:rPr>
        </w:r>
        <w:r>
          <w:rPr>
            <w:noProof/>
            <w:webHidden/>
          </w:rPr>
          <w:fldChar w:fldCharType="separate"/>
        </w:r>
        <w:r>
          <w:rPr>
            <w:noProof/>
            <w:webHidden/>
          </w:rPr>
          <w:t>241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3" w:history="1">
        <w:r w:rsidRPr="003D24B9">
          <w:rPr>
            <w:rStyle w:val="Hyperlink"/>
            <w:noProof/>
          </w:rPr>
          <w:t>3.2.409</w:t>
        </w:r>
        <w:r>
          <w:rPr>
            <w:rFonts w:asciiTheme="minorHAnsi" w:eastAsiaTheme="minorEastAsia" w:hAnsiTheme="minorHAnsi" w:cstheme="minorBidi"/>
            <w:b w:val="0"/>
            <w:noProof/>
            <w:sz w:val="22"/>
            <w:szCs w:val="22"/>
          </w:rPr>
          <w:tab/>
        </w:r>
        <w:r w:rsidRPr="003D24B9">
          <w:rPr>
            <w:rStyle w:val="Hyperlink"/>
            <w:noProof/>
          </w:rPr>
          <w:t xml:space="preserve">E85R – PID $209E – Ambient Air Temperature </w:t>
        </w:r>
        <w:r w:rsidRPr="003D24B9">
          <w:rPr>
            <w:rStyle w:val="Hyperlink"/>
            <w:rFonts w:eastAsia="SimSun"/>
            <w:noProof/>
            <w:lang w:eastAsia="zh-CN"/>
          </w:rPr>
          <w:t xml:space="preserve">When </w:t>
        </w:r>
        <w:r w:rsidRPr="003D24B9">
          <w:rPr>
            <w:rStyle w:val="Hyperlink"/>
            <w:noProof/>
          </w:rPr>
          <w:t>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_Toc276632963 \h </w:instrText>
        </w:r>
        <w:r>
          <w:rPr>
            <w:noProof/>
            <w:webHidden/>
          </w:rPr>
        </w:r>
        <w:r>
          <w:rPr>
            <w:noProof/>
            <w:webHidden/>
          </w:rPr>
          <w:fldChar w:fldCharType="separate"/>
        </w:r>
        <w:r>
          <w:rPr>
            <w:noProof/>
            <w:webHidden/>
          </w:rPr>
          <w:t>241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4" w:history="1">
        <w:r w:rsidRPr="003D24B9">
          <w:rPr>
            <w:rStyle w:val="Hyperlink"/>
            <w:noProof/>
          </w:rPr>
          <w:t>3.2.410</w:t>
        </w:r>
        <w:r>
          <w:rPr>
            <w:rFonts w:asciiTheme="minorHAnsi" w:eastAsiaTheme="minorEastAsia" w:hAnsiTheme="minorHAnsi" w:cstheme="minorBidi"/>
            <w:b w:val="0"/>
            <w:noProof/>
            <w:sz w:val="22"/>
            <w:szCs w:val="22"/>
          </w:rPr>
          <w:tab/>
        </w:r>
        <w:r w:rsidRPr="003D24B9">
          <w:rPr>
            <w:rStyle w:val="Hyperlink"/>
            <w:noProof/>
          </w:rPr>
          <w:t>E85R – PID $209F – Ignition Cycles Since 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_Toc276632964 \h </w:instrText>
        </w:r>
        <w:r>
          <w:rPr>
            <w:noProof/>
            <w:webHidden/>
          </w:rPr>
        </w:r>
        <w:r>
          <w:rPr>
            <w:noProof/>
            <w:webHidden/>
          </w:rPr>
          <w:fldChar w:fldCharType="separate"/>
        </w:r>
        <w:r>
          <w:rPr>
            <w:noProof/>
            <w:webHidden/>
          </w:rPr>
          <w:t>241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5" w:history="1">
        <w:r w:rsidRPr="003D24B9">
          <w:rPr>
            <w:rStyle w:val="Hyperlink"/>
            <w:noProof/>
          </w:rPr>
          <w:t>3.2.411</w:t>
        </w:r>
        <w:r>
          <w:rPr>
            <w:rFonts w:asciiTheme="minorHAnsi" w:eastAsiaTheme="minorEastAsia" w:hAnsiTheme="minorHAnsi" w:cstheme="minorBidi"/>
            <w:b w:val="0"/>
            <w:noProof/>
            <w:sz w:val="22"/>
            <w:szCs w:val="22"/>
          </w:rPr>
          <w:tab/>
        </w:r>
        <w:r w:rsidRPr="003D24B9">
          <w:rPr>
            <w:rStyle w:val="Hyperlink"/>
            <w:noProof/>
          </w:rPr>
          <w:t>E85R – PID $20A0 – Distance Since 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_Toc276632965 \h </w:instrText>
        </w:r>
        <w:r>
          <w:rPr>
            <w:noProof/>
            <w:webHidden/>
          </w:rPr>
        </w:r>
        <w:r>
          <w:rPr>
            <w:noProof/>
            <w:webHidden/>
          </w:rPr>
          <w:fldChar w:fldCharType="separate"/>
        </w:r>
        <w:r>
          <w:rPr>
            <w:noProof/>
            <w:webHidden/>
          </w:rPr>
          <w:t>242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6" w:history="1">
        <w:r w:rsidRPr="003D24B9">
          <w:rPr>
            <w:rStyle w:val="Hyperlink"/>
            <w:noProof/>
          </w:rPr>
          <w:t>3.2.412</w:t>
        </w:r>
        <w:r>
          <w:rPr>
            <w:rFonts w:asciiTheme="minorHAnsi" w:eastAsiaTheme="minorEastAsia" w:hAnsiTheme="minorHAnsi" w:cstheme="minorBidi"/>
            <w:b w:val="0"/>
            <w:noProof/>
            <w:sz w:val="22"/>
            <w:szCs w:val="22"/>
          </w:rPr>
          <w:tab/>
        </w:r>
        <w:r w:rsidRPr="003D24B9">
          <w:rPr>
            <w:rStyle w:val="Hyperlink"/>
            <w:noProof/>
          </w:rPr>
          <w:t>E85R – PID $20A1 – Fuel Consumed Since 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_Toc276632966 \h </w:instrText>
        </w:r>
        <w:r>
          <w:rPr>
            <w:noProof/>
            <w:webHidden/>
          </w:rPr>
        </w:r>
        <w:r>
          <w:rPr>
            <w:noProof/>
            <w:webHidden/>
          </w:rPr>
          <w:fldChar w:fldCharType="separate"/>
        </w:r>
        <w:r>
          <w:rPr>
            <w:noProof/>
            <w:webHidden/>
          </w:rPr>
          <w:t>242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7" w:history="1">
        <w:r w:rsidRPr="003D24B9">
          <w:rPr>
            <w:rStyle w:val="Hyperlink"/>
            <w:noProof/>
          </w:rPr>
          <w:t>3.2.413</w:t>
        </w:r>
        <w:r>
          <w:rPr>
            <w:rFonts w:asciiTheme="minorHAnsi" w:eastAsiaTheme="minorEastAsia" w:hAnsiTheme="minorHAnsi" w:cstheme="minorBidi"/>
            <w:b w:val="0"/>
            <w:noProof/>
            <w:sz w:val="22"/>
            <w:szCs w:val="22"/>
          </w:rPr>
          <w:tab/>
        </w:r>
        <w:r w:rsidRPr="003D24B9">
          <w:rPr>
            <w:rStyle w:val="Hyperlink"/>
            <w:noProof/>
          </w:rPr>
          <w:t>E85R – PID $20A2 – Refueling Events Since Recommended</w:t>
        </w:r>
        <w:r w:rsidRPr="003D24B9">
          <w:rPr>
            <w:rStyle w:val="Hyperlink"/>
            <w:rFonts w:eastAsia="SimSun"/>
            <w:noProof/>
            <w:lang w:eastAsia="zh-CN"/>
          </w:rPr>
          <w:t xml:space="preserve"> Ethanol </w:t>
        </w:r>
        <w:r w:rsidRPr="003D24B9">
          <w:rPr>
            <w:rStyle w:val="Hyperlink"/>
            <w:noProof/>
          </w:rPr>
          <w:t>Concentration</w:t>
        </w:r>
        <w:r w:rsidRPr="003D24B9">
          <w:rPr>
            <w:rStyle w:val="Hyperlink"/>
            <w:rFonts w:eastAsia="SimSun"/>
            <w:noProof/>
            <w:lang w:eastAsia="zh-CN"/>
          </w:rPr>
          <w:t xml:space="preserve"> Exceeded</w:t>
        </w:r>
        <w:r>
          <w:rPr>
            <w:noProof/>
            <w:webHidden/>
          </w:rPr>
          <w:tab/>
        </w:r>
        <w:r>
          <w:rPr>
            <w:noProof/>
            <w:webHidden/>
          </w:rPr>
          <w:fldChar w:fldCharType="begin"/>
        </w:r>
        <w:r>
          <w:rPr>
            <w:noProof/>
            <w:webHidden/>
          </w:rPr>
          <w:instrText xml:space="preserve"> PAGEREF _Toc276632967 \h </w:instrText>
        </w:r>
        <w:r>
          <w:rPr>
            <w:noProof/>
            <w:webHidden/>
          </w:rPr>
        </w:r>
        <w:r>
          <w:rPr>
            <w:noProof/>
            <w:webHidden/>
          </w:rPr>
          <w:fldChar w:fldCharType="separate"/>
        </w:r>
        <w:r>
          <w:rPr>
            <w:noProof/>
            <w:webHidden/>
          </w:rPr>
          <w:t>242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8" w:history="1">
        <w:r w:rsidRPr="003D24B9">
          <w:rPr>
            <w:rStyle w:val="Hyperlink"/>
            <w:noProof/>
            <w:lang w:val="es-ES"/>
          </w:rPr>
          <w:t>3.2.414</w:t>
        </w:r>
        <w:r>
          <w:rPr>
            <w:rFonts w:asciiTheme="minorHAnsi" w:eastAsiaTheme="minorEastAsia" w:hAnsiTheme="minorHAnsi" w:cstheme="minorBidi"/>
            <w:b w:val="0"/>
            <w:noProof/>
            <w:sz w:val="22"/>
            <w:szCs w:val="22"/>
          </w:rPr>
          <w:tab/>
        </w:r>
        <w:r w:rsidRPr="003D24B9">
          <w:rPr>
            <w:rStyle w:val="Hyperlink"/>
            <w:noProof/>
            <w:lang w:val="es-ES"/>
          </w:rPr>
          <w:t>E85R – PID $20A3 – Fuel Composition Sensor Frequency</w:t>
        </w:r>
        <w:r>
          <w:rPr>
            <w:noProof/>
            <w:webHidden/>
          </w:rPr>
          <w:tab/>
        </w:r>
        <w:r>
          <w:rPr>
            <w:noProof/>
            <w:webHidden/>
          </w:rPr>
          <w:fldChar w:fldCharType="begin"/>
        </w:r>
        <w:r>
          <w:rPr>
            <w:noProof/>
            <w:webHidden/>
          </w:rPr>
          <w:instrText xml:space="preserve"> PAGEREF _Toc276632968 \h </w:instrText>
        </w:r>
        <w:r>
          <w:rPr>
            <w:noProof/>
            <w:webHidden/>
          </w:rPr>
        </w:r>
        <w:r>
          <w:rPr>
            <w:noProof/>
            <w:webHidden/>
          </w:rPr>
          <w:fldChar w:fldCharType="separate"/>
        </w:r>
        <w:r>
          <w:rPr>
            <w:noProof/>
            <w:webHidden/>
          </w:rPr>
          <w:t>242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69" w:history="1">
        <w:r w:rsidRPr="003D24B9">
          <w:rPr>
            <w:rStyle w:val="Hyperlink"/>
            <w:noProof/>
          </w:rPr>
          <w:t>3.2.415</w:t>
        </w:r>
        <w:r>
          <w:rPr>
            <w:rFonts w:asciiTheme="minorHAnsi" w:eastAsiaTheme="minorEastAsia" w:hAnsiTheme="minorHAnsi" w:cstheme="minorBidi"/>
            <w:b w:val="0"/>
            <w:noProof/>
            <w:sz w:val="22"/>
            <w:szCs w:val="22"/>
          </w:rPr>
          <w:tab/>
        </w:r>
        <w:r w:rsidRPr="003D24B9">
          <w:rPr>
            <w:rStyle w:val="Hyperlink"/>
            <w:noProof/>
          </w:rPr>
          <w:t>DMDR – PID $20D7 – Economy Mode Switch Status</w:t>
        </w:r>
        <w:r>
          <w:rPr>
            <w:noProof/>
            <w:webHidden/>
          </w:rPr>
          <w:tab/>
        </w:r>
        <w:r>
          <w:rPr>
            <w:noProof/>
            <w:webHidden/>
          </w:rPr>
          <w:fldChar w:fldCharType="begin"/>
        </w:r>
        <w:r>
          <w:rPr>
            <w:noProof/>
            <w:webHidden/>
          </w:rPr>
          <w:instrText xml:space="preserve"> PAGEREF _Toc276632969 \h </w:instrText>
        </w:r>
        <w:r>
          <w:rPr>
            <w:noProof/>
            <w:webHidden/>
          </w:rPr>
        </w:r>
        <w:r>
          <w:rPr>
            <w:noProof/>
            <w:webHidden/>
          </w:rPr>
          <w:fldChar w:fldCharType="separate"/>
        </w:r>
        <w:r>
          <w:rPr>
            <w:noProof/>
            <w:webHidden/>
          </w:rPr>
          <w:t>242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0" w:history="1">
        <w:r w:rsidRPr="003D24B9">
          <w:rPr>
            <w:rStyle w:val="Hyperlink"/>
            <w:noProof/>
          </w:rPr>
          <w:t>3.2.416</w:t>
        </w:r>
        <w:r>
          <w:rPr>
            <w:rFonts w:asciiTheme="minorHAnsi" w:eastAsiaTheme="minorEastAsia" w:hAnsiTheme="minorHAnsi" w:cstheme="minorBidi"/>
            <w:b w:val="0"/>
            <w:noProof/>
            <w:sz w:val="22"/>
            <w:szCs w:val="22"/>
          </w:rPr>
          <w:tab/>
        </w:r>
        <w:r w:rsidRPr="003D24B9">
          <w:rPr>
            <w:rStyle w:val="Hyperlink"/>
            <w:noProof/>
          </w:rPr>
          <w:t>DMDR – PID $20D8 – Economy Mode Switch A/D</w:t>
        </w:r>
        <w:r>
          <w:rPr>
            <w:noProof/>
            <w:webHidden/>
          </w:rPr>
          <w:tab/>
        </w:r>
        <w:r>
          <w:rPr>
            <w:noProof/>
            <w:webHidden/>
          </w:rPr>
          <w:fldChar w:fldCharType="begin"/>
        </w:r>
        <w:r>
          <w:rPr>
            <w:noProof/>
            <w:webHidden/>
          </w:rPr>
          <w:instrText xml:space="preserve"> PAGEREF _Toc276632970 \h </w:instrText>
        </w:r>
        <w:r>
          <w:rPr>
            <w:noProof/>
            <w:webHidden/>
          </w:rPr>
        </w:r>
        <w:r>
          <w:rPr>
            <w:noProof/>
            <w:webHidden/>
          </w:rPr>
          <w:fldChar w:fldCharType="separate"/>
        </w:r>
        <w:r>
          <w:rPr>
            <w:noProof/>
            <w:webHidden/>
          </w:rPr>
          <w:t>243</w:t>
        </w:r>
        <w:r>
          <w:rPr>
            <w:noProof/>
            <w:webHidden/>
          </w:rPr>
          <w:fldChar w:fldCharType="end"/>
        </w:r>
      </w:hyperlink>
    </w:p>
    <w:p w:rsidR="003B1804" w:rsidRDefault="003B1804">
      <w:pPr>
        <w:pStyle w:val="TOC4"/>
        <w:tabs>
          <w:tab w:val="left" w:pos="1523"/>
        </w:tabs>
        <w:rPr>
          <w:rFonts w:asciiTheme="minorHAnsi" w:eastAsiaTheme="minorEastAsia" w:hAnsiTheme="minorHAnsi" w:cstheme="minorBidi"/>
          <w:b w:val="0"/>
          <w:noProof/>
          <w:sz w:val="22"/>
          <w:szCs w:val="22"/>
        </w:rPr>
      </w:pPr>
      <w:hyperlink w:anchor="_Toc276632971" w:history="1">
        <w:r w:rsidRPr="003D24B9">
          <w:rPr>
            <w:rStyle w:val="Hyperlink"/>
            <w:noProof/>
          </w:rPr>
          <w:t>3.2.416.1</w:t>
        </w:r>
        <w:r>
          <w:rPr>
            <w:rFonts w:asciiTheme="minorHAnsi" w:eastAsiaTheme="minorEastAsia" w:hAnsiTheme="minorHAnsi" w:cstheme="minorBidi"/>
            <w:b w:val="0"/>
            <w:noProof/>
            <w:sz w:val="22"/>
            <w:szCs w:val="22"/>
          </w:rPr>
          <w:tab/>
        </w:r>
        <w:r w:rsidRPr="003D24B9">
          <w:rPr>
            <w:rStyle w:val="Hyperlink"/>
            <w:noProof/>
          </w:rPr>
          <w:t>DFIR – PID $2306 – Permanent DTC Drive Cycle Status</w:t>
        </w:r>
        <w:r>
          <w:rPr>
            <w:noProof/>
            <w:webHidden/>
          </w:rPr>
          <w:tab/>
        </w:r>
        <w:r>
          <w:rPr>
            <w:noProof/>
            <w:webHidden/>
          </w:rPr>
          <w:fldChar w:fldCharType="begin"/>
        </w:r>
        <w:r>
          <w:rPr>
            <w:noProof/>
            <w:webHidden/>
          </w:rPr>
          <w:instrText xml:space="preserve"> PAGEREF _Toc276632971 \h </w:instrText>
        </w:r>
        <w:r>
          <w:rPr>
            <w:noProof/>
            <w:webHidden/>
          </w:rPr>
        </w:r>
        <w:r>
          <w:rPr>
            <w:noProof/>
            <w:webHidden/>
          </w:rPr>
          <w:fldChar w:fldCharType="separate"/>
        </w:r>
        <w:r>
          <w:rPr>
            <w:noProof/>
            <w:webHidden/>
          </w:rPr>
          <w:t>244</w:t>
        </w:r>
        <w:r>
          <w:rPr>
            <w:noProof/>
            <w:webHidden/>
          </w:rPr>
          <w:fldChar w:fldCharType="end"/>
        </w:r>
      </w:hyperlink>
    </w:p>
    <w:p w:rsidR="003B1804" w:rsidRDefault="003B1804">
      <w:pPr>
        <w:pStyle w:val="TOC4"/>
        <w:tabs>
          <w:tab w:val="left" w:pos="1523"/>
        </w:tabs>
        <w:rPr>
          <w:rFonts w:asciiTheme="minorHAnsi" w:eastAsiaTheme="minorEastAsia" w:hAnsiTheme="minorHAnsi" w:cstheme="minorBidi"/>
          <w:b w:val="0"/>
          <w:noProof/>
          <w:sz w:val="22"/>
          <w:szCs w:val="22"/>
        </w:rPr>
      </w:pPr>
      <w:hyperlink w:anchor="_Toc276632972" w:history="1">
        <w:r w:rsidRPr="003D24B9">
          <w:rPr>
            <w:rStyle w:val="Hyperlink"/>
            <w:noProof/>
          </w:rPr>
          <w:t>3.2.416.2</w:t>
        </w:r>
        <w:r>
          <w:rPr>
            <w:rFonts w:asciiTheme="minorHAnsi" w:eastAsiaTheme="minorEastAsia" w:hAnsiTheme="minorHAnsi" w:cstheme="minorBidi"/>
            <w:b w:val="0"/>
            <w:noProof/>
            <w:sz w:val="22"/>
            <w:szCs w:val="22"/>
          </w:rPr>
          <w:tab/>
        </w:r>
        <w:r w:rsidRPr="003D24B9">
          <w:rPr>
            <w:rStyle w:val="Hyperlink"/>
            <w:noProof/>
          </w:rPr>
          <w:t>DFIR – PID $2309 – Permanent DTC Drive Cycle Vehicle Speed Timer</w:t>
        </w:r>
        <w:r>
          <w:rPr>
            <w:noProof/>
            <w:webHidden/>
          </w:rPr>
          <w:tab/>
        </w:r>
        <w:r>
          <w:rPr>
            <w:noProof/>
            <w:webHidden/>
          </w:rPr>
          <w:fldChar w:fldCharType="begin"/>
        </w:r>
        <w:r>
          <w:rPr>
            <w:noProof/>
            <w:webHidden/>
          </w:rPr>
          <w:instrText xml:space="preserve"> PAGEREF _Toc276632972 \h </w:instrText>
        </w:r>
        <w:r>
          <w:rPr>
            <w:noProof/>
            <w:webHidden/>
          </w:rPr>
        </w:r>
        <w:r>
          <w:rPr>
            <w:noProof/>
            <w:webHidden/>
          </w:rPr>
          <w:fldChar w:fldCharType="separate"/>
        </w:r>
        <w:r>
          <w:rPr>
            <w:noProof/>
            <w:webHidden/>
          </w:rPr>
          <w:t>244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3" w:history="1">
        <w:r w:rsidRPr="003D24B9">
          <w:rPr>
            <w:rStyle w:val="Hyperlink"/>
            <w:noProof/>
          </w:rPr>
          <w:t>3.2.417</w:t>
        </w:r>
        <w:r>
          <w:rPr>
            <w:rFonts w:asciiTheme="minorHAnsi" w:eastAsiaTheme="minorEastAsia" w:hAnsiTheme="minorHAnsi" w:cstheme="minorBidi"/>
            <w:b w:val="0"/>
            <w:noProof/>
            <w:sz w:val="22"/>
            <w:szCs w:val="22"/>
          </w:rPr>
          <w:tab/>
        </w:r>
        <w:r w:rsidRPr="003D24B9">
          <w:rPr>
            <w:rStyle w:val="Hyperlink"/>
            <w:noProof/>
          </w:rPr>
          <w:t>SHPR – PID $2800 – Transmission Shift Solenoid A Control Circuit</w:t>
        </w:r>
        <w:r>
          <w:rPr>
            <w:noProof/>
            <w:webHidden/>
          </w:rPr>
          <w:tab/>
        </w:r>
        <w:r>
          <w:rPr>
            <w:noProof/>
            <w:webHidden/>
          </w:rPr>
          <w:fldChar w:fldCharType="begin"/>
        </w:r>
        <w:r>
          <w:rPr>
            <w:noProof/>
            <w:webHidden/>
          </w:rPr>
          <w:instrText xml:space="preserve"> PAGEREF _Toc276632973 \h </w:instrText>
        </w:r>
        <w:r>
          <w:rPr>
            <w:noProof/>
            <w:webHidden/>
          </w:rPr>
        </w:r>
        <w:r>
          <w:rPr>
            <w:noProof/>
            <w:webHidden/>
          </w:rPr>
          <w:fldChar w:fldCharType="separate"/>
        </w:r>
        <w:r>
          <w:rPr>
            <w:noProof/>
            <w:webHidden/>
          </w:rPr>
          <w:t>245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4" w:history="1">
        <w:r w:rsidRPr="003D24B9">
          <w:rPr>
            <w:rStyle w:val="Hyperlink"/>
            <w:noProof/>
          </w:rPr>
          <w:t>3.2.418</w:t>
        </w:r>
        <w:r>
          <w:rPr>
            <w:rFonts w:asciiTheme="minorHAnsi" w:eastAsiaTheme="minorEastAsia" w:hAnsiTheme="minorHAnsi" w:cstheme="minorBidi"/>
            <w:b w:val="0"/>
            <w:noProof/>
            <w:sz w:val="22"/>
            <w:szCs w:val="22"/>
          </w:rPr>
          <w:tab/>
        </w:r>
        <w:r w:rsidRPr="003D24B9">
          <w:rPr>
            <w:rStyle w:val="Hyperlink"/>
            <w:noProof/>
          </w:rPr>
          <w:t>SHPR – PID $2801 – Transmission Shift Solenoid B Control Circuit</w:t>
        </w:r>
        <w:r>
          <w:rPr>
            <w:noProof/>
            <w:webHidden/>
          </w:rPr>
          <w:tab/>
        </w:r>
        <w:r>
          <w:rPr>
            <w:noProof/>
            <w:webHidden/>
          </w:rPr>
          <w:fldChar w:fldCharType="begin"/>
        </w:r>
        <w:r>
          <w:rPr>
            <w:noProof/>
            <w:webHidden/>
          </w:rPr>
          <w:instrText xml:space="preserve"> PAGEREF _Toc276632974 \h </w:instrText>
        </w:r>
        <w:r>
          <w:rPr>
            <w:noProof/>
            <w:webHidden/>
          </w:rPr>
        </w:r>
        <w:r>
          <w:rPr>
            <w:noProof/>
            <w:webHidden/>
          </w:rPr>
          <w:fldChar w:fldCharType="separate"/>
        </w:r>
        <w:r>
          <w:rPr>
            <w:noProof/>
            <w:webHidden/>
          </w:rPr>
          <w:t>245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5" w:history="1">
        <w:r w:rsidRPr="003D24B9">
          <w:rPr>
            <w:rStyle w:val="Hyperlink"/>
            <w:noProof/>
          </w:rPr>
          <w:t>3.2.419</w:t>
        </w:r>
        <w:r>
          <w:rPr>
            <w:rFonts w:asciiTheme="minorHAnsi" w:eastAsiaTheme="minorEastAsia" w:hAnsiTheme="minorHAnsi" w:cstheme="minorBidi"/>
            <w:b w:val="0"/>
            <w:noProof/>
            <w:sz w:val="22"/>
            <w:szCs w:val="22"/>
          </w:rPr>
          <w:tab/>
        </w:r>
        <w:r w:rsidRPr="003D24B9">
          <w:rPr>
            <w:rStyle w:val="Hyperlink"/>
            <w:noProof/>
          </w:rPr>
          <w:t>SHPR – PID $2802 – Transmission Shift Solenoid C Control Circuit</w:t>
        </w:r>
        <w:r>
          <w:rPr>
            <w:noProof/>
            <w:webHidden/>
          </w:rPr>
          <w:tab/>
        </w:r>
        <w:r>
          <w:rPr>
            <w:noProof/>
            <w:webHidden/>
          </w:rPr>
          <w:fldChar w:fldCharType="begin"/>
        </w:r>
        <w:r>
          <w:rPr>
            <w:noProof/>
            <w:webHidden/>
          </w:rPr>
          <w:instrText xml:space="preserve"> PAGEREF _Toc276632975 \h </w:instrText>
        </w:r>
        <w:r>
          <w:rPr>
            <w:noProof/>
            <w:webHidden/>
          </w:rPr>
        </w:r>
        <w:r>
          <w:rPr>
            <w:noProof/>
            <w:webHidden/>
          </w:rPr>
          <w:fldChar w:fldCharType="separate"/>
        </w:r>
        <w:r>
          <w:rPr>
            <w:noProof/>
            <w:webHidden/>
          </w:rPr>
          <w:t>246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6" w:history="1">
        <w:r w:rsidRPr="003D24B9">
          <w:rPr>
            <w:rStyle w:val="Hyperlink"/>
            <w:noProof/>
          </w:rPr>
          <w:t>3.2.420</w:t>
        </w:r>
        <w:r>
          <w:rPr>
            <w:rFonts w:asciiTheme="minorHAnsi" w:eastAsiaTheme="minorEastAsia" w:hAnsiTheme="minorHAnsi" w:cstheme="minorBidi"/>
            <w:b w:val="0"/>
            <w:noProof/>
            <w:sz w:val="22"/>
            <w:szCs w:val="22"/>
          </w:rPr>
          <w:tab/>
        </w:r>
        <w:r w:rsidRPr="003D24B9">
          <w:rPr>
            <w:rStyle w:val="Hyperlink"/>
            <w:noProof/>
          </w:rPr>
          <w:t>D32R – PID $2803 – Transmission 3-2 Downshift Solenoid Control Circuit</w:t>
        </w:r>
        <w:r>
          <w:rPr>
            <w:noProof/>
            <w:webHidden/>
          </w:rPr>
          <w:tab/>
        </w:r>
        <w:r>
          <w:rPr>
            <w:noProof/>
            <w:webHidden/>
          </w:rPr>
          <w:fldChar w:fldCharType="begin"/>
        </w:r>
        <w:r>
          <w:rPr>
            <w:noProof/>
            <w:webHidden/>
          </w:rPr>
          <w:instrText xml:space="preserve"> PAGEREF _Toc276632976 \h </w:instrText>
        </w:r>
        <w:r>
          <w:rPr>
            <w:noProof/>
            <w:webHidden/>
          </w:rPr>
        </w:r>
        <w:r>
          <w:rPr>
            <w:noProof/>
            <w:webHidden/>
          </w:rPr>
          <w:fldChar w:fldCharType="separate"/>
        </w:r>
        <w:r>
          <w:rPr>
            <w:noProof/>
            <w:webHidden/>
          </w:rPr>
          <w:t>246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7" w:history="1">
        <w:r w:rsidRPr="003D24B9">
          <w:rPr>
            <w:rStyle w:val="Hyperlink"/>
            <w:noProof/>
          </w:rPr>
          <w:t>3.2.421</w:t>
        </w:r>
        <w:r>
          <w:rPr>
            <w:rFonts w:asciiTheme="minorHAnsi" w:eastAsiaTheme="minorEastAsia" w:hAnsiTheme="minorHAnsi" w:cstheme="minorBidi"/>
            <w:b w:val="0"/>
            <w:noProof/>
            <w:sz w:val="22"/>
            <w:szCs w:val="22"/>
          </w:rPr>
          <w:tab/>
        </w:r>
        <w:r w:rsidRPr="003D24B9">
          <w:rPr>
            <w:rStyle w:val="Hyperlink"/>
            <w:noProof/>
          </w:rPr>
          <w:t>HSDR – PID $2804 – Transmission High Side Driver 1 Control Circuit</w:t>
        </w:r>
        <w:r>
          <w:rPr>
            <w:noProof/>
            <w:webHidden/>
          </w:rPr>
          <w:tab/>
        </w:r>
        <w:r>
          <w:rPr>
            <w:noProof/>
            <w:webHidden/>
          </w:rPr>
          <w:fldChar w:fldCharType="begin"/>
        </w:r>
        <w:r>
          <w:rPr>
            <w:noProof/>
            <w:webHidden/>
          </w:rPr>
          <w:instrText xml:space="preserve"> PAGEREF _Toc276632977 \h </w:instrText>
        </w:r>
        <w:r>
          <w:rPr>
            <w:noProof/>
            <w:webHidden/>
          </w:rPr>
        </w:r>
        <w:r>
          <w:rPr>
            <w:noProof/>
            <w:webHidden/>
          </w:rPr>
          <w:fldChar w:fldCharType="separate"/>
        </w:r>
        <w:r>
          <w:rPr>
            <w:noProof/>
            <w:webHidden/>
          </w:rPr>
          <w:t>247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8" w:history="1">
        <w:r w:rsidRPr="003D24B9">
          <w:rPr>
            <w:rStyle w:val="Hyperlink"/>
            <w:noProof/>
          </w:rPr>
          <w:t>3.2.422</w:t>
        </w:r>
        <w:r>
          <w:rPr>
            <w:rFonts w:asciiTheme="minorHAnsi" w:eastAsiaTheme="minorEastAsia" w:hAnsiTheme="minorHAnsi" w:cstheme="minorBidi"/>
            <w:b w:val="0"/>
            <w:noProof/>
            <w:sz w:val="22"/>
            <w:szCs w:val="22"/>
          </w:rPr>
          <w:tab/>
        </w:r>
        <w:r w:rsidRPr="003D24B9">
          <w:rPr>
            <w:rStyle w:val="Hyperlink"/>
            <w:noProof/>
          </w:rPr>
          <w:t>HSDR – PID $2805 – Transmission High Side Driver 2 Control Circuit</w:t>
        </w:r>
        <w:r>
          <w:rPr>
            <w:noProof/>
            <w:webHidden/>
          </w:rPr>
          <w:tab/>
        </w:r>
        <w:r>
          <w:rPr>
            <w:noProof/>
            <w:webHidden/>
          </w:rPr>
          <w:fldChar w:fldCharType="begin"/>
        </w:r>
        <w:r>
          <w:rPr>
            <w:noProof/>
            <w:webHidden/>
          </w:rPr>
          <w:instrText xml:space="preserve"> PAGEREF _Toc276632978 \h </w:instrText>
        </w:r>
        <w:r>
          <w:rPr>
            <w:noProof/>
            <w:webHidden/>
          </w:rPr>
        </w:r>
        <w:r>
          <w:rPr>
            <w:noProof/>
            <w:webHidden/>
          </w:rPr>
          <w:fldChar w:fldCharType="separate"/>
        </w:r>
        <w:r>
          <w:rPr>
            <w:noProof/>
            <w:webHidden/>
          </w:rPr>
          <w:t>247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79" w:history="1">
        <w:r w:rsidRPr="003D24B9">
          <w:rPr>
            <w:rStyle w:val="Hyperlink"/>
            <w:noProof/>
          </w:rPr>
          <w:t>3.2.423</w:t>
        </w:r>
        <w:r>
          <w:rPr>
            <w:rFonts w:asciiTheme="minorHAnsi" w:eastAsiaTheme="minorEastAsia" w:hAnsiTheme="minorHAnsi" w:cstheme="minorBidi"/>
            <w:b w:val="0"/>
            <w:noProof/>
            <w:sz w:val="22"/>
            <w:szCs w:val="22"/>
          </w:rPr>
          <w:tab/>
        </w:r>
        <w:r w:rsidRPr="003D24B9">
          <w:rPr>
            <w:rStyle w:val="Hyperlink"/>
            <w:noProof/>
          </w:rPr>
          <w:t>TCCR – PID $2806 – Torque Converter Clutch Enable Control Circuit</w:t>
        </w:r>
        <w:r>
          <w:rPr>
            <w:noProof/>
            <w:webHidden/>
          </w:rPr>
          <w:tab/>
        </w:r>
        <w:r>
          <w:rPr>
            <w:noProof/>
            <w:webHidden/>
          </w:rPr>
          <w:fldChar w:fldCharType="begin"/>
        </w:r>
        <w:r>
          <w:rPr>
            <w:noProof/>
            <w:webHidden/>
          </w:rPr>
          <w:instrText xml:space="preserve"> PAGEREF _Toc276632979 \h </w:instrText>
        </w:r>
        <w:r>
          <w:rPr>
            <w:noProof/>
            <w:webHidden/>
          </w:rPr>
        </w:r>
        <w:r>
          <w:rPr>
            <w:noProof/>
            <w:webHidden/>
          </w:rPr>
          <w:fldChar w:fldCharType="separate"/>
        </w:r>
        <w:r>
          <w:rPr>
            <w:noProof/>
            <w:webHidden/>
          </w:rPr>
          <w:t>248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0" w:history="1">
        <w:r w:rsidRPr="003D24B9">
          <w:rPr>
            <w:rStyle w:val="Hyperlink"/>
            <w:noProof/>
          </w:rPr>
          <w:t>3.2.424</w:t>
        </w:r>
        <w:r>
          <w:rPr>
            <w:rFonts w:asciiTheme="minorHAnsi" w:eastAsiaTheme="minorEastAsia" w:hAnsiTheme="minorHAnsi" w:cstheme="minorBidi"/>
            <w:b w:val="0"/>
            <w:noProof/>
            <w:sz w:val="22"/>
            <w:szCs w:val="22"/>
          </w:rPr>
          <w:tab/>
        </w:r>
        <w:r w:rsidRPr="003D24B9">
          <w:rPr>
            <w:rStyle w:val="Hyperlink"/>
            <w:noProof/>
          </w:rPr>
          <w:t>TCCR – PID $2807 – Torque Converter Clutch Control Solenoid Control Circuit</w:t>
        </w:r>
        <w:r>
          <w:rPr>
            <w:noProof/>
            <w:webHidden/>
          </w:rPr>
          <w:tab/>
        </w:r>
        <w:r>
          <w:rPr>
            <w:noProof/>
            <w:webHidden/>
          </w:rPr>
          <w:fldChar w:fldCharType="begin"/>
        </w:r>
        <w:r>
          <w:rPr>
            <w:noProof/>
            <w:webHidden/>
          </w:rPr>
          <w:instrText xml:space="preserve"> PAGEREF _Toc276632980 \h </w:instrText>
        </w:r>
        <w:r>
          <w:rPr>
            <w:noProof/>
            <w:webHidden/>
          </w:rPr>
        </w:r>
        <w:r>
          <w:rPr>
            <w:noProof/>
            <w:webHidden/>
          </w:rPr>
          <w:fldChar w:fldCharType="separate"/>
        </w:r>
        <w:r>
          <w:rPr>
            <w:noProof/>
            <w:webHidden/>
          </w:rPr>
          <w:t>248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1" w:history="1">
        <w:r w:rsidRPr="003D24B9">
          <w:rPr>
            <w:rStyle w:val="Hyperlink"/>
            <w:noProof/>
          </w:rPr>
          <w:t>3.2.425</w:t>
        </w:r>
        <w:r>
          <w:rPr>
            <w:rFonts w:asciiTheme="minorHAnsi" w:eastAsiaTheme="minorEastAsia" w:hAnsiTheme="minorHAnsi" w:cstheme="minorBidi"/>
            <w:b w:val="0"/>
            <w:noProof/>
            <w:sz w:val="22"/>
            <w:szCs w:val="22"/>
          </w:rPr>
          <w:tab/>
        </w:r>
        <w:r w:rsidRPr="003D24B9">
          <w:rPr>
            <w:rStyle w:val="Hyperlink"/>
            <w:noProof/>
          </w:rPr>
          <w:t>TPCR – PID $2808 – Transmission Line Pressure Control Circuit</w:t>
        </w:r>
        <w:r>
          <w:rPr>
            <w:noProof/>
            <w:webHidden/>
          </w:rPr>
          <w:tab/>
        </w:r>
        <w:r>
          <w:rPr>
            <w:noProof/>
            <w:webHidden/>
          </w:rPr>
          <w:fldChar w:fldCharType="begin"/>
        </w:r>
        <w:r>
          <w:rPr>
            <w:noProof/>
            <w:webHidden/>
          </w:rPr>
          <w:instrText xml:space="preserve"> PAGEREF _Toc276632981 \h </w:instrText>
        </w:r>
        <w:r>
          <w:rPr>
            <w:noProof/>
            <w:webHidden/>
          </w:rPr>
        </w:r>
        <w:r>
          <w:rPr>
            <w:noProof/>
            <w:webHidden/>
          </w:rPr>
          <w:fldChar w:fldCharType="separate"/>
        </w:r>
        <w:r>
          <w:rPr>
            <w:noProof/>
            <w:webHidden/>
          </w:rPr>
          <w:t>249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2" w:history="1">
        <w:r w:rsidRPr="003D24B9">
          <w:rPr>
            <w:rStyle w:val="Hyperlink"/>
            <w:noProof/>
          </w:rPr>
          <w:t>3.2.426</w:t>
        </w:r>
        <w:r>
          <w:rPr>
            <w:rFonts w:asciiTheme="minorHAnsi" w:eastAsiaTheme="minorEastAsia" w:hAnsiTheme="minorHAnsi" w:cstheme="minorBidi"/>
            <w:b w:val="0"/>
            <w:noProof/>
            <w:sz w:val="22"/>
            <w:szCs w:val="22"/>
          </w:rPr>
          <w:tab/>
        </w:r>
        <w:r w:rsidRPr="003D24B9">
          <w:rPr>
            <w:rStyle w:val="Hyperlink"/>
            <w:noProof/>
          </w:rPr>
          <w:t>TCCR – PID $2809 – Torque Converter Clutch Reference Slip</w:t>
        </w:r>
        <w:r>
          <w:rPr>
            <w:noProof/>
            <w:webHidden/>
          </w:rPr>
          <w:tab/>
        </w:r>
        <w:r>
          <w:rPr>
            <w:noProof/>
            <w:webHidden/>
          </w:rPr>
          <w:fldChar w:fldCharType="begin"/>
        </w:r>
        <w:r>
          <w:rPr>
            <w:noProof/>
            <w:webHidden/>
          </w:rPr>
          <w:instrText xml:space="preserve"> PAGEREF _Toc276632982 \h </w:instrText>
        </w:r>
        <w:r>
          <w:rPr>
            <w:noProof/>
            <w:webHidden/>
          </w:rPr>
        </w:r>
        <w:r>
          <w:rPr>
            <w:noProof/>
            <w:webHidden/>
          </w:rPr>
          <w:fldChar w:fldCharType="separate"/>
        </w:r>
        <w:r>
          <w:rPr>
            <w:noProof/>
            <w:webHidden/>
          </w:rPr>
          <w:t>249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3" w:history="1">
        <w:r w:rsidRPr="003D24B9">
          <w:rPr>
            <w:rStyle w:val="Hyperlink"/>
            <w:noProof/>
          </w:rPr>
          <w:t>3.2.427</w:t>
        </w:r>
        <w:r>
          <w:rPr>
            <w:rFonts w:asciiTheme="minorHAnsi" w:eastAsiaTheme="minorEastAsia" w:hAnsiTheme="minorHAnsi" w:cstheme="minorBidi"/>
            <w:b w:val="0"/>
            <w:noProof/>
            <w:sz w:val="22"/>
            <w:szCs w:val="22"/>
          </w:rPr>
          <w:tab/>
        </w:r>
        <w:r w:rsidRPr="003D24B9">
          <w:rPr>
            <w:rStyle w:val="Hyperlink"/>
            <w:noProof/>
          </w:rPr>
          <w:t>SHTR – PID $280A – Transmission 5-6 Upshift Time</w:t>
        </w:r>
        <w:r>
          <w:rPr>
            <w:noProof/>
            <w:webHidden/>
          </w:rPr>
          <w:tab/>
        </w:r>
        <w:r>
          <w:rPr>
            <w:noProof/>
            <w:webHidden/>
          </w:rPr>
          <w:fldChar w:fldCharType="begin"/>
        </w:r>
        <w:r>
          <w:rPr>
            <w:noProof/>
            <w:webHidden/>
          </w:rPr>
          <w:instrText xml:space="preserve"> PAGEREF _Toc276632983 \h </w:instrText>
        </w:r>
        <w:r>
          <w:rPr>
            <w:noProof/>
            <w:webHidden/>
          </w:rPr>
        </w:r>
        <w:r>
          <w:rPr>
            <w:noProof/>
            <w:webHidden/>
          </w:rPr>
          <w:fldChar w:fldCharType="separate"/>
        </w:r>
        <w:r>
          <w:rPr>
            <w:noProof/>
            <w:webHidden/>
          </w:rPr>
          <w:t>249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4" w:history="1">
        <w:r w:rsidRPr="003D24B9">
          <w:rPr>
            <w:rStyle w:val="Hyperlink"/>
            <w:noProof/>
          </w:rPr>
          <w:t>3.2.428</w:t>
        </w:r>
        <w:r>
          <w:rPr>
            <w:rFonts w:asciiTheme="minorHAnsi" w:eastAsiaTheme="minorEastAsia" w:hAnsiTheme="minorHAnsi" w:cstheme="minorBidi"/>
            <w:b w:val="0"/>
            <w:noProof/>
            <w:sz w:val="22"/>
            <w:szCs w:val="22"/>
          </w:rPr>
          <w:tab/>
        </w:r>
        <w:r w:rsidRPr="003D24B9">
          <w:rPr>
            <w:rStyle w:val="Hyperlink"/>
            <w:noProof/>
          </w:rPr>
          <w:t>SPRR – PID $280B – Transmission 5-6 Upshift Time Error</w:t>
        </w:r>
        <w:r>
          <w:rPr>
            <w:noProof/>
            <w:webHidden/>
          </w:rPr>
          <w:tab/>
        </w:r>
        <w:r>
          <w:rPr>
            <w:noProof/>
            <w:webHidden/>
          </w:rPr>
          <w:fldChar w:fldCharType="begin"/>
        </w:r>
        <w:r>
          <w:rPr>
            <w:noProof/>
            <w:webHidden/>
          </w:rPr>
          <w:instrText xml:space="preserve"> PAGEREF _Toc276632984 \h </w:instrText>
        </w:r>
        <w:r>
          <w:rPr>
            <w:noProof/>
            <w:webHidden/>
          </w:rPr>
        </w:r>
        <w:r>
          <w:rPr>
            <w:noProof/>
            <w:webHidden/>
          </w:rPr>
          <w:fldChar w:fldCharType="separate"/>
        </w:r>
        <w:r>
          <w:rPr>
            <w:noProof/>
            <w:webHidden/>
          </w:rPr>
          <w:t>249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5" w:history="1">
        <w:r w:rsidRPr="003D24B9">
          <w:rPr>
            <w:rStyle w:val="Hyperlink"/>
            <w:noProof/>
          </w:rPr>
          <w:t>3.2.429</w:t>
        </w:r>
        <w:r>
          <w:rPr>
            <w:rFonts w:asciiTheme="minorHAnsi" w:eastAsiaTheme="minorEastAsia" w:hAnsiTheme="minorHAnsi" w:cstheme="minorBidi"/>
            <w:b w:val="0"/>
            <w:noProof/>
            <w:sz w:val="22"/>
            <w:szCs w:val="22"/>
          </w:rPr>
          <w:tab/>
        </w:r>
        <w:r w:rsidRPr="003D24B9">
          <w:rPr>
            <w:rStyle w:val="Hyperlink"/>
            <w:noProof/>
          </w:rPr>
          <w:t>TCCR – PID $280C – Torque Converter Clutch Status</w:t>
        </w:r>
        <w:r>
          <w:rPr>
            <w:noProof/>
            <w:webHidden/>
          </w:rPr>
          <w:tab/>
        </w:r>
        <w:r>
          <w:rPr>
            <w:noProof/>
            <w:webHidden/>
          </w:rPr>
          <w:fldChar w:fldCharType="begin"/>
        </w:r>
        <w:r>
          <w:rPr>
            <w:noProof/>
            <w:webHidden/>
          </w:rPr>
          <w:instrText xml:space="preserve"> PAGEREF _Toc276632985 \h </w:instrText>
        </w:r>
        <w:r>
          <w:rPr>
            <w:noProof/>
            <w:webHidden/>
          </w:rPr>
        </w:r>
        <w:r>
          <w:rPr>
            <w:noProof/>
            <w:webHidden/>
          </w:rPr>
          <w:fldChar w:fldCharType="separate"/>
        </w:r>
        <w:r>
          <w:rPr>
            <w:noProof/>
            <w:webHidden/>
          </w:rPr>
          <w:t>250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6" w:history="1">
        <w:r w:rsidRPr="003D24B9">
          <w:rPr>
            <w:rStyle w:val="Hyperlink"/>
            <w:noProof/>
          </w:rPr>
          <w:t>3.2.430</w:t>
        </w:r>
        <w:r>
          <w:rPr>
            <w:rFonts w:asciiTheme="minorHAnsi" w:eastAsiaTheme="minorEastAsia" w:hAnsiTheme="minorHAnsi" w:cstheme="minorBidi"/>
            <w:b w:val="0"/>
            <w:noProof/>
            <w:sz w:val="22"/>
            <w:szCs w:val="22"/>
          </w:rPr>
          <w:tab/>
        </w:r>
        <w:r w:rsidRPr="003D24B9">
          <w:rPr>
            <w:rStyle w:val="Hyperlink"/>
            <w:noProof/>
          </w:rPr>
          <w:t>TFTR – PID $280D – Transmission Control Module Substrate Temperature</w:t>
        </w:r>
        <w:r>
          <w:rPr>
            <w:noProof/>
            <w:webHidden/>
          </w:rPr>
          <w:tab/>
        </w:r>
        <w:r>
          <w:rPr>
            <w:noProof/>
            <w:webHidden/>
          </w:rPr>
          <w:fldChar w:fldCharType="begin"/>
        </w:r>
        <w:r>
          <w:rPr>
            <w:noProof/>
            <w:webHidden/>
          </w:rPr>
          <w:instrText xml:space="preserve"> PAGEREF _Toc276632986 \h </w:instrText>
        </w:r>
        <w:r>
          <w:rPr>
            <w:noProof/>
            <w:webHidden/>
          </w:rPr>
        </w:r>
        <w:r>
          <w:rPr>
            <w:noProof/>
            <w:webHidden/>
          </w:rPr>
          <w:fldChar w:fldCharType="separate"/>
        </w:r>
        <w:r>
          <w:rPr>
            <w:noProof/>
            <w:webHidden/>
          </w:rPr>
          <w:t>250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7" w:history="1">
        <w:r w:rsidRPr="003D24B9">
          <w:rPr>
            <w:rStyle w:val="Hyperlink"/>
            <w:noProof/>
          </w:rPr>
          <w:t>3.2.431</w:t>
        </w:r>
        <w:r>
          <w:rPr>
            <w:rFonts w:asciiTheme="minorHAnsi" w:eastAsiaTheme="minorEastAsia" w:hAnsiTheme="minorHAnsi" w:cstheme="minorBidi"/>
            <w:b w:val="0"/>
            <w:noProof/>
            <w:sz w:val="22"/>
            <w:szCs w:val="22"/>
          </w:rPr>
          <w:tab/>
        </w:r>
        <w:r w:rsidRPr="003D24B9">
          <w:rPr>
            <w:rStyle w:val="Hyperlink"/>
            <w:noProof/>
          </w:rPr>
          <w:t>TOSR – PID $280E – Replicated Transmission Output Speed Output Control Circuit</w:t>
        </w:r>
        <w:r>
          <w:rPr>
            <w:noProof/>
            <w:webHidden/>
          </w:rPr>
          <w:tab/>
        </w:r>
        <w:r>
          <w:rPr>
            <w:noProof/>
            <w:webHidden/>
          </w:rPr>
          <w:fldChar w:fldCharType="begin"/>
        </w:r>
        <w:r>
          <w:rPr>
            <w:noProof/>
            <w:webHidden/>
          </w:rPr>
          <w:instrText xml:space="preserve"> PAGEREF _Toc276632987 \h </w:instrText>
        </w:r>
        <w:r>
          <w:rPr>
            <w:noProof/>
            <w:webHidden/>
          </w:rPr>
        </w:r>
        <w:r>
          <w:rPr>
            <w:noProof/>
            <w:webHidden/>
          </w:rPr>
          <w:fldChar w:fldCharType="separate"/>
        </w:r>
        <w:r>
          <w:rPr>
            <w:noProof/>
            <w:webHidden/>
          </w:rPr>
          <w:t>251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8" w:history="1">
        <w:r w:rsidRPr="003D24B9">
          <w:rPr>
            <w:rStyle w:val="Hyperlink"/>
            <w:noProof/>
          </w:rPr>
          <w:t>3.2.432</w:t>
        </w:r>
        <w:r>
          <w:rPr>
            <w:rFonts w:asciiTheme="minorHAnsi" w:eastAsiaTheme="minorEastAsia" w:hAnsiTheme="minorHAnsi" w:cstheme="minorBidi"/>
            <w:b w:val="0"/>
            <w:noProof/>
            <w:sz w:val="22"/>
            <w:szCs w:val="22"/>
          </w:rPr>
          <w:tab/>
        </w:r>
        <w:r w:rsidRPr="003D24B9">
          <w:rPr>
            <w:rStyle w:val="Hyperlink"/>
            <w:noProof/>
          </w:rPr>
          <w:t>TBPR – PID $280F – Transmission Base Pattern</w:t>
        </w:r>
        <w:r>
          <w:rPr>
            <w:noProof/>
            <w:webHidden/>
          </w:rPr>
          <w:tab/>
        </w:r>
        <w:r>
          <w:rPr>
            <w:noProof/>
            <w:webHidden/>
          </w:rPr>
          <w:fldChar w:fldCharType="begin"/>
        </w:r>
        <w:r>
          <w:rPr>
            <w:noProof/>
            <w:webHidden/>
          </w:rPr>
          <w:instrText xml:space="preserve"> PAGEREF _Toc276632988 \h </w:instrText>
        </w:r>
        <w:r>
          <w:rPr>
            <w:noProof/>
            <w:webHidden/>
          </w:rPr>
        </w:r>
        <w:r>
          <w:rPr>
            <w:noProof/>
            <w:webHidden/>
          </w:rPr>
          <w:fldChar w:fldCharType="separate"/>
        </w:r>
        <w:r>
          <w:rPr>
            <w:noProof/>
            <w:webHidden/>
          </w:rPr>
          <w:t>251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89" w:history="1">
        <w:r w:rsidRPr="003D24B9">
          <w:rPr>
            <w:rStyle w:val="Hyperlink"/>
            <w:noProof/>
          </w:rPr>
          <w:t>3.2.433</w:t>
        </w:r>
        <w:r>
          <w:rPr>
            <w:rFonts w:asciiTheme="minorHAnsi" w:eastAsiaTheme="minorEastAsia" w:hAnsiTheme="minorHAnsi" w:cstheme="minorBidi"/>
            <w:b w:val="0"/>
            <w:noProof/>
            <w:sz w:val="22"/>
            <w:szCs w:val="22"/>
          </w:rPr>
          <w:tab/>
        </w:r>
        <w:r w:rsidRPr="003D24B9">
          <w:rPr>
            <w:rStyle w:val="Hyperlink"/>
            <w:noProof/>
          </w:rPr>
          <w:t>TPSR – PID $2810 – Accelerator Effective Position</w:t>
        </w:r>
        <w:r>
          <w:rPr>
            <w:noProof/>
            <w:webHidden/>
          </w:rPr>
          <w:tab/>
        </w:r>
        <w:r>
          <w:rPr>
            <w:noProof/>
            <w:webHidden/>
          </w:rPr>
          <w:fldChar w:fldCharType="begin"/>
        </w:r>
        <w:r>
          <w:rPr>
            <w:noProof/>
            <w:webHidden/>
          </w:rPr>
          <w:instrText xml:space="preserve"> PAGEREF _Toc276632989 \h </w:instrText>
        </w:r>
        <w:r>
          <w:rPr>
            <w:noProof/>
            <w:webHidden/>
          </w:rPr>
        </w:r>
        <w:r>
          <w:rPr>
            <w:noProof/>
            <w:webHidden/>
          </w:rPr>
          <w:fldChar w:fldCharType="separate"/>
        </w:r>
        <w:r>
          <w:rPr>
            <w:noProof/>
            <w:webHidden/>
          </w:rPr>
          <w:t>252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0" w:history="1">
        <w:r w:rsidRPr="003D24B9">
          <w:rPr>
            <w:rStyle w:val="Hyperlink"/>
            <w:noProof/>
          </w:rPr>
          <w:t>3.2.434</w:t>
        </w:r>
        <w:r>
          <w:rPr>
            <w:rFonts w:asciiTheme="minorHAnsi" w:eastAsiaTheme="minorEastAsia" w:hAnsiTheme="minorHAnsi" w:cstheme="minorBidi"/>
            <w:b w:val="0"/>
            <w:noProof/>
            <w:sz w:val="22"/>
            <w:szCs w:val="22"/>
          </w:rPr>
          <w:tab/>
        </w:r>
        <w:r w:rsidRPr="003D24B9">
          <w:rPr>
            <w:rStyle w:val="Hyperlink"/>
            <w:noProof/>
          </w:rPr>
          <w:t>TPCR – PID $2811 – Pressure Control Solenoid 1 Output Status</w:t>
        </w:r>
        <w:r>
          <w:rPr>
            <w:noProof/>
            <w:webHidden/>
          </w:rPr>
          <w:tab/>
        </w:r>
        <w:r>
          <w:rPr>
            <w:noProof/>
            <w:webHidden/>
          </w:rPr>
          <w:fldChar w:fldCharType="begin"/>
        </w:r>
        <w:r>
          <w:rPr>
            <w:noProof/>
            <w:webHidden/>
          </w:rPr>
          <w:instrText xml:space="preserve"> PAGEREF _Toc276632990 \h </w:instrText>
        </w:r>
        <w:r>
          <w:rPr>
            <w:noProof/>
            <w:webHidden/>
          </w:rPr>
        </w:r>
        <w:r>
          <w:rPr>
            <w:noProof/>
            <w:webHidden/>
          </w:rPr>
          <w:fldChar w:fldCharType="separate"/>
        </w:r>
        <w:r>
          <w:rPr>
            <w:noProof/>
            <w:webHidden/>
          </w:rPr>
          <w:t>252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1" w:history="1">
        <w:r w:rsidRPr="003D24B9">
          <w:rPr>
            <w:rStyle w:val="Hyperlink"/>
            <w:noProof/>
          </w:rPr>
          <w:t>3.2.435</w:t>
        </w:r>
        <w:r>
          <w:rPr>
            <w:rFonts w:asciiTheme="minorHAnsi" w:eastAsiaTheme="minorEastAsia" w:hAnsiTheme="minorHAnsi" w:cstheme="minorBidi"/>
            <w:b w:val="0"/>
            <w:noProof/>
            <w:sz w:val="22"/>
            <w:szCs w:val="22"/>
          </w:rPr>
          <w:tab/>
        </w:r>
        <w:r w:rsidRPr="003D24B9">
          <w:rPr>
            <w:rStyle w:val="Hyperlink"/>
            <w:noProof/>
          </w:rPr>
          <w:t>RSCR – PID $2812 – Pressure Control Solenoid 2 Output Status</w:t>
        </w:r>
        <w:r>
          <w:rPr>
            <w:noProof/>
            <w:webHidden/>
          </w:rPr>
          <w:tab/>
        </w:r>
        <w:r>
          <w:rPr>
            <w:noProof/>
            <w:webHidden/>
          </w:rPr>
          <w:fldChar w:fldCharType="begin"/>
        </w:r>
        <w:r>
          <w:rPr>
            <w:noProof/>
            <w:webHidden/>
          </w:rPr>
          <w:instrText xml:space="preserve"> PAGEREF _Toc276632991 \h </w:instrText>
        </w:r>
        <w:r>
          <w:rPr>
            <w:noProof/>
            <w:webHidden/>
          </w:rPr>
        </w:r>
        <w:r>
          <w:rPr>
            <w:noProof/>
            <w:webHidden/>
          </w:rPr>
          <w:fldChar w:fldCharType="separate"/>
        </w:r>
        <w:r>
          <w:rPr>
            <w:noProof/>
            <w:webHidden/>
          </w:rPr>
          <w:t>253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2" w:history="1">
        <w:r w:rsidRPr="003D24B9">
          <w:rPr>
            <w:rStyle w:val="Hyperlink"/>
            <w:noProof/>
          </w:rPr>
          <w:t>3.2.436</w:t>
        </w:r>
        <w:r>
          <w:rPr>
            <w:rFonts w:asciiTheme="minorHAnsi" w:eastAsiaTheme="minorEastAsia" w:hAnsiTheme="minorHAnsi" w:cstheme="minorBidi"/>
            <w:b w:val="0"/>
            <w:noProof/>
            <w:sz w:val="22"/>
            <w:szCs w:val="22"/>
          </w:rPr>
          <w:tab/>
        </w:r>
        <w:r w:rsidRPr="003D24B9">
          <w:rPr>
            <w:rStyle w:val="Hyperlink"/>
            <w:noProof/>
          </w:rPr>
          <w:t>RSCR – PID $2813 – Pressure Control Solenoid 3 Output Status</w:t>
        </w:r>
        <w:r>
          <w:rPr>
            <w:noProof/>
            <w:webHidden/>
          </w:rPr>
          <w:tab/>
        </w:r>
        <w:r>
          <w:rPr>
            <w:noProof/>
            <w:webHidden/>
          </w:rPr>
          <w:fldChar w:fldCharType="begin"/>
        </w:r>
        <w:r>
          <w:rPr>
            <w:noProof/>
            <w:webHidden/>
          </w:rPr>
          <w:instrText xml:space="preserve"> PAGEREF _Toc276632992 \h </w:instrText>
        </w:r>
        <w:r>
          <w:rPr>
            <w:noProof/>
            <w:webHidden/>
          </w:rPr>
        </w:r>
        <w:r>
          <w:rPr>
            <w:noProof/>
            <w:webHidden/>
          </w:rPr>
          <w:fldChar w:fldCharType="separate"/>
        </w:r>
        <w:r>
          <w:rPr>
            <w:noProof/>
            <w:webHidden/>
          </w:rPr>
          <w:t>253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3" w:history="1">
        <w:r w:rsidRPr="003D24B9">
          <w:rPr>
            <w:rStyle w:val="Hyperlink"/>
            <w:noProof/>
          </w:rPr>
          <w:t>3.2.437</w:t>
        </w:r>
        <w:r>
          <w:rPr>
            <w:rFonts w:asciiTheme="minorHAnsi" w:eastAsiaTheme="minorEastAsia" w:hAnsiTheme="minorHAnsi" w:cstheme="minorBidi"/>
            <w:b w:val="0"/>
            <w:noProof/>
            <w:sz w:val="22"/>
            <w:szCs w:val="22"/>
          </w:rPr>
          <w:tab/>
        </w:r>
        <w:r w:rsidRPr="003D24B9">
          <w:rPr>
            <w:rStyle w:val="Hyperlink"/>
            <w:noProof/>
          </w:rPr>
          <w:t>RSCR – PID $2814 – Pressure Control Solenoid 4 Output Status</w:t>
        </w:r>
        <w:r>
          <w:rPr>
            <w:noProof/>
            <w:webHidden/>
          </w:rPr>
          <w:tab/>
        </w:r>
        <w:r>
          <w:rPr>
            <w:noProof/>
            <w:webHidden/>
          </w:rPr>
          <w:fldChar w:fldCharType="begin"/>
        </w:r>
        <w:r>
          <w:rPr>
            <w:noProof/>
            <w:webHidden/>
          </w:rPr>
          <w:instrText xml:space="preserve"> PAGEREF _Toc276632993 \h </w:instrText>
        </w:r>
        <w:r>
          <w:rPr>
            <w:noProof/>
            <w:webHidden/>
          </w:rPr>
        </w:r>
        <w:r>
          <w:rPr>
            <w:noProof/>
            <w:webHidden/>
          </w:rPr>
          <w:fldChar w:fldCharType="separate"/>
        </w:r>
        <w:r>
          <w:rPr>
            <w:noProof/>
            <w:webHidden/>
          </w:rPr>
          <w:t>254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4" w:history="1">
        <w:r w:rsidRPr="003D24B9">
          <w:rPr>
            <w:rStyle w:val="Hyperlink"/>
            <w:noProof/>
          </w:rPr>
          <w:t>3.2.438</w:t>
        </w:r>
        <w:r>
          <w:rPr>
            <w:rFonts w:asciiTheme="minorHAnsi" w:eastAsiaTheme="minorEastAsia" w:hAnsiTheme="minorHAnsi" w:cstheme="minorBidi"/>
            <w:b w:val="0"/>
            <w:noProof/>
            <w:sz w:val="22"/>
            <w:szCs w:val="22"/>
          </w:rPr>
          <w:tab/>
        </w:r>
        <w:r w:rsidRPr="003D24B9">
          <w:rPr>
            <w:rStyle w:val="Hyperlink"/>
            <w:noProof/>
          </w:rPr>
          <w:t>RSCR – PID $2815 – Pressure Control Solenoid 5 Output Status</w:t>
        </w:r>
        <w:r>
          <w:rPr>
            <w:noProof/>
            <w:webHidden/>
          </w:rPr>
          <w:tab/>
        </w:r>
        <w:r>
          <w:rPr>
            <w:noProof/>
            <w:webHidden/>
          </w:rPr>
          <w:fldChar w:fldCharType="begin"/>
        </w:r>
        <w:r>
          <w:rPr>
            <w:noProof/>
            <w:webHidden/>
          </w:rPr>
          <w:instrText xml:space="preserve"> PAGEREF _Toc276632994 \h </w:instrText>
        </w:r>
        <w:r>
          <w:rPr>
            <w:noProof/>
            <w:webHidden/>
          </w:rPr>
        </w:r>
        <w:r>
          <w:rPr>
            <w:noProof/>
            <w:webHidden/>
          </w:rPr>
          <w:fldChar w:fldCharType="separate"/>
        </w:r>
        <w:r>
          <w:rPr>
            <w:noProof/>
            <w:webHidden/>
          </w:rPr>
          <w:t>254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5" w:history="1">
        <w:r w:rsidRPr="003D24B9">
          <w:rPr>
            <w:rStyle w:val="Hyperlink"/>
            <w:noProof/>
          </w:rPr>
          <w:t>3.2.439</w:t>
        </w:r>
        <w:r>
          <w:rPr>
            <w:rFonts w:asciiTheme="minorHAnsi" w:eastAsiaTheme="minorEastAsia" w:hAnsiTheme="minorHAnsi" w:cstheme="minorBidi"/>
            <w:b w:val="0"/>
            <w:noProof/>
            <w:sz w:val="22"/>
            <w:szCs w:val="22"/>
          </w:rPr>
          <w:tab/>
        </w:r>
        <w:r w:rsidRPr="003D24B9">
          <w:rPr>
            <w:rStyle w:val="Hyperlink"/>
            <w:noProof/>
          </w:rPr>
          <w:t>TCCR – PID $2816 – Torque Converter Clutch Pressure Control Solenoid Output Status</w:t>
        </w:r>
        <w:r>
          <w:rPr>
            <w:noProof/>
            <w:webHidden/>
          </w:rPr>
          <w:tab/>
        </w:r>
        <w:r>
          <w:rPr>
            <w:noProof/>
            <w:webHidden/>
          </w:rPr>
          <w:fldChar w:fldCharType="begin"/>
        </w:r>
        <w:r>
          <w:rPr>
            <w:noProof/>
            <w:webHidden/>
          </w:rPr>
          <w:instrText xml:space="preserve"> PAGEREF _Toc276632995 \h </w:instrText>
        </w:r>
        <w:r>
          <w:rPr>
            <w:noProof/>
            <w:webHidden/>
          </w:rPr>
        </w:r>
        <w:r>
          <w:rPr>
            <w:noProof/>
            <w:webHidden/>
          </w:rPr>
          <w:fldChar w:fldCharType="separate"/>
        </w:r>
        <w:r>
          <w:rPr>
            <w:noProof/>
            <w:webHidden/>
          </w:rPr>
          <w:t>255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6" w:history="1">
        <w:r w:rsidRPr="003D24B9">
          <w:rPr>
            <w:rStyle w:val="Hyperlink"/>
            <w:noProof/>
          </w:rPr>
          <w:t>3.2.440</w:t>
        </w:r>
        <w:r>
          <w:rPr>
            <w:rFonts w:asciiTheme="minorHAnsi" w:eastAsiaTheme="minorEastAsia" w:hAnsiTheme="minorHAnsi" w:cstheme="minorBidi"/>
            <w:b w:val="0"/>
            <w:noProof/>
            <w:sz w:val="22"/>
            <w:szCs w:val="22"/>
          </w:rPr>
          <w:tab/>
        </w:r>
        <w:r w:rsidRPr="003D24B9">
          <w:rPr>
            <w:rStyle w:val="Hyperlink"/>
            <w:noProof/>
          </w:rPr>
          <w:t>TPCR – PID $2817 – Pressure Control Solenoid 1 Commanded Pressure</w:t>
        </w:r>
        <w:r>
          <w:rPr>
            <w:noProof/>
            <w:webHidden/>
          </w:rPr>
          <w:tab/>
        </w:r>
        <w:r>
          <w:rPr>
            <w:noProof/>
            <w:webHidden/>
          </w:rPr>
          <w:fldChar w:fldCharType="begin"/>
        </w:r>
        <w:r>
          <w:rPr>
            <w:noProof/>
            <w:webHidden/>
          </w:rPr>
          <w:instrText xml:space="preserve"> PAGEREF _Toc276632996 \h </w:instrText>
        </w:r>
        <w:r>
          <w:rPr>
            <w:noProof/>
            <w:webHidden/>
          </w:rPr>
        </w:r>
        <w:r>
          <w:rPr>
            <w:noProof/>
            <w:webHidden/>
          </w:rPr>
          <w:fldChar w:fldCharType="separate"/>
        </w:r>
        <w:r>
          <w:rPr>
            <w:noProof/>
            <w:webHidden/>
          </w:rPr>
          <w:t>255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7" w:history="1">
        <w:r w:rsidRPr="003D24B9">
          <w:rPr>
            <w:rStyle w:val="Hyperlink"/>
            <w:noProof/>
          </w:rPr>
          <w:t>3.2.441</w:t>
        </w:r>
        <w:r>
          <w:rPr>
            <w:rFonts w:asciiTheme="minorHAnsi" w:eastAsiaTheme="minorEastAsia" w:hAnsiTheme="minorHAnsi" w:cstheme="minorBidi"/>
            <w:b w:val="0"/>
            <w:noProof/>
            <w:sz w:val="22"/>
            <w:szCs w:val="22"/>
          </w:rPr>
          <w:tab/>
        </w:r>
        <w:r w:rsidRPr="003D24B9">
          <w:rPr>
            <w:rStyle w:val="Hyperlink"/>
            <w:noProof/>
          </w:rPr>
          <w:t>RSCR – PID $2818 – Pressure Control Solenoid 2 Commanded Pressure</w:t>
        </w:r>
        <w:r>
          <w:rPr>
            <w:noProof/>
            <w:webHidden/>
          </w:rPr>
          <w:tab/>
        </w:r>
        <w:r>
          <w:rPr>
            <w:noProof/>
            <w:webHidden/>
          </w:rPr>
          <w:fldChar w:fldCharType="begin"/>
        </w:r>
        <w:r>
          <w:rPr>
            <w:noProof/>
            <w:webHidden/>
          </w:rPr>
          <w:instrText xml:space="preserve"> PAGEREF _Toc276632997 \h </w:instrText>
        </w:r>
        <w:r>
          <w:rPr>
            <w:noProof/>
            <w:webHidden/>
          </w:rPr>
        </w:r>
        <w:r>
          <w:rPr>
            <w:noProof/>
            <w:webHidden/>
          </w:rPr>
          <w:fldChar w:fldCharType="separate"/>
        </w:r>
        <w:r>
          <w:rPr>
            <w:noProof/>
            <w:webHidden/>
          </w:rPr>
          <w:t>255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8" w:history="1">
        <w:r w:rsidRPr="003D24B9">
          <w:rPr>
            <w:rStyle w:val="Hyperlink"/>
            <w:noProof/>
          </w:rPr>
          <w:t>3.2.442</w:t>
        </w:r>
        <w:r>
          <w:rPr>
            <w:rFonts w:asciiTheme="minorHAnsi" w:eastAsiaTheme="minorEastAsia" w:hAnsiTheme="minorHAnsi" w:cstheme="minorBidi"/>
            <w:b w:val="0"/>
            <w:noProof/>
            <w:sz w:val="22"/>
            <w:szCs w:val="22"/>
          </w:rPr>
          <w:tab/>
        </w:r>
        <w:r w:rsidRPr="003D24B9">
          <w:rPr>
            <w:rStyle w:val="Hyperlink"/>
            <w:noProof/>
          </w:rPr>
          <w:t>RSCR – PID $2819 – Pressure Control Solenoid 3 Commanded Pressure</w:t>
        </w:r>
        <w:r>
          <w:rPr>
            <w:noProof/>
            <w:webHidden/>
          </w:rPr>
          <w:tab/>
        </w:r>
        <w:r>
          <w:rPr>
            <w:noProof/>
            <w:webHidden/>
          </w:rPr>
          <w:fldChar w:fldCharType="begin"/>
        </w:r>
        <w:r>
          <w:rPr>
            <w:noProof/>
            <w:webHidden/>
          </w:rPr>
          <w:instrText xml:space="preserve"> PAGEREF _Toc276632998 \h </w:instrText>
        </w:r>
        <w:r>
          <w:rPr>
            <w:noProof/>
            <w:webHidden/>
          </w:rPr>
        </w:r>
        <w:r>
          <w:rPr>
            <w:noProof/>
            <w:webHidden/>
          </w:rPr>
          <w:fldChar w:fldCharType="separate"/>
        </w:r>
        <w:r>
          <w:rPr>
            <w:noProof/>
            <w:webHidden/>
          </w:rPr>
          <w:t>255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2999" w:history="1">
        <w:r w:rsidRPr="003D24B9">
          <w:rPr>
            <w:rStyle w:val="Hyperlink"/>
            <w:noProof/>
          </w:rPr>
          <w:t>3.2.443</w:t>
        </w:r>
        <w:r>
          <w:rPr>
            <w:rFonts w:asciiTheme="minorHAnsi" w:eastAsiaTheme="minorEastAsia" w:hAnsiTheme="minorHAnsi" w:cstheme="minorBidi"/>
            <w:b w:val="0"/>
            <w:noProof/>
            <w:sz w:val="22"/>
            <w:szCs w:val="22"/>
          </w:rPr>
          <w:tab/>
        </w:r>
        <w:r w:rsidRPr="003D24B9">
          <w:rPr>
            <w:rStyle w:val="Hyperlink"/>
            <w:noProof/>
          </w:rPr>
          <w:t>RSCR – PID $281A – Pressure Control Solenoid 4 Commanded Pressure</w:t>
        </w:r>
        <w:r>
          <w:rPr>
            <w:noProof/>
            <w:webHidden/>
          </w:rPr>
          <w:tab/>
        </w:r>
        <w:r>
          <w:rPr>
            <w:noProof/>
            <w:webHidden/>
          </w:rPr>
          <w:fldChar w:fldCharType="begin"/>
        </w:r>
        <w:r>
          <w:rPr>
            <w:noProof/>
            <w:webHidden/>
          </w:rPr>
          <w:instrText xml:space="preserve"> PAGEREF _Toc276632999 \h </w:instrText>
        </w:r>
        <w:r>
          <w:rPr>
            <w:noProof/>
            <w:webHidden/>
          </w:rPr>
        </w:r>
        <w:r>
          <w:rPr>
            <w:noProof/>
            <w:webHidden/>
          </w:rPr>
          <w:fldChar w:fldCharType="separate"/>
        </w:r>
        <w:r>
          <w:rPr>
            <w:noProof/>
            <w:webHidden/>
          </w:rPr>
          <w:t>256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0" w:history="1">
        <w:r w:rsidRPr="003D24B9">
          <w:rPr>
            <w:rStyle w:val="Hyperlink"/>
            <w:noProof/>
          </w:rPr>
          <w:t>3.2.444</w:t>
        </w:r>
        <w:r>
          <w:rPr>
            <w:rFonts w:asciiTheme="minorHAnsi" w:eastAsiaTheme="minorEastAsia" w:hAnsiTheme="minorHAnsi" w:cstheme="minorBidi"/>
            <w:b w:val="0"/>
            <w:noProof/>
            <w:sz w:val="22"/>
            <w:szCs w:val="22"/>
          </w:rPr>
          <w:tab/>
        </w:r>
        <w:r w:rsidRPr="003D24B9">
          <w:rPr>
            <w:rStyle w:val="Hyperlink"/>
            <w:noProof/>
          </w:rPr>
          <w:t>RSCR – PID $281B – Pressure Control Solenoid 5 Commanded Pressure</w:t>
        </w:r>
        <w:r>
          <w:rPr>
            <w:noProof/>
            <w:webHidden/>
          </w:rPr>
          <w:tab/>
        </w:r>
        <w:r>
          <w:rPr>
            <w:noProof/>
            <w:webHidden/>
          </w:rPr>
          <w:fldChar w:fldCharType="begin"/>
        </w:r>
        <w:r>
          <w:rPr>
            <w:noProof/>
            <w:webHidden/>
          </w:rPr>
          <w:instrText xml:space="preserve"> PAGEREF _Toc276633000 \h </w:instrText>
        </w:r>
        <w:r>
          <w:rPr>
            <w:noProof/>
            <w:webHidden/>
          </w:rPr>
        </w:r>
        <w:r>
          <w:rPr>
            <w:noProof/>
            <w:webHidden/>
          </w:rPr>
          <w:fldChar w:fldCharType="separate"/>
        </w:r>
        <w:r>
          <w:rPr>
            <w:noProof/>
            <w:webHidden/>
          </w:rPr>
          <w:t>256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1" w:history="1">
        <w:r w:rsidRPr="003D24B9">
          <w:rPr>
            <w:rStyle w:val="Hyperlink"/>
            <w:noProof/>
          </w:rPr>
          <w:t>3.2.445</w:t>
        </w:r>
        <w:r>
          <w:rPr>
            <w:rFonts w:asciiTheme="minorHAnsi" w:eastAsiaTheme="minorEastAsia" w:hAnsiTheme="minorHAnsi" w:cstheme="minorBidi"/>
            <w:b w:val="0"/>
            <w:noProof/>
            <w:sz w:val="22"/>
            <w:szCs w:val="22"/>
          </w:rPr>
          <w:tab/>
        </w:r>
        <w:r w:rsidRPr="003D24B9">
          <w:rPr>
            <w:rStyle w:val="Hyperlink"/>
            <w:noProof/>
          </w:rPr>
          <w:t>RSCR – PID $281C – Torque Converter Clutch Pressure Control Solenoid Commanded Pressure</w:t>
        </w:r>
        <w:r>
          <w:rPr>
            <w:noProof/>
            <w:webHidden/>
          </w:rPr>
          <w:tab/>
        </w:r>
        <w:r>
          <w:rPr>
            <w:noProof/>
            <w:webHidden/>
          </w:rPr>
          <w:fldChar w:fldCharType="begin"/>
        </w:r>
        <w:r>
          <w:rPr>
            <w:noProof/>
            <w:webHidden/>
          </w:rPr>
          <w:instrText xml:space="preserve"> PAGEREF _Toc276633001 \h </w:instrText>
        </w:r>
        <w:r>
          <w:rPr>
            <w:noProof/>
            <w:webHidden/>
          </w:rPr>
        </w:r>
        <w:r>
          <w:rPr>
            <w:noProof/>
            <w:webHidden/>
          </w:rPr>
          <w:fldChar w:fldCharType="separate"/>
        </w:r>
        <w:r>
          <w:rPr>
            <w:noProof/>
            <w:webHidden/>
          </w:rPr>
          <w:t>256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2" w:history="1">
        <w:r w:rsidRPr="003D24B9">
          <w:rPr>
            <w:rStyle w:val="Hyperlink"/>
            <w:noProof/>
          </w:rPr>
          <w:t>3.2.446</w:t>
        </w:r>
        <w:r>
          <w:rPr>
            <w:rFonts w:asciiTheme="minorHAnsi" w:eastAsiaTheme="minorEastAsia" w:hAnsiTheme="minorHAnsi" w:cstheme="minorBidi"/>
            <w:b w:val="0"/>
            <w:noProof/>
            <w:sz w:val="22"/>
            <w:szCs w:val="22"/>
          </w:rPr>
          <w:tab/>
        </w:r>
        <w:r w:rsidRPr="003D24B9">
          <w:rPr>
            <w:rStyle w:val="Hyperlink"/>
            <w:noProof/>
          </w:rPr>
          <w:t>DGSR – PID $281D – Transmission Fluid Pressure Switch Status</w:t>
        </w:r>
        <w:r>
          <w:rPr>
            <w:noProof/>
            <w:webHidden/>
          </w:rPr>
          <w:tab/>
        </w:r>
        <w:r>
          <w:rPr>
            <w:noProof/>
            <w:webHidden/>
          </w:rPr>
          <w:fldChar w:fldCharType="begin"/>
        </w:r>
        <w:r>
          <w:rPr>
            <w:noProof/>
            <w:webHidden/>
          </w:rPr>
          <w:instrText xml:space="preserve"> PAGEREF _Toc276633002 \h </w:instrText>
        </w:r>
        <w:r>
          <w:rPr>
            <w:noProof/>
            <w:webHidden/>
          </w:rPr>
        </w:r>
        <w:r>
          <w:rPr>
            <w:noProof/>
            <w:webHidden/>
          </w:rPr>
          <w:fldChar w:fldCharType="separate"/>
        </w:r>
        <w:r>
          <w:rPr>
            <w:noProof/>
            <w:webHidden/>
          </w:rPr>
          <w:t>256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3" w:history="1">
        <w:r w:rsidRPr="003D24B9">
          <w:rPr>
            <w:rStyle w:val="Hyperlink"/>
            <w:noProof/>
          </w:rPr>
          <w:t>3.2.447</w:t>
        </w:r>
        <w:r>
          <w:rPr>
            <w:rFonts w:asciiTheme="minorHAnsi" w:eastAsiaTheme="minorEastAsia" w:hAnsiTheme="minorHAnsi" w:cstheme="minorBidi"/>
            <w:b w:val="0"/>
            <w:noProof/>
            <w:sz w:val="22"/>
            <w:szCs w:val="22"/>
          </w:rPr>
          <w:tab/>
        </w:r>
        <w:r w:rsidRPr="003D24B9">
          <w:rPr>
            <w:rStyle w:val="Hyperlink"/>
            <w:noProof/>
          </w:rPr>
          <w:t>RSSR – PID $281E – Shift Solenoid 1 Control Circuit</w:t>
        </w:r>
        <w:r>
          <w:rPr>
            <w:noProof/>
            <w:webHidden/>
          </w:rPr>
          <w:tab/>
        </w:r>
        <w:r>
          <w:rPr>
            <w:noProof/>
            <w:webHidden/>
          </w:rPr>
          <w:fldChar w:fldCharType="begin"/>
        </w:r>
        <w:r>
          <w:rPr>
            <w:noProof/>
            <w:webHidden/>
          </w:rPr>
          <w:instrText xml:space="preserve"> PAGEREF _Toc276633003 \h </w:instrText>
        </w:r>
        <w:r>
          <w:rPr>
            <w:noProof/>
            <w:webHidden/>
          </w:rPr>
        </w:r>
        <w:r>
          <w:rPr>
            <w:noProof/>
            <w:webHidden/>
          </w:rPr>
          <w:fldChar w:fldCharType="separate"/>
        </w:r>
        <w:r>
          <w:rPr>
            <w:noProof/>
            <w:webHidden/>
          </w:rPr>
          <w:t>257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4" w:history="1">
        <w:r w:rsidRPr="003D24B9">
          <w:rPr>
            <w:rStyle w:val="Hyperlink"/>
            <w:noProof/>
          </w:rPr>
          <w:t>3.2.448</w:t>
        </w:r>
        <w:r>
          <w:rPr>
            <w:rFonts w:asciiTheme="minorHAnsi" w:eastAsiaTheme="minorEastAsia" w:hAnsiTheme="minorHAnsi" w:cstheme="minorBidi"/>
            <w:b w:val="0"/>
            <w:noProof/>
            <w:sz w:val="22"/>
            <w:szCs w:val="22"/>
          </w:rPr>
          <w:tab/>
        </w:r>
        <w:r w:rsidRPr="003D24B9">
          <w:rPr>
            <w:rStyle w:val="Hyperlink"/>
            <w:noProof/>
          </w:rPr>
          <w:t>RSSR – PID $281F – Shift Solenoid 2 Control Circuit</w:t>
        </w:r>
        <w:r>
          <w:rPr>
            <w:noProof/>
            <w:webHidden/>
          </w:rPr>
          <w:tab/>
        </w:r>
        <w:r>
          <w:rPr>
            <w:noProof/>
            <w:webHidden/>
          </w:rPr>
          <w:fldChar w:fldCharType="begin"/>
        </w:r>
        <w:r>
          <w:rPr>
            <w:noProof/>
            <w:webHidden/>
          </w:rPr>
          <w:instrText xml:space="preserve"> PAGEREF _Toc276633004 \h </w:instrText>
        </w:r>
        <w:r>
          <w:rPr>
            <w:noProof/>
            <w:webHidden/>
          </w:rPr>
        </w:r>
        <w:r>
          <w:rPr>
            <w:noProof/>
            <w:webHidden/>
          </w:rPr>
          <w:fldChar w:fldCharType="separate"/>
        </w:r>
        <w:r>
          <w:rPr>
            <w:noProof/>
            <w:webHidden/>
          </w:rPr>
          <w:t>257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5" w:history="1">
        <w:r w:rsidRPr="003D24B9">
          <w:rPr>
            <w:rStyle w:val="Hyperlink"/>
            <w:noProof/>
          </w:rPr>
          <w:t>3.2.449</w:t>
        </w:r>
        <w:r>
          <w:rPr>
            <w:rFonts w:asciiTheme="minorHAnsi" w:eastAsiaTheme="minorEastAsia" w:hAnsiTheme="minorHAnsi" w:cstheme="minorBidi"/>
            <w:b w:val="0"/>
            <w:noProof/>
            <w:sz w:val="22"/>
            <w:szCs w:val="22"/>
          </w:rPr>
          <w:tab/>
        </w:r>
        <w:r w:rsidRPr="003D24B9">
          <w:rPr>
            <w:rStyle w:val="Hyperlink"/>
            <w:noProof/>
          </w:rPr>
          <w:t>RSSR – PID $2820 – Transmission Primary Oncoming Clutch</w:t>
        </w:r>
        <w:r>
          <w:rPr>
            <w:noProof/>
            <w:webHidden/>
          </w:rPr>
          <w:tab/>
        </w:r>
        <w:r>
          <w:rPr>
            <w:noProof/>
            <w:webHidden/>
          </w:rPr>
          <w:fldChar w:fldCharType="begin"/>
        </w:r>
        <w:r>
          <w:rPr>
            <w:noProof/>
            <w:webHidden/>
          </w:rPr>
          <w:instrText xml:space="preserve"> PAGEREF _Toc276633005 \h </w:instrText>
        </w:r>
        <w:r>
          <w:rPr>
            <w:noProof/>
            <w:webHidden/>
          </w:rPr>
        </w:r>
        <w:r>
          <w:rPr>
            <w:noProof/>
            <w:webHidden/>
          </w:rPr>
          <w:fldChar w:fldCharType="separate"/>
        </w:r>
        <w:r>
          <w:rPr>
            <w:noProof/>
            <w:webHidden/>
          </w:rPr>
          <w:t>258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6" w:history="1">
        <w:r w:rsidRPr="003D24B9">
          <w:rPr>
            <w:rStyle w:val="Hyperlink"/>
            <w:noProof/>
          </w:rPr>
          <w:t>3.2.450</w:t>
        </w:r>
        <w:r>
          <w:rPr>
            <w:rFonts w:asciiTheme="minorHAnsi" w:eastAsiaTheme="minorEastAsia" w:hAnsiTheme="minorHAnsi" w:cstheme="minorBidi"/>
            <w:b w:val="0"/>
            <w:noProof/>
            <w:sz w:val="22"/>
            <w:szCs w:val="22"/>
          </w:rPr>
          <w:tab/>
        </w:r>
        <w:r w:rsidRPr="003D24B9">
          <w:rPr>
            <w:rStyle w:val="Hyperlink"/>
            <w:noProof/>
          </w:rPr>
          <w:t>CCER – PID $2821 – Transmission Full Feed Fill Pressure</w:t>
        </w:r>
        <w:r>
          <w:rPr>
            <w:noProof/>
            <w:webHidden/>
          </w:rPr>
          <w:tab/>
        </w:r>
        <w:r>
          <w:rPr>
            <w:noProof/>
            <w:webHidden/>
          </w:rPr>
          <w:fldChar w:fldCharType="begin"/>
        </w:r>
        <w:r>
          <w:rPr>
            <w:noProof/>
            <w:webHidden/>
          </w:rPr>
          <w:instrText xml:space="preserve"> PAGEREF _Toc276633006 \h </w:instrText>
        </w:r>
        <w:r>
          <w:rPr>
            <w:noProof/>
            <w:webHidden/>
          </w:rPr>
        </w:r>
        <w:r>
          <w:rPr>
            <w:noProof/>
            <w:webHidden/>
          </w:rPr>
          <w:fldChar w:fldCharType="separate"/>
        </w:r>
        <w:r>
          <w:rPr>
            <w:noProof/>
            <w:webHidden/>
          </w:rPr>
          <w:t>258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7" w:history="1">
        <w:r w:rsidRPr="003D24B9">
          <w:rPr>
            <w:rStyle w:val="Hyperlink"/>
            <w:noProof/>
          </w:rPr>
          <w:t>3.2.451</w:t>
        </w:r>
        <w:r>
          <w:rPr>
            <w:rFonts w:asciiTheme="minorHAnsi" w:eastAsiaTheme="minorEastAsia" w:hAnsiTheme="minorHAnsi" w:cstheme="minorBidi"/>
            <w:b w:val="0"/>
            <w:noProof/>
            <w:sz w:val="22"/>
            <w:szCs w:val="22"/>
          </w:rPr>
          <w:tab/>
        </w:r>
        <w:r w:rsidRPr="003D24B9">
          <w:rPr>
            <w:rStyle w:val="Hyperlink"/>
            <w:noProof/>
          </w:rPr>
          <w:t>TOSR – PID $2822 – TISS/TOSS Regulated Voltage Supply Status</w:t>
        </w:r>
        <w:r>
          <w:rPr>
            <w:noProof/>
            <w:webHidden/>
          </w:rPr>
          <w:tab/>
        </w:r>
        <w:r>
          <w:rPr>
            <w:noProof/>
            <w:webHidden/>
          </w:rPr>
          <w:fldChar w:fldCharType="begin"/>
        </w:r>
        <w:r>
          <w:rPr>
            <w:noProof/>
            <w:webHidden/>
          </w:rPr>
          <w:instrText xml:space="preserve"> PAGEREF _Toc276633007 \h </w:instrText>
        </w:r>
        <w:r>
          <w:rPr>
            <w:noProof/>
            <w:webHidden/>
          </w:rPr>
        </w:r>
        <w:r>
          <w:rPr>
            <w:noProof/>
            <w:webHidden/>
          </w:rPr>
          <w:fldChar w:fldCharType="separate"/>
        </w:r>
        <w:r>
          <w:rPr>
            <w:noProof/>
            <w:webHidden/>
          </w:rPr>
          <w:t>258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8" w:history="1">
        <w:r w:rsidRPr="003D24B9">
          <w:rPr>
            <w:rStyle w:val="Hyperlink"/>
            <w:noProof/>
          </w:rPr>
          <w:t>3.2.452</w:t>
        </w:r>
        <w:r>
          <w:rPr>
            <w:rFonts w:asciiTheme="minorHAnsi" w:eastAsiaTheme="minorEastAsia" w:hAnsiTheme="minorHAnsi" w:cstheme="minorBidi"/>
            <w:b w:val="0"/>
            <w:noProof/>
            <w:sz w:val="22"/>
            <w:szCs w:val="22"/>
          </w:rPr>
          <w:tab/>
        </w:r>
        <w:r w:rsidRPr="003D24B9">
          <w:rPr>
            <w:rStyle w:val="Hyperlink"/>
            <w:noProof/>
          </w:rPr>
          <w:t>RSCR – PID $2823 – Service Fast Learn Status</w:t>
        </w:r>
        <w:r>
          <w:rPr>
            <w:noProof/>
            <w:webHidden/>
          </w:rPr>
          <w:tab/>
        </w:r>
        <w:r>
          <w:rPr>
            <w:noProof/>
            <w:webHidden/>
          </w:rPr>
          <w:fldChar w:fldCharType="begin"/>
        </w:r>
        <w:r>
          <w:rPr>
            <w:noProof/>
            <w:webHidden/>
          </w:rPr>
          <w:instrText xml:space="preserve"> PAGEREF _Toc276633008 \h </w:instrText>
        </w:r>
        <w:r>
          <w:rPr>
            <w:noProof/>
            <w:webHidden/>
          </w:rPr>
        </w:r>
        <w:r>
          <w:rPr>
            <w:noProof/>
            <w:webHidden/>
          </w:rPr>
          <w:fldChar w:fldCharType="separate"/>
        </w:r>
        <w:r>
          <w:rPr>
            <w:noProof/>
            <w:webHidden/>
          </w:rPr>
          <w:t>259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09" w:history="1">
        <w:r w:rsidRPr="003D24B9">
          <w:rPr>
            <w:rStyle w:val="Hyperlink"/>
            <w:noProof/>
          </w:rPr>
          <w:t>3.2.453</w:t>
        </w:r>
        <w:r>
          <w:rPr>
            <w:rFonts w:asciiTheme="minorHAnsi" w:eastAsiaTheme="minorEastAsia" w:hAnsiTheme="minorHAnsi" w:cstheme="minorBidi"/>
            <w:b w:val="0"/>
            <w:noProof/>
            <w:sz w:val="22"/>
            <w:szCs w:val="22"/>
          </w:rPr>
          <w:tab/>
        </w:r>
        <w:r w:rsidRPr="003D24B9">
          <w:rPr>
            <w:rStyle w:val="Hyperlink"/>
            <w:noProof/>
          </w:rPr>
          <w:t>RSCR – PID $2824 – Transmission Cleaning Procedure Status</w:t>
        </w:r>
        <w:r>
          <w:rPr>
            <w:noProof/>
            <w:webHidden/>
          </w:rPr>
          <w:tab/>
        </w:r>
        <w:r>
          <w:rPr>
            <w:noProof/>
            <w:webHidden/>
          </w:rPr>
          <w:fldChar w:fldCharType="begin"/>
        </w:r>
        <w:r>
          <w:rPr>
            <w:noProof/>
            <w:webHidden/>
          </w:rPr>
          <w:instrText xml:space="preserve"> PAGEREF _Toc276633009 \h </w:instrText>
        </w:r>
        <w:r>
          <w:rPr>
            <w:noProof/>
            <w:webHidden/>
          </w:rPr>
        </w:r>
        <w:r>
          <w:rPr>
            <w:noProof/>
            <w:webHidden/>
          </w:rPr>
          <w:fldChar w:fldCharType="separate"/>
        </w:r>
        <w:r>
          <w:rPr>
            <w:noProof/>
            <w:webHidden/>
          </w:rPr>
          <w:t>259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0" w:history="1">
        <w:r w:rsidRPr="003D24B9">
          <w:rPr>
            <w:rStyle w:val="Hyperlink"/>
            <w:noProof/>
          </w:rPr>
          <w:t>3.2.454</w:t>
        </w:r>
        <w:r>
          <w:rPr>
            <w:rFonts w:asciiTheme="minorHAnsi" w:eastAsiaTheme="minorEastAsia" w:hAnsiTheme="minorHAnsi" w:cstheme="minorBidi"/>
            <w:b w:val="0"/>
            <w:noProof/>
            <w:sz w:val="22"/>
            <w:szCs w:val="22"/>
          </w:rPr>
          <w:tab/>
        </w:r>
        <w:r w:rsidRPr="003D24B9">
          <w:rPr>
            <w:rStyle w:val="Hyperlink"/>
            <w:noProof/>
          </w:rPr>
          <w:t>TFTR – PID $2826 –Transmission Control Module Restart Sensor Temperature</w:t>
        </w:r>
        <w:r>
          <w:rPr>
            <w:noProof/>
            <w:webHidden/>
          </w:rPr>
          <w:tab/>
        </w:r>
        <w:r>
          <w:rPr>
            <w:noProof/>
            <w:webHidden/>
          </w:rPr>
          <w:fldChar w:fldCharType="begin"/>
        </w:r>
        <w:r>
          <w:rPr>
            <w:noProof/>
            <w:webHidden/>
          </w:rPr>
          <w:instrText xml:space="preserve"> PAGEREF _Toc276633010 \h </w:instrText>
        </w:r>
        <w:r>
          <w:rPr>
            <w:noProof/>
            <w:webHidden/>
          </w:rPr>
        </w:r>
        <w:r>
          <w:rPr>
            <w:noProof/>
            <w:webHidden/>
          </w:rPr>
          <w:fldChar w:fldCharType="separate"/>
        </w:r>
        <w:r>
          <w:rPr>
            <w:noProof/>
            <w:webHidden/>
          </w:rPr>
          <w:t>260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1" w:history="1">
        <w:r w:rsidRPr="003D24B9">
          <w:rPr>
            <w:rStyle w:val="Hyperlink"/>
            <w:noProof/>
          </w:rPr>
          <w:t>3.2.455</w:t>
        </w:r>
        <w:r>
          <w:rPr>
            <w:rFonts w:asciiTheme="minorHAnsi" w:eastAsiaTheme="minorEastAsia" w:hAnsiTheme="minorHAnsi" w:cstheme="minorBidi"/>
            <w:b w:val="0"/>
            <w:noProof/>
            <w:sz w:val="22"/>
            <w:szCs w:val="22"/>
          </w:rPr>
          <w:tab/>
        </w:r>
        <w:r w:rsidRPr="003D24B9">
          <w:rPr>
            <w:rStyle w:val="Hyperlink"/>
            <w:noProof/>
          </w:rPr>
          <w:t>APSR – PID $2856 – Accelerator Pedal Fully Applied Learned Position Sensor 1</w:t>
        </w:r>
        <w:r>
          <w:rPr>
            <w:noProof/>
            <w:webHidden/>
          </w:rPr>
          <w:tab/>
        </w:r>
        <w:r>
          <w:rPr>
            <w:noProof/>
            <w:webHidden/>
          </w:rPr>
          <w:fldChar w:fldCharType="begin"/>
        </w:r>
        <w:r>
          <w:rPr>
            <w:noProof/>
            <w:webHidden/>
          </w:rPr>
          <w:instrText xml:space="preserve"> PAGEREF _Toc276633011 \h </w:instrText>
        </w:r>
        <w:r>
          <w:rPr>
            <w:noProof/>
            <w:webHidden/>
          </w:rPr>
        </w:r>
        <w:r>
          <w:rPr>
            <w:noProof/>
            <w:webHidden/>
          </w:rPr>
          <w:fldChar w:fldCharType="separate"/>
        </w:r>
        <w:r>
          <w:rPr>
            <w:noProof/>
            <w:webHidden/>
          </w:rPr>
          <w:t>260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2" w:history="1">
        <w:r w:rsidRPr="003D24B9">
          <w:rPr>
            <w:rStyle w:val="Hyperlink"/>
            <w:noProof/>
          </w:rPr>
          <w:t>3.2.456</w:t>
        </w:r>
        <w:r>
          <w:rPr>
            <w:rFonts w:asciiTheme="minorHAnsi" w:eastAsiaTheme="minorEastAsia" w:hAnsiTheme="minorHAnsi" w:cstheme="minorBidi"/>
            <w:b w:val="0"/>
            <w:noProof/>
            <w:sz w:val="22"/>
            <w:szCs w:val="22"/>
          </w:rPr>
          <w:tab/>
        </w:r>
        <w:r w:rsidRPr="003D24B9">
          <w:rPr>
            <w:rStyle w:val="Hyperlink"/>
            <w:noProof/>
          </w:rPr>
          <w:t>APSR – PID $2857 – Accelerator Pedal Fully Applied Learned Position Sensor 2</w:t>
        </w:r>
        <w:r>
          <w:rPr>
            <w:noProof/>
            <w:webHidden/>
          </w:rPr>
          <w:tab/>
        </w:r>
        <w:r>
          <w:rPr>
            <w:noProof/>
            <w:webHidden/>
          </w:rPr>
          <w:fldChar w:fldCharType="begin"/>
        </w:r>
        <w:r>
          <w:rPr>
            <w:noProof/>
            <w:webHidden/>
          </w:rPr>
          <w:instrText xml:space="preserve"> PAGEREF _Toc276633012 \h </w:instrText>
        </w:r>
        <w:r>
          <w:rPr>
            <w:noProof/>
            <w:webHidden/>
          </w:rPr>
        </w:r>
        <w:r>
          <w:rPr>
            <w:noProof/>
            <w:webHidden/>
          </w:rPr>
          <w:fldChar w:fldCharType="separate"/>
        </w:r>
        <w:r>
          <w:rPr>
            <w:noProof/>
            <w:webHidden/>
          </w:rPr>
          <w:t>260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3" w:history="1">
        <w:r w:rsidRPr="003D24B9">
          <w:rPr>
            <w:rStyle w:val="Hyperlink"/>
            <w:noProof/>
          </w:rPr>
          <w:t>3.2.457</w:t>
        </w:r>
        <w:r>
          <w:rPr>
            <w:rFonts w:asciiTheme="minorHAnsi" w:eastAsiaTheme="minorEastAsia" w:hAnsiTheme="minorHAnsi" w:cstheme="minorBidi"/>
            <w:b w:val="0"/>
            <w:noProof/>
            <w:sz w:val="22"/>
            <w:szCs w:val="22"/>
          </w:rPr>
          <w:tab/>
        </w:r>
        <w:r w:rsidRPr="003D24B9">
          <w:rPr>
            <w:rStyle w:val="Hyperlink"/>
            <w:noProof/>
          </w:rPr>
          <w:t>TUDR – PID $2861 – Transmission Tap Up/Down Switch 2 Status</w:t>
        </w:r>
        <w:r>
          <w:rPr>
            <w:noProof/>
            <w:webHidden/>
          </w:rPr>
          <w:tab/>
        </w:r>
        <w:r>
          <w:rPr>
            <w:noProof/>
            <w:webHidden/>
          </w:rPr>
          <w:fldChar w:fldCharType="begin"/>
        </w:r>
        <w:r>
          <w:rPr>
            <w:noProof/>
            <w:webHidden/>
          </w:rPr>
          <w:instrText xml:space="preserve"> PAGEREF _Toc276633013 \h </w:instrText>
        </w:r>
        <w:r>
          <w:rPr>
            <w:noProof/>
            <w:webHidden/>
          </w:rPr>
        </w:r>
        <w:r>
          <w:rPr>
            <w:noProof/>
            <w:webHidden/>
          </w:rPr>
          <w:fldChar w:fldCharType="separate"/>
        </w:r>
        <w:r>
          <w:rPr>
            <w:noProof/>
            <w:webHidden/>
          </w:rPr>
          <w:t>261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4" w:history="1">
        <w:r w:rsidRPr="003D24B9">
          <w:rPr>
            <w:rStyle w:val="Hyperlink"/>
            <w:noProof/>
          </w:rPr>
          <w:t>3.2.458</w:t>
        </w:r>
        <w:r>
          <w:rPr>
            <w:rFonts w:asciiTheme="minorHAnsi" w:eastAsiaTheme="minorEastAsia" w:hAnsiTheme="minorHAnsi" w:cstheme="minorBidi"/>
            <w:b w:val="0"/>
            <w:noProof/>
            <w:sz w:val="22"/>
            <w:szCs w:val="22"/>
          </w:rPr>
          <w:tab/>
        </w:r>
        <w:r w:rsidRPr="003D24B9">
          <w:rPr>
            <w:rStyle w:val="Hyperlink"/>
            <w:noProof/>
          </w:rPr>
          <w:t>TPCR – PID $2862 – Calculated Line Pressure</w:t>
        </w:r>
        <w:r>
          <w:rPr>
            <w:noProof/>
            <w:webHidden/>
          </w:rPr>
          <w:tab/>
        </w:r>
        <w:r>
          <w:rPr>
            <w:noProof/>
            <w:webHidden/>
          </w:rPr>
          <w:fldChar w:fldCharType="begin"/>
        </w:r>
        <w:r>
          <w:rPr>
            <w:noProof/>
            <w:webHidden/>
          </w:rPr>
          <w:instrText xml:space="preserve"> PAGEREF _Toc276633014 \h </w:instrText>
        </w:r>
        <w:r>
          <w:rPr>
            <w:noProof/>
            <w:webHidden/>
          </w:rPr>
        </w:r>
        <w:r>
          <w:rPr>
            <w:noProof/>
            <w:webHidden/>
          </w:rPr>
          <w:fldChar w:fldCharType="separate"/>
        </w:r>
        <w:r>
          <w:rPr>
            <w:noProof/>
            <w:webHidden/>
          </w:rPr>
          <w:t>261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5" w:history="1">
        <w:r w:rsidRPr="003D24B9">
          <w:rPr>
            <w:rStyle w:val="Hyperlink"/>
            <w:noProof/>
          </w:rPr>
          <w:t>3.2.459</w:t>
        </w:r>
        <w:r>
          <w:rPr>
            <w:rFonts w:asciiTheme="minorHAnsi" w:eastAsiaTheme="minorEastAsia" w:hAnsiTheme="minorHAnsi" w:cstheme="minorBidi"/>
            <w:b w:val="0"/>
            <w:noProof/>
            <w:sz w:val="22"/>
            <w:szCs w:val="22"/>
          </w:rPr>
          <w:tab/>
        </w:r>
        <w:r w:rsidRPr="003D24B9">
          <w:rPr>
            <w:rStyle w:val="Hyperlink"/>
            <w:noProof/>
          </w:rPr>
          <w:t>EVPR – PID $3A00 – Engine Off Natural Vacuum Phase 1 Result Time</w:t>
        </w:r>
        <w:r>
          <w:rPr>
            <w:noProof/>
            <w:webHidden/>
          </w:rPr>
          <w:tab/>
        </w:r>
        <w:r>
          <w:rPr>
            <w:noProof/>
            <w:webHidden/>
          </w:rPr>
          <w:fldChar w:fldCharType="begin"/>
        </w:r>
        <w:r>
          <w:rPr>
            <w:noProof/>
            <w:webHidden/>
          </w:rPr>
          <w:instrText xml:space="preserve"> PAGEREF _Toc276633015 \h </w:instrText>
        </w:r>
        <w:r>
          <w:rPr>
            <w:noProof/>
            <w:webHidden/>
          </w:rPr>
        </w:r>
        <w:r>
          <w:rPr>
            <w:noProof/>
            <w:webHidden/>
          </w:rPr>
          <w:fldChar w:fldCharType="separate"/>
        </w:r>
        <w:r>
          <w:rPr>
            <w:noProof/>
            <w:webHidden/>
          </w:rPr>
          <w:t>261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6" w:history="1">
        <w:r w:rsidRPr="003D24B9">
          <w:rPr>
            <w:rStyle w:val="Hyperlink"/>
            <w:noProof/>
          </w:rPr>
          <w:t>3.2.460</w:t>
        </w:r>
        <w:r>
          <w:rPr>
            <w:rFonts w:asciiTheme="minorHAnsi" w:eastAsiaTheme="minorEastAsia" w:hAnsiTheme="minorHAnsi" w:cstheme="minorBidi"/>
            <w:b w:val="0"/>
            <w:noProof/>
            <w:sz w:val="22"/>
            <w:szCs w:val="22"/>
          </w:rPr>
          <w:tab/>
        </w:r>
        <w:r w:rsidRPr="003D24B9">
          <w:rPr>
            <w:rStyle w:val="Hyperlink"/>
            <w:noProof/>
          </w:rPr>
          <w:t>EVPR – PID $3A01 – Engine Off Natural Vacuum Phase 2 End Time</w:t>
        </w:r>
        <w:r>
          <w:rPr>
            <w:noProof/>
            <w:webHidden/>
          </w:rPr>
          <w:tab/>
        </w:r>
        <w:r>
          <w:rPr>
            <w:noProof/>
            <w:webHidden/>
          </w:rPr>
          <w:fldChar w:fldCharType="begin"/>
        </w:r>
        <w:r>
          <w:rPr>
            <w:noProof/>
            <w:webHidden/>
          </w:rPr>
          <w:instrText xml:space="preserve"> PAGEREF _Toc276633016 \h </w:instrText>
        </w:r>
        <w:r>
          <w:rPr>
            <w:noProof/>
            <w:webHidden/>
          </w:rPr>
        </w:r>
        <w:r>
          <w:rPr>
            <w:noProof/>
            <w:webHidden/>
          </w:rPr>
          <w:fldChar w:fldCharType="separate"/>
        </w:r>
        <w:r>
          <w:rPr>
            <w:noProof/>
            <w:webHidden/>
          </w:rPr>
          <w:t>262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7" w:history="1">
        <w:r w:rsidRPr="003D24B9">
          <w:rPr>
            <w:rStyle w:val="Hyperlink"/>
            <w:noProof/>
          </w:rPr>
          <w:t>3.2.461</w:t>
        </w:r>
        <w:r>
          <w:rPr>
            <w:rFonts w:asciiTheme="minorHAnsi" w:eastAsiaTheme="minorEastAsia" w:hAnsiTheme="minorHAnsi" w:cstheme="minorBidi"/>
            <w:b w:val="0"/>
            <w:noProof/>
            <w:sz w:val="22"/>
            <w:szCs w:val="22"/>
          </w:rPr>
          <w:tab/>
        </w:r>
        <w:r w:rsidRPr="003D24B9">
          <w:rPr>
            <w:rStyle w:val="Hyperlink"/>
            <w:noProof/>
          </w:rPr>
          <w:t>EVPR – PID $3A02 – Engine Off Natural Vacuum EWMA Test Sample Counter</w:t>
        </w:r>
        <w:r>
          <w:rPr>
            <w:noProof/>
            <w:webHidden/>
          </w:rPr>
          <w:tab/>
        </w:r>
        <w:r>
          <w:rPr>
            <w:noProof/>
            <w:webHidden/>
          </w:rPr>
          <w:fldChar w:fldCharType="begin"/>
        </w:r>
        <w:r>
          <w:rPr>
            <w:noProof/>
            <w:webHidden/>
          </w:rPr>
          <w:instrText xml:space="preserve"> PAGEREF _Toc276633017 \h </w:instrText>
        </w:r>
        <w:r>
          <w:rPr>
            <w:noProof/>
            <w:webHidden/>
          </w:rPr>
        </w:r>
        <w:r>
          <w:rPr>
            <w:noProof/>
            <w:webHidden/>
          </w:rPr>
          <w:fldChar w:fldCharType="separate"/>
        </w:r>
        <w:r>
          <w:rPr>
            <w:noProof/>
            <w:webHidden/>
          </w:rPr>
          <w:t>262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8" w:history="1">
        <w:r w:rsidRPr="003D24B9">
          <w:rPr>
            <w:rStyle w:val="Hyperlink"/>
            <w:noProof/>
          </w:rPr>
          <w:t>3.2.462</w:t>
        </w:r>
        <w:r>
          <w:rPr>
            <w:rFonts w:asciiTheme="minorHAnsi" w:eastAsiaTheme="minorEastAsia" w:hAnsiTheme="minorHAnsi" w:cstheme="minorBidi"/>
            <w:b w:val="0"/>
            <w:noProof/>
            <w:sz w:val="22"/>
            <w:szCs w:val="22"/>
          </w:rPr>
          <w:tab/>
        </w:r>
        <w:r w:rsidRPr="003D24B9">
          <w:rPr>
            <w:rStyle w:val="Hyperlink"/>
            <w:noProof/>
          </w:rPr>
          <w:t>EVPR – PID $3A03 – Accumulated Distance Traveled During Previous Key On Cycles</w:t>
        </w:r>
        <w:r>
          <w:rPr>
            <w:noProof/>
            <w:webHidden/>
          </w:rPr>
          <w:tab/>
        </w:r>
        <w:r>
          <w:rPr>
            <w:noProof/>
            <w:webHidden/>
          </w:rPr>
          <w:fldChar w:fldCharType="begin"/>
        </w:r>
        <w:r>
          <w:rPr>
            <w:noProof/>
            <w:webHidden/>
          </w:rPr>
          <w:instrText xml:space="preserve"> PAGEREF _Toc276633018 \h </w:instrText>
        </w:r>
        <w:r>
          <w:rPr>
            <w:noProof/>
            <w:webHidden/>
          </w:rPr>
        </w:r>
        <w:r>
          <w:rPr>
            <w:noProof/>
            <w:webHidden/>
          </w:rPr>
          <w:fldChar w:fldCharType="separate"/>
        </w:r>
        <w:r>
          <w:rPr>
            <w:noProof/>
            <w:webHidden/>
          </w:rPr>
          <w:t>262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19" w:history="1">
        <w:r w:rsidRPr="003D24B9">
          <w:rPr>
            <w:rStyle w:val="Hyperlink"/>
            <w:noProof/>
          </w:rPr>
          <w:t>3.2.463</w:t>
        </w:r>
        <w:r>
          <w:rPr>
            <w:rFonts w:asciiTheme="minorHAnsi" w:eastAsiaTheme="minorEastAsia" w:hAnsiTheme="minorHAnsi" w:cstheme="minorBidi"/>
            <w:b w:val="0"/>
            <w:noProof/>
            <w:sz w:val="22"/>
            <w:szCs w:val="22"/>
          </w:rPr>
          <w:tab/>
        </w:r>
        <w:r w:rsidRPr="003D24B9">
          <w:rPr>
            <w:rStyle w:val="Hyperlink"/>
            <w:noProof/>
          </w:rPr>
          <w:t>EVPR – PID $3A04 – Engine Off Natural Vacuum Corrected Phase 1 End Pressure</w:t>
        </w:r>
        <w:r>
          <w:rPr>
            <w:noProof/>
            <w:webHidden/>
          </w:rPr>
          <w:tab/>
        </w:r>
        <w:r>
          <w:rPr>
            <w:noProof/>
            <w:webHidden/>
          </w:rPr>
          <w:fldChar w:fldCharType="begin"/>
        </w:r>
        <w:r>
          <w:rPr>
            <w:noProof/>
            <w:webHidden/>
          </w:rPr>
          <w:instrText xml:space="preserve"> PAGEREF _Toc276633019 \h </w:instrText>
        </w:r>
        <w:r>
          <w:rPr>
            <w:noProof/>
            <w:webHidden/>
          </w:rPr>
        </w:r>
        <w:r>
          <w:rPr>
            <w:noProof/>
            <w:webHidden/>
          </w:rPr>
          <w:fldChar w:fldCharType="separate"/>
        </w:r>
        <w:r>
          <w:rPr>
            <w:noProof/>
            <w:webHidden/>
          </w:rPr>
          <w:t>262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20" w:history="1">
        <w:r w:rsidRPr="003D24B9">
          <w:rPr>
            <w:rStyle w:val="Hyperlink"/>
            <w:bCs/>
            <w:noProof/>
            <w:u w:color="000000"/>
          </w:rPr>
          <w:t>3.2.464</w:t>
        </w:r>
        <w:r>
          <w:rPr>
            <w:rFonts w:asciiTheme="minorHAnsi" w:eastAsiaTheme="minorEastAsia" w:hAnsiTheme="minorHAnsi" w:cstheme="minorBidi"/>
            <w:b w:val="0"/>
            <w:noProof/>
            <w:sz w:val="22"/>
            <w:szCs w:val="22"/>
          </w:rPr>
          <w:tab/>
        </w:r>
        <w:r w:rsidRPr="003D24B9">
          <w:rPr>
            <w:rStyle w:val="Hyperlink"/>
            <w:noProof/>
          </w:rPr>
          <w:t>EVPR – PID $3A05 – Engine Off Natural Vacuum Phase 1 Result Pressure</w:t>
        </w:r>
        <w:r>
          <w:rPr>
            <w:noProof/>
            <w:webHidden/>
          </w:rPr>
          <w:tab/>
        </w:r>
        <w:r>
          <w:rPr>
            <w:noProof/>
            <w:webHidden/>
          </w:rPr>
          <w:fldChar w:fldCharType="begin"/>
        </w:r>
        <w:r>
          <w:rPr>
            <w:noProof/>
            <w:webHidden/>
          </w:rPr>
          <w:instrText xml:space="preserve"> PAGEREF _Toc276633020 \h </w:instrText>
        </w:r>
        <w:r>
          <w:rPr>
            <w:noProof/>
            <w:webHidden/>
          </w:rPr>
        </w:r>
        <w:r>
          <w:rPr>
            <w:noProof/>
            <w:webHidden/>
          </w:rPr>
          <w:fldChar w:fldCharType="separate"/>
        </w:r>
        <w:r>
          <w:rPr>
            <w:noProof/>
            <w:webHidden/>
          </w:rPr>
          <w:t>262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21" w:history="1">
        <w:r w:rsidRPr="003D24B9">
          <w:rPr>
            <w:rStyle w:val="Hyperlink"/>
            <w:rFonts w:cs="Times"/>
            <w:bCs/>
            <w:noProof/>
            <w:u w:color="000000"/>
          </w:rPr>
          <w:t>3.2.465</w:t>
        </w:r>
        <w:r>
          <w:rPr>
            <w:rFonts w:asciiTheme="minorHAnsi" w:eastAsiaTheme="minorEastAsia" w:hAnsiTheme="minorHAnsi" w:cstheme="minorBidi"/>
            <w:b w:val="0"/>
            <w:noProof/>
            <w:sz w:val="22"/>
            <w:szCs w:val="22"/>
          </w:rPr>
          <w:tab/>
        </w:r>
        <w:r w:rsidRPr="003D24B9">
          <w:rPr>
            <w:rStyle w:val="Hyperlink"/>
            <w:noProof/>
          </w:rPr>
          <w:t>EVPR – PID $3A06 – Engine Off Natural Vacuum Phase 2 Result Vacuum</w:t>
        </w:r>
        <w:r>
          <w:rPr>
            <w:noProof/>
            <w:webHidden/>
          </w:rPr>
          <w:tab/>
        </w:r>
        <w:r>
          <w:rPr>
            <w:noProof/>
            <w:webHidden/>
          </w:rPr>
          <w:fldChar w:fldCharType="begin"/>
        </w:r>
        <w:r>
          <w:rPr>
            <w:noProof/>
            <w:webHidden/>
          </w:rPr>
          <w:instrText xml:space="preserve"> PAGEREF _Toc276633021 \h </w:instrText>
        </w:r>
        <w:r>
          <w:rPr>
            <w:noProof/>
            <w:webHidden/>
          </w:rPr>
        </w:r>
        <w:r>
          <w:rPr>
            <w:noProof/>
            <w:webHidden/>
          </w:rPr>
          <w:fldChar w:fldCharType="separate"/>
        </w:r>
        <w:r>
          <w:rPr>
            <w:noProof/>
            <w:webHidden/>
          </w:rPr>
          <w:t>263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22" w:history="1">
        <w:r w:rsidRPr="003D24B9">
          <w:rPr>
            <w:rStyle w:val="Hyperlink"/>
            <w:noProof/>
          </w:rPr>
          <w:t>3.2.466</w:t>
        </w:r>
        <w:r>
          <w:rPr>
            <w:rFonts w:asciiTheme="minorHAnsi" w:eastAsiaTheme="minorEastAsia" w:hAnsiTheme="minorHAnsi" w:cstheme="minorBidi"/>
            <w:b w:val="0"/>
            <w:noProof/>
            <w:sz w:val="22"/>
            <w:szCs w:val="22"/>
          </w:rPr>
          <w:tab/>
        </w:r>
        <w:r w:rsidRPr="003D24B9">
          <w:rPr>
            <w:rStyle w:val="Hyperlink"/>
            <w:noProof/>
          </w:rPr>
          <w:t>EVPR – PID $3A07 – Engine Running EVAP Diagnostics Fault History</w:t>
        </w:r>
        <w:r>
          <w:rPr>
            <w:noProof/>
            <w:webHidden/>
          </w:rPr>
          <w:tab/>
        </w:r>
        <w:r>
          <w:rPr>
            <w:noProof/>
            <w:webHidden/>
          </w:rPr>
          <w:fldChar w:fldCharType="begin"/>
        </w:r>
        <w:r>
          <w:rPr>
            <w:noProof/>
            <w:webHidden/>
          </w:rPr>
          <w:instrText xml:space="preserve"> PAGEREF _Toc276633022 \h </w:instrText>
        </w:r>
        <w:r>
          <w:rPr>
            <w:noProof/>
            <w:webHidden/>
          </w:rPr>
        </w:r>
        <w:r>
          <w:rPr>
            <w:noProof/>
            <w:webHidden/>
          </w:rPr>
          <w:fldChar w:fldCharType="separate"/>
        </w:r>
        <w:r>
          <w:rPr>
            <w:noProof/>
            <w:webHidden/>
          </w:rPr>
          <w:t>263</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23" w:history="1">
        <w:r w:rsidRPr="003D24B9">
          <w:rPr>
            <w:rStyle w:val="Hyperlink"/>
            <w:noProof/>
          </w:rPr>
          <w:t>3.3</w:t>
        </w:r>
        <w:r>
          <w:rPr>
            <w:rFonts w:asciiTheme="minorHAnsi" w:eastAsiaTheme="minorEastAsia" w:hAnsiTheme="minorHAnsi" w:cstheme="minorBidi"/>
            <w:b w:val="0"/>
            <w:noProof/>
            <w:sz w:val="22"/>
            <w:szCs w:val="22"/>
          </w:rPr>
          <w:tab/>
        </w:r>
        <w:r w:rsidRPr="003D24B9">
          <w:rPr>
            <w:rStyle w:val="Hyperlink"/>
            <w:noProof/>
          </w:rPr>
          <w:t>Development PIDs</w:t>
        </w:r>
        <w:r>
          <w:rPr>
            <w:noProof/>
            <w:webHidden/>
          </w:rPr>
          <w:tab/>
        </w:r>
        <w:r>
          <w:rPr>
            <w:noProof/>
            <w:webHidden/>
          </w:rPr>
          <w:fldChar w:fldCharType="begin"/>
        </w:r>
        <w:r>
          <w:rPr>
            <w:noProof/>
            <w:webHidden/>
          </w:rPr>
          <w:instrText xml:space="preserve"> PAGEREF _Toc276633023 \h </w:instrText>
        </w:r>
        <w:r>
          <w:rPr>
            <w:noProof/>
            <w:webHidden/>
          </w:rPr>
        </w:r>
        <w:r>
          <w:rPr>
            <w:noProof/>
            <w:webHidden/>
          </w:rPr>
          <w:fldChar w:fldCharType="separate"/>
        </w:r>
        <w:r>
          <w:rPr>
            <w:noProof/>
            <w:webHidden/>
          </w:rPr>
          <w:t>263</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3024" w:history="1">
        <w:r w:rsidRPr="003D24B9">
          <w:rPr>
            <w:rStyle w:val="Hyperlink"/>
            <w:noProof/>
          </w:rPr>
          <w:t>4.</w:t>
        </w:r>
        <w:r>
          <w:rPr>
            <w:rFonts w:asciiTheme="minorHAnsi" w:eastAsiaTheme="minorEastAsia" w:hAnsiTheme="minorHAnsi" w:cstheme="minorBidi"/>
            <w:b w:val="0"/>
            <w:noProof/>
            <w:sz w:val="22"/>
            <w:szCs w:val="22"/>
          </w:rPr>
          <w:tab/>
        </w:r>
        <w:r w:rsidRPr="003D24B9">
          <w:rPr>
            <w:rStyle w:val="Hyperlink"/>
            <w:noProof/>
          </w:rPr>
          <w:t>Data Identifiers (DIDs)</w:t>
        </w:r>
        <w:r>
          <w:rPr>
            <w:noProof/>
            <w:webHidden/>
          </w:rPr>
          <w:tab/>
        </w:r>
        <w:r>
          <w:rPr>
            <w:noProof/>
            <w:webHidden/>
          </w:rPr>
          <w:fldChar w:fldCharType="begin"/>
        </w:r>
        <w:r>
          <w:rPr>
            <w:noProof/>
            <w:webHidden/>
          </w:rPr>
          <w:instrText xml:space="preserve"> PAGEREF _Toc276633024 \h </w:instrText>
        </w:r>
        <w:r>
          <w:rPr>
            <w:noProof/>
            <w:webHidden/>
          </w:rPr>
        </w:r>
        <w:r>
          <w:rPr>
            <w:noProof/>
            <w:webHidden/>
          </w:rPr>
          <w:fldChar w:fldCharType="separate"/>
        </w:r>
        <w:r>
          <w:rPr>
            <w:noProof/>
            <w:webHidden/>
          </w:rPr>
          <w:t>265</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25" w:history="1">
        <w:r w:rsidRPr="003D24B9">
          <w:rPr>
            <w:rStyle w:val="Hyperlink"/>
            <w:noProof/>
          </w:rPr>
          <w:t>4.1</w:t>
        </w:r>
        <w:r>
          <w:rPr>
            <w:rFonts w:asciiTheme="minorHAnsi" w:eastAsiaTheme="minorEastAsia" w:hAnsiTheme="minorHAnsi" w:cstheme="minorBidi"/>
            <w:b w:val="0"/>
            <w:noProof/>
            <w:sz w:val="22"/>
            <w:szCs w:val="22"/>
          </w:rPr>
          <w:tab/>
        </w:r>
        <w:r w:rsidRPr="003D24B9">
          <w:rPr>
            <w:rStyle w:val="Hyperlink"/>
            <w:noProof/>
          </w:rPr>
          <w:t>Application Specific DIDs</w:t>
        </w:r>
        <w:r>
          <w:rPr>
            <w:noProof/>
            <w:webHidden/>
          </w:rPr>
          <w:tab/>
        </w:r>
        <w:r>
          <w:rPr>
            <w:noProof/>
            <w:webHidden/>
          </w:rPr>
          <w:fldChar w:fldCharType="begin"/>
        </w:r>
        <w:r>
          <w:rPr>
            <w:noProof/>
            <w:webHidden/>
          </w:rPr>
          <w:instrText xml:space="preserve"> PAGEREF _Toc276633025 \h </w:instrText>
        </w:r>
        <w:r>
          <w:rPr>
            <w:noProof/>
            <w:webHidden/>
          </w:rPr>
        </w:r>
        <w:r>
          <w:rPr>
            <w:noProof/>
            <w:webHidden/>
          </w:rPr>
          <w:fldChar w:fldCharType="separate"/>
        </w:r>
        <w:r>
          <w:rPr>
            <w:noProof/>
            <w:webHidden/>
          </w:rPr>
          <w:t>266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26" w:history="1">
        <w:r w:rsidRPr="003D24B9">
          <w:rPr>
            <w:rStyle w:val="Hyperlink"/>
            <w:noProof/>
          </w:rPr>
          <w:t>4.1.1</w:t>
        </w:r>
        <w:r>
          <w:rPr>
            <w:rFonts w:asciiTheme="minorHAnsi" w:eastAsiaTheme="minorEastAsia" w:hAnsiTheme="minorHAnsi" w:cstheme="minorBidi"/>
            <w:b w:val="0"/>
            <w:noProof/>
            <w:sz w:val="22"/>
            <w:szCs w:val="22"/>
          </w:rPr>
          <w:tab/>
        </w:r>
        <w:r w:rsidRPr="003D24B9">
          <w:rPr>
            <w:rStyle w:val="Hyperlink"/>
            <w:noProof/>
          </w:rPr>
          <w:t>VINR – DID $28 – Odometer Vehicle Identification Number</w:t>
        </w:r>
        <w:r>
          <w:rPr>
            <w:noProof/>
            <w:webHidden/>
          </w:rPr>
          <w:tab/>
        </w:r>
        <w:r>
          <w:rPr>
            <w:noProof/>
            <w:webHidden/>
          </w:rPr>
          <w:fldChar w:fldCharType="begin"/>
        </w:r>
        <w:r>
          <w:rPr>
            <w:noProof/>
            <w:webHidden/>
          </w:rPr>
          <w:instrText xml:space="preserve"> PAGEREF _Toc276633026 \h </w:instrText>
        </w:r>
        <w:r>
          <w:rPr>
            <w:noProof/>
            <w:webHidden/>
          </w:rPr>
        </w:r>
        <w:r>
          <w:rPr>
            <w:noProof/>
            <w:webHidden/>
          </w:rPr>
          <w:fldChar w:fldCharType="separate"/>
        </w:r>
        <w:r>
          <w:rPr>
            <w:noProof/>
            <w:webHidden/>
          </w:rPr>
          <w:t>266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27" w:history="1">
        <w:r w:rsidRPr="003D24B9">
          <w:rPr>
            <w:rStyle w:val="Hyperlink"/>
            <w:noProof/>
          </w:rPr>
          <w:t>4.1.2</w:t>
        </w:r>
        <w:r>
          <w:rPr>
            <w:rFonts w:asciiTheme="minorHAnsi" w:eastAsiaTheme="minorEastAsia" w:hAnsiTheme="minorHAnsi" w:cstheme="minorBidi"/>
            <w:b w:val="0"/>
            <w:noProof/>
            <w:sz w:val="22"/>
            <w:szCs w:val="22"/>
          </w:rPr>
          <w:tab/>
        </w:r>
        <w:r w:rsidRPr="003D24B9">
          <w:rPr>
            <w:rStyle w:val="Hyperlink"/>
            <w:noProof/>
          </w:rPr>
          <w:t>MEMR – DID $29 – Primary Calibration Flash History</w:t>
        </w:r>
        <w:r>
          <w:rPr>
            <w:noProof/>
            <w:webHidden/>
          </w:rPr>
          <w:tab/>
        </w:r>
        <w:r>
          <w:rPr>
            <w:noProof/>
            <w:webHidden/>
          </w:rPr>
          <w:fldChar w:fldCharType="begin"/>
        </w:r>
        <w:r>
          <w:rPr>
            <w:noProof/>
            <w:webHidden/>
          </w:rPr>
          <w:instrText xml:space="preserve"> PAGEREF _Toc276633027 \h </w:instrText>
        </w:r>
        <w:r>
          <w:rPr>
            <w:noProof/>
            <w:webHidden/>
          </w:rPr>
        </w:r>
        <w:r>
          <w:rPr>
            <w:noProof/>
            <w:webHidden/>
          </w:rPr>
          <w:fldChar w:fldCharType="separate"/>
        </w:r>
        <w:r>
          <w:rPr>
            <w:noProof/>
            <w:webHidden/>
          </w:rPr>
          <w:t>268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28" w:history="1">
        <w:r w:rsidRPr="003D24B9">
          <w:rPr>
            <w:rStyle w:val="Hyperlink"/>
            <w:noProof/>
          </w:rPr>
          <w:t>4.1.3</w:t>
        </w:r>
        <w:r>
          <w:rPr>
            <w:rFonts w:asciiTheme="minorHAnsi" w:eastAsiaTheme="minorEastAsia" w:hAnsiTheme="minorHAnsi" w:cstheme="minorBidi"/>
            <w:b w:val="0"/>
            <w:noProof/>
            <w:sz w:val="22"/>
            <w:szCs w:val="22"/>
          </w:rPr>
          <w:tab/>
        </w:r>
        <w:r w:rsidRPr="003D24B9">
          <w:rPr>
            <w:rStyle w:val="Hyperlink"/>
            <w:noProof/>
          </w:rPr>
          <w:t>IMOR – DID $30 – Powertrain Immobilizer Configuration</w:t>
        </w:r>
        <w:r>
          <w:rPr>
            <w:noProof/>
            <w:webHidden/>
          </w:rPr>
          <w:tab/>
        </w:r>
        <w:r>
          <w:rPr>
            <w:noProof/>
            <w:webHidden/>
          </w:rPr>
          <w:fldChar w:fldCharType="begin"/>
        </w:r>
        <w:r>
          <w:rPr>
            <w:noProof/>
            <w:webHidden/>
          </w:rPr>
          <w:instrText xml:space="preserve"> PAGEREF _Toc276633028 \h </w:instrText>
        </w:r>
        <w:r>
          <w:rPr>
            <w:noProof/>
            <w:webHidden/>
          </w:rPr>
        </w:r>
        <w:r>
          <w:rPr>
            <w:noProof/>
            <w:webHidden/>
          </w:rPr>
          <w:fldChar w:fldCharType="separate"/>
        </w:r>
        <w:r>
          <w:rPr>
            <w:noProof/>
            <w:webHidden/>
          </w:rPr>
          <w:t>269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29" w:history="1">
        <w:r w:rsidRPr="003D24B9">
          <w:rPr>
            <w:rStyle w:val="Hyperlink"/>
            <w:noProof/>
          </w:rPr>
          <w:t>4.1.4</w:t>
        </w:r>
        <w:r>
          <w:rPr>
            <w:rFonts w:asciiTheme="minorHAnsi" w:eastAsiaTheme="minorEastAsia" w:hAnsiTheme="minorHAnsi" w:cstheme="minorBidi"/>
            <w:b w:val="0"/>
            <w:noProof/>
            <w:sz w:val="22"/>
            <w:szCs w:val="22"/>
          </w:rPr>
          <w:tab/>
        </w:r>
        <w:r w:rsidRPr="003D24B9">
          <w:rPr>
            <w:rStyle w:val="Hyperlink"/>
            <w:noProof/>
          </w:rPr>
          <w:t>IMOR – DID $31 – Powertrain Immobilizer Calibrations</w:t>
        </w:r>
        <w:r>
          <w:rPr>
            <w:noProof/>
            <w:webHidden/>
          </w:rPr>
          <w:tab/>
        </w:r>
        <w:r>
          <w:rPr>
            <w:noProof/>
            <w:webHidden/>
          </w:rPr>
          <w:fldChar w:fldCharType="begin"/>
        </w:r>
        <w:r>
          <w:rPr>
            <w:noProof/>
            <w:webHidden/>
          </w:rPr>
          <w:instrText xml:space="preserve"> PAGEREF _Toc276633029 \h </w:instrText>
        </w:r>
        <w:r>
          <w:rPr>
            <w:noProof/>
            <w:webHidden/>
          </w:rPr>
        </w:r>
        <w:r>
          <w:rPr>
            <w:noProof/>
            <w:webHidden/>
          </w:rPr>
          <w:fldChar w:fldCharType="separate"/>
        </w:r>
        <w:r>
          <w:rPr>
            <w:noProof/>
            <w:webHidden/>
          </w:rPr>
          <w:t>270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30" w:history="1">
        <w:r w:rsidRPr="003D24B9">
          <w:rPr>
            <w:rStyle w:val="Hyperlink"/>
            <w:noProof/>
          </w:rPr>
          <w:t>4.1.5</w:t>
        </w:r>
        <w:r>
          <w:rPr>
            <w:rFonts w:asciiTheme="minorHAnsi" w:eastAsiaTheme="minorEastAsia" w:hAnsiTheme="minorHAnsi" w:cstheme="minorBidi"/>
            <w:b w:val="0"/>
            <w:noProof/>
            <w:sz w:val="22"/>
            <w:szCs w:val="22"/>
          </w:rPr>
          <w:tab/>
        </w:r>
        <w:r w:rsidRPr="003D24B9">
          <w:rPr>
            <w:rStyle w:val="Hyperlink"/>
            <w:noProof/>
          </w:rPr>
          <w:t>RVSR – DID $32 – Remaining Remote Starts</w:t>
        </w:r>
        <w:r>
          <w:rPr>
            <w:noProof/>
            <w:webHidden/>
          </w:rPr>
          <w:tab/>
        </w:r>
        <w:r>
          <w:rPr>
            <w:noProof/>
            <w:webHidden/>
          </w:rPr>
          <w:fldChar w:fldCharType="begin"/>
        </w:r>
        <w:r>
          <w:rPr>
            <w:noProof/>
            <w:webHidden/>
          </w:rPr>
          <w:instrText xml:space="preserve"> PAGEREF _Toc276633030 \h </w:instrText>
        </w:r>
        <w:r>
          <w:rPr>
            <w:noProof/>
            <w:webHidden/>
          </w:rPr>
        </w:r>
        <w:r>
          <w:rPr>
            <w:noProof/>
            <w:webHidden/>
          </w:rPr>
          <w:fldChar w:fldCharType="separate"/>
        </w:r>
        <w:r>
          <w:rPr>
            <w:noProof/>
            <w:webHidden/>
          </w:rPr>
          <w:t>270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31" w:history="1">
        <w:r w:rsidRPr="003D24B9">
          <w:rPr>
            <w:rStyle w:val="Hyperlink"/>
            <w:noProof/>
          </w:rPr>
          <w:t>4.1.6</w:t>
        </w:r>
        <w:r>
          <w:rPr>
            <w:rFonts w:asciiTheme="minorHAnsi" w:eastAsiaTheme="minorEastAsia" w:hAnsiTheme="minorHAnsi" w:cstheme="minorBidi"/>
            <w:b w:val="0"/>
            <w:noProof/>
            <w:sz w:val="22"/>
            <w:szCs w:val="22"/>
          </w:rPr>
          <w:tab/>
        </w:r>
        <w:r w:rsidRPr="003D24B9">
          <w:rPr>
            <w:rStyle w:val="Hyperlink"/>
            <w:noProof/>
          </w:rPr>
          <w:t>SPRR – DID $41 – Transmission 1-2 Upshift Pressure Adapts</w:t>
        </w:r>
        <w:r>
          <w:rPr>
            <w:noProof/>
            <w:webHidden/>
          </w:rPr>
          <w:tab/>
        </w:r>
        <w:r>
          <w:rPr>
            <w:noProof/>
            <w:webHidden/>
          </w:rPr>
          <w:fldChar w:fldCharType="begin"/>
        </w:r>
        <w:r>
          <w:rPr>
            <w:noProof/>
            <w:webHidden/>
          </w:rPr>
          <w:instrText xml:space="preserve"> PAGEREF _Toc276633031 \h </w:instrText>
        </w:r>
        <w:r>
          <w:rPr>
            <w:noProof/>
            <w:webHidden/>
          </w:rPr>
        </w:r>
        <w:r>
          <w:rPr>
            <w:noProof/>
            <w:webHidden/>
          </w:rPr>
          <w:fldChar w:fldCharType="separate"/>
        </w:r>
        <w:r>
          <w:rPr>
            <w:noProof/>
            <w:webHidden/>
          </w:rPr>
          <w:t>271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32" w:history="1">
        <w:r w:rsidRPr="003D24B9">
          <w:rPr>
            <w:rStyle w:val="Hyperlink"/>
            <w:noProof/>
          </w:rPr>
          <w:t>4.1.7</w:t>
        </w:r>
        <w:r>
          <w:rPr>
            <w:rFonts w:asciiTheme="minorHAnsi" w:eastAsiaTheme="minorEastAsia" w:hAnsiTheme="minorHAnsi" w:cstheme="minorBidi"/>
            <w:b w:val="0"/>
            <w:noProof/>
            <w:sz w:val="22"/>
            <w:szCs w:val="22"/>
          </w:rPr>
          <w:tab/>
        </w:r>
        <w:r w:rsidRPr="003D24B9">
          <w:rPr>
            <w:rStyle w:val="Hyperlink"/>
            <w:noProof/>
          </w:rPr>
          <w:t>SPRR – DID $42 – Transmission 2-3 Upshift Pressure Adapts</w:t>
        </w:r>
        <w:r>
          <w:rPr>
            <w:noProof/>
            <w:webHidden/>
          </w:rPr>
          <w:tab/>
        </w:r>
        <w:r>
          <w:rPr>
            <w:noProof/>
            <w:webHidden/>
          </w:rPr>
          <w:fldChar w:fldCharType="begin"/>
        </w:r>
        <w:r>
          <w:rPr>
            <w:noProof/>
            <w:webHidden/>
          </w:rPr>
          <w:instrText xml:space="preserve"> PAGEREF _Toc276633032 \h </w:instrText>
        </w:r>
        <w:r>
          <w:rPr>
            <w:noProof/>
            <w:webHidden/>
          </w:rPr>
        </w:r>
        <w:r>
          <w:rPr>
            <w:noProof/>
            <w:webHidden/>
          </w:rPr>
          <w:fldChar w:fldCharType="separate"/>
        </w:r>
        <w:r>
          <w:rPr>
            <w:noProof/>
            <w:webHidden/>
          </w:rPr>
          <w:t>272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33" w:history="1">
        <w:r w:rsidRPr="003D24B9">
          <w:rPr>
            <w:rStyle w:val="Hyperlink"/>
            <w:noProof/>
          </w:rPr>
          <w:t>4.1.8</w:t>
        </w:r>
        <w:r>
          <w:rPr>
            <w:rFonts w:asciiTheme="minorHAnsi" w:eastAsiaTheme="minorEastAsia" w:hAnsiTheme="minorHAnsi" w:cstheme="minorBidi"/>
            <w:b w:val="0"/>
            <w:noProof/>
            <w:sz w:val="22"/>
            <w:szCs w:val="22"/>
          </w:rPr>
          <w:tab/>
        </w:r>
        <w:r w:rsidRPr="003D24B9">
          <w:rPr>
            <w:rStyle w:val="Hyperlink"/>
            <w:noProof/>
          </w:rPr>
          <w:t>SPRR – DID $43 – Transmission 3-4 Upshift Pressure Adapts</w:t>
        </w:r>
        <w:r>
          <w:rPr>
            <w:noProof/>
            <w:webHidden/>
          </w:rPr>
          <w:tab/>
        </w:r>
        <w:r>
          <w:rPr>
            <w:noProof/>
            <w:webHidden/>
          </w:rPr>
          <w:fldChar w:fldCharType="begin"/>
        </w:r>
        <w:r>
          <w:rPr>
            <w:noProof/>
            <w:webHidden/>
          </w:rPr>
          <w:instrText xml:space="preserve"> PAGEREF _Toc276633033 \h </w:instrText>
        </w:r>
        <w:r>
          <w:rPr>
            <w:noProof/>
            <w:webHidden/>
          </w:rPr>
        </w:r>
        <w:r>
          <w:rPr>
            <w:noProof/>
            <w:webHidden/>
          </w:rPr>
          <w:fldChar w:fldCharType="separate"/>
        </w:r>
        <w:r>
          <w:rPr>
            <w:noProof/>
            <w:webHidden/>
          </w:rPr>
          <w:t>273</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34" w:history="1">
        <w:r w:rsidRPr="003D24B9">
          <w:rPr>
            <w:rStyle w:val="Hyperlink"/>
            <w:noProof/>
          </w:rPr>
          <w:t>4.1.9</w:t>
        </w:r>
        <w:r>
          <w:rPr>
            <w:rFonts w:asciiTheme="minorHAnsi" w:eastAsiaTheme="minorEastAsia" w:hAnsiTheme="minorHAnsi" w:cstheme="minorBidi"/>
            <w:b w:val="0"/>
            <w:noProof/>
            <w:sz w:val="22"/>
            <w:szCs w:val="22"/>
          </w:rPr>
          <w:tab/>
        </w:r>
        <w:r w:rsidRPr="003D24B9">
          <w:rPr>
            <w:rStyle w:val="Hyperlink"/>
            <w:noProof/>
          </w:rPr>
          <w:t>SPRR – DID $44 – Transmission 4-5 Upshift Pressure Adapts</w:t>
        </w:r>
        <w:r>
          <w:rPr>
            <w:noProof/>
            <w:webHidden/>
          </w:rPr>
          <w:tab/>
        </w:r>
        <w:r>
          <w:rPr>
            <w:noProof/>
            <w:webHidden/>
          </w:rPr>
          <w:fldChar w:fldCharType="begin"/>
        </w:r>
        <w:r>
          <w:rPr>
            <w:noProof/>
            <w:webHidden/>
          </w:rPr>
          <w:instrText xml:space="preserve"> PAGEREF _Toc276633034 \h </w:instrText>
        </w:r>
        <w:r>
          <w:rPr>
            <w:noProof/>
            <w:webHidden/>
          </w:rPr>
        </w:r>
        <w:r>
          <w:rPr>
            <w:noProof/>
            <w:webHidden/>
          </w:rPr>
          <w:fldChar w:fldCharType="separate"/>
        </w:r>
        <w:r>
          <w:rPr>
            <w:noProof/>
            <w:webHidden/>
          </w:rPr>
          <w:t>274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35" w:history="1">
        <w:r w:rsidRPr="003D24B9">
          <w:rPr>
            <w:rStyle w:val="Hyperlink"/>
            <w:noProof/>
          </w:rPr>
          <w:t>4.1.10</w:t>
        </w:r>
        <w:r>
          <w:rPr>
            <w:rFonts w:asciiTheme="minorHAnsi" w:eastAsiaTheme="minorEastAsia" w:hAnsiTheme="minorHAnsi" w:cstheme="minorBidi"/>
            <w:b w:val="0"/>
            <w:noProof/>
            <w:sz w:val="22"/>
            <w:szCs w:val="22"/>
          </w:rPr>
          <w:tab/>
        </w:r>
        <w:r w:rsidRPr="003D24B9">
          <w:rPr>
            <w:rStyle w:val="Hyperlink"/>
            <w:noProof/>
          </w:rPr>
          <w:t>TPCR – DID $48 – Line Pressure Learned Characteristics</w:t>
        </w:r>
        <w:r>
          <w:rPr>
            <w:noProof/>
            <w:webHidden/>
          </w:rPr>
          <w:tab/>
        </w:r>
        <w:r>
          <w:rPr>
            <w:noProof/>
            <w:webHidden/>
          </w:rPr>
          <w:fldChar w:fldCharType="begin"/>
        </w:r>
        <w:r>
          <w:rPr>
            <w:noProof/>
            <w:webHidden/>
          </w:rPr>
          <w:instrText xml:space="preserve"> PAGEREF _Toc276633035 \h </w:instrText>
        </w:r>
        <w:r>
          <w:rPr>
            <w:noProof/>
            <w:webHidden/>
          </w:rPr>
        </w:r>
        <w:r>
          <w:rPr>
            <w:noProof/>
            <w:webHidden/>
          </w:rPr>
          <w:fldChar w:fldCharType="separate"/>
        </w:r>
        <w:r>
          <w:rPr>
            <w:noProof/>
            <w:webHidden/>
          </w:rPr>
          <w:t>275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36" w:history="1">
        <w:r w:rsidRPr="003D24B9">
          <w:rPr>
            <w:rStyle w:val="Hyperlink"/>
            <w:noProof/>
          </w:rPr>
          <w:t>4.1.11</w:t>
        </w:r>
        <w:r>
          <w:rPr>
            <w:rFonts w:asciiTheme="minorHAnsi" w:eastAsiaTheme="minorEastAsia" w:hAnsiTheme="minorHAnsi" w:cstheme="minorBidi"/>
            <w:b w:val="0"/>
            <w:noProof/>
            <w:sz w:val="22"/>
            <w:szCs w:val="22"/>
          </w:rPr>
          <w:tab/>
        </w:r>
        <w:r w:rsidRPr="003D24B9">
          <w:rPr>
            <w:rStyle w:val="Hyperlink"/>
            <w:noProof/>
          </w:rPr>
          <w:t>TQTR – DID $49 – Torque Converter Learned Characteristics</w:t>
        </w:r>
        <w:r>
          <w:rPr>
            <w:noProof/>
            <w:webHidden/>
          </w:rPr>
          <w:tab/>
        </w:r>
        <w:r>
          <w:rPr>
            <w:noProof/>
            <w:webHidden/>
          </w:rPr>
          <w:fldChar w:fldCharType="begin"/>
        </w:r>
        <w:r>
          <w:rPr>
            <w:noProof/>
            <w:webHidden/>
          </w:rPr>
          <w:instrText xml:space="preserve"> PAGEREF _Toc276633036 \h </w:instrText>
        </w:r>
        <w:r>
          <w:rPr>
            <w:noProof/>
            <w:webHidden/>
          </w:rPr>
        </w:r>
        <w:r>
          <w:rPr>
            <w:noProof/>
            <w:webHidden/>
          </w:rPr>
          <w:fldChar w:fldCharType="separate"/>
        </w:r>
        <w:r>
          <w:rPr>
            <w:noProof/>
            <w:webHidden/>
          </w:rPr>
          <w:t>275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37" w:history="1">
        <w:r w:rsidRPr="003D24B9">
          <w:rPr>
            <w:rStyle w:val="Hyperlink"/>
            <w:noProof/>
          </w:rPr>
          <w:t>4.1.12</w:t>
        </w:r>
        <w:r>
          <w:rPr>
            <w:rFonts w:asciiTheme="minorHAnsi" w:eastAsiaTheme="minorEastAsia" w:hAnsiTheme="minorHAnsi" w:cstheme="minorBidi"/>
            <w:b w:val="0"/>
            <w:noProof/>
            <w:sz w:val="22"/>
            <w:szCs w:val="22"/>
          </w:rPr>
          <w:tab/>
        </w:r>
        <w:r w:rsidRPr="003D24B9">
          <w:rPr>
            <w:rStyle w:val="Hyperlink"/>
            <w:noProof/>
          </w:rPr>
          <w:t>RSCR – DID $4A – Clutch 1 Pressure Learned Characteristics</w:t>
        </w:r>
        <w:r>
          <w:rPr>
            <w:noProof/>
            <w:webHidden/>
          </w:rPr>
          <w:tab/>
        </w:r>
        <w:r>
          <w:rPr>
            <w:noProof/>
            <w:webHidden/>
          </w:rPr>
          <w:fldChar w:fldCharType="begin"/>
        </w:r>
        <w:r>
          <w:rPr>
            <w:noProof/>
            <w:webHidden/>
          </w:rPr>
          <w:instrText xml:space="preserve"> PAGEREF _Toc276633037 \h </w:instrText>
        </w:r>
        <w:r>
          <w:rPr>
            <w:noProof/>
            <w:webHidden/>
          </w:rPr>
        </w:r>
        <w:r>
          <w:rPr>
            <w:noProof/>
            <w:webHidden/>
          </w:rPr>
          <w:fldChar w:fldCharType="separate"/>
        </w:r>
        <w:r>
          <w:rPr>
            <w:noProof/>
            <w:webHidden/>
          </w:rPr>
          <w:t>276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38" w:history="1">
        <w:r w:rsidRPr="003D24B9">
          <w:rPr>
            <w:rStyle w:val="Hyperlink"/>
            <w:noProof/>
          </w:rPr>
          <w:t>4.1.13</w:t>
        </w:r>
        <w:r>
          <w:rPr>
            <w:rFonts w:asciiTheme="minorHAnsi" w:eastAsiaTheme="minorEastAsia" w:hAnsiTheme="minorHAnsi" w:cstheme="minorBidi"/>
            <w:b w:val="0"/>
            <w:noProof/>
            <w:sz w:val="22"/>
            <w:szCs w:val="22"/>
          </w:rPr>
          <w:tab/>
        </w:r>
        <w:r w:rsidRPr="003D24B9">
          <w:rPr>
            <w:rStyle w:val="Hyperlink"/>
            <w:noProof/>
          </w:rPr>
          <w:t>RSCR – DID $4B – Clutch 2 Pressure Learned Characteristics</w:t>
        </w:r>
        <w:r>
          <w:rPr>
            <w:noProof/>
            <w:webHidden/>
          </w:rPr>
          <w:tab/>
        </w:r>
        <w:r>
          <w:rPr>
            <w:noProof/>
            <w:webHidden/>
          </w:rPr>
          <w:fldChar w:fldCharType="begin"/>
        </w:r>
        <w:r>
          <w:rPr>
            <w:noProof/>
            <w:webHidden/>
          </w:rPr>
          <w:instrText xml:space="preserve"> PAGEREF _Toc276633038 \h </w:instrText>
        </w:r>
        <w:r>
          <w:rPr>
            <w:noProof/>
            <w:webHidden/>
          </w:rPr>
        </w:r>
        <w:r>
          <w:rPr>
            <w:noProof/>
            <w:webHidden/>
          </w:rPr>
          <w:fldChar w:fldCharType="separate"/>
        </w:r>
        <w:r>
          <w:rPr>
            <w:noProof/>
            <w:webHidden/>
          </w:rPr>
          <w:t>276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39" w:history="1">
        <w:r w:rsidRPr="003D24B9">
          <w:rPr>
            <w:rStyle w:val="Hyperlink"/>
            <w:noProof/>
          </w:rPr>
          <w:t>4.1.14</w:t>
        </w:r>
        <w:r>
          <w:rPr>
            <w:rFonts w:asciiTheme="minorHAnsi" w:eastAsiaTheme="minorEastAsia" w:hAnsiTheme="minorHAnsi" w:cstheme="minorBidi"/>
            <w:b w:val="0"/>
            <w:noProof/>
            <w:sz w:val="22"/>
            <w:szCs w:val="22"/>
          </w:rPr>
          <w:tab/>
        </w:r>
        <w:r w:rsidRPr="003D24B9">
          <w:rPr>
            <w:rStyle w:val="Hyperlink"/>
            <w:noProof/>
          </w:rPr>
          <w:t>RSCR – DID $4C – Clutch 3 Pressure Learned Characteristics</w:t>
        </w:r>
        <w:r>
          <w:rPr>
            <w:noProof/>
            <w:webHidden/>
          </w:rPr>
          <w:tab/>
        </w:r>
        <w:r>
          <w:rPr>
            <w:noProof/>
            <w:webHidden/>
          </w:rPr>
          <w:fldChar w:fldCharType="begin"/>
        </w:r>
        <w:r>
          <w:rPr>
            <w:noProof/>
            <w:webHidden/>
          </w:rPr>
          <w:instrText xml:space="preserve"> PAGEREF _Toc276633039 \h </w:instrText>
        </w:r>
        <w:r>
          <w:rPr>
            <w:noProof/>
            <w:webHidden/>
          </w:rPr>
        </w:r>
        <w:r>
          <w:rPr>
            <w:noProof/>
            <w:webHidden/>
          </w:rPr>
          <w:fldChar w:fldCharType="separate"/>
        </w:r>
        <w:r>
          <w:rPr>
            <w:noProof/>
            <w:webHidden/>
          </w:rPr>
          <w:t>277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0" w:history="1">
        <w:r w:rsidRPr="003D24B9">
          <w:rPr>
            <w:rStyle w:val="Hyperlink"/>
            <w:noProof/>
          </w:rPr>
          <w:t>4.1.15</w:t>
        </w:r>
        <w:r>
          <w:rPr>
            <w:rFonts w:asciiTheme="minorHAnsi" w:eastAsiaTheme="minorEastAsia" w:hAnsiTheme="minorHAnsi" w:cstheme="minorBidi"/>
            <w:b w:val="0"/>
            <w:noProof/>
            <w:sz w:val="22"/>
            <w:szCs w:val="22"/>
          </w:rPr>
          <w:tab/>
        </w:r>
        <w:r w:rsidRPr="003D24B9">
          <w:rPr>
            <w:rStyle w:val="Hyperlink"/>
            <w:noProof/>
          </w:rPr>
          <w:t>RSCR – DID $4D – Clutch 4 Pressure Learned Characteristics</w:t>
        </w:r>
        <w:r>
          <w:rPr>
            <w:noProof/>
            <w:webHidden/>
          </w:rPr>
          <w:tab/>
        </w:r>
        <w:r>
          <w:rPr>
            <w:noProof/>
            <w:webHidden/>
          </w:rPr>
          <w:fldChar w:fldCharType="begin"/>
        </w:r>
        <w:r>
          <w:rPr>
            <w:noProof/>
            <w:webHidden/>
          </w:rPr>
          <w:instrText xml:space="preserve"> PAGEREF _Toc276633040 \h </w:instrText>
        </w:r>
        <w:r>
          <w:rPr>
            <w:noProof/>
            <w:webHidden/>
          </w:rPr>
        </w:r>
        <w:r>
          <w:rPr>
            <w:noProof/>
            <w:webHidden/>
          </w:rPr>
          <w:fldChar w:fldCharType="separate"/>
        </w:r>
        <w:r>
          <w:rPr>
            <w:noProof/>
            <w:webHidden/>
          </w:rPr>
          <w:t>277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1" w:history="1">
        <w:r w:rsidRPr="003D24B9">
          <w:rPr>
            <w:rStyle w:val="Hyperlink"/>
            <w:noProof/>
          </w:rPr>
          <w:t>4.1.16</w:t>
        </w:r>
        <w:r>
          <w:rPr>
            <w:rFonts w:asciiTheme="minorHAnsi" w:eastAsiaTheme="minorEastAsia" w:hAnsiTheme="minorHAnsi" w:cstheme="minorBidi"/>
            <w:b w:val="0"/>
            <w:noProof/>
            <w:sz w:val="22"/>
            <w:szCs w:val="22"/>
          </w:rPr>
          <w:tab/>
        </w:r>
        <w:r w:rsidRPr="003D24B9">
          <w:rPr>
            <w:rStyle w:val="Hyperlink"/>
            <w:noProof/>
          </w:rPr>
          <w:t>RSCR – DID $4E – Clutch 5 Pressure Learned Characteristics</w:t>
        </w:r>
        <w:r>
          <w:rPr>
            <w:noProof/>
            <w:webHidden/>
          </w:rPr>
          <w:tab/>
        </w:r>
        <w:r>
          <w:rPr>
            <w:noProof/>
            <w:webHidden/>
          </w:rPr>
          <w:fldChar w:fldCharType="begin"/>
        </w:r>
        <w:r>
          <w:rPr>
            <w:noProof/>
            <w:webHidden/>
          </w:rPr>
          <w:instrText xml:space="preserve"> PAGEREF _Toc276633041 \h </w:instrText>
        </w:r>
        <w:r>
          <w:rPr>
            <w:noProof/>
            <w:webHidden/>
          </w:rPr>
        </w:r>
        <w:r>
          <w:rPr>
            <w:noProof/>
            <w:webHidden/>
          </w:rPr>
          <w:fldChar w:fldCharType="separate"/>
        </w:r>
        <w:r>
          <w:rPr>
            <w:noProof/>
            <w:webHidden/>
          </w:rPr>
          <w:t>278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2" w:history="1">
        <w:r w:rsidRPr="003D24B9">
          <w:rPr>
            <w:rStyle w:val="Hyperlink"/>
            <w:noProof/>
          </w:rPr>
          <w:t>4.1.17</w:t>
        </w:r>
        <w:r>
          <w:rPr>
            <w:rFonts w:asciiTheme="minorHAnsi" w:eastAsiaTheme="minorEastAsia" w:hAnsiTheme="minorHAnsi" w:cstheme="minorBidi"/>
            <w:b w:val="0"/>
            <w:noProof/>
            <w:sz w:val="22"/>
            <w:szCs w:val="22"/>
          </w:rPr>
          <w:tab/>
        </w:r>
        <w:r w:rsidRPr="003D24B9">
          <w:rPr>
            <w:rStyle w:val="Hyperlink"/>
            <w:noProof/>
          </w:rPr>
          <w:t>SSPR – DID $50 – Transmission Steady State Pressure Adapts</w:t>
        </w:r>
        <w:r>
          <w:rPr>
            <w:noProof/>
            <w:webHidden/>
          </w:rPr>
          <w:tab/>
        </w:r>
        <w:r>
          <w:rPr>
            <w:noProof/>
            <w:webHidden/>
          </w:rPr>
          <w:fldChar w:fldCharType="begin"/>
        </w:r>
        <w:r>
          <w:rPr>
            <w:noProof/>
            <w:webHidden/>
          </w:rPr>
          <w:instrText xml:space="preserve"> PAGEREF _Toc276633042 \h </w:instrText>
        </w:r>
        <w:r>
          <w:rPr>
            <w:noProof/>
            <w:webHidden/>
          </w:rPr>
        </w:r>
        <w:r>
          <w:rPr>
            <w:noProof/>
            <w:webHidden/>
          </w:rPr>
          <w:fldChar w:fldCharType="separate"/>
        </w:r>
        <w:r>
          <w:rPr>
            <w:noProof/>
            <w:webHidden/>
          </w:rPr>
          <w:t>279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3" w:history="1">
        <w:r w:rsidRPr="003D24B9">
          <w:rPr>
            <w:rStyle w:val="Hyperlink"/>
            <w:noProof/>
          </w:rPr>
          <w:t>4.1.18</w:t>
        </w:r>
        <w:r>
          <w:rPr>
            <w:rFonts w:asciiTheme="minorHAnsi" w:eastAsiaTheme="minorEastAsia" w:hAnsiTheme="minorHAnsi" w:cstheme="minorBidi"/>
            <w:b w:val="0"/>
            <w:noProof/>
            <w:sz w:val="22"/>
            <w:szCs w:val="22"/>
          </w:rPr>
          <w:tab/>
        </w:r>
        <w:r w:rsidRPr="003D24B9">
          <w:rPr>
            <w:rStyle w:val="Hyperlink"/>
            <w:noProof/>
          </w:rPr>
          <w:t>SSPR – DID $51 – Transmission Steady State Pressure Braking Adapts</w:t>
        </w:r>
        <w:r>
          <w:rPr>
            <w:noProof/>
            <w:webHidden/>
          </w:rPr>
          <w:tab/>
        </w:r>
        <w:r>
          <w:rPr>
            <w:noProof/>
            <w:webHidden/>
          </w:rPr>
          <w:fldChar w:fldCharType="begin"/>
        </w:r>
        <w:r>
          <w:rPr>
            <w:noProof/>
            <w:webHidden/>
          </w:rPr>
          <w:instrText xml:space="preserve"> PAGEREF _Toc276633043 \h </w:instrText>
        </w:r>
        <w:r>
          <w:rPr>
            <w:noProof/>
            <w:webHidden/>
          </w:rPr>
        </w:r>
        <w:r>
          <w:rPr>
            <w:noProof/>
            <w:webHidden/>
          </w:rPr>
          <w:fldChar w:fldCharType="separate"/>
        </w:r>
        <w:r>
          <w:rPr>
            <w:noProof/>
            <w:webHidden/>
          </w:rPr>
          <w:t>280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4" w:history="1">
        <w:r w:rsidRPr="003D24B9">
          <w:rPr>
            <w:rStyle w:val="Hyperlink"/>
            <w:noProof/>
          </w:rPr>
          <w:t>4.1.19</w:t>
        </w:r>
        <w:r>
          <w:rPr>
            <w:rFonts w:asciiTheme="minorHAnsi" w:eastAsiaTheme="minorEastAsia" w:hAnsiTheme="minorHAnsi" w:cstheme="minorBidi"/>
            <w:b w:val="0"/>
            <w:noProof/>
            <w:sz w:val="22"/>
            <w:szCs w:val="22"/>
          </w:rPr>
          <w:tab/>
        </w:r>
        <w:r w:rsidRPr="003D24B9">
          <w:rPr>
            <w:rStyle w:val="Hyperlink"/>
            <w:noProof/>
          </w:rPr>
          <w:t>RSCR – DID $52 – Transmission 1-2 Upshift Adaptive Shift Data</w:t>
        </w:r>
        <w:r>
          <w:rPr>
            <w:noProof/>
            <w:webHidden/>
          </w:rPr>
          <w:tab/>
        </w:r>
        <w:r>
          <w:rPr>
            <w:noProof/>
            <w:webHidden/>
          </w:rPr>
          <w:fldChar w:fldCharType="begin"/>
        </w:r>
        <w:r>
          <w:rPr>
            <w:noProof/>
            <w:webHidden/>
          </w:rPr>
          <w:instrText xml:space="preserve"> PAGEREF _Toc276633044 \h </w:instrText>
        </w:r>
        <w:r>
          <w:rPr>
            <w:noProof/>
            <w:webHidden/>
          </w:rPr>
        </w:r>
        <w:r>
          <w:rPr>
            <w:noProof/>
            <w:webHidden/>
          </w:rPr>
          <w:fldChar w:fldCharType="separate"/>
        </w:r>
        <w:r>
          <w:rPr>
            <w:noProof/>
            <w:webHidden/>
          </w:rPr>
          <w:t>281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5" w:history="1">
        <w:r w:rsidRPr="003D24B9">
          <w:rPr>
            <w:rStyle w:val="Hyperlink"/>
            <w:noProof/>
          </w:rPr>
          <w:t>4.1.20</w:t>
        </w:r>
        <w:r>
          <w:rPr>
            <w:rFonts w:asciiTheme="minorHAnsi" w:eastAsiaTheme="minorEastAsia" w:hAnsiTheme="minorHAnsi" w:cstheme="minorBidi"/>
            <w:b w:val="0"/>
            <w:noProof/>
            <w:sz w:val="22"/>
            <w:szCs w:val="22"/>
          </w:rPr>
          <w:tab/>
        </w:r>
        <w:r w:rsidRPr="003D24B9">
          <w:rPr>
            <w:rStyle w:val="Hyperlink"/>
            <w:noProof/>
          </w:rPr>
          <w:t>RSCR – DID $53 – Transmission 2-3 Upshift Adaptive Shift Data</w:t>
        </w:r>
        <w:r>
          <w:rPr>
            <w:noProof/>
            <w:webHidden/>
          </w:rPr>
          <w:tab/>
        </w:r>
        <w:r>
          <w:rPr>
            <w:noProof/>
            <w:webHidden/>
          </w:rPr>
          <w:fldChar w:fldCharType="begin"/>
        </w:r>
        <w:r>
          <w:rPr>
            <w:noProof/>
            <w:webHidden/>
          </w:rPr>
          <w:instrText xml:space="preserve"> PAGEREF _Toc276633045 \h </w:instrText>
        </w:r>
        <w:r>
          <w:rPr>
            <w:noProof/>
            <w:webHidden/>
          </w:rPr>
        </w:r>
        <w:r>
          <w:rPr>
            <w:noProof/>
            <w:webHidden/>
          </w:rPr>
          <w:fldChar w:fldCharType="separate"/>
        </w:r>
        <w:r>
          <w:rPr>
            <w:noProof/>
            <w:webHidden/>
          </w:rPr>
          <w:t>281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6" w:history="1">
        <w:r w:rsidRPr="003D24B9">
          <w:rPr>
            <w:rStyle w:val="Hyperlink"/>
            <w:noProof/>
          </w:rPr>
          <w:t>4.1.21</w:t>
        </w:r>
        <w:r>
          <w:rPr>
            <w:rFonts w:asciiTheme="minorHAnsi" w:eastAsiaTheme="minorEastAsia" w:hAnsiTheme="minorHAnsi" w:cstheme="minorBidi"/>
            <w:b w:val="0"/>
            <w:noProof/>
            <w:sz w:val="22"/>
            <w:szCs w:val="22"/>
          </w:rPr>
          <w:tab/>
        </w:r>
        <w:r w:rsidRPr="003D24B9">
          <w:rPr>
            <w:rStyle w:val="Hyperlink"/>
            <w:noProof/>
          </w:rPr>
          <w:t>RSCR – DID $54 – Transmission 3-4 Upshift Adaptive Shift Data</w:t>
        </w:r>
        <w:r>
          <w:rPr>
            <w:noProof/>
            <w:webHidden/>
          </w:rPr>
          <w:tab/>
        </w:r>
        <w:r>
          <w:rPr>
            <w:noProof/>
            <w:webHidden/>
          </w:rPr>
          <w:fldChar w:fldCharType="begin"/>
        </w:r>
        <w:r>
          <w:rPr>
            <w:noProof/>
            <w:webHidden/>
          </w:rPr>
          <w:instrText xml:space="preserve"> PAGEREF _Toc276633046 \h </w:instrText>
        </w:r>
        <w:r>
          <w:rPr>
            <w:noProof/>
            <w:webHidden/>
          </w:rPr>
        </w:r>
        <w:r>
          <w:rPr>
            <w:noProof/>
            <w:webHidden/>
          </w:rPr>
          <w:fldChar w:fldCharType="separate"/>
        </w:r>
        <w:r>
          <w:rPr>
            <w:noProof/>
            <w:webHidden/>
          </w:rPr>
          <w:t>282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7" w:history="1">
        <w:r w:rsidRPr="003D24B9">
          <w:rPr>
            <w:rStyle w:val="Hyperlink"/>
            <w:noProof/>
          </w:rPr>
          <w:t>4.1.22</w:t>
        </w:r>
        <w:r>
          <w:rPr>
            <w:rFonts w:asciiTheme="minorHAnsi" w:eastAsiaTheme="minorEastAsia" w:hAnsiTheme="minorHAnsi" w:cstheme="minorBidi"/>
            <w:b w:val="0"/>
            <w:noProof/>
            <w:sz w:val="22"/>
            <w:szCs w:val="22"/>
          </w:rPr>
          <w:tab/>
        </w:r>
        <w:r w:rsidRPr="003D24B9">
          <w:rPr>
            <w:rStyle w:val="Hyperlink"/>
            <w:noProof/>
          </w:rPr>
          <w:t>RSCR – DID $55 – Transmission 4-5 Upshift Adaptive Shift Data</w:t>
        </w:r>
        <w:r>
          <w:rPr>
            <w:noProof/>
            <w:webHidden/>
          </w:rPr>
          <w:tab/>
        </w:r>
        <w:r>
          <w:rPr>
            <w:noProof/>
            <w:webHidden/>
          </w:rPr>
          <w:fldChar w:fldCharType="begin"/>
        </w:r>
        <w:r>
          <w:rPr>
            <w:noProof/>
            <w:webHidden/>
          </w:rPr>
          <w:instrText xml:space="preserve"> PAGEREF _Toc276633047 \h </w:instrText>
        </w:r>
        <w:r>
          <w:rPr>
            <w:noProof/>
            <w:webHidden/>
          </w:rPr>
        </w:r>
        <w:r>
          <w:rPr>
            <w:noProof/>
            <w:webHidden/>
          </w:rPr>
          <w:fldChar w:fldCharType="separate"/>
        </w:r>
        <w:r>
          <w:rPr>
            <w:noProof/>
            <w:webHidden/>
          </w:rPr>
          <w:t>283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8" w:history="1">
        <w:r w:rsidRPr="003D24B9">
          <w:rPr>
            <w:rStyle w:val="Hyperlink"/>
            <w:noProof/>
          </w:rPr>
          <w:t>4.1.23</w:t>
        </w:r>
        <w:r>
          <w:rPr>
            <w:rFonts w:asciiTheme="minorHAnsi" w:eastAsiaTheme="minorEastAsia" w:hAnsiTheme="minorHAnsi" w:cstheme="minorBidi"/>
            <w:b w:val="0"/>
            <w:noProof/>
            <w:sz w:val="22"/>
            <w:szCs w:val="22"/>
          </w:rPr>
          <w:tab/>
        </w:r>
        <w:r w:rsidRPr="003D24B9">
          <w:rPr>
            <w:rStyle w:val="Hyperlink"/>
            <w:noProof/>
          </w:rPr>
          <w:t>RSCR – DID $56 – Transmission 5-6 Upshift Adaptive Shift Data</w:t>
        </w:r>
        <w:r>
          <w:rPr>
            <w:noProof/>
            <w:webHidden/>
          </w:rPr>
          <w:tab/>
        </w:r>
        <w:r>
          <w:rPr>
            <w:noProof/>
            <w:webHidden/>
          </w:rPr>
          <w:fldChar w:fldCharType="begin"/>
        </w:r>
        <w:r>
          <w:rPr>
            <w:noProof/>
            <w:webHidden/>
          </w:rPr>
          <w:instrText xml:space="preserve"> PAGEREF _Toc276633048 \h </w:instrText>
        </w:r>
        <w:r>
          <w:rPr>
            <w:noProof/>
            <w:webHidden/>
          </w:rPr>
        </w:r>
        <w:r>
          <w:rPr>
            <w:noProof/>
            <w:webHidden/>
          </w:rPr>
          <w:fldChar w:fldCharType="separate"/>
        </w:r>
        <w:r>
          <w:rPr>
            <w:noProof/>
            <w:webHidden/>
          </w:rPr>
          <w:t>284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49" w:history="1">
        <w:r w:rsidRPr="003D24B9">
          <w:rPr>
            <w:rStyle w:val="Hyperlink"/>
            <w:noProof/>
          </w:rPr>
          <w:t>4.1.24</w:t>
        </w:r>
        <w:r>
          <w:rPr>
            <w:rFonts w:asciiTheme="minorHAnsi" w:eastAsiaTheme="minorEastAsia" w:hAnsiTheme="minorHAnsi" w:cstheme="minorBidi"/>
            <w:b w:val="0"/>
            <w:noProof/>
            <w:sz w:val="22"/>
            <w:szCs w:val="22"/>
          </w:rPr>
          <w:tab/>
        </w:r>
        <w:r w:rsidRPr="003D24B9">
          <w:rPr>
            <w:rStyle w:val="Hyperlink"/>
            <w:noProof/>
          </w:rPr>
          <w:t>RSCR – DID $57 – Transmission D-R Shift Adaptive Shift Data</w:t>
        </w:r>
        <w:r>
          <w:rPr>
            <w:noProof/>
            <w:webHidden/>
          </w:rPr>
          <w:tab/>
        </w:r>
        <w:r>
          <w:rPr>
            <w:noProof/>
            <w:webHidden/>
          </w:rPr>
          <w:fldChar w:fldCharType="begin"/>
        </w:r>
        <w:r>
          <w:rPr>
            <w:noProof/>
            <w:webHidden/>
          </w:rPr>
          <w:instrText xml:space="preserve"> PAGEREF _Toc276633049 \h </w:instrText>
        </w:r>
        <w:r>
          <w:rPr>
            <w:noProof/>
            <w:webHidden/>
          </w:rPr>
        </w:r>
        <w:r>
          <w:rPr>
            <w:noProof/>
            <w:webHidden/>
          </w:rPr>
          <w:fldChar w:fldCharType="separate"/>
        </w:r>
        <w:r>
          <w:rPr>
            <w:noProof/>
            <w:webHidden/>
          </w:rPr>
          <w:t>285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50" w:history="1">
        <w:r w:rsidRPr="003D24B9">
          <w:rPr>
            <w:rStyle w:val="Hyperlink"/>
            <w:noProof/>
          </w:rPr>
          <w:t>4.1.25</w:t>
        </w:r>
        <w:r>
          <w:rPr>
            <w:rFonts w:asciiTheme="minorHAnsi" w:eastAsiaTheme="minorEastAsia" w:hAnsiTheme="minorHAnsi" w:cstheme="minorBidi"/>
            <w:b w:val="0"/>
            <w:noProof/>
            <w:sz w:val="22"/>
            <w:szCs w:val="22"/>
          </w:rPr>
          <w:tab/>
        </w:r>
        <w:r w:rsidRPr="003D24B9">
          <w:rPr>
            <w:rStyle w:val="Hyperlink"/>
            <w:noProof/>
          </w:rPr>
          <w:t>TFQR – DID $5F – Transmission Oil Remaining Life</w:t>
        </w:r>
        <w:r>
          <w:rPr>
            <w:noProof/>
            <w:webHidden/>
          </w:rPr>
          <w:tab/>
        </w:r>
        <w:r>
          <w:rPr>
            <w:noProof/>
            <w:webHidden/>
          </w:rPr>
          <w:fldChar w:fldCharType="begin"/>
        </w:r>
        <w:r>
          <w:rPr>
            <w:noProof/>
            <w:webHidden/>
          </w:rPr>
          <w:instrText xml:space="preserve"> PAGEREF _Toc276633050 \h </w:instrText>
        </w:r>
        <w:r>
          <w:rPr>
            <w:noProof/>
            <w:webHidden/>
          </w:rPr>
        </w:r>
        <w:r>
          <w:rPr>
            <w:noProof/>
            <w:webHidden/>
          </w:rPr>
          <w:fldChar w:fldCharType="separate"/>
        </w:r>
        <w:r>
          <w:rPr>
            <w:noProof/>
            <w:webHidden/>
          </w:rPr>
          <w:t>285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51" w:history="1">
        <w:r w:rsidRPr="003D24B9">
          <w:rPr>
            <w:rStyle w:val="Hyperlink"/>
            <w:noProof/>
          </w:rPr>
          <w:t>4.1.26</w:t>
        </w:r>
        <w:r>
          <w:rPr>
            <w:rFonts w:asciiTheme="minorHAnsi" w:eastAsiaTheme="minorEastAsia" w:hAnsiTheme="minorHAnsi" w:cstheme="minorBidi"/>
            <w:b w:val="0"/>
            <w:noProof/>
            <w:sz w:val="22"/>
            <w:szCs w:val="22"/>
          </w:rPr>
          <w:tab/>
        </w:r>
        <w:r w:rsidRPr="003D24B9">
          <w:rPr>
            <w:rStyle w:val="Hyperlink"/>
            <w:noProof/>
          </w:rPr>
          <w:t>MSFR – DID $6B – Reference Period Compensation Factors</w:t>
        </w:r>
        <w:r>
          <w:rPr>
            <w:noProof/>
            <w:webHidden/>
          </w:rPr>
          <w:tab/>
        </w:r>
        <w:r>
          <w:rPr>
            <w:noProof/>
            <w:webHidden/>
          </w:rPr>
          <w:fldChar w:fldCharType="begin"/>
        </w:r>
        <w:r>
          <w:rPr>
            <w:noProof/>
            <w:webHidden/>
          </w:rPr>
          <w:instrText xml:space="preserve"> PAGEREF _Toc276633051 \h </w:instrText>
        </w:r>
        <w:r>
          <w:rPr>
            <w:noProof/>
            <w:webHidden/>
          </w:rPr>
        </w:r>
        <w:r>
          <w:rPr>
            <w:noProof/>
            <w:webHidden/>
          </w:rPr>
          <w:fldChar w:fldCharType="separate"/>
        </w:r>
        <w:r>
          <w:rPr>
            <w:noProof/>
            <w:webHidden/>
          </w:rPr>
          <w:t>286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52" w:history="1">
        <w:r w:rsidRPr="003D24B9">
          <w:rPr>
            <w:rStyle w:val="Hyperlink"/>
            <w:noProof/>
          </w:rPr>
          <w:t>4.1.27</w:t>
        </w:r>
        <w:r>
          <w:rPr>
            <w:rFonts w:asciiTheme="minorHAnsi" w:eastAsiaTheme="minorEastAsia" w:hAnsiTheme="minorHAnsi" w:cstheme="minorBidi"/>
            <w:b w:val="0"/>
            <w:noProof/>
            <w:sz w:val="22"/>
            <w:szCs w:val="22"/>
          </w:rPr>
          <w:tab/>
        </w:r>
        <w:r w:rsidRPr="003D24B9">
          <w:rPr>
            <w:rStyle w:val="Hyperlink"/>
            <w:noProof/>
          </w:rPr>
          <w:t>EODR – DID $6D – Engine Oil Remaining Life</w:t>
        </w:r>
        <w:r>
          <w:rPr>
            <w:noProof/>
            <w:webHidden/>
          </w:rPr>
          <w:tab/>
        </w:r>
        <w:r>
          <w:rPr>
            <w:noProof/>
            <w:webHidden/>
          </w:rPr>
          <w:fldChar w:fldCharType="begin"/>
        </w:r>
        <w:r>
          <w:rPr>
            <w:noProof/>
            <w:webHidden/>
          </w:rPr>
          <w:instrText xml:space="preserve"> PAGEREF _Toc276633052 \h </w:instrText>
        </w:r>
        <w:r>
          <w:rPr>
            <w:noProof/>
            <w:webHidden/>
          </w:rPr>
        </w:r>
        <w:r>
          <w:rPr>
            <w:noProof/>
            <w:webHidden/>
          </w:rPr>
          <w:fldChar w:fldCharType="separate"/>
        </w:r>
        <w:r>
          <w:rPr>
            <w:noProof/>
            <w:webHidden/>
          </w:rPr>
          <w:t>286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53" w:history="1">
        <w:r w:rsidRPr="003D24B9">
          <w:rPr>
            <w:rStyle w:val="Hyperlink"/>
            <w:noProof/>
          </w:rPr>
          <w:t>4.1.28</w:t>
        </w:r>
        <w:r>
          <w:rPr>
            <w:rFonts w:asciiTheme="minorHAnsi" w:eastAsiaTheme="minorEastAsia" w:hAnsiTheme="minorHAnsi" w:cstheme="minorBidi"/>
            <w:b w:val="0"/>
            <w:noProof/>
            <w:sz w:val="22"/>
            <w:szCs w:val="22"/>
          </w:rPr>
          <w:tab/>
        </w:r>
        <w:r w:rsidRPr="003D24B9">
          <w:rPr>
            <w:rStyle w:val="Hyperlink"/>
            <w:noProof/>
          </w:rPr>
          <w:t>MEMR – DID $75 – First Time Power Up Flag</w:t>
        </w:r>
        <w:r>
          <w:rPr>
            <w:noProof/>
            <w:webHidden/>
          </w:rPr>
          <w:tab/>
        </w:r>
        <w:r>
          <w:rPr>
            <w:noProof/>
            <w:webHidden/>
          </w:rPr>
          <w:fldChar w:fldCharType="begin"/>
        </w:r>
        <w:r>
          <w:rPr>
            <w:noProof/>
            <w:webHidden/>
          </w:rPr>
          <w:instrText xml:space="preserve"> PAGEREF _Toc276633053 \h </w:instrText>
        </w:r>
        <w:r>
          <w:rPr>
            <w:noProof/>
            <w:webHidden/>
          </w:rPr>
        </w:r>
        <w:r>
          <w:rPr>
            <w:noProof/>
            <w:webHidden/>
          </w:rPr>
          <w:fldChar w:fldCharType="separate"/>
        </w:r>
        <w:r>
          <w:rPr>
            <w:noProof/>
            <w:webHidden/>
          </w:rPr>
          <w:t>286</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54" w:history="1">
        <w:r w:rsidRPr="003D24B9">
          <w:rPr>
            <w:rStyle w:val="Hyperlink"/>
            <w:noProof/>
          </w:rPr>
          <w:t>4.2</w:t>
        </w:r>
        <w:r>
          <w:rPr>
            <w:rFonts w:asciiTheme="minorHAnsi" w:eastAsiaTheme="minorEastAsia" w:hAnsiTheme="minorHAnsi" w:cstheme="minorBidi"/>
            <w:b w:val="0"/>
            <w:noProof/>
            <w:sz w:val="22"/>
            <w:szCs w:val="22"/>
          </w:rPr>
          <w:tab/>
        </w:r>
        <w:r w:rsidRPr="003D24B9">
          <w:rPr>
            <w:rStyle w:val="Hyperlink"/>
            <w:noProof/>
          </w:rPr>
          <w:t>Corporate Standard DIDs</w:t>
        </w:r>
        <w:r>
          <w:rPr>
            <w:noProof/>
            <w:webHidden/>
          </w:rPr>
          <w:tab/>
        </w:r>
        <w:r>
          <w:rPr>
            <w:noProof/>
            <w:webHidden/>
          </w:rPr>
          <w:fldChar w:fldCharType="begin"/>
        </w:r>
        <w:r>
          <w:rPr>
            <w:noProof/>
            <w:webHidden/>
          </w:rPr>
          <w:instrText xml:space="preserve"> PAGEREF _Toc276633054 \h </w:instrText>
        </w:r>
        <w:r>
          <w:rPr>
            <w:noProof/>
            <w:webHidden/>
          </w:rPr>
        </w:r>
        <w:r>
          <w:rPr>
            <w:noProof/>
            <w:webHidden/>
          </w:rPr>
          <w:fldChar w:fldCharType="separate"/>
        </w:r>
        <w:r>
          <w:rPr>
            <w:noProof/>
            <w:webHidden/>
          </w:rPr>
          <w:t>286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55" w:history="1">
        <w:r w:rsidRPr="003D24B9">
          <w:rPr>
            <w:rStyle w:val="Hyperlink"/>
            <w:noProof/>
          </w:rPr>
          <w:t>4.2.1</w:t>
        </w:r>
        <w:r>
          <w:rPr>
            <w:rFonts w:asciiTheme="minorHAnsi" w:eastAsiaTheme="minorEastAsia" w:hAnsiTheme="minorHAnsi" w:cstheme="minorBidi"/>
            <w:b w:val="0"/>
            <w:noProof/>
            <w:sz w:val="22"/>
            <w:szCs w:val="22"/>
          </w:rPr>
          <w:tab/>
        </w:r>
        <w:r w:rsidRPr="003D24B9">
          <w:rPr>
            <w:rStyle w:val="Hyperlink"/>
            <w:noProof/>
          </w:rPr>
          <w:t>VINR – DID $90 – Vehicle Identification Number</w:t>
        </w:r>
        <w:r>
          <w:rPr>
            <w:noProof/>
            <w:webHidden/>
          </w:rPr>
          <w:tab/>
        </w:r>
        <w:r>
          <w:rPr>
            <w:noProof/>
            <w:webHidden/>
          </w:rPr>
          <w:fldChar w:fldCharType="begin"/>
        </w:r>
        <w:r>
          <w:rPr>
            <w:noProof/>
            <w:webHidden/>
          </w:rPr>
          <w:instrText xml:space="preserve"> PAGEREF _Toc276633055 \h </w:instrText>
        </w:r>
        <w:r>
          <w:rPr>
            <w:noProof/>
            <w:webHidden/>
          </w:rPr>
        </w:r>
        <w:r>
          <w:rPr>
            <w:noProof/>
            <w:webHidden/>
          </w:rPr>
          <w:fldChar w:fldCharType="separate"/>
        </w:r>
        <w:r>
          <w:rPr>
            <w:noProof/>
            <w:webHidden/>
          </w:rPr>
          <w:t>287</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56" w:history="1">
        <w:r w:rsidRPr="003D24B9">
          <w:rPr>
            <w:rStyle w:val="Hyperlink"/>
            <w:noProof/>
          </w:rPr>
          <w:t>4.2.2</w:t>
        </w:r>
        <w:r>
          <w:rPr>
            <w:rFonts w:asciiTheme="minorHAnsi" w:eastAsiaTheme="minorEastAsia" w:hAnsiTheme="minorHAnsi" w:cstheme="minorBidi"/>
            <w:b w:val="0"/>
            <w:noProof/>
            <w:sz w:val="22"/>
            <w:szCs w:val="22"/>
          </w:rPr>
          <w:tab/>
        </w:r>
        <w:r w:rsidRPr="003D24B9">
          <w:rPr>
            <w:rStyle w:val="Hyperlink"/>
            <w:noProof/>
          </w:rPr>
          <w:t>MEMR – DID $97 – System Name or Engine Type</w:t>
        </w:r>
        <w:r>
          <w:rPr>
            <w:noProof/>
            <w:webHidden/>
          </w:rPr>
          <w:tab/>
        </w:r>
        <w:r>
          <w:rPr>
            <w:noProof/>
            <w:webHidden/>
          </w:rPr>
          <w:fldChar w:fldCharType="begin"/>
        </w:r>
        <w:r>
          <w:rPr>
            <w:noProof/>
            <w:webHidden/>
          </w:rPr>
          <w:instrText xml:space="preserve"> PAGEREF _Toc276633056 \h </w:instrText>
        </w:r>
        <w:r>
          <w:rPr>
            <w:noProof/>
            <w:webHidden/>
          </w:rPr>
        </w:r>
        <w:r>
          <w:rPr>
            <w:noProof/>
            <w:webHidden/>
          </w:rPr>
          <w:fldChar w:fldCharType="separate"/>
        </w:r>
        <w:r>
          <w:rPr>
            <w:noProof/>
            <w:webHidden/>
          </w:rPr>
          <w:t>288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57" w:history="1">
        <w:r w:rsidRPr="003D24B9">
          <w:rPr>
            <w:rStyle w:val="Hyperlink"/>
            <w:noProof/>
          </w:rPr>
          <w:t>4.2.3</w:t>
        </w:r>
        <w:r>
          <w:rPr>
            <w:rFonts w:asciiTheme="minorHAnsi" w:eastAsiaTheme="minorEastAsia" w:hAnsiTheme="minorHAnsi" w:cstheme="minorBidi"/>
            <w:b w:val="0"/>
            <w:noProof/>
            <w:sz w:val="22"/>
            <w:szCs w:val="22"/>
          </w:rPr>
          <w:tab/>
        </w:r>
        <w:r w:rsidRPr="003D24B9">
          <w:rPr>
            <w:rStyle w:val="Hyperlink"/>
            <w:noProof/>
          </w:rPr>
          <w:t>MEMR – DID $98 – Repair Shop Code or Tester Serial Number</w:t>
        </w:r>
        <w:r>
          <w:rPr>
            <w:noProof/>
            <w:webHidden/>
          </w:rPr>
          <w:tab/>
        </w:r>
        <w:r>
          <w:rPr>
            <w:noProof/>
            <w:webHidden/>
          </w:rPr>
          <w:fldChar w:fldCharType="begin"/>
        </w:r>
        <w:r>
          <w:rPr>
            <w:noProof/>
            <w:webHidden/>
          </w:rPr>
          <w:instrText xml:space="preserve"> PAGEREF _Toc276633057 \h </w:instrText>
        </w:r>
        <w:r>
          <w:rPr>
            <w:noProof/>
            <w:webHidden/>
          </w:rPr>
        </w:r>
        <w:r>
          <w:rPr>
            <w:noProof/>
            <w:webHidden/>
          </w:rPr>
          <w:fldChar w:fldCharType="separate"/>
        </w:r>
        <w:r>
          <w:rPr>
            <w:noProof/>
            <w:webHidden/>
          </w:rPr>
          <w:t>289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58" w:history="1">
        <w:r w:rsidRPr="003D24B9">
          <w:rPr>
            <w:rStyle w:val="Hyperlink"/>
            <w:noProof/>
          </w:rPr>
          <w:t>4.2.4</w:t>
        </w:r>
        <w:r>
          <w:rPr>
            <w:rFonts w:asciiTheme="minorHAnsi" w:eastAsiaTheme="minorEastAsia" w:hAnsiTheme="minorHAnsi" w:cstheme="minorBidi"/>
            <w:b w:val="0"/>
            <w:noProof/>
            <w:sz w:val="22"/>
            <w:szCs w:val="22"/>
          </w:rPr>
          <w:tab/>
        </w:r>
        <w:r w:rsidRPr="003D24B9">
          <w:rPr>
            <w:rStyle w:val="Hyperlink"/>
            <w:noProof/>
          </w:rPr>
          <w:t>MEMR – DID $99 – Programming Date</w:t>
        </w:r>
        <w:r>
          <w:rPr>
            <w:noProof/>
            <w:webHidden/>
          </w:rPr>
          <w:tab/>
        </w:r>
        <w:r>
          <w:rPr>
            <w:noProof/>
            <w:webHidden/>
          </w:rPr>
          <w:fldChar w:fldCharType="begin"/>
        </w:r>
        <w:r>
          <w:rPr>
            <w:noProof/>
            <w:webHidden/>
          </w:rPr>
          <w:instrText xml:space="preserve"> PAGEREF _Toc276633058 \h </w:instrText>
        </w:r>
        <w:r>
          <w:rPr>
            <w:noProof/>
            <w:webHidden/>
          </w:rPr>
        </w:r>
        <w:r>
          <w:rPr>
            <w:noProof/>
            <w:webHidden/>
          </w:rPr>
          <w:fldChar w:fldCharType="separate"/>
        </w:r>
        <w:r>
          <w:rPr>
            <w:noProof/>
            <w:webHidden/>
          </w:rPr>
          <w:t>289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59" w:history="1">
        <w:r w:rsidRPr="003D24B9">
          <w:rPr>
            <w:rStyle w:val="Hyperlink"/>
            <w:noProof/>
          </w:rPr>
          <w:t>4.2.5</w:t>
        </w:r>
        <w:r>
          <w:rPr>
            <w:rFonts w:asciiTheme="minorHAnsi" w:eastAsiaTheme="minorEastAsia" w:hAnsiTheme="minorHAnsi" w:cstheme="minorBidi"/>
            <w:b w:val="0"/>
            <w:noProof/>
            <w:sz w:val="22"/>
            <w:szCs w:val="22"/>
          </w:rPr>
          <w:tab/>
        </w:r>
        <w:r w:rsidRPr="003D24B9">
          <w:rPr>
            <w:rStyle w:val="Hyperlink"/>
            <w:noProof/>
          </w:rPr>
          <w:t>MEMR – DID $9A – Diagnostic Data Identifier</w:t>
        </w:r>
        <w:r>
          <w:rPr>
            <w:noProof/>
            <w:webHidden/>
          </w:rPr>
          <w:tab/>
        </w:r>
        <w:r>
          <w:rPr>
            <w:noProof/>
            <w:webHidden/>
          </w:rPr>
          <w:fldChar w:fldCharType="begin"/>
        </w:r>
        <w:r>
          <w:rPr>
            <w:noProof/>
            <w:webHidden/>
          </w:rPr>
          <w:instrText xml:space="preserve"> PAGEREF _Toc276633059 \h </w:instrText>
        </w:r>
        <w:r>
          <w:rPr>
            <w:noProof/>
            <w:webHidden/>
          </w:rPr>
        </w:r>
        <w:r>
          <w:rPr>
            <w:noProof/>
            <w:webHidden/>
          </w:rPr>
          <w:fldChar w:fldCharType="separate"/>
        </w:r>
        <w:r>
          <w:rPr>
            <w:noProof/>
            <w:webHidden/>
          </w:rPr>
          <w:t>290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60" w:history="1">
        <w:r w:rsidRPr="003D24B9">
          <w:rPr>
            <w:rStyle w:val="Hyperlink"/>
            <w:noProof/>
          </w:rPr>
          <w:t>4.2.6</w:t>
        </w:r>
        <w:r>
          <w:rPr>
            <w:rFonts w:asciiTheme="minorHAnsi" w:eastAsiaTheme="minorEastAsia" w:hAnsiTheme="minorHAnsi" w:cstheme="minorBidi"/>
            <w:b w:val="0"/>
            <w:noProof/>
            <w:sz w:val="22"/>
            <w:szCs w:val="22"/>
          </w:rPr>
          <w:tab/>
        </w:r>
        <w:r w:rsidRPr="003D24B9">
          <w:rPr>
            <w:rStyle w:val="Hyperlink"/>
            <w:noProof/>
          </w:rPr>
          <w:t>OSAR – DID $A0 – Manufacturers Enable Counter</w:t>
        </w:r>
        <w:r>
          <w:rPr>
            <w:noProof/>
            <w:webHidden/>
          </w:rPr>
          <w:tab/>
        </w:r>
        <w:r>
          <w:rPr>
            <w:noProof/>
            <w:webHidden/>
          </w:rPr>
          <w:fldChar w:fldCharType="begin"/>
        </w:r>
        <w:r>
          <w:rPr>
            <w:noProof/>
            <w:webHidden/>
          </w:rPr>
          <w:instrText xml:space="preserve"> PAGEREF _Toc276633060 \h </w:instrText>
        </w:r>
        <w:r>
          <w:rPr>
            <w:noProof/>
            <w:webHidden/>
          </w:rPr>
        </w:r>
        <w:r>
          <w:rPr>
            <w:noProof/>
            <w:webHidden/>
          </w:rPr>
          <w:fldChar w:fldCharType="separate"/>
        </w:r>
        <w:r>
          <w:rPr>
            <w:noProof/>
            <w:webHidden/>
          </w:rPr>
          <w:t>290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61" w:history="1">
        <w:r w:rsidRPr="003D24B9">
          <w:rPr>
            <w:rStyle w:val="Hyperlink"/>
            <w:noProof/>
          </w:rPr>
          <w:t>4.2.7</w:t>
        </w:r>
        <w:r>
          <w:rPr>
            <w:rFonts w:asciiTheme="minorHAnsi" w:eastAsiaTheme="minorEastAsia" w:hAnsiTheme="minorHAnsi" w:cstheme="minorBidi"/>
            <w:b w:val="0"/>
            <w:noProof/>
            <w:sz w:val="22"/>
            <w:szCs w:val="22"/>
          </w:rPr>
          <w:tab/>
        </w:r>
        <w:r w:rsidRPr="003D24B9">
          <w:rPr>
            <w:rStyle w:val="Hyperlink"/>
            <w:noProof/>
          </w:rPr>
          <w:t>CANR – DID $B0 – ECU Diagnostic Address</w:t>
        </w:r>
        <w:r>
          <w:rPr>
            <w:noProof/>
            <w:webHidden/>
          </w:rPr>
          <w:tab/>
        </w:r>
        <w:r>
          <w:rPr>
            <w:noProof/>
            <w:webHidden/>
          </w:rPr>
          <w:fldChar w:fldCharType="begin"/>
        </w:r>
        <w:r>
          <w:rPr>
            <w:noProof/>
            <w:webHidden/>
          </w:rPr>
          <w:instrText xml:space="preserve"> PAGEREF _Toc276633061 \h </w:instrText>
        </w:r>
        <w:r>
          <w:rPr>
            <w:noProof/>
            <w:webHidden/>
          </w:rPr>
        </w:r>
        <w:r>
          <w:rPr>
            <w:noProof/>
            <w:webHidden/>
          </w:rPr>
          <w:fldChar w:fldCharType="separate"/>
        </w:r>
        <w:r>
          <w:rPr>
            <w:noProof/>
            <w:webHidden/>
          </w:rPr>
          <w:t>291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62" w:history="1">
        <w:r w:rsidRPr="003D24B9">
          <w:rPr>
            <w:rStyle w:val="Hyperlink"/>
            <w:noProof/>
          </w:rPr>
          <w:t>4.2.8</w:t>
        </w:r>
        <w:r>
          <w:rPr>
            <w:rFonts w:asciiTheme="minorHAnsi" w:eastAsiaTheme="minorEastAsia" w:hAnsiTheme="minorHAnsi" w:cstheme="minorBidi"/>
            <w:b w:val="0"/>
            <w:noProof/>
            <w:sz w:val="22"/>
            <w:szCs w:val="22"/>
          </w:rPr>
          <w:tab/>
        </w:r>
        <w:r w:rsidRPr="003D24B9">
          <w:rPr>
            <w:rStyle w:val="Hyperlink"/>
            <w:noProof/>
          </w:rPr>
          <w:t>MEMR – DID $B2 – GM Manufacturing Data</w:t>
        </w:r>
        <w:r>
          <w:rPr>
            <w:noProof/>
            <w:webHidden/>
          </w:rPr>
          <w:tab/>
        </w:r>
        <w:r>
          <w:rPr>
            <w:noProof/>
            <w:webHidden/>
          </w:rPr>
          <w:fldChar w:fldCharType="begin"/>
        </w:r>
        <w:r>
          <w:rPr>
            <w:noProof/>
            <w:webHidden/>
          </w:rPr>
          <w:instrText xml:space="preserve"> PAGEREF _Toc276633062 \h </w:instrText>
        </w:r>
        <w:r>
          <w:rPr>
            <w:noProof/>
            <w:webHidden/>
          </w:rPr>
        </w:r>
        <w:r>
          <w:rPr>
            <w:noProof/>
            <w:webHidden/>
          </w:rPr>
          <w:fldChar w:fldCharType="separate"/>
        </w:r>
        <w:r>
          <w:rPr>
            <w:noProof/>
            <w:webHidden/>
          </w:rPr>
          <w:t>291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63" w:history="1">
        <w:r w:rsidRPr="003D24B9">
          <w:rPr>
            <w:rStyle w:val="Hyperlink"/>
            <w:noProof/>
          </w:rPr>
          <w:t>4.2.9</w:t>
        </w:r>
        <w:r>
          <w:rPr>
            <w:rFonts w:asciiTheme="minorHAnsi" w:eastAsiaTheme="minorEastAsia" w:hAnsiTheme="minorHAnsi" w:cstheme="minorBidi"/>
            <w:b w:val="0"/>
            <w:noProof/>
            <w:sz w:val="22"/>
            <w:szCs w:val="22"/>
          </w:rPr>
          <w:tab/>
        </w:r>
        <w:r w:rsidRPr="003D24B9">
          <w:rPr>
            <w:rStyle w:val="Hyperlink"/>
            <w:noProof/>
          </w:rPr>
          <w:t>MEMR – DID $B4 – Manufacturing Traceability Characters</w:t>
        </w:r>
        <w:r>
          <w:rPr>
            <w:noProof/>
            <w:webHidden/>
          </w:rPr>
          <w:tab/>
        </w:r>
        <w:r>
          <w:rPr>
            <w:noProof/>
            <w:webHidden/>
          </w:rPr>
          <w:fldChar w:fldCharType="begin"/>
        </w:r>
        <w:r>
          <w:rPr>
            <w:noProof/>
            <w:webHidden/>
          </w:rPr>
          <w:instrText xml:space="preserve"> PAGEREF _Toc276633063 \h </w:instrText>
        </w:r>
        <w:r>
          <w:rPr>
            <w:noProof/>
            <w:webHidden/>
          </w:rPr>
        </w:r>
        <w:r>
          <w:rPr>
            <w:noProof/>
            <w:webHidden/>
          </w:rPr>
          <w:fldChar w:fldCharType="separate"/>
        </w:r>
        <w:r>
          <w:rPr>
            <w:noProof/>
            <w:webHidden/>
          </w:rPr>
          <w:t>292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4" w:history="1">
        <w:r w:rsidRPr="003D24B9">
          <w:rPr>
            <w:rStyle w:val="Hyperlink"/>
            <w:noProof/>
          </w:rPr>
          <w:t>4.2.10</w:t>
        </w:r>
        <w:r>
          <w:rPr>
            <w:rFonts w:asciiTheme="minorHAnsi" w:eastAsiaTheme="minorEastAsia" w:hAnsiTheme="minorHAnsi" w:cstheme="minorBidi"/>
            <w:b w:val="0"/>
            <w:noProof/>
            <w:sz w:val="22"/>
            <w:szCs w:val="22"/>
          </w:rPr>
          <w:tab/>
        </w:r>
        <w:r w:rsidRPr="003D24B9">
          <w:rPr>
            <w:rStyle w:val="Hyperlink"/>
            <w:noProof/>
          </w:rPr>
          <w:t>MEMR – DID $B5 – GM Broadcast Code</w:t>
        </w:r>
        <w:r>
          <w:rPr>
            <w:noProof/>
            <w:webHidden/>
          </w:rPr>
          <w:tab/>
        </w:r>
        <w:r>
          <w:rPr>
            <w:noProof/>
            <w:webHidden/>
          </w:rPr>
          <w:fldChar w:fldCharType="begin"/>
        </w:r>
        <w:r>
          <w:rPr>
            <w:noProof/>
            <w:webHidden/>
          </w:rPr>
          <w:instrText xml:space="preserve"> PAGEREF _Toc276633064 \h </w:instrText>
        </w:r>
        <w:r>
          <w:rPr>
            <w:noProof/>
            <w:webHidden/>
          </w:rPr>
        </w:r>
        <w:r>
          <w:rPr>
            <w:noProof/>
            <w:webHidden/>
          </w:rPr>
          <w:fldChar w:fldCharType="separate"/>
        </w:r>
        <w:r>
          <w:rPr>
            <w:noProof/>
            <w:webHidden/>
          </w:rPr>
          <w:t>293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5" w:history="1">
        <w:r w:rsidRPr="003D24B9">
          <w:rPr>
            <w:rStyle w:val="Hyperlink"/>
            <w:noProof/>
          </w:rPr>
          <w:t>4.2.11</w:t>
        </w:r>
        <w:r>
          <w:rPr>
            <w:rFonts w:asciiTheme="minorHAnsi" w:eastAsiaTheme="minorEastAsia" w:hAnsiTheme="minorHAnsi" w:cstheme="minorBidi"/>
            <w:b w:val="0"/>
            <w:noProof/>
            <w:sz w:val="22"/>
            <w:szCs w:val="22"/>
          </w:rPr>
          <w:tab/>
        </w:r>
        <w:r w:rsidRPr="003D24B9">
          <w:rPr>
            <w:rStyle w:val="Hyperlink"/>
            <w:noProof/>
          </w:rPr>
          <w:t>MEMR – DID $B6 – GM Target Vehicle</w:t>
        </w:r>
        <w:r>
          <w:rPr>
            <w:noProof/>
            <w:webHidden/>
          </w:rPr>
          <w:tab/>
        </w:r>
        <w:r>
          <w:rPr>
            <w:noProof/>
            <w:webHidden/>
          </w:rPr>
          <w:fldChar w:fldCharType="begin"/>
        </w:r>
        <w:r>
          <w:rPr>
            <w:noProof/>
            <w:webHidden/>
          </w:rPr>
          <w:instrText xml:space="preserve"> PAGEREF _Toc276633065 \h </w:instrText>
        </w:r>
        <w:r>
          <w:rPr>
            <w:noProof/>
            <w:webHidden/>
          </w:rPr>
        </w:r>
        <w:r>
          <w:rPr>
            <w:noProof/>
            <w:webHidden/>
          </w:rPr>
          <w:fldChar w:fldCharType="separate"/>
        </w:r>
        <w:r>
          <w:rPr>
            <w:noProof/>
            <w:webHidden/>
          </w:rPr>
          <w:t>293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6" w:history="1">
        <w:r w:rsidRPr="003D24B9">
          <w:rPr>
            <w:rStyle w:val="Hyperlink"/>
            <w:noProof/>
          </w:rPr>
          <w:t>4.2.12</w:t>
        </w:r>
        <w:r>
          <w:rPr>
            <w:rFonts w:asciiTheme="minorHAnsi" w:eastAsiaTheme="minorEastAsia" w:hAnsiTheme="minorHAnsi" w:cstheme="minorBidi"/>
            <w:b w:val="0"/>
            <w:noProof/>
            <w:sz w:val="22"/>
            <w:szCs w:val="22"/>
          </w:rPr>
          <w:tab/>
        </w:r>
        <w:r w:rsidRPr="003D24B9">
          <w:rPr>
            <w:rStyle w:val="Hyperlink"/>
            <w:noProof/>
          </w:rPr>
          <w:t>MEMR – DID $B7 – GM Software Usage Description</w:t>
        </w:r>
        <w:r>
          <w:rPr>
            <w:noProof/>
            <w:webHidden/>
          </w:rPr>
          <w:tab/>
        </w:r>
        <w:r>
          <w:rPr>
            <w:noProof/>
            <w:webHidden/>
          </w:rPr>
          <w:fldChar w:fldCharType="begin"/>
        </w:r>
        <w:r>
          <w:rPr>
            <w:noProof/>
            <w:webHidden/>
          </w:rPr>
          <w:instrText xml:space="preserve"> PAGEREF _Toc276633066 \h </w:instrText>
        </w:r>
        <w:r>
          <w:rPr>
            <w:noProof/>
            <w:webHidden/>
          </w:rPr>
        </w:r>
        <w:r>
          <w:rPr>
            <w:noProof/>
            <w:webHidden/>
          </w:rPr>
          <w:fldChar w:fldCharType="separate"/>
        </w:r>
        <w:r>
          <w:rPr>
            <w:noProof/>
            <w:webHidden/>
          </w:rPr>
          <w:t>294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7" w:history="1">
        <w:r w:rsidRPr="003D24B9">
          <w:rPr>
            <w:rStyle w:val="Hyperlink"/>
            <w:noProof/>
          </w:rPr>
          <w:t>4.2.13</w:t>
        </w:r>
        <w:r>
          <w:rPr>
            <w:rFonts w:asciiTheme="minorHAnsi" w:eastAsiaTheme="minorEastAsia" w:hAnsiTheme="minorHAnsi" w:cstheme="minorBidi"/>
            <w:b w:val="0"/>
            <w:noProof/>
            <w:sz w:val="22"/>
            <w:szCs w:val="22"/>
          </w:rPr>
          <w:tab/>
        </w:r>
        <w:r w:rsidRPr="003D24B9">
          <w:rPr>
            <w:rStyle w:val="Hyperlink"/>
            <w:noProof/>
          </w:rPr>
          <w:t>MEMR – DID $B8 – GM Bench Verification Information</w:t>
        </w:r>
        <w:r>
          <w:rPr>
            <w:noProof/>
            <w:webHidden/>
          </w:rPr>
          <w:tab/>
        </w:r>
        <w:r>
          <w:rPr>
            <w:noProof/>
            <w:webHidden/>
          </w:rPr>
          <w:fldChar w:fldCharType="begin"/>
        </w:r>
        <w:r>
          <w:rPr>
            <w:noProof/>
            <w:webHidden/>
          </w:rPr>
          <w:instrText xml:space="preserve"> PAGEREF _Toc276633067 \h </w:instrText>
        </w:r>
        <w:r>
          <w:rPr>
            <w:noProof/>
            <w:webHidden/>
          </w:rPr>
        </w:r>
        <w:r>
          <w:rPr>
            <w:noProof/>
            <w:webHidden/>
          </w:rPr>
          <w:fldChar w:fldCharType="separate"/>
        </w:r>
        <w:r>
          <w:rPr>
            <w:noProof/>
            <w:webHidden/>
          </w:rPr>
          <w:t>295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8" w:history="1">
        <w:r w:rsidRPr="003D24B9">
          <w:rPr>
            <w:rStyle w:val="Hyperlink"/>
            <w:noProof/>
          </w:rPr>
          <w:t>4.2.14</w:t>
        </w:r>
        <w:r>
          <w:rPr>
            <w:rFonts w:asciiTheme="minorHAnsi" w:eastAsiaTheme="minorEastAsia" w:hAnsiTheme="minorHAnsi" w:cstheme="minorBidi"/>
            <w:b w:val="0"/>
            <w:noProof/>
            <w:sz w:val="22"/>
            <w:szCs w:val="22"/>
          </w:rPr>
          <w:tab/>
        </w:r>
        <w:r w:rsidRPr="003D24B9">
          <w:rPr>
            <w:rStyle w:val="Hyperlink"/>
            <w:noProof/>
          </w:rPr>
          <w:t>CANR – DID $B9 – Subnet Configuration List – High Speed</w:t>
        </w:r>
        <w:r>
          <w:rPr>
            <w:noProof/>
            <w:webHidden/>
          </w:rPr>
          <w:tab/>
        </w:r>
        <w:r>
          <w:rPr>
            <w:noProof/>
            <w:webHidden/>
          </w:rPr>
          <w:fldChar w:fldCharType="begin"/>
        </w:r>
        <w:r>
          <w:rPr>
            <w:noProof/>
            <w:webHidden/>
          </w:rPr>
          <w:instrText xml:space="preserve"> PAGEREF _Toc276633068 \h </w:instrText>
        </w:r>
        <w:r>
          <w:rPr>
            <w:noProof/>
            <w:webHidden/>
          </w:rPr>
        </w:r>
        <w:r>
          <w:rPr>
            <w:noProof/>
            <w:webHidden/>
          </w:rPr>
          <w:fldChar w:fldCharType="separate"/>
        </w:r>
        <w:r>
          <w:rPr>
            <w:noProof/>
            <w:webHidden/>
          </w:rPr>
          <w:t>296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69" w:history="1">
        <w:r w:rsidRPr="003D24B9">
          <w:rPr>
            <w:rStyle w:val="Hyperlink"/>
            <w:noProof/>
          </w:rPr>
          <w:t>4.2.15</w:t>
        </w:r>
        <w:r>
          <w:rPr>
            <w:rFonts w:asciiTheme="minorHAnsi" w:eastAsiaTheme="minorEastAsia" w:hAnsiTheme="minorHAnsi" w:cstheme="minorBidi"/>
            <w:b w:val="0"/>
            <w:noProof/>
            <w:sz w:val="22"/>
            <w:szCs w:val="22"/>
          </w:rPr>
          <w:tab/>
        </w:r>
        <w:r w:rsidRPr="003D24B9">
          <w:rPr>
            <w:rStyle w:val="Hyperlink"/>
            <w:noProof/>
          </w:rPr>
          <w:t>MEMR/BFPR – DID $C0 – Boot Software Part Number</w:t>
        </w:r>
        <w:r>
          <w:rPr>
            <w:noProof/>
            <w:webHidden/>
          </w:rPr>
          <w:tab/>
        </w:r>
        <w:r>
          <w:rPr>
            <w:noProof/>
            <w:webHidden/>
          </w:rPr>
          <w:fldChar w:fldCharType="begin"/>
        </w:r>
        <w:r>
          <w:rPr>
            <w:noProof/>
            <w:webHidden/>
          </w:rPr>
          <w:instrText xml:space="preserve"> PAGEREF _Toc276633069 \h </w:instrText>
        </w:r>
        <w:r>
          <w:rPr>
            <w:noProof/>
            <w:webHidden/>
          </w:rPr>
        </w:r>
        <w:r>
          <w:rPr>
            <w:noProof/>
            <w:webHidden/>
          </w:rPr>
          <w:fldChar w:fldCharType="separate"/>
        </w:r>
        <w:r>
          <w:rPr>
            <w:noProof/>
            <w:webHidden/>
          </w:rPr>
          <w:t>297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0" w:history="1">
        <w:r w:rsidRPr="003D24B9">
          <w:rPr>
            <w:rStyle w:val="Hyperlink"/>
            <w:noProof/>
          </w:rPr>
          <w:t>4.2.16</w:t>
        </w:r>
        <w:r>
          <w:rPr>
            <w:rFonts w:asciiTheme="minorHAnsi" w:eastAsiaTheme="minorEastAsia" w:hAnsiTheme="minorHAnsi" w:cstheme="minorBidi"/>
            <w:b w:val="0"/>
            <w:noProof/>
            <w:sz w:val="22"/>
            <w:szCs w:val="22"/>
          </w:rPr>
          <w:tab/>
        </w:r>
        <w:r w:rsidRPr="003D24B9">
          <w:rPr>
            <w:rStyle w:val="Hyperlink"/>
            <w:noProof/>
          </w:rPr>
          <w:t>MEMR – DID $C1 - $C8 – Software Module Identifier</w:t>
        </w:r>
        <w:r>
          <w:rPr>
            <w:noProof/>
            <w:webHidden/>
          </w:rPr>
          <w:tab/>
        </w:r>
        <w:r>
          <w:rPr>
            <w:noProof/>
            <w:webHidden/>
          </w:rPr>
          <w:fldChar w:fldCharType="begin"/>
        </w:r>
        <w:r>
          <w:rPr>
            <w:noProof/>
            <w:webHidden/>
          </w:rPr>
          <w:instrText xml:space="preserve"> PAGEREF _Toc276633070 \h </w:instrText>
        </w:r>
        <w:r>
          <w:rPr>
            <w:noProof/>
            <w:webHidden/>
          </w:rPr>
        </w:r>
        <w:r>
          <w:rPr>
            <w:noProof/>
            <w:webHidden/>
          </w:rPr>
          <w:fldChar w:fldCharType="separate"/>
        </w:r>
        <w:r>
          <w:rPr>
            <w:noProof/>
            <w:webHidden/>
          </w:rPr>
          <w:t>298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1" w:history="1">
        <w:r w:rsidRPr="003D24B9">
          <w:rPr>
            <w:rStyle w:val="Hyperlink"/>
            <w:noProof/>
          </w:rPr>
          <w:t>4.2.17</w:t>
        </w:r>
        <w:r>
          <w:rPr>
            <w:rFonts w:asciiTheme="minorHAnsi" w:eastAsiaTheme="minorEastAsia" w:hAnsiTheme="minorHAnsi" w:cstheme="minorBidi"/>
            <w:b w:val="0"/>
            <w:noProof/>
            <w:sz w:val="22"/>
            <w:szCs w:val="22"/>
          </w:rPr>
          <w:tab/>
        </w:r>
        <w:r w:rsidRPr="003D24B9">
          <w:rPr>
            <w:rStyle w:val="Hyperlink"/>
            <w:noProof/>
          </w:rPr>
          <w:t>MCPR – DID $C9 - $CA – Software Module Identifier</w:t>
        </w:r>
        <w:r>
          <w:rPr>
            <w:noProof/>
            <w:webHidden/>
          </w:rPr>
          <w:tab/>
        </w:r>
        <w:r>
          <w:rPr>
            <w:noProof/>
            <w:webHidden/>
          </w:rPr>
          <w:fldChar w:fldCharType="begin"/>
        </w:r>
        <w:r>
          <w:rPr>
            <w:noProof/>
            <w:webHidden/>
          </w:rPr>
          <w:instrText xml:space="preserve"> PAGEREF _Toc276633071 \h </w:instrText>
        </w:r>
        <w:r>
          <w:rPr>
            <w:noProof/>
            <w:webHidden/>
          </w:rPr>
        </w:r>
        <w:r>
          <w:rPr>
            <w:noProof/>
            <w:webHidden/>
          </w:rPr>
          <w:fldChar w:fldCharType="separate"/>
        </w:r>
        <w:r>
          <w:rPr>
            <w:noProof/>
            <w:webHidden/>
          </w:rPr>
          <w:t>300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2" w:history="1">
        <w:r w:rsidRPr="003D24B9">
          <w:rPr>
            <w:rStyle w:val="Hyperlink"/>
            <w:noProof/>
          </w:rPr>
          <w:t>4.2.18</w:t>
        </w:r>
        <w:r>
          <w:rPr>
            <w:rFonts w:asciiTheme="minorHAnsi" w:eastAsiaTheme="minorEastAsia" w:hAnsiTheme="minorHAnsi" w:cstheme="minorBidi"/>
            <w:b w:val="0"/>
            <w:noProof/>
            <w:sz w:val="22"/>
            <w:szCs w:val="22"/>
          </w:rPr>
          <w:tab/>
        </w:r>
        <w:r w:rsidRPr="003D24B9">
          <w:rPr>
            <w:rStyle w:val="Hyperlink"/>
            <w:noProof/>
          </w:rPr>
          <w:t>MEMR – DID $CB – End Model Part Number</w:t>
        </w:r>
        <w:r>
          <w:rPr>
            <w:noProof/>
            <w:webHidden/>
          </w:rPr>
          <w:tab/>
        </w:r>
        <w:r>
          <w:rPr>
            <w:noProof/>
            <w:webHidden/>
          </w:rPr>
          <w:fldChar w:fldCharType="begin"/>
        </w:r>
        <w:r>
          <w:rPr>
            <w:noProof/>
            <w:webHidden/>
          </w:rPr>
          <w:instrText xml:space="preserve"> PAGEREF _Toc276633072 \h </w:instrText>
        </w:r>
        <w:r>
          <w:rPr>
            <w:noProof/>
            <w:webHidden/>
          </w:rPr>
        </w:r>
        <w:r>
          <w:rPr>
            <w:noProof/>
            <w:webHidden/>
          </w:rPr>
          <w:fldChar w:fldCharType="separate"/>
        </w:r>
        <w:r>
          <w:rPr>
            <w:noProof/>
            <w:webHidden/>
          </w:rPr>
          <w:t>301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3" w:history="1">
        <w:r w:rsidRPr="003D24B9">
          <w:rPr>
            <w:rStyle w:val="Hyperlink"/>
            <w:noProof/>
          </w:rPr>
          <w:t>4.2.19</w:t>
        </w:r>
        <w:r>
          <w:rPr>
            <w:rFonts w:asciiTheme="minorHAnsi" w:eastAsiaTheme="minorEastAsia" w:hAnsiTheme="minorHAnsi" w:cstheme="minorBidi"/>
            <w:b w:val="0"/>
            <w:noProof/>
            <w:sz w:val="22"/>
            <w:szCs w:val="22"/>
          </w:rPr>
          <w:tab/>
        </w:r>
        <w:r w:rsidRPr="003D24B9">
          <w:rPr>
            <w:rStyle w:val="Hyperlink"/>
            <w:noProof/>
          </w:rPr>
          <w:t>MEMR – DID $CC – Base Model Part Number</w:t>
        </w:r>
        <w:r>
          <w:rPr>
            <w:noProof/>
            <w:webHidden/>
          </w:rPr>
          <w:tab/>
        </w:r>
        <w:r>
          <w:rPr>
            <w:noProof/>
            <w:webHidden/>
          </w:rPr>
          <w:fldChar w:fldCharType="begin"/>
        </w:r>
        <w:r>
          <w:rPr>
            <w:noProof/>
            <w:webHidden/>
          </w:rPr>
          <w:instrText xml:space="preserve"> PAGEREF _Toc276633073 \h </w:instrText>
        </w:r>
        <w:r>
          <w:rPr>
            <w:noProof/>
            <w:webHidden/>
          </w:rPr>
        </w:r>
        <w:r>
          <w:rPr>
            <w:noProof/>
            <w:webHidden/>
          </w:rPr>
          <w:fldChar w:fldCharType="separate"/>
        </w:r>
        <w:r>
          <w:rPr>
            <w:noProof/>
            <w:webHidden/>
          </w:rPr>
          <w:t>302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4" w:history="1">
        <w:r w:rsidRPr="003D24B9">
          <w:rPr>
            <w:rStyle w:val="Hyperlink"/>
            <w:noProof/>
          </w:rPr>
          <w:t>4.2.20</w:t>
        </w:r>
        <w:r>
          <w:rPr>
            <w:rFonts w:asciiTheme="minorHAnsi" w:eastAsiaTheme="minorEastAsia" w:hAnsiTheme="minorHAnsi" w:cstheme="minorBidi"/>
            <w:b w:val="0"/>
            <w:noProof/>
            <w:sz w:val="22"/>
            <w:szCs w:val="22"/>
          </w:rPr>
          <w:tab/>
        </w:r>
        <w:r w:rsidRPr="003D24B9">
          <w:rPr>
            <w:rStyle w:val="Hyperlink"/>
            <w:noProof/>
          </w:rPr>
          <w:t>MEMR/BFPR – DID $D0– Boot Software Part Number Alpha Code</w:t>
        </w:r>
        <w:r>
          <w:rPr>
            <w:noProof/>
            <w:webHidden/>
          </w:rPr>
          <w:tab/>
        </w:r>
        <w:r>
          <w:rPr>
            <w:noProof/>
            <w:webHidden/>
          </w:rPr>
          <w:fldChar w:fldCharType="begin"/>
        </w:r>
        <w:r>
          <w:rPr>
            <w:noProof/>
            <w:webHidden/>
          </w:rPr>
          <w:instrText xml:space="preserve"> PAGEREF _Toc276633074 \h </w:instrText>
        </w:r>
        <w:r>
          <w:rPr>
            <w:noProof/>
            <w:webHidden/>
          </w:rPr>
        </w:r>
        <w:r>
          <w:rPr>
            <w:noProof/>
            <w:webHidden/>
          </w:rPr>
          <w:fldChar w:fldCharType="separate"/>
        </w:r>
        <w:r>
          <w:rPr>
            <w:noProof/>
            <w:webHidden/>
          </w:rPr>
          <w:t>303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5" w:history="1">
        <w:r w:rsidRPr="003D24B9">
          <w:rPr>
            <w:rStyle w:val="Hyperlink"/>
            <w:noProof/>
          </w:rPr>
          <w:t>4.2.21</w:t>
        </w:r>
        <w:r>
          <w:rPr>
            <w:rFonts w:asciiTheme="minorHAnsi" w:eastAsiaTheme="minorEastAsia" w:hAnsiTheme="minorHAnsi" w:cstheme="minorBidi"/>
            <w:b w:val="0"/>
            <w:noProof/>
            <w:sz w:val="22"/>
            <w:szCs w:val="22"/>
          </w:rPr>
          <w:tab/>
        </w:r>
        <w:r w:rsidRPr="003D24B9">
          <w:rPr>
            <w:rStyle w:val="Hyperlink"/>
            <w:noProof/>
          </w:rPr>
          <w:t>MEMR – DID $D1 - $D8 – Software Module Identifier Alpha Code</w:t>
        </w:r>
        <w:r>
          <w:rPr>
            <w:noProof/>
            <w:webHidden/>
          </w:rPr>
          <w:tab/>
        </w:r>
        <w:r>
          <w:rPr>
            <w:noProof/>
            <w:webHidden/>
          </w:rPr>
          <w:fldChar w:fldCharType="begin"/>
        </w:r>
        <w:r>
          <w:rPr>
            <w:noProof/>
            <w:webHidden/>
          </w:rPr>
          <w:instrText xml:space="preserve"> PAGEREF _Toc276633075 \h </w:instrText>
        </w:r>
        <w:r>
          <w:rPr>
            <w:noProof/>
            <w:webHidden/>
          </w:rPr>
        </w:r>
        <w:r>
          <w:rPr>
            <w:noProof/>
            <w:webHidden/>
          </w:rPr>
          <w:fldChar w:fldCharType="separate"/>
        </w:r>
        <w:r>
          <w:rPr>
            <w:noProof/>
            <w:webHidden/>
          </w:rPr>
          <w:t>304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6" w:history="1">
        <w:r w:rsidRPr="003D24B9">
          <w:rPr>
            <w:rStyle w:val="Hyperlink"/>
            <w:noProof/>
          </w:rPr>
          <w:t>4.2.22</w:t>
        </w:r>
        <w:r>
          <w:rPr>
            <w:rFonts w:asciiTheme="minorHAnsi" w:eastAsiaTheme="minorEastAsia" w:hAnsiTheme="minorHAnsi" w:cstheme="minorBidi"/>
            <w:b w:val="0"/>
            <w:noProof/>
            <w:sz w:val="22"/>
            <w:szCs w:val="22"/>
          </w:rPr>
          <w:tab/>
        </w:r>
        <w:r w:rsidRPr="003D24B9">
          <w:rPr>
            <w:rStyle w:val="Hyperlink"/>
            <w:noProof/>
          </w:rPr>
          <w:t>MCPR – DID $D9 - $DA – Software Module Identifier Alpha Code</w:t>
        </w:r>
        <w:r>
          <w:rPr>
            <w:noProof/>
            <w:webHidden/>
          </w:rPr>
          <w:tab/>
        </w:r>
        <w:r>
          <w:rPr>
            <w:noProof/>
            <w:webHidden/>
          </w:rPr>
          <w:fldChar w:fldCharType="begin"/>
        </w:r>
        <w:r>
          <w:rPr>
            <w:noProof/>
            <w:webHidden/>
          </w:rPr>
          <w:instrText xml:space="preserve"> PAGEREF _Toc276633076 \h </w:instrText>
        </w:r>
        <w:r>
          <w:rPr>
            <w:noProof/>
            <w:webHidden/>
          </w:rPr>
        </w:r>
        <w:r>
          <w:rPr>
            <w:noProof/>
            <w:webHidden/>
          </w:rPr>
          <w:fldChar w:fldCharType="separate"/>
        </w:r>
        <w:r>
          <w:rPr>
            <w:noProof/>
            <w:webHidden/>
          </w:rPr>
          <w:t>305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7" w:history="1">
        <w:r w:rsidRPr="003D24B9">
          <w:rPr>
            <w:rStyle w:val="Hyperlink"/>
            <w:noProof/>
          </w:rPr>
          <w:t>4.2.23</w:t>
        </w:r>
        <w:r>
          <w:rPr>
            <w:rFonts w:asciiTheme="minorHAnsi" w:eastAsiaTheme="minorEastAsia" w:hAnsiTheme="minorHAnsi" w:cstheme="minorBidi"/>
            <w:b w:val="0"/>
            <w:noProof/>
            <w:sz w:val="22"/>
            <w:szCs w:val="22"/>
          </w:rPr>
          <w:tab/>
        </w:r>
        <w:r w:rsidRPr="003D24B9">
          <w:rPr>
            <w:rStyle w:val="Hyperlink"/>
            <w:noProof/>
          </w:rPr>
          <w:t>MEMR – DID $DB – End Model Part Number Alpha Code</w:t>
        </w:r>
        <w:r>
          <w:rPr>
            <w:noProof/>
            <w:webHidden/>
          </w:rPr>
          <w:tab/>
        </w:r>
        <w:r>
          <w:rPr>
            <w:noProof/>
            <w:webHidden/>
          </w:rPr>
          <w:fldChar w:fldCharType="begin"/>
        </w:r>
        <w:r>
          <w:rPr>
            <w:noProof/>
            <w:webHidden/>
          </w:rPr>
          <w:instrText xml:space="preserve"> PAGEREF _Toc276633077 \h </w:instrText>
        </w:r>
        <w:r>
          <w:rPr>
            <w:noProof/>
            <w:webHidden/>
          </w:rPr>
        </w:r>
        <w:r>
          <w:rPr>
            <w:noProof/>
            <w:webHidden/>
          </w:rPr>
          <w:fldChar w:fldCharType="separate"/>
        </w:r>
        <w:r>
          <w:rPr>
            <w:noProof/>
            <w:webHidden/>
          </w:rPr>
          <w:t>305</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8" w:history="1">
        <w:r w:rsidRPr="003D24B9">
          <w:rPr>
            <w:rStyle w:val="Hyperlink"/>
            <w:noProof/>
          </w:rPr>
          <w:t>4.2.24</w:t>
        </w:r>
        <w:r>
          <w:rPr>
            <w:rFonts w:asciiTheme="minorHAnsi" w:eastAsiaTheme="minorEastAsia" w:hAnsiTheme="minorHAnsi" w:cstheme="minorBidi"/>
            <w:b w:val="0"/>
            <w:noProof/>
            <w:sz w:val="22"/>
            <w:szCs w:val="22"/>
          </w:rPr>
          <w:tab/>
        </w:r>
        <w:r w:rsidRPr="003D24B9">
          <w:rPr>
            <w:rStyle w:val="Hyperlink"/>
            <w:noProof/>
          </w:rPr>
          <w:t>MEMR – DID $DC – Base Model Part Number Alpha Code</w:t>
        </w:r>
        <w:r>
          <w:rPr>
            <w:noProof/>
            <w:webHidden/>
          </w:rPr>
          <w:tab/>
        </w:r>
        <w:r>
          <w:rPr>
            <w:noProof/>
            <w:webHidden/>
          </w:rPr>
          <w:fldChar w:fldCharType="begin"/>
        </w:r>
        <w:r>
          <w:rPr>
            <w:noProof/>
            <w:webHidden/>
          </w:rPr>
          <w:instrText xml:space="preserve"> PAGEREF _Toc276633078 \h </w:instrText>
        </w:r>
        <w:r>
          <w:rPr>
            <w:noProof/>
            <w:webHidden/>
          </w:rPr>
        </w:r>
        <w:r>
          <w:rPr>
            <w:noProof/>
            <w:webHidden/>
          </w:rPr>
          <w:fldChar w:fldCharType="separate"/>
        </w:r>
        <w:r>
          <w:rPr>
            <w:noProof/>
            <w:webHidden/>
          </w:rPr>
          <w:t>306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079" w:history="1">
        <w:r w:rsidRPr="003D24B9">
          <w:rPr>
            <w:rStyle w:val="Hyperlink"/>
            <w:noProof/>
          </w:rPr>
          <w:t>4.2.25</w:t>
        </w:r>
        <w:r>
          <w:rPr>
            <w:rFonts w:asciiTheme="minorHAnsi" w:eastAsiaTheme="minorEastAsia" w:hAnsiTheme="minorHAnsi" w:cstheme="minorBidi"/>
            <w:b w:val="0"/>
            <w:noProof/>
            <w:sz w:val="22"/>
            <w:szCs w:val="22"/>
          </w:rPr>
          <w:tab/>
        </w:r>
        <w:r w:rsidRPr="003D24B9">
          <w:rPr>
            <w:rStyle w:val="Hyperlink"/>
            <w:noProof/>
          </w:rPr>
          <w:t>VSPR – DID $DF – ECU Odometer Value</w:t>
        </w:r>
        <w:r>
          <w:rPr>
            <w:noProof/>
            <w:webHidden/>
          </w:rPr>
          <w:tab/>
        </w:r>
        <w:r>
          <w:rPr>
            <w:noProof/>
            <w:webHidden/>
          </w:rPr>
          <w:fldChar w:fldCharType="begin"/>
        </w:r>
        <w:r>
          <w:rPr>
            <w:noProof/>
            <w:webHidden/>
          </w:rPr>
          <w:instrText xml:space="preserve"> PAGEREF _Toc276633079 \h </w:instrText>
        </w:r>
        <w:r>
          <w:rPr>
            <w:noProof/>
            <w:webHidden/>
          </w:rPr>
        </w:r>
        <w:r>
          <w:rPr>
            <w:noProof/>
            <w:webHidden/>
          </w:rPr>
          <w:fldChar w:fldCharType="separate"/>
        </w:r>
        <w:r>
          <w:rPr>
            <w:noProof/>
            <w:webHidden/>
          </w:rPr>
          <w:t>306</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3080" w:history="1">
        <w:r w:rsidRPr="003D24B9">
          <w:rPr>
            <w:rStyle w:val="Hyperlink"/>
            <w:noProof/>
          </w:rPr>
          <w:t>5.</w:t>
        </w:r>
        <w:r>
          <w:rPr>
            <w:rFonts w:asciiTheme="minorHAnsi" w:eastAsiaTheme="minorEastAsia" w:hAnsiTheme="minorHAnsi" w:cstheme="minorBidi"/>
            <w:b w:val="0"/>
            <w:noProof/>
            <w:sz w:val="22"/>
            <w:szCs w:val="22"/>
          </w:rPr>
          <w:tab/>
        </w:r>
        <w:r w:rsidRPr="003D24B9">
          <w:rPr>
            <w:rStyle w:val="Hyperlink"/>
            <w:noProof/>
          </w:rPr>
          <w:t>Control Packet Identifiers (CPIDs)</w:t>
        </w:r>
        <w:r>
          <w:rPr>
            <w:noProof/>
            <w:webHidden/>
          </w:rPr>
          <w:tab/>
        </w:r>
        <w:r>
          <w:rPr>
            <w:noProof/>
            <w:webHidden/>
          </w:rPr>
          <w:fldChar w:fldCharType="begin"/>
        </w:r>
        <w:r>
          <w:rPr>
            <w:noProof/>
            <w:webHidden/>
          </w:rPr>
          <w:instrText xml:space="preserve"> PAGEREF _Toc276633080 \h </w:instrText>
        </w:r>
        <w:r>
          <w:rPr>
            <w:noProof/>
            <w:webHidden/>
          </w:rPr>
        </w:r>
        <w:r>
          <w:rPr>
            <w:noProof/>
            <w:webHidden/>
          </w:rPr>
          <w:fldChar w:fldCharType="separate"/>
        </w:r>
        <w:r>
          <w:rPr>
            <w:noProof/>
            <w:webHidden/>
          </w:rPr>
          <w:t>307</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81" w:history="1">
        <w:r w:rsidRPr="003D24B9">
          <w:rPr>
            <w:rStyle w:val="Hyperlink"/>
            <w:noProof/>
          </w:rPr>
          <w:t>5.1</w:t>
        </w:r>
        <w:r>
          <w:rPr>
            <w:rFonts w:asciiTheme="minorHAnsi" w:eastAsiaTheme="minorEastAsia" w:hAnsiTheme="minorHAnsi" w:cstheme="minorBidi"/>
            <w:b w:val="0"/>
            <w:noProof/>
            <w:sz w:val="22"/>
            <w:szCs w:val="22"/>
          </w:rPr>
          <w:tab/>
        </w:r>
        <w:r w:rsidRPr="003D24B9">
          <w:rPr>
            <w:rStyle w:val="Hyperlink"/>
            <w:noProof/>
          </w:rPr>
          <w:t>Device Control Limit Exceeded Return Codes</w:t>
        </w:r>
        <w:r>
          <w:rPr>
            <w:noProof/>
            <w:webHidden/>
          </w:rPr>
          <w:tab/>
        </w:r>
        <w:r>
          <w:rPr>
            <w:noProof/>
            <w:webHidden/>
          </w:rPr>
          <w:fldChar w:fldCharType="begin"/>
        </w:r>
        <w:r>
          <w:rPr>
            <w:noProof/>
            <w:webHidden/>
          </w:rPr>
          <w:instrText xml:space="preserve"> PAGEREF _Toc276633081 \h </w:instrText>
        </w:r>
        <w:r>
          <w:rPr>
            <w:noProof/>
            <w:webHidden/>
          </w:rPr>
        </w:r>
        <w:r>
          <w:rPr>
            <w:noProof/>
            <w:webHidden/>
          </w:rPr>
          <w:fldChar w:fldCharType="separate"/>
        </w:r>
        <w:r>
          <w:rPr>
            <w:noProof/>
            <w:webHidden/>
          </w:rPr>
          <w:t>308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82" w:history="1">
        <w:r w:rsidRPr="003D24B9">
          <w:rPr>
            <w:rStyle w:val="Hyperlink"/>
            <w:noProof/>
          </w:rPr>
          <w:t>5.1.1</w:t>
        </w:r>
        <w:r>
          <w:rPr>
            <w:rFonts w:asciiTheme="minorHAnsi" w:eastAsiaTheme="minorEastAsia" w:hAnsiTheme="minorHAnsi" w:cstheme="minorBidi"/>
            <w:b w:val="0"/>
            <w:noProof/>
            <w:sz w:val="22"/>
            <w:szCs w:val="22"/>
          </w:rPr>
          <w:tab/>
        </w:r>
        <w:r w:rsidRPr="003D24B9">
          <w:rPr>
            <w:rStyle w:val="Hyperlink"/>
            <w:noProof/>
          </w:rPr>
          <w:t>Device Control Timer Time</w:t>
        </w:r>
        <w:r w:rsidRPr="003D24B9">
          <w:rPr>
            <w:rStyle w:val="Hyperlink"/>
            <w:noProof/>
          </w:rPr>
          <w:noBreakHyphen/>
          <w:t>Out</w:t>
        </w:r>
        <w:r>
          <w:rPr>
            <w:noProof/>
            <w:webHidden/>
          </w:rPr>
          <w:tab/>
        </w:r>
        <w:r>
          <w:rPr>
            <w:noProof/>
            <w:webHidden/>
          </w:rPr>
          <w:fldChar w:fldCharType="begin"/>
        </w:r>
        <w:r>
          <w:rPr>
            <w:noProof/>
            <w:webHidden/>
          </w:rPr>
          <w:instrText xml:space="preserve"> PAGEREF _Toc276633082 \h </w:instrText>
        </w:r>
        <w:r>
          <w:rPr>
            <w:noProof/>
            <w:webHidden/>
          </w:rPr>
        </w:r>
        <w:r>
          <w:rPr>
            <w:noProof/>
            <w:webHidden/>
          </w:rPr>
          <w:fldChar w:fldCharType="separate"/>
        </w:r>
        <w:r>
          <w:rPr>
            <w:noProof/>
            <w:webHidden/>
          </w:rPr>
          <w:t>308</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83" w:history="1">
        <w:r w:rsidRPr="003D24B9">
          <w:rPr>
            <w:rStyle w:val="Hyperlink"/>
            <w:noProof/>
          </w:rPr>
          <w:t>5.2</w:t>
        </w:r>
        <w:r>
          <w:rPr>
            <w:rFonts w:asciiTheme="minorHAnsi" w:eastAsiaTheme="minorEastAsia" w:hAnsiTheme="minorHAnsi" w:cstheme="minorBidi"/>
            <w:b w:val="0"/>
            <w:noProof/>
            <w:sz w:val="22"/>
            <w:szCs w:val="22"/>
          </w:rPr>
          <w:tab/>
        </w:r>
        <w:r w:rsidRPr="003D24B9">
          <w:rPr>
            <w:rStyle w:val="Hyperlink"/>
            <w:noProof/>
          </w:rPr>
          <w:t>CPID $10</w:t>
        </w:r>
        <w:r>
          <w:rPr>
            <w:noProof/>
            <w:webHidden/>
          </w:rPr>
          <w:tab/>
        </w:r>
        <w:r>
          <w:rPr>
            <w:noProof/>
            <w:webHidden/>
          </w:rPr>
          <w:fldChar w:fldCharType="begin"/>
        </w:r>
        <w:r>
          <w:rPr>
            <w:noProof/>
            <w:webHidden/>
          </w:rPr>
          <w:instrText xml:space="preserve"> PAGEREF _Toc276633083 \h </w:instrText>
        </w:r>
        <w:r>
          <w:rPr>
            <w:noProof/>
            <w:webHidden/>
          </w:rPr>
        </w:r>
        <w:r>
          <w:rPr>
            <w:noProof/>
            <w:webHidden/>
          </w:rPr>
          <w:fldChar w:fldCharType="separate"/>
        </w:r>
        <w:r>
          <w:rPr>
            <w:noProof/>
            <w:webHidden/>
          </w:rPr>
          <w:t>309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84" w:history="1">
        <w:r w:rsidRPr="003D24B9">
          <w:rPr>
            <w:rStyle w:val="Hyperlink"/>
            <w:noProof/>
          </w:rPr>
          <w:t>5.2.1</w:t>
        </w:r>
        <w:r>
          <w:rPr>
            <w:rFonts w:asciiTheme="minorHAnsi" w:eastAsiaTheme="minorEastAsia" w:hAnsiTheme="minorHAnsi" w:cstheme="minorBidi"/>
            <w:b w:val="0"/>
            <w:noProof/>
            <w:sz w:val="22"/>
            <w:szCs w:val="22"/>
          </w:rPr>
          <w:tab/>
        </w:r>
        <w:r w:rsidRPr="003D24B9">
          <w:rPr>
            <w:rStyle w:val="Hyperlink"/>
            <w:noProof/>
          </w:rPr>
          <w:t>CDAR – Displacement on Demand Solenoid Device Control</w:t>
        </w:r>
        <w:r>
          <w:rPr>
            <w:noProof/>
            <w:webHidden/>
          </w:rPr>
          <w:tab/>
        </w:r>
        <w:r>
          <w:rPr>
            <w:noProof/>
            <w:webHidden/>
          </w:rPr>
          <w:fldChar w:fldCharType="begin"/>
        </w:r>
        <w:r>
          <w:rPr>
            <w:noProof/>
            <w:webHidden/>
          </w:rPr>
          <w:instrText xml:space="preserve"> PAGEREF _Toc276633084 \h </w:instrText>
        </w:r>
        <w:r>
          <w:rPr>
            <w:noProof/>
            <w:webHidden/>
          </w:rPr>
        </w:r>
        <w:r>
          <w:rPr>
            <w:noProof/>
            <w:webHidden/>
          </w:rPr>
          <w:fldChar w:fldCharType="separate"/>
        </w:r>
        <w:r>
          <w:rPr>
            <w:noProof/>
            <w:webHidden/>
          </w:rPr>
          <w:t>309</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085" w:history="1">
        <w:r w:rsidRPr="003D24B9">
          <w:rPr>
            <w:rStyle w:val="Hyperlink"/>
            <w:noProof/>
          </w:rPr>
          <w:t>5.2.1.1</w:t>
        </w:r>
        <w:r>
          <w:rPr>
            <w:rFonts w:asciiTheme="minorHAnsi" w:eastAsiaTheme="minorEastAsia" w:hAnsiTheme="minorHAnsi" w:cstheme="minorBidi"/>
            <w:b w:val="0"/>
            <w:noProof/>
            <w:sz w:val="22"/>
            <w:szCs w:val="22"/>
          </w:rPr>
          <w:tab/>
        </w:r>
        <w:r w:rsidRPr="003D24B9">
          <w:rPr>
            <w:rStyle w:val="Hyperlink"/>
            <w:noProof/>
          </w:rPr>
          <w:t>Deactivate Half of the Engine’s Cylinders</w:t>
        </w:r>
        <w:r>
          <w:rPr>
            <w:noProof/>
            <w:webHidden/>
          </w:rPr>
          <w:tab/>
        </w:r>
        <w:r>
          <w:rPr>
            <w:noProof/>
            <w:webHidden/>
          </w:rPr>
          <w:fldChar w:fldCharType="begin"/>
        </w:r>
        <w:r>
          <w:rPr>
            <w:noProof/>
            <w:webHidden/>
          </w:rPr>
          <w:instrText xml:space="preserve"> PAGEREF _Toc276633085 \h </w:instrText>
        </w:r>
        <w:r>
          <w:rPr>
            <w:noProof/>
            <w:webHidden/>
          </w:rPr>
        </w:r>
        <w:r>
          <w:rPr>
            <w:noProof/>
            <w:webHidden/>
          </w:rPr>
          <w:fldChar w:fldCharType="separate"/>
        </w:r>
        <w:r>
          <w:rPr>
            <w:noProof/>
            <w:webHidden/>
          </w:rPr>
          <w:t>311</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086" w:history="1">
        <w:r w:rsidRPr="003D24B9">
          <w:rPr>
            <w:rStyle w:val="Hyperlink"/>
            <w:noProof/>
          </w:rPr>
          <w:t>5.2.1.2</w:t>
        </w:r>
        <w:r>
          <w:rPr>
            <w:rFonts w:asciiTheme="minorHAnsi" w:eastAsiaTheme="minorEastAsia" w:hAnsiTheme="minorHAnsi" w:cstheme="minorBidi"/>
            <w:b w:val="0"/>
            <w:noProof/>
            <w:sz w:val="22"/>
            <w:szCs w:val="22"/>
          </w:rPr>
          <w:tab/>
        </w:r>
        <w:r w:rsidRPr="003D24B9">
          <w:rPr>
            <w:rStyle w:val="Hyperlink"/>
            <w:noProof/>
          </w:rPr>
          <w:t>Deactivate One of the Engine’s Cylinders with Engine Running</w:t>
        </w:r>
        <w:r>
          <w:rPr>
            <w:noProof/>
            <w:webHidden/>
          </w:rPr>
          <w:tab/>
        </w:r>
        <w:r>
          <w:rPr>
            <w:noProof/>
            <w:webHidden/>
          </w:rPr>
          <w:fldChar w:fldCharType="begin"/>
        </w:r>
        <w:r>
          <w:rPr>
            <w:noProof/>
            <w:webHidden/>
          </w:rPr>
          <w:instrText xml:space="preserve"> PAGEREF _Toc276633086 \h </w:instrText>
        </w:r>
        <w:r>
          <w:rPr>
            <w:noProof/>
            <w:webHidden/>
          </w:rPr>
        </w:r>
        <w:r>
          <w:rPr>
            <w:noProof/>
            <w:webHidden/>
          </w:rPr>
          <w:fldChar w:fldCharType="separate"/>
        </w:r>
        <w:r>
          <w:rPr>
            <w:noProof/>
            <w:webHidden/>
          </w:rPr>
          <w:t>312</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087" w:history="1">
        <w:r w:rsidRPr="003D24B9">
          <w:rPr>
            <w:rStyle w:val="Hyperlink"/>
            <w:noProof/>
          </w:rPr>
          <w:t>5.2.1.3</w:t>
        </w:r>
        <w:r>
          <w:rPr>
            <w:rFonts w:asciiTheme="minorHAnsi" w:eastAsiaTheme="minorEastAsia" w:hAnsiTheme="minorHAnsi" w:cstheme="minorBidi"/>
            <w:b w:val="0"/>
            <w:noProof/>
            <w:sz w:val="22"/>
            <w:szCs w:val="22"/>
          </w:rPr>
          <w:tab/>
        </w:r>
        <w:r w:rsidRPr="003D24B9">
          <w:rPr>
            <w:rStyle w:val="Hyperlink"/>
            <w:noProof/>
          </w:rPr>
          <w:t>Deactivate One of the Engine’s Cylinders with Engine Not Running</w:t>
        </w:r>
        <w:r>
          <w:rPr>
            <w:noProof/>
            <w:webHidden/>
          </w:rPr>
          <w:tab/>
        </w:r>
        <w:r>
          <w:rPr>
            <w:noProof/>
            <w:webHidden/>
          </w:rPr>
          <w:fldChar w:fldCharType="begin"/>
        </w:r>
        <w:r>
          <w:rPr>
            <w:noProof/>
            <w:webHidden/>
          </w:rPr>
          <w:instrText xml:space="preserve"> PAGEREF _Toc276633087 \h </w:instrText>
        </w:r>
        <w:r>
          <w:rPr>
            <w:noProof/>
            <w:webHidden/>
          </w:rPr>
        </w:r>
        <w:r>
          <w:rPr>
            <w:noProof/>
            <w:webHidden/>
          </w:rPr>
          <w:fldChar w:fldCharType="separate"/>
        </w:r>
        <w:r>
          <w:rPr>
            <w:noProof/>
            <w:webHidden/>
          </w:rPr>
          <w:t>313</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88" w:history="1">
        <w:r w:rsidRPr="003D24B9">
          <w:rPr>
            <w:rStyle w:val="Hyperlink"/>
            <w:noProof/>
          </w:rPr>
          <w:t>5.2.2</w:t>
        </w:r>
        <w:r>
          <w:rPr>
            <w:rFonts w:asciiTheme="minorHAnsi" w:eastAsiaTheme="minorEastAsia" w:hAnsiTheme="minorHAnsi" w:cstheme="minorBidi"/>
            <w:b w:val="0"/>
            <w:noProof/>
            <w:sz w:val="22"/>
            <w:szCs w:val="22"/>
          </w:rPr>
          <w:tab/>
        </w:r>
        <w:r w:rsidRPr="003D24B9">
          <w:rPr>
            <w:rStyle w:val="Hyperlink"/>
            <w:noProof/>
          </w:rPr>
          <w:t>EPSR – Crank Decode Mode Device Control</w:t>
        </w:r>
        <w:r>
          <w:rPr>
            <w:noProof/>
            <w:webHidden/>
          </w:rPr>
          <w:tab/>
        </w:r>
        <w:r>
          <w:rPr>
            <w:noProof/>
            <w:webHidden/>
          </w:rPr>
          <w:fldChar w:fldCharType="begin"/>
        </w:r>
        <w:r>
          <w:rPr>
            <w:noProof/>
            <w:webHidden/>
          </w:rPr>
          <w:instrText xml:space="preserve"> PAGEREF _Toc276633088 \h </w:instrText>
        </w:r>
        <w:r>
          <w:rPr>
            <w:noProof/>
            <w:webHidden/>
          </w:rPr>
        </w:r>
        <w:r>
          <w:rPr>
            <w:noProof/>
            <w:webHidden/>
          </w:rPr>
          <w:fldChar w:fldCharType="separate"/>
        </w:r>
        <w:r>
          <w:rPr>
            <w:noProof/>
            <w:webHidden/>
          </w:rPr>
          <w:t>314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89" w:history="1">
        <w:r w:rsidRPr="003D24B9">
          <w:rPr>
            <w:rStyle w:val="Hyperlink"/>
            <w:noProof/>
          </w:rPr>
          <w:t>5.2.3</w:t>
        </w:r>
        <w:r>
          <w:rPr>
            <w:rFonts w:asciiTheme="minorHAnsi" w:eastAsiaTheme="minorEastAsia" w:hAnsiTheme="minorHAnsi" w:cstheme="minorBidi"/>
            <w:b w:val="0"/>
            <w:noProof/>
            <w:sz w:val="22"/>
            <w:szCs w:val="22"/>
          </w:rPr>
          <w:tab/>
        </w:r>
        <w:r w:rsidRPr="003D24B9">
          <w:rPr>
            <w:rStyle w:val="Hyperlink"/>
            <w:noProof/>
          </w:rPr>
          <w:t>SPKR – Spark Retard Device Control</w:t>
        </w:r>
        <w:r>
          <w:rPr>
            <w:noProof/>
            <w:webHidden/>
          </w:rPr>
          <w:tab/>
        </w:r>
        <w:r>
          <w:rPr>
            <w:noProof/>
            <w:webHidden/>
          </w:rPr>
          <w:fldChar w:fldCharType="begin"/>
        </w:r>
        <w:r>
          <w:rPr>
            <w:noProof/>
            <w:webHidden/>
          </w:rPr>
          <w:instrText xml:space="preserve"> PAGEREF _Toc276633089 \h </w:instrText>
        </w:r>
        <w:r>
          <w:rPr>
            <w:noProof/>
            <w:webHidden/>
          </w:rPr>
        </w:r>
        <w:r>
          <w:rPr>
            <w:noProof/>
            <w:webHidden/>
          </w:rPr>
          <w:fldChar w:fldCharType="separate"/>
        </w:r>
        <w:r>
          <w:rPr>
            <w:noProof/>
            <w:webHidden/>
          </w:rPr>
          <w:t>314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0" w:history="1">
        <w:r w:rsidRPr="003D24B9">
          <w:rPr>
            <w:rStyle w:val="Hyperlink"/>
            <w:noProof/>
          </w:rPr>
          <w:t>5.2.4</w:t>
        </w:r>
        <w:r>
          <w:rPr>
            <w:rFonts w:asciiTheme="minorHAnsi" w:eastAsiaTheme="minorEastAsia" w:hAnsiTheme="minorHAnsi" w:cstheme="minorBidi"/>
            <w:b w:val="0"/>
            <w:noProof/>
            <w:sz w:val="22"/>
            <w:szCs w:val="22"/>
          </w:rPr>
          <w:tab/>
        </w:r>
        <w:r w:rsidRPr="003D24B9">
          <w:rPr>
            <w:rStyle w:val="Hyperlink"/>
            <w:noProof/>
          </w:rPr>
          <w:t>SPKR – Disable Idle Spark Device Control</w:t>
        </w:r>
        <w:r>
          <w:rPr>
            <w:noProof/>
            <w:webHidden/>
          </w:rPr>
          <w:tab/>
        </w:r>
        <w:r>
          <w:rPr>
            <w:noProof/>
            <w:webHidden/>
          </w:rPr>
          <w:fldChar w:fldCharType="begin"/>
        </w:r>
        <w:r>
          <w:rPr>
            <w:noProof/>
            <w:webHidden/>
          </w:rPr>
          <w:instrText xml:space="preserve"> PAGEREF _Toc276633090 \h </w:instrText>
        </w:r>
        <w:r>
          <w:rPr>
            <w:noProof/>
            <w:webHidden/>
          </w:rPr>
        </w:r>
        <w:r>
          <w:rPr>
            <w:noProof/>
            <w:webHidden/>
          </w:rPr>
          <w:fldChar w:fldCharType="separate"/>
        </w:r>
        <w:r>
          <w:rPr>
            <w:noProof/>
            <w:webHidden/>
          </w:rPr>
          <w:t>315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1" w:history="1">
        <w:r w:rsidRPr="003D24B9">
          <w:rPr>
            <w:rStyle w:val="Hyperlink"/>
            <w:noProof/>
          </w:rPr>
          <w:t>5.2.5</w:t>
        </w:r>
        <w:r>
          <w:rPr>
            <w:rFonts w:asciiTheme="minorHAnsi" w:eastAsiaTheme="minorEastAsia" w:hAnsiTheme="minorHAnsi" w:cstheme="minorBidi"/>
            <w:b w:val="0"/>
            <w:noProof/>
            <w:sz w:val="22"/>
            <w:szCs w:val="22"/>
          </w:rPr>
          <w:tab/>
        </w:r>
        <w:r w:rsidRPr="003D24B9">
          <w:rPr>
            <w:rStyle w:val="Hyperlink"/>
            <w:noProof/>
          </w:rPr>
          <w:t>MSFR – Crankshaft Position Variation Learn Trigger Device Control</w:t>
        </w:r>
        <w:r>
          <w:rPr>
            <w:noProof/>
            <w:webHidden/>
          </w:rPr>
          <w:tab/>
        </w:r>
        <w:r>
          <w:rPr>
            <w:noProof/>
            <w:webHidden/>
          </w:rPr>
          <w:fldChar w:fldCharType="begin"/>
        </w:r>
        <w:r>
          <w:rPr>
            <w:noProof/>
            <w:webHidden/>
          </w:rPr>
          <w:instrText xml:space="preserve"> PAGEREF _Toc276633091 \h </w:instrText>
        </w:r>
        <w:r>
          <w:rPr>
            <w:noProof/>
            <w:webHidden/>
          </w:rPr>
        </w:r>
        <w:r>
          <w:rPr>
            <w:noProof/>
            <w:webHidden/>
          </w:rPr>
          <w:fldChar w:fldCharType="separate"/>
        </w:r>
        <w:r>
          <w:rPr>
            <w:noProof/>
            <w:webHidden/>
          </w:rPr>
          <w:t>315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2" w:history="1">
        <w:r w:rsidRPr="003D24B9">
          <w:rPr>
            <w:rStyle w:val="Hyperlink"/>
            <w:noProof/>
          </w:rPr>
          <w:t>5.2.6</w:t>
        </w:r>
        <w:r>
          <w:rPr>
            <w:rFonts w:asciiTheme="minorHAnsi" w:eastAsiaTheme="minorEastAsia" w:hAnsiTheme="minorHAnsi" w:cstheme="minorBidi"/>
            <w:b w:val="0"/>
            <w:noProof/>
            <w:sz w:val="22"/>
            <w:szCs w:val="22"/>
          </w:rPr>
          <w:tab/>
        </w:r>
        <w:r w:rsidRPr="003D24B9">
          <w:rPr>
            <w:rStyle w:val="Hyperlink"/>
            <w:noProof/>
          </w:rPr>
          <w:t>EFVR – Exhaust Pressure Regulator Valve Solenoid Device Control</w:t>
        </w:r>
        <w:r>
          <w:rPr>
            <w:noProof/>
            <w:webHidden/>
          </w:rPr>
          <w:tab/>
        </w:r>
        <w:r>
          <w:rPr>
            <w:noProof/>
            <w:webHidden/>
          </w:rPr>
          <w:fldChar w:fldCharType="begin"/>
        </w:r>
        <w:r>
          <w:rPr>
            <w:noProof/>
            <w:webHidden/>
          </w:rPr>
          <w:instrText xml:space="preserve"> PAGEREF _Toc276633092 \h </w:instrText>
        </w:r>
        <w:r>
          <w:rPr>
            <w:noProof/>
            <w:webHidden/>
          </w:rPr>
        </w:r>
        <w:r>
          <w:rPr>
            <w:noProof/>
            <w:webHidden/>
          </w:rPr>
          <w:fldChar w:fldCharType="separate"/>
        </w:r>
        <w:r>
          <w:rPr>
            <w:noProof/>
            <w:webHidden/>
          </w:rPr>
          <w:t>316</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093" w:history="1">
        <w:r w:rsidRPr="003D24B9">
          <w:rPr>
            <w:rStyle w:val="Hyperlink"/>
            <w:noProof/>
          </w:rPr>
          <w:t>5.3</w:t>
        </w:r>
        <w:r>
          <w:rPr>
            <w:rFonts w:asciiTheme="minorHAnsi" w:eastAsiaTheme="minorEastAsia" w:hAnsiTheme="minorHAnsi" w:cstheme="minorBidi"/>
            <w:b w:val="0"/>
            <w:noProof/>
            <w:sz w:val="22"/>
            <w:szCs w:val="22"/>
          </w:rPr>
          <w:tab/>
        </w:r>
        <w:r w:rsidRPr="003D24B9">
          <w:rPr>
            <w:rStyle w:val="Hyperlink"/>
            <w:noProof/>
          </w:rPr>
          <w:t>CPID $14</w:t>
        </w:r>
        <w:r>
          <w:rPr>
            <w:noProof/>
            <w:webHidden/>
          </w:rPr>
          <w:tab/>
        </w:r>
        <w:r>
          <w:rPr>
            <w:noProof/>
            <w:webHidden/>
          </w:rPr>
          <w:fldChar w:fldCharType="begin"/>
        </w:r>
        <w:r>
          <w:rPr>
            <w:noProof/>
            <w:webHidden/>
          </w:rPr>
          <w:instrText xml:space="preserve"> PAGEREF _Toc276633093 \h </w:instrText>
        </w:r>
        <w:r>
          <w:rPr>
            <w:noProof/>
            <w:webHidden/>
          </w:rPr>
        </w:r>
        <w:r>
          <w:rPr>
            <w:noProof/>
            <w:webHidden/>
          </w:rPr>
          <w:fldChar w:fldCharType="separate"/>
        </w:r>
        <w:r>
          <w:rPr>
            <w:noProof/>
            <w:webHidden/>
          </w:rPr>
          <w:t>317</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4" w:history="1">
        <w:r w:rsidRPr="003D24B9">
          <w:rPr>
            <w:rStyle w:val="Hyperlink"/>
            <w:noProof/>
          </w:rPr>
          <w:t>5.3.1</w:t>
        </w:r>
        <w:r>
          <w:rPr>
            <w:rFonts w:asciiTheme="minorHAnsi" w:eastAsiaTheme="minorEastAsia" w:hAnsiTheme="minorHAnsi" w:cstheme="minorBidi"/>
            <w:b w:val="0"/>
            <w:noProof/>
            <w:sz w:val="22"/>
            <w:szCs w:val="22"/>
          </w:rPr>
          <w:tab/>
        </w:r>
        <w:r w:rsidRPr="003D24B9">
          <w:rPr>
            <w:rStyle w:val="Hyperlink"/>
            <w:noProof/>
          </w:rPr>
          <w:t>TPSR – Forced Idle / Wide Open Throttle Self Test Device Control</w:t>
        </w:r>
        <w:r>
          <w:rPr>
            <w:noProof/>
            <w:webHidden/>
          </w:rPr>
          <w:tab/>
        </w:r>
        <w:r>
          <w:rPr>
            <w:noProof/>
            <w:webHidden/>
          </w:rPr>
          <w:fldChar w:fldCharType="begin"/>
        </w:r>
        <w:r>
          <w:rPr>
            <w:noProof/>
            <w:webHidden/>
          </w:rPr>
          <w:instrText xml:space="preserve"> PAGEREF _Toc276633094 \h </w:instrText>
        </w:r>
        <w:r>
          <w:rPr>
            <w:noProof/>
            <w:webHidden/>
          </w:rPr>
        </w:r>
        <w:r>
          <w:rPr>
            <w:noProof/>
            <w:webHidden/>
          </w:rPr>
          <w:fldChar w:fldCharType="separate"/>
        </w:r>
        <w:r>
          <w:rPr>
            <w:noProof/>
            <w:webHidden/>
          </w:rPr>
          <w:t>317</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5" w:history="1">
        <w:r w:rsidRPr="003D24B9">
          <w:rPr>
            <w:rStyle w:val="Hyperlink"/>
            <w:noProof/>
          </w:rPr>
          <w:t>5.3.2</w:t>
        </w:r>
        <w:r>
          <w:rPr>
            <w:rFonts w:asciiTheme="minorHAnsi" w:eastAsiaTheme="minorEastAsia" w:hAnsiTheme="minorHAnsi" w:cstheme="minorBidi"/>
            <w:b w:val="0"/>
            <w:noProof/>
            <w:sz w:val="22"/>
            <w:szCs w:val="22"/>
          </w:rPr>
          <w:tab/>
        </w:r>
        <w:r w:rsidRPr="003D24B9">
          <w:rPr>
            <w:rStyle w:val="Hyperlink"/>
            <w:noProof/>
          </w:rPr>
          <w:t>IMTR – Intake Manifold Tuning Valve Device Control</w:t>
        </w:r>
        <w:r>
          <w:rPr>
            <w:noProof/>
            <w:webHidden/>
          </w:rPr>
          <w:tab/>
        </w:r>
        <w:r>
          <w:rPr>
            <w:noProof/>
            <w:webHidden/>
          </w:rPr>
          <w:fldChar w:fldCharType="begin"/>
        </w:r>
        <w:r>
          <w:rPr>
            <w:noProof/>
            <w:webHidden/>
          </w:rPr>
          <w:instrText xml:space="preserve"> PAGEREF _Toc276633095 \h </w:instrText>
        </w:r>
        <w:r>
          <w:rPr>
            <w:noProof/>
            <w:webHidden/>
          </w:rPr>
        </w:r>
        <w:r>
          <w:rPr>
            <w:noProof/>
            <w:webHidden/>
          </w:rPr>
          <w:fldChar w:fldCharType="separate"/>
        </w:r>
        <w:r>
          <w:rPr>
            <w:noProof/>
            <w:webHidden/>
          </w:rPr>
          <w:t>319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6" w:history="1">
        <w:r w:rsidRPr="003D24B9">
          <w:rPr>
            <w:rStyle w:val="Hyperlink"/>
            <w:noProof/>
          </w:rPr>
          <w:t>5.3.3</w:t>
        </w:r>
        <w:r>
          <w:rPr>
            <w:rFonts w:asciiTheme="minorHAnsi" w:eastAsiaTheme="minorEastAsia" w:hAnsiTheme="minorHAnsi" w:cstheme="minorBidi"/>
            <w:b w:val="0"/>
            <w:noProof/>
            <w:sz w:val="22"/>
            <w:szCs w:val="22"/>
          </w:rPr>
          <w:tab/>
        </w:r>
        <w:r w:rsidRPr="003D24B9">
          <w:rPr>
            <w:rStyle w:val="Hyperlink"/>
            <w:noProof/>
          </w:rPr>
          <w:t>BSTR – Intercooler Pump Device Control</w:t>
        </w:r>
        <w:r>
          <w:rPr>
            <w:noProof/>
            <w:webHidden/>
          </w:rPr>
          <w:tab/>
        </w:r>
        <w:r>
          <w:rPr>
            <w:noProof/>
            <w:webHidden/>
          </w:rPr>
          <w:fldChar w:fldCharType="begin"/>
        </w:r>
        <w:r>
          <w:rPr>
            <w:noProof/>
            <w:webHidden/>
          </w:rPr>
          <w:instrText xml:space="preserve"> PAGEREF _Toc276633096 \h </w:instrText>
        </w:r>
        <w:r>
          <w:rPr>
            <w:noProof/>
            <w:webHidden/>
          </w:rPr>
        </w:r>
        <w:r>
          <w:rPr>
            <w:noProof/>
            <w:webHidden/>
          </w:rPr>
          <w:fldChar w:fldCharType="separate"/>
        </w:r>
        <w:r>
          <w:rPr>
            <w:noProof/>
            <w:webHidden/>
          </w:rPr>
          <w:t>319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7" w:history="1">
        <w:r w:rsidRPr="003D24B9">
          <w:rPr>
            <w:rStyle w:val="Hyperlink"/>
            <w:noProof/>
          </w:rPr>
          <w:t>5.3.4</w:t>
        </w:r>
        <w:r>
          <w:rPr>
            <w:rFonts w:asciiTheme="minorHAnsi" w:eastAsiaTheme="minorEastAsia" w:hAnsiTheme="minorHAnsi" w:cstheme="minorBidi"/>
            <w:b w:val="0"/>
            <w:noProof/>
            <w:sz w:val="22"/>
            <w:szCs w:val="22"/>
          </w:rPr>
          <w:tab/>
        </w:r>
        <w:r w:rsidRPr="003D24B9">
          <w:rPr>
            <w:rStyle w:val="Hyperlink"/>
            <w:noProof/>
          </w:rPr>
          <w:t>BSTR – Supercharger Boost Solenoid Device Control</w:t>
        </w:r>
        <w:r>
          <w:rPr>
            <w:noProof/>
            <w:webHidden/>
          </w:rPr>
          <w:tab/>
        </w:r>
        <w:r>
          <w:rPr>
            <w:noProof/>
            <w:webHidden/>
          </w:rPr>
          <w:fldChar w:fldCharType="begin"/>
        </w:r>
        <w:r>
          <w:rPr>
            <w:noProof/>
            <w:webHidden/>
          </w:rPr>
          <w:instrText xml:space="preserve"> PAGEREF _Toc276633097 \h </w:instrText>
        </w:r>
        <w:r>
          <w:rPr>
            <w:noProof/>
            <w:webHidden/>
          </w:rPr>
        </w:r>
        <w:r>
          <w:rPr>
            <w:noProof/>
            <w:webHidden/>
          </w:rPr>
          <w:fldChar w:fldCharType="separate"/>
        </w:r>
        <w:r>
          <w:rPr>
            <w:noProof/>
            <w:webHidden/>
          </w:rPr>
          <w:t>319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8" w:history="1">
        <w:r w:rsidRPr="003D24B9">
          <w:rPr>
            <w:rStyle w:val="Hyperlink"/>
            <w:noProof/>
          </w:rPr>
          <w:t>5.3.5</w:t>
        </w:r>
        <w:r>
          <w:rPr>
            <w:rFonts w:asciiTheme="minorHAnsi" w:eastAsiaTheme="minorEastAsia" w:hAnsiTheme="minorHAnsi" w:cstheme="minorBidi"/>
            <w:b w:val="0"/>
            <w:noProof/>
            <w:sz w:val="22"/>
            <w:szCs w:val="22"/>
          </w:rPr>
          <w:tab/>
        </w:r>
        <w:r w:rsidRPr="003D24B9">
          <w:rPr>
            <w:rStyle w:val="Hyperlink"/>
            <w:noProof/>
          </w:rPr>
          <w:t>TPSR – Throttle Position Device Control</w:t>
        </w:r>
        <w:r>
          <w:rPr>
            <w:noProof/>
            <w:webHidden/>
          </w:rPr>
          <w:tab/>
        </w:r>
        <w:r>
          <w:rPr>
            <w:noProof/>
            <w:webHidden/>
          </w:rPr>
          <w:fldChar w:fldCharType="begin"/>
        </w:r>
        <w:r>
          <w:rPr>
            <w:noProof/>
            <w:webHidden/>
          </w:rPr>
          <w:instrText xml:space="preserve"> PAGEREF _Toc276633098 \h </w:instrText>
        </w:r>
        <w:r>
          <w:rPr>
            <w:noProof/>
            <w:webHidden/>
          </w:rPr>
        </w:r>
        <w:r>
          <w:rPr>
            <w:noProof/>
            <w:webHidden/>
          </w:rPr>
          <w:fldChar w:fldCharType="separate"/>
        </w:r>
        <w:r>
          <w:rPr>
            <w:noProof/>
            <w:webHidden/>
          </w:rPr>
          <w:t>320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099" w:history="1">
        <w:r w:rsidRPr="003D24B9">
          <w:rPr>
            <w:rStyle w:val="Hyperlink"/>
            <w:noProof/>
          </w:rPr>
          <w:t>5.3.6</w:t>
        </w:r>
        <w:r>
          <w:rPr>
            <w:rFonts w:asciiTheme="minorHAnsi" w:eastAsiaTheme="minorEastAsia" w:hAnsiTheme="minorHAnsi" w:cstheme="minorBidi"/>
            <w:b w:val="0"/>
            <w:noProof/>
            <w:sz w:val="22"/>
            <w:szCs w:val="22"/>
          </w:rPr>
          <w:tab/>
        </w:r>
        <w:r w:rsidRPr="003D24B9">
          <w:rPr>
            <w:rStyle w:val="Hyperlink"/>
            <w:noProof/>
          </w:rPr>
          <w:t>IDLR - Idle Engine Speed Device Control</w:t>
        </w:r>
        <w:r>
          <w:rPr>
            <w:noProof/>
            <w:webHidden/>
          </w:rPr>
          <w:tab/>
        </w:r>
        <w:r>
          <w:rPr>
            <w:noProof/>
            <w:webHidden/>
          </w:rPr>
          <w:fldChar w:fldCharType="begin"/>
        </w:r>
        <w:r>
          <w:rPr>
            <w:noProof/>
            <w:webHidden/>
          </w:rPr>
          <w:instrText xml:space="preserve"> PAGEREF _Toc276633099 \h </w:instrText>
        </w:r>
        <w:r>
          <w:rPr>
            <w:noProof/>
            <w:webHidden/>
          </w:rPr>
        </w:r>
        <w:r>
          <w:rPr>
            <w:noProof/>
            <w:webHidden/>
          </w:rPr>
          <w:fldChar w:fldCharType="separate"/>
        </w:r>
        <w:r>
          <w:rPr>
            <w:noProof/>
            <w:webHidden/>
          </w:rPr>
          <w:t>320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0" w:history="1">
        <w:r w:rsidRPr="003D24B9">
          <w:rPr>
            <w:rStyle w:val="Hyperlink"/>
            <w:noProof/>
          </w:rPr>
          <w:t>5.3.7</w:t>
        </w:r>
        <w:r>
          <w:rPr>
            <w:rFonts w:asciiTheme="minorHAnsi" w:eastAsiaTheme="minorEastAsia" w:hAnsiTheme="minorHAnsi" w:cstheme="minorBidi"/>
            <w:b w:val="0"/>
            <w:noProof/>
            <w:sz w:val="22"/>
            <w:szCs w:val="22"/>
          </w:rPr>
          <w:tab/>
        </w:r>
        <w:r w:rsidRPr="003D24B9">
          <w:rPr>
            <w:rStyle w:val="Hyperlink"/>
            <w:noProof/>
          </w:rPr>
          <w:t xml:space="preserve">TPSR – </w:t>
        </w:r>
        <w:r w:rsidRPr="003D24B9">
          <w:rPr>
            <w:rStyle w:val="Hyperlink"/>
            <w:rFonts w:eastAsia="SimSun"/>
            <w:noProof/>
          </w:rPr>
          <w:t>Learned Airflow Adapts</w:t>
        </w:r>
        <w:r w:rsidRPr="003D24B9">
          <w:rPr>
            <w:rStyle w:val="Hyperlink"/>
            <w:noProof/>
          </w:rPr>
          <w:t xml:space="preserve"> Reset Trigger Device Control</w:t>
        </w:r>
        <w:r>
          <w:rPr>
            <w:noProof/>
            <w:webHidden/>
          </w:rPr>
          <w:tab/>
        </w:r>
        <w:r>
          <w:rPr>
            <w:noProof/>
            <w:webHidden/>
          </w:rPr>
          <w:fldChar w:fldCharType="begin"/>
        </w:r>
        <w:r>
          <w:rPr>
            <w:noProof/>
            <w:webHidden/>
          </w:rPr>
          <w:instrText xml:space="preserve"> PAGEREF _Toc276633100 \h </w:instrText>
        </w:r>
        <w:r>
          <w:rPr>
            <w:noProof/>
            <w:webHidden/>
          </w:rPr>
        </w:r>
        <w:r>
          <w:rPr>
            <w:noProof/>
            <w:webHidden/>
          </w:rPr>
          <w:fldChar w:fldCharType="separate"/>
        </w:r>
        <w:r>
          <w:rPr>
            <w:noProof/>
            <w:webHidden/>
          </w:rPr>
          <w:t>321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1" w:history="1">
        <w:r w:rsidRPr="003D24B9">
          <w:rPr>
            <w:rStyle w:val="Hyperlink"/>
            <w:noProof/>
          </w:rPr>
          <w:t>5.3.8</w:t>
        </w:r>
        <w:r>
          <w:rPr>
            <w:rFonts w:asciiTheme="minorHAnsi" w:eastAsiaTheme="minorEastAsia" w:hAnsiTheme="minorHAnsi" w:cstheme="minorBidi"/>
            <w:b w:val="0"/>
            <w:noProof/>
            <w:sz w:val="22"/>
            <w:szCs w:val="22"/>
          </w:rPr>
          <w:tab/>
        </w:r>
        <w:r w:rsidRPr="003D24B9">
          <w:rPr>
            <w:rStyle w:val="Hyperlink"/>
            <w:noProof/>
          </w:rPr>
          <w:t>TPSR - Electronic Throttle Control Snapshot Trigger Device Control</w:t>
        </w:r>
        <w:r>
          <w:rPr>
            <w:noProof/>
            <w:webHidden/>
          </w:rPr>
          <w:tab/>
        </w:r>
        <w:r>
          <w:rPr>
            <w:noProof/>
            <w:webHidden/>
          </w:rPr>
          <w:fldChar w:fldCharType="begin"/>
        </w:r>
        <w:r>
          <w:rPr>
            <w:noProof/>
            <w:webHidden/>
          </w:rPr>
          <w:instrText xml:space="preserve"> PAGEREF _Toc276633101 \h </w:instrText>
        </w:r>
        <w:r>
          <w:rPr>
            <w:noProof/>
            <w:webHidden/>
          </w:rPr>
        </w:r>
        <w:r>
          <w:rPr>
            <w:noProof/>
            <w:webHidden/>
          </w:rPr>
          <w:fldChar w:fldCharType="separate"/>
        </w:r>
        <w:r>
          <w:rPr>
            <w:noProof/>
            <w:webHidden/>
          </w:rPr>
          <w:t>321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2" w:history="1">
        <w:r w:rsidRPr="003D24B9">
          <w:rPr>
            <w:rStyle w:val="Hyperlink"/>
            <w:noProof/>
          </w:rPr>
          <w:t>5.3.9</w:t>
        </w:r>
        <w:r>
          <w:rPr>
            <w:rFonts w:asciiTheme="minorHAnsi" w:eastAsiaTheme="minorEastAsia" w:hAnsiTheme="minorHAnsi" w:cstheme="minorBidi"/>
            <w:b w:val="0"/>
            <w:noProof/>
            <w:sz w:val="22"/>
            <w:szCs w:val="22"/>
          </w:rPr>
          <w:tab/>
        </w:r>
        <w:r w:rsidRPr="003D24B9">
          <w:rPr>
            <w:rStyle w:val="Hyperlink"/>
            <w:noProof/>
          </w:rPr>
          <w:t>TPSR - Electronic Throttle Control Validation Parameter Reset Trigger Device Control</w:t>
        </w:r>
        <w:r>
          <w:rPr>
            <w:noProof/>
            <w:webHidden/>
          </w:rPr>
          <w:tab/>
        </w:r>
        <w:r>
          <w:rPr>
            <w:noProof/>
            <w:webHidden/>
          </w:rPr>
          <w:fldChar w:fldCharType="begin"/>
        </w:r>
        <w:r>
          <w:rPr>
            <w:noProof/>
            <w:webHidden/>
          </w:rPr>
          <w:instrText xml:space="preserve"> PAGEREF _Toc276633102 \h </w:instrText>
        </w:r>
        <w:r>
          <w:rPr>
            <w:noProof/>
            <w:webHidden/>
          </w:rPr>
        </w:r>
        <w:r>
          <w:rPr>
            <w:noProof/>
            <w:webHidden/>
          </w:rPr>
          <w:fldChar w:fldCharType="separate"/>
        </w:r>
        <w:r>
          <w:rPr>
            <w:noProof/>
            <w:webHidden/>
          </w:rPr>
          <w:t>322</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03" w:history="1">
        <w:r w:rsidRPr="003D24B9">
          <w:rPr>
            <w:rStyle w:val="Hyperlink"/>
            <w:noProof/>
          </w:rPr>
          <w:t>5.4</w:t>
        </w:r>
        <w:r>
          <w:rPr>
            <w:rFonts w:asciiTheme="minorHAnsi" w:eastAsiaTheme="minorEastAsia" w:hAnsiTheme="minorHAnsi" w:cstheme="minorBidi"/>
            <w:b w:val="0"/>
            <w:noProof/>
            <w:sz w:val="22"/>
            <w:szCs w:val="22"/>
          </w:rPr>
          <w:tab/>
        </w:r>
        <w:r w:rsidRPr="003D24B9">
          <w:rPr>
            <w:rStyle w:val="Hyperlink"/>
            <w:noProof/>
          </w:rPr>
          <w:t>CPID $18</w:t>
        </w:r>
        <w:r>
          <w:rPr>
            <w:noProof/>
            <w:webHidden/>
          </w:rPr>
          <w:tab/>
        </w:r>
        <w:r>
          <w:rPr>
            <w:noProof/>
            <w:webHidden/>
          </w:rPr>
          <w:fldChar w:fldCharType="begin"/>
        </w:r>
        <w:r>
          <w:rPr>
            <w:noProof/>
            <w:webHidden/>
          </w:rPr>
          <w:instrText xml:space="preserve"> PAGEREF _Toc276633103 \h </w:instrText>
        </w:r>
        <w:r>
          <w:rPr>
            <w:noProof/>
            <w:webHidden/>
          </w:rPr>
        </w:r>
        <w:r>
          <w:rPr>
            <w:noProof/>
            <w:webHidden/>
          </w:rPr>
          <w:fldChar w:fldCharType="separate"/>
        </w:r>
        <w:r>
          <w:rPr>
            <w:noProof/>
            <w:webHidden/>
          </w:rPr>
          <w:t>322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4" w:history="1">
        <w:r w:rsidRPr="003D24B9">
          <w:rPr>
            <w:rStyle w:val="Hyperlink"/>
            <w:noProof/>
          </w:rPr>
          <w:t>5.4.1</w:t>
        </w:r>
        <w:r>
          <w:rPr>
            <w:rFonts w:asciiTheme="minorHAnsi" w:eastAsiaTheme="minorEastAsia" w:hAnsiTheme="minorHAnsi" w:cstheme="minorBidi"/>
            <w:b w:val="0"/>
            <w:noProof/>
            <w:sz w:val="22"/>
            <w:szCs w:val="22"/>
          </w:rPr>
          <w:tab/>
        </w:r>
        <w:r w:rsidRPr="003D24B9">
          <w:rPr>
            <w:rStyle w:val="Hyperlink"/>
            <w:noProof/>
          </w:rPr>
          <w:t>FULR – Fuel Injector Device Control</w:t>
        </w:r>
        <w:r>
          <w:rPr>
            <w:noProof/>
            <w:webHidden/>
          </w:rPr>
          <w:tab/>
        </w:r>
        <w:r>
          <w:rPr>
            <w:noProof/>
            <w:webHidden/>
          </w:rPr>
          <w:fldChar w:fldCharType="begin"/>
        </w:r>
        <w:r>
          <w:rPr>
            <w:noProof/>
            <w:webHidden/>
          </w:rPr>
          <w:instrText xml:space="preserve"> PAGEREF _Toc276633104 \h </w:instrText>
        </w:r>
        <w:r>
          <w:rPr>
            <w:noProof/>
            <w:webHidden/>
          </w:rPr>
        </w:r>
        <w:r>
          <w:rPr>
            <w:noProof/>
            <w:webHidden/>
          </w:rPr>
          <w:fldChar w:fldCharType="separate"/>
        </w:r>
        <w:r>
          <w:rPr>
            <w:noProof/>
            <w:webHidden/>
          </w:rPr>
          <w:t>322</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05" w:history="1">
        <w:r w:rsidRPr="003D24B9">
          <w:rPr>
            <w:rStyle w:val="Hyperlink"/>
            <w:noProof/>
          </w:rPr>
          <w:t>5.4.1.1</w:t>
        </w:r>
        <w:r>
          <w:rPr>
            <w:rFonts w:asciiTheme="minorHAnsi" w:eastAsiaTheme="minorEastAsia" w:hAnsiTheme="minorHAnsi" w:cstheme="minorBidi"/>
            <w:b w:val="0"/>
            <w:noProof/>
            <w:sz w:val="22"/>
            <w:szCs w:val="22"/>
          </w:rPr>
          <w:tab/>
        </w:r>
        <w:r w:rsidRPr="003D24B9">
          <w:rPr>
            <w:rStyle w:val="Hyperlink"/>
            <w:noProof/>
          </w:rPr>
          <w:t>Fuel Injector Flow Device Control</w:t>
        </w:r>
        <w:r>
          <w:rPr>
            <w:noProof/>
            <w:webHidden/>
          </w:rPr>
          <w:tab/>
        </w:r>
        <w:r>
          <w:rPr>
            <w:noProof/>
            <w:webHidden/>
          </w:rPr>
          <w:fldChar w:fldCharType="begin"/>
        </w:r>
        <w:r>
          <w:rPr>
            <w:noProof/>
            <w:webHidden/>
          </w:rPr>
          <w:instrText xml:space="preserve"> PAGEREF _Toc276633105 \h </w:instrText>
        </w:r>
        <w:r>
          <w:rPr>
            <w:noProof/>
            <w:webHidden/>
          </w:rPr>
        </w:r>
        <w:r>
          <w:rPr>
            <w:noProof/>
            <w:webHidden/>
          </w:rPr>
          <w:fldChar w:fldCharType="separate"/>
        </w:r>
        <w:r>
          <w:rPr>
            <w:noProof/>
            <w:webHidden/>
          </w:rPr>
          <w:t>323</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06" w:history="1">
        <w:r w:rsidRPr="003D24B9">
          <w:rPr>
            <w:rStyle w:val="Hyperlink"/>
            <w:noProof/>
          </w:rPr>
          <w:t>5.4.1.2</w:t>
        </w:r>
        <w:r>
          <w:rPr>
            <w:rFonts w:asciiTheme="minorHAnsi" w:eastAsiaTheme="minorEastAsia" w:hAnsiTheme="minorHAnsi" w:cstheme="minorBidi"/>
            <w:b w:val="0"/>
            <w:noProof/>
            <w:sz w:val="22"/>
            <w:szCs w:val="22"/>
          </w:rPr>
          <w:tab/>
        </w:r>
        <w:r w:rsidRPr="003D24B9">
          <w:rPr>
            <w:rStyle w:val="Hyperlink"/>
            <w:noProof/>
          </w:rPr>
          <w:t>Fuel Injector Disable Device Control</w:t>
        </w:r>
        <w:r>
          <w:rPr>
            <w:noProof/>
            <w:webHidden/>
          </w:rPr>
          <w:tab/>
        </w:r>
        <w:r>
          <w:rPr>
            <w:noProof/>
            <w:webHidden/>
          </w:rPr>
          <w:fldChar w:fldCharType="begin"/>
        </w:r>
        <w:r>
          <w:rPr>
            <w:noProof/>
            <w:webHidden/>
          </w:rPr>
          <w:instrText xml:space="preserve"> PAGEREF _Toc276633106 \h </w:instrText>
        </w:r>
        <w:r>
          <w:rPr>
            <w:noProof/>
            <w:webHidden/>
          </w:rPr>
        </w:r>
        <w:r>
          <w:rPr>
            <w:noProof/>
            <w:webHidden/>
          </w:rPr>
          <w:fldChar w:fldCharType="separate"/>
        </w:r>
        <w:r>
          <w:rPr>
            <w:noProof/>
            <w:webHidden/>
          </w:rPr>
          <w:t>324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7" w:history="1">
        <w:r w:rsidRPr="003D24B9">
          <w:rPr>
            <w:rStyle w:val="Hyperlink"/>
            <w:noProof/>
          </w:rPr>
          <w:t>5.4.2</w:t>
        </w:r>
        <w:r>
          <w:rPr>
            <w:rFonts w:asciiTheme="minorHAnsi" w:eastAsiaTheme="minorEastAsia" w:hAnsiTheme="minorHAnsi" w:cstheme="minorBidi"/>
            <w:b w:val="0"/>
            <w:noProof/>
            <w:sz w:val="22"/>
            <w:szCs w:val="22"/>
          </w:rPr>
          <w:tab/>
        </w:r>
        <w:r w:rsidRPr="003D24B9">
          <w:rPr>
            <w:rStyle w:val="Hyperlink"/>
            <w:noProof/>
          </w:rPr>
          <w:t>FULR – Fuel Closed Loop Device Control</w:t>
        </w:r>
        <w:r>
          <w:rPr>
            <w:noProof/>
            <w:webHidden/>
          </w:rPr>
          <w:tab/>
        </w:r>
        <w:r>
          <w:rPr>
            <w:noProof/>
            <w:webHidden/>
          </w:rPr>
          <w:fldChar w:fldCharType="begin"/>
        </w:r>
        <w:r>
          <w:rPr>
            <w:noProof/>
            <w:webHidden/>
          </w:rPr>
          <w:instrText xml:space="preserve"> PAGEREF _Toc276633107 \h </w:instrText>
        </w:r>
        <w:r>
          <w:rPr>
            <w:noProof/>
            <w:webHidden/>
          </w:rPr>
        </w:r>
        <w:r>
          <w:rPr>
            <w:noProof/>
            <w:webHidden/>
          </w:rPr>
          <w:fldChar w:fldCharType="separate"/>
        </w:r>
        <w:r>
          <w:rPr>
            <w:noProof/>
            <w:webHidden/>
          </w:rPr>
          <w:t>324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8" w:history="1">
        <w:r w:rsidRPr="003D24B9">
          <w:rPr>
            <w:rStyle w:val="Hyperlink"/>
            <w:noProof/>
          </w:rPr>
          <w:t>5.4.3</w:t>
        </w:r>
        <w:r>
          <w:rPr>
            <w:rFonts w:asciiTheme="minorHAnsi" w:eastAsiaTheme="minorEastAsia" w:hAnsiTheme="minorHAnsi" w:cstheme="minorBidi"/>
            <w:b w:val="0"/>
            <w:noProof/>
            <w:sz w:val="22"/>
            <w:szCs w:val="22"/>
          </w:rPr>
          <w:tab/>
        </w:r>
        <w:r w:rsidRPr="003D24B9">
          <w:rPr>
            <w:rStyle w:val="Hyperlink"/>
            <w:noProof/>
          </w:rPr>
          <w:t>FADR – Fuel Trim Learn Device Control</w:t>
        </w:r>
        <w:r>
          <w:rPr>
            <w:noProof/>
            <w:webHidden/>
          </w:rPr>
          <w:tab/>
        </w:r>
        <w:r>
          <w:rPr>
            <w:noProof/>
            <w:webHidden/>
          </w:rPr>
          <w:fldChar w:fldCharType="begin"/>
        </w:r>
        <w:r>
          <w:rPr>
            <w:noProof/>
            <w:webHidden/>
          </w:rPr>
          <w:instrText xml:space="preserve"> PAGEREF _Toc276633108 \h </w:instrText>
        </w:r>
        <w:r>
          <w:rPr>
            <w:noProof/>
            <w:webHidden/>
          </w:rPr>
        </w:r>
        <w:r>
          <w:rPr>
            <w:noProof/>
            <w:webHidden/>
          </w:rPr>
          <w:fldChar w:fldCharType="separate"/>
        </w:r>
        <w:r>
          <w:rPr>
            <w:noProof/>
            <w:webHidden/>
          </w:rPr>
          <w:t>324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09" w:history="1">
        <w:r w:rsidRPr="003D24B9">
          <w:rPr>
            <w:rStyle w:val="Hyperlink"/>
            <w:noProof/>
          </w:rPr>
          <w:t>5.4.4</w:t>
        </w:r>
        <w:r>
          <w:rPr>
            <w:rFonts w:asciiTheme="minorHAnsi" w:eastAsiaTheme="minorEastAsia" w:hAnsiTheme="minorHAnsi" w:cstheme="minorBidi"/>
            <w:b w:val="0"/>
            <w:noProof/>
            <w:sz w:val="22"/>
            <w:szCs w:val="22"/>
          </w:rPr>
          <w:tab/>
        </w:r>
        <w:r w:rsidRPr="003D24B9">
          <w:rPr>
            <w:rStyle w:val="Hyperlink"/>
            <w:noProof/>
          </w:rPr>
          <w:t>FADR – Fuel Trim Reset Trigger Device Control</w:t>
        </w:r>
        <w:r>
          <w:rPr>
            <w:noProof/>
            <w:webHidden/>
          </w:rPr>
          <w:tab/>
        </w:r>
        <w:r>
          <w:rPr>
            <w:noProof/>
            <w:webHidden/>
          </w:rPr>
          <w:fldChar w:fldCharType="begin"/>
        </w:r>
        <w:r>
          <w:rPr>
            <w:noProof/>
            <w:webHidden/>
          </w:rPr>
          <w:instrText xml:space="preserve"> PAGEREF _Toc276633109 \h </w:instrText>
        </w:r>
        <w:r>
          <w:rPr>
            <w:noProof/>
            <w:webHidden/>
          </w:rPr>
        </w:r>
        <w:r>
          <w:rPr>
            <w:noProof/>
            <w:webHidden/>
          </w:rPr>
          <w:fldChar w:fldCharType="separate"/>
        </w:r>
        <w:r>
          <w:rPr>
            <w:noProof/>
            <w:webHidden/>
          </w:rPr>
          <w:t>324</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0" w:history="1">
        <w:r w:rsidRPr="003D24B9">
          <w:rPr>
            <w:rStyle w:val="Hyperlink"/>
            <w:noProof/>
          </w:rPr>
          <w:t>5.4.5</w:t>
        </w:r>
        <w:r>
          <w:rPr>
            <w:rFonts w:asciiTheme="minorHAnsi" w:eastAsiaTheme="minorEastAsia" w:hAnsiTheme="minorHAnsi" w:cstheme="minorBidi"/>
            <w:b w:val="0"/>
            <w:noProof/>
            <w:sz w:val="22"/>
            <w:szCs w:val="22"/>
          </w:rPr>
          <w:tab/>
        </w:r>
        <w:r w:rsidRPr="003D24B9">
          <w:rPr>
            <w:rStyle w:val="Hyperlink"/>
            <w:noProof/>
          </w:rPr>
          <w:t>EVPR – Canister Purge Device Control</w:t>
        </w:r>
        <w:r>
          <w:rPr>
            <w:noProof/>
            <w:webHidden/>
          </w:rPr>
          <w:tab/>
        </w:r>
        <w:r>
          <w:rPr>
            <w:noProof/>
            <w:webHidden/>
          </w:rPr>
          <w:fldChar w:fldCharType="begin"/>
        </w:r>
        <w:r>
          <w:rPr>
            <w:noProof/>
            <w:webHidden/>
          </w:rPr>
          <w:instrText xml:space="preserve"> PAGEREF _Toc276633110 \h </w:instrText>
        </w:r>
        <w:r>
          <w:rPr>
            <w:noProof/>
            <w:webHidden/>
          </w:rPr>
        </w:r>
        <w:r>
          <w:rPr>
            <w:noProof/>
            <w:webHidden/>
          </w:rPr>
          <w:fldChar w:fldCharType="separate"/>
        </w:r>
        <w:r>
          <w:rPr>
            <w:noProof/>
            <w:webHidden/>
          </w:rPr>
          <w:t>325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1" w:history="1">
        <w:r w:rsidRPr="003D24B9">
          <w:rPr>
            <w:rStyle w:val="Hyperlink"/>
            <w:noProof/>
          </w:rPr>
          <w:t>5.4.6</w:t>
        </w:r>
        <w:r>
          <w:rPr>
            <w:rFonts w:asciiTheme="minorHAnsi" w:eastAsiaTheme="minorEastAsia" w:hAnsiTheme="minorHAnsi" w:cstheme="minorBidi"/>
            <w:b w:val="0"/>
            <w:noProof/>
            <w:sz w:val="22"/>
            <w:szCs w:val="22"/>
          </w:rPr>
          <w:tab/>
        </w:r>
        <w:r w:rsidRPr="003D24B9">
          <w:rPr>
            <w:rStyle w:val="Hyperlink"/>
            <w:noProof/>
          </w:rPr>
          <w:t>EVPR – Canister Vent Device Control</w:t>
        </w:r>
        <w:r>
          <w:rPr>
            <w:noProof/>
            <w:webHidden/>
          </w:rPr>
          <w:tab/>
        </w:r>
        <w:r>
          <w:rPr>
            <w:noProof/>
            <w:webHidden/>
          </w:rPr>
          <w:fldChar w:fldCharType="begin"/>
        </w:r>
        <w:r>
          <w:rPr>
            <w:noProof/>
            <w:webHidden/>
          </w:rPr>
          <w:instrText xml:space="preserve"> PAGEREF _Toc276633111 \h </w:instrText>
        </w:r>
        <w:r>
          <w:rPr>
            <w:noProof/>
            <w:webHidden/>
          </w:rPr>
        </w:r>
        <w:r>
          <w:rPr>
            <w:noProof/>
            <w:webHidden/>
          </w:rPr>
          <w:fldChar w:fldCharType="separate"/>
        </w:r>
        <w:r>
          <w:rPr>
            <w:noProof/>
            <w:webHidden/>
          </w:rPr>
          <w:t>325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2" w:history="1">
        <w:r w:rsidRPr="003D24B9">
          <w:rPr>
            <w:rStyle w:val="Hyperlink"/>
            <w:noProof/>
          </w:rPr>
          <w:t>5.4.7</w:t>
        </w:r>
        <w:r>
          <w:rPr>
            <w:rFonts w:asciiTheme="minorHAnsi" w:eastAsiaTheme="minorEastAsia" w:hAnsiTheme="minorHAnsi" w:cstheme="minorBidi"/>
            <w:b w:val="0"/>
            <w:noProof/>
            <w:sz w:val="22"/>
            <w:szCs w:val="22"/>
          </w:rPr>
          <w:tab/>
        </w:r>
        <w:r w:rsidRPr="003D24B9">
          <w:rPr>
            <w:rStyle w:val="Hyperlink"/>
            <w:noProof/>
          </w:rPr>
          <w:t>EVPR – Evap Service Test Trigger Device Control</w:t>
        </w:r>
        <w:r>
          <w:rPr>
            <w:noProof/>
            <w:webHidden/>
          </w:rPr>
          <w:tab/>
        </w:r>
        <w:r>
          <w:rPr>
            <w:noProof/>
            <w:webHidden/>
          </w:rPr>
          <w:fldChar w:fldCharType="begin"/>
        </w:r>
        <w:r>
          <w:rPr>
            <w:noProof/>
            <w:webHidden/>
          </w:rPr>
          <w:instrText xml:space="preserve"> PAGEREF _Toc276633112 \h </w:instrText>
        </w:r>
        <w:r>
          <w:rPr>
            <w:noProof/>
            <w:webHidden/>
          </w:rPr>
        </w:r>
        <w:r>
          <w:rPr>
            <w:noProof/>
            <w:webHidden/>
          </w:rPr>
          <w:fldChar w:fldCharType="separate"/>
        </w:r>
        <w:r>
          <w:rPr>
            <w:noProof/>
            <w:webHidden/>
          </w:rPr>
          <w:t>326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3" w:history="1">
        <w:r w:rsidRPr="003D24B9">
          <w:rPr>
            <w:rStyle w:val="Hyperlink"/>
            <w:noProof/>
          </w:rPr>
          <w:t>5.4.8</w:t>
        </w:r>
        <w:r>
          <w:rPr>
            <w:rFonts w:asciiTheme="minorHAnsi" w:eastAsiaTheme="minorEastAsia" w:hAnsiTheme="minorHAnsi" w:cstheme="minorBidi"/>
            <w:b w:val="0"/>
            <w:noProof/>
            <w:sz w:val="22"/>
            <w:szCs w:val="22"/>
          </w:rPr>
          <w:tab/>
        </w:r>
        <w:r w:rsidRPr="003D24B9">
          <w:rPr>
            <w:rStyle w:val="Hyperlink"/>
            <w:noProof/>
          </w:rPr>
          <w:t>FPMR – Fuel Pump Device Control</w:t>
        </w:r>
        <w:r>
          <w:rPr>
            <w:noProof/>
            <w:webHidden/>
          </w:rPr>
          <w:tab/>
        </w:r>
        <w:r>
          <w:rPr>
            <w:noProof/>
            <w:webHidden/>
          </w:rPr>
          <w:fldChar w:fldCharType="begin"/>
        </w:r>
        <w:r>
          <w:rPr>
            <w:noProof/>
            <w:webHidden/>
          </w:rPr>
          <w:instrText xml:space="preserve"> PAGEREF _Toc276633113 \h </w:instrText>
        </w:r>
        <w:r>
          <w:rPr>
            <w:noProof/>
            <w:webHidden/>
          </w:rPr>
        </w:r>
        <w:r>
          <w:rPr>
            <w:noProof/>
            <w:webHidden/>
          </w:rPr>
          <w:fldChar w:fldCharType="separate"/>
        </w:r>
        <w:r>
          <w:rPr>
            <w:noProof/>
            <w:webHidden/>
          </w:rPr>
          <w:t>327</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14" w:history="1">
        <w:r w:rsidRPr="003D24B9">
          <w:rPr>
            <w:rStyle w:val="Hyperlink"/>
            <w:noProof/>
          </w:rPr>
          <w:t>5.4.8.1</w:t>
        </w:r>
        <w:r>
          <w:rPr>
            <w:rFonts w:asciiTheme="minorHAnsi" w:eastAsiaTheme="minorEastAsia" w:hAnsiTheme="minorHAnsi" w:cstheme="minorBidi"/>
            <w:b w:val="0"/>
            <w:noProof/>
            <w:sz w:val="22"/>
            <w:szCs w:val="22"/>
          </w:rPr>
          <w:tab/>
        </w:r>
        <w:r w:rsidRPr="003D24B9">
          <w:rPr>
            <w:rStyle w:val="Hyperlink"/>
            <w:noProof/>
          </w:rPr>
          <w:t>Fuel Pump Device Control with Engine Not Running</w:t>
        </w:r>
        <w:r>
          <w:rPr>
            <w:noProof/>
            <w:webHidden/>
          </w:rPr>
          <w:tab/>
        </w:r>
        <w:r>
          <w:rPr>
            <w:noProof/>
            <w:webHidden/>
          </w:rPr>
          <w:fldChar w:fldCharType="begin"/>
        </w:r>
        <w:r>
          <w:rPr>
            <w:noProof/>
            <w:webHidden/>
          </w:rPr>
          <w:instrText xml:space="preserve"> PAGEREF _Toc276633114 \h </w:instrText>
        </w:r>
        <w:r>
          <w:rPr>
            <w:noProof/>
            <w:webHidden/>
          </w:rPr>
        </w:r>
        <w:r>
          <w:rPr>
            <w:noProof/>
            <w:webHidden/>
          </w:rPr>
          <w:fldChar w:fldCharType="separate"/>
        </w:r>
        <w:r>
          <w:rPr>
            <w:noProof/>
            <w:webHidden/>
          </w:rPr>
          <w:t>327</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15" w:history="1">
        <w:r w:rsidRPr="003D24B9">
          <w:rPr>
            <w:rStyle w:val="Hyperlink"/>
            <w:noProof/>
          </w:rPr>
          <w:t>5.4.8.2</w:t>
        </w:r>
        <w:r>
          <w:rPr>
            <w:rFonts w:asciiTheme="minorHAnsi" w:eastAsiaTheme="minorEastAsia" w:hAnsiTheme="minorHAnsi" w:cstheme="minorBidi"/>
            <w:b w:val="0"/>
            <w:noProof/>
            <w:sz w:val="22"/>
            <w:szCs w:val="22"/>
          </w:rPr>
          <w:tab/>
        </w:r>
        <w:r w:rsidRPr="003D24B9">
          <w:rPr>
            <w:rStyle w:val="Hyperlink"/>
            <w:noProof/>
          </w:rPr>
          <w:t>Fuel Pump Device Control with Engine Running</w:t>
        </w:r>
        <w:r>
          <w:rPr>
            <w:noProof/>
            <w:webHidden/>
          </w:rPr>
          <w:tab/>
        </w:r>
        <w:r>
          <w:rPr>
            <w:noProof/>
            <w:webHidden/>
          </w:rPr>
          <w:fldChar w:fldCharType="begin"/>
        </w:r>
        <w:r>
          <w:rPr>
            <w:noProof/>
            <w:webHidden/>
          </w:rPr>
          <w:instrText xml:space="preserve"> PAGEREF _Toc276633115 \h </w:instrText>
        </w:r>
        <w:r>
          <w:rPr>
            <w:noProof/>
            <w:webHidden/>
          </w:rPr>
        </w:r>
        <w:r>
          <w:rPr>
            <w:noProof/>
            <w:webHidden/>
          </w:rPr>
          <w:fldChar w:fldCharType="separate"/>
        </w:r>
        <w:r>
          <w:rPr>
            <w:noProof/>
            <w:webHidden/>
          </w:rPr>
          <w:t>328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6" w:history="1">
        <w:r w:rsidRPr="003D24B9">
          <w:rPr>
            <w:rStyle w:val="Hyperlink"/>
            <w:noProof/>
          </w:rPr>
          <w:t>5.4.9</w:t>
        </w:r>
        <w:r>
          <w:rPr>
            <w:rFonts w:asciiTheme="minorHAnsi" w:eastAsiaTheme="minorEastAsia" w:hAnsiTheme="minorHAnsi" w:cstheme="minorBidi"/>
            <w:b w:val="0"/>
            <w:noProof/>
            <w:sz w:val="22"/>
            <w:szCs w:val="22"/>
          </w:rPr>
          <w:tab/>
        </w:r>
        <w:r w:rsidRPr="003D24B9">
          <w:rPr>
            <w:rStyle w:val="Hyperlink"/>
            <w:noProof/>
          </w:rPr>
          <w:t>E85R – Fuel Composition Reset Trigger Device Control</w:t>
        </w:r>
        <w:r>
          <w:rPr>
            <w:noProof/>
            <w:webHidden/>
          </w:rPr>
          <w:tab/>
        </w:r>
        <w:r>
          <w:rPr>
            <w:noProof/>
            <w:webHidden/>
          </w:rPr>
          <w:fldChar w:fldCharType="begin"/>
        </w:r>
        <w:r>
          <w:rPr>
            <w:noProof/>
            <w:webHidden/>
          </w:rPr>
          <w:instrText xml:space="preserve"> PAGEREF _Toc276633116 \h </w:instrText>
        </w:r>
        <w:r>
          <w:rPr>
            <w:noProof/>
            <w:webHidden/>
          </w:rPr>
        </w:r>
        <w:r>
          <w:rPr>
            <w:noProof/>
            <w:webHidden/>
          </w:rPr>
          <w:fldChar w:fldCharType="separate"/>
        </w:r>
        <w:r>
          <w:rPr>
            <w:noProof/>
            <w:webHidden/>
          </w:rPr>
          <w:t>328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17" w:history="1">
        <w:r w:rsidRPr="003D24B9">
          <w:rPr>
            <w:rStyle w:val="Hyperlink"/>
            <w:noProof/>
          </w:rPr>
          <w:t>5.4.10</w:t>
        </w:r>
        <w:r>
          <w:rPr>
            <w:rFonts w:asciiTheme="minorHAnsi" w:eastAsiaTheme="minorEastAsia" w:hAnsiTheme="minorHAnsi" w:cstheme="minorBidi"/>
            <w:b w:val="0"/>
            <w:noProof/>
            <w:sz w:val="22"/>
            <w:szCs w:val="22"/>
          </w:rPr>
          <w:tab/>
        </w:r>
        <w:r w:rsidRPr="003D24B9">
          <w:rPr>
            <w:rStyle w:val="Hyperlink"/>
            <w:noProof/>
          </w:rPr>
          <w:t>FLVR – Secondary Fuel Pump Device Control</w:t>
        </w:r>
        <w:r>
          <w:rPr>
            <w:noProof/>
            <w:webHidden/>
          </w:rPr>
          <w:tab/>
        </w:r>
        <w:r>
          <w:rPr>
            <w:noProof/>
            <w:webHidden/>
          </w:rPr>
          <w:fldChar w:fldCharType="begin"/>
        </w:r>
        <w:r>
          <w:rPr>
            <w:noProof/>
            <w:webHidden/>
          </w:rPr>
          <w:instrText xml:space="preserve"> PAGEREF _Toc276633117 \h </w:instrText>
        </w:r>
        <w:r>
          <w:rPr>
            <w:noProof/>
            <w:webHidden/>
          </w:rPr>
        </w:r>
        <w:r>
          <w:rPr>
            <w:noProof/>
            <w:webHidden/>
          </w:rPr>
          <w:fldChar w:fldCharType="separate"/>
        </w:r>
        <w:r>
          <w:rPr>
            <w:noProof/>
            <w:webHidden/>
          </w:rPr>
          <w:t>329</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18" w:history="1">
        <w:r w:rsidRPr="003D24B9">
          <w:rPr>
            <w:rStyle w:val="Hyperlink"/>
            <w:noProof/>
          </w:rPr>
          <w:t>5.5</w:t>
        </w:r>
        <w:r>
          <w:rPr>
            <w:rFonts w:asciiTheme="minorHAnsi" w:eastAsiaTheme="minorEastAsia" w:hAnsiTheme="minorHAnsi" w:cstheme="minorBidi"/>
            <w:b w:val="0"/>
            <w:noProof/>
            <w:sz w:val="22"/>
            <w:szCs w:val="22"/>
          </w:rPr>
          <w:tab/>
        </w:r>
        <w:r w:rsidRPr="003D24B9">
          <w:rPr>
            <w:rStyle w:val="Hyperlink"/>
            <w:noProof/>
          </w:rPr>
          <w:t>CPID $1C</w:t>
        </w:r>
        <w:r>
          <w:rPr>
            <w:noProof/>
            <w:webHidden/>
          </w:rPr>
          <w:tab/>
        </w:r>
        <w:r>
          <w:rPr>
            <w:noProof/>
            <w:webHidden/>
          </w:rPr>
          <w:fldChar w:fldCharType="begin"/>
        </w:r>
        <w:r>
          <w:rPr>
            <w:noProof/>
            <w:webHidden/>
          </w:rPr>
          <w:instrText xml:space="preserve"> PAGEREF _Toc276633118 \h </w:instrText>
        </w:r>
        <w:r>
          <w:rPr>
            <w:noProof/>
            <w:webHidden/>
          </w:rPr>
        </w:r>
        <w:r>
          <w:rPr>
            <w:noProof/>
            <w:webHidden/>
          </w:rPr>
          <w:fldChar w:fldCharType="separate"/>
        </w:r>
        <w:r>
          <w:rPr>
            <w:noProof/>
            <w:webHidden/>
          </w:rPr>
          <w:t>329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19" w:history="1">
        <w:r w:rsidRPr="003D24B9">
          <w:rPr>
            <w:rStyle w:val="Hyperlink"/>
            <w:noProof/>
          </w:rPr>
          <w:t>5.5.1</w:t>
        </w:r>
        <w:r>
          <w:rPr>
            <w:rFonts w:asciiTheme="minorHAnsi" w:eastAsiaTheme="minorEastAsia" w:hAnsiTheme="minorHAnsi" w:cstheme="minorBidi"/>
            <w:b w:val="0"/>
            <w:noProof/>
            <w:sz w:val="22"/>
            <w:szCs w:val="22"/>
          </w:rPr>
          <w:tab/>
        </w:r>
        <w:r w:rsidRPr="003D24B9">
          <w:rPr>
            <w:rStyle w:val="Hyperlink"/>
            <w:noProof/>
          </w:rPr>
          <w:t>PHSR – Exhaust and Intake Cam Phase Solenoid Device Controls</w:t>
        </w:r>
        <w:r>
          <w:rPr>
            <w:noProof/>
            <w:webHidden/>
          </w:rPr>
          <w:tab/>
        </w:r>
        <w:r>
          <w:rPr>
            <w:noProof/>
            <w:webHidden/>
          </w:rPr>
          <w:fldChar w:fldCharType="begin"/>
        </w:r>
        <w:r>
          <w:rPr>
            <w:noProof/>
            <w:webHidden/>
          </w:rPr>
          <w:instrText xml:space="preserve"> PAGEREF _Toc276633119 \h </w:instrText>
        </w:r>
        <w:r>
          <w:rPr>
            <w:noProof/>
            <w:webHidden/>
          </w:rPr>
        </w:r>
        <w:r>
          <w:rPr>
            <w:noProof/>
            <w:webHidden/>
          </w:rPr>
          <w:fldChar w:fldCharType="separate"/>
        </w:r>
        <w:r>
          <w:rPr>
            <w:noProof/>
            <w:webHidden/>
          </w:rPr>
          <w:t>331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0" w:history="1">
        <w:r w:rsidRPr="003D24B9">
          <w:rPr>
            <w:rStyle w:val="Hyperlink"/>
            <w:noProof/>
          </w:rPr>
          <w:t>5.5.2</w:t>
        </w:r>
        <w:r>
          <w:rPr>
            <w:rFonts w:asciiTheme="minorHAnsi" w:eastAsiaTheme="minorEastAsia" w:hAnsiTheme="minorHAnsi" w:cstheme="minorBidi"/>
            <w:b w:val="0"/>
            <w:noProof/>
            <w:sz w:val="22"/>
            <w:szCs w:val="22"/>
          </w:rPr>
          <w:tab/>
        </w:r>
        <w:r w:rsidRPr="003D24B9">
          <w:rPr>
            <w:rStyle w:val="Hyperlink"/>
            <w:noProof/>
          </w:rPr>
          <w:t>AIRR – Secondary Air Injection Diagnostic Service Bay Test Trigger Device Control</w:t>
        </w:r>
        <w:r>
          <w:rPr>
            <w:noProof/>
            <w:webHidden/>
          </w:rPr>
          <w:tab/>
        </w:r>
        <w:r>
          <w:rPr>
            <w:noProof/>
            <w:webHidden/>
          </w:rPr>
          <w:fldChar w:fldCharType="begin"/>
        </w:r>
        <w:r>
          <w:rPr>
            <w:noProof/>
            <w:webHidden/>
          </w:rPr>
          <w:instrText xml:space="preserve"> PAGEREF _Toc276633120 \h </w:instrText>
        </w:r>
        <w:r>
          <w:rPr>
            <w:noProof/>
            <w:webHidden/>
          </w:rPr>
        </w:r>
        <w:r>
          <w:rPr>
            <w:noProof/>
            <w:webHidden/>
          </w:rPr>
          <w:fldChar w:fldCharType="separate"/>
        </w:r>
        <w:r>
          <w:rPr>
            <w:noProof/>
            <w:webHidden/>
          </w:rPr>
          <w:t>331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1" w:history="1">
        <w:r w:rsidRPr="003D24B9">
          <w:rPr>
            <w:rStyle w:val="Hyperlink"/>
            <w:noProof/>
          </w:rPr>
          <w:t>5.5.3</w:t>
        </w:r>
        <w:r>
          <w:rPr>
            <w:rFonts w:asciiTheme="minorHAnsi" w:eastAsiaTheme="minorEastAsia" w:hAnsiTheme="minorHAnsi" w:cstheme="minorBidi"/>
            <w:b w:val="0"/>
            <w:noProof/>
            <w:sz w:val="22"/>
            <w:szCs w:val="22"/>
          </w:rPr>
          <w:tab/>
        </w:r>
        <w:r w:rsidRPr="003D24B9">
          <w:rPr>
            <w:rStyle w:val="Hyperlink"/>
            <w:noProof/>
          </w:rPr>
          <w:t>AIRR – Secondary Air Injection Reaction System Device Control</w:t>
        </w:r>
        <w:r>
          <w:rPr>
            <w:noProof/>
            <w:webHidden/>
          </w:rPr>
          <w:tab/>
        </w:r>
        <w:r>
          <w:rPr>
            <w:noProof/>
            <w:webHidden/>
          </w:rPr>
          <w:fldChar w:fldCharType="begin"/>
        </w:r>
        <w:r>
          <w:rPr>
            <w:noProof/>
            <w:webHidden/>
          </w:rPr>
          <w:instrText xml:space="preserve"> PAGEREF _Toc276633121 \h </w:instrText>
        </w:r>
        <w:r>
          <w:rPr>
            <w:noProof/>
            <w:webHidden/>
          </w:rPr>
        </w:r>
        <w:r>
          <w:rPr>
            <w:noProof/>
            <w:webHidden/>
          </w:rPr>
          <w:fldChar w:fldCharType="separate"/>
        </w:r>
        <w:r>
          <w:rPr>
            <w:noProof/>
            <w:webHidden/>
          </w:rPr>
          <w:t>332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2" w:history="1">
        <w:r w:rsidRPr="003D24B9">
          <w:rPr>
            <w:rStyle w:val="Hyperlink"/>
            <w:noProof/>
          </w:rPr>
          <w:t>5.5.4</w:t>
        </w:r>
        <w:r>
          <w:rPr>
            <w:rFonts w:asciiTheme="minorHAnsi" w:eastAsiaTheme="minorEastAsia" w:hAnsiTheme="minorHAnsi" w:cstheme="minorBidi"/>
            <w:b w:val="0"/>
            <w:noProof/>
            <w:sz w:val="22"/>
            <w:szCs w:val="22"/>
          </w:rPr>
          <w:tab/>
        </w:r>
        <w:r w:rsidRPr="003D24B9">
          <w:rPr>
            <w:rStyle w:val="Hyperlink"/>
            <w:noProof/>
          </w:rPr>
          <w:t>EGRR – Exhaust Gas Recirculation Device Control</w:t>
        </w:r>
        <w:r>
          <w:rPr>
            <w:noProof/>
            <w:webHidden/>
          </w:rPr>
          <w:tab/>
        </w:r>
        <w:r>
          <w:rPr>
            <w:noProof/>
            <w:webHidden/>
          </w:rPr>
          <w:fldChar w:fldCharType="begin"/>
        </w:r>
        <w:r>
          <w:rPr>
            <w:noProof/>
            <w:webHidden/>
          </w:rPr>
          <w:instrText xml:space="preserve"> PAGEREF _Toc276633122 \h </w:instrText>
        </w:r>
        <w:r>
          <w:rPr>
            <w:noProof/>
            <w:webHidden/>
          </w:rPr>
        </w:r>
        <w:r>
          <w:rPr>
            <w:noProof/>
            <w:webHidden/>
          </w:rPr>
          <w:fldChar w:fldCharType="separate"/>
        </w:r>
        <w:r>
          <w:rPr>
            <w:noProof/>
            <w:webHidden/>
          </w:rPr>
          <w:t>332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3" w:history="1">
        <w:r w:rsidRPr="003D24B9">
          <w:rPr>
            <w:rStyle w:val="Hyperlink"/>
            <w:noProof/>
          </w:rPr>
          <w:t>5.5.5</w:t>
        </w:r>
        <w:r>
          <w:rPr>
            <w:rFonts w:asciiTheme="minorHAnsi" w:eastAsiaTheme="minorEastAsia" w:hAnsiTheme="minorHAnsi" w:cstheme="minorBidi"/>
            <w:b w:val="0"/>
            <w:noProof/>
            <w:sz w:val="22"/>
            <w:szCs w:val="22"/>
          </w:rPr>
          <w:tab/>
        </w:r>
        <w:r w:rsidRPr="003D24B9">
          <w:rPr>
            <w:rStyle w:val="Hyperlink"/>
            <w:noProof/>
          </w:rPr>
          <w:t>CATR – Catalyst Diagnostic Service Bay Test Trigger Device Control</w:t>
        </w:r>
        <w:r>
          <w:rPr>
            <w:noProof/>
            <w:webHidden/>
          </w:rPr>
          <w:tab/>
        </w:r>
        <w:r>
          <w:rPr>
            <w:noProof/>
            <w:webHidden/>
          </w:rPr>
          <w:fldChar w:fldCharType="begin"/>
        </w:r>
        <w:r>
          <w:rPr>
            <w:noProof/>
            <w:webHidden/>
          </w:rPr>
          <w:instrText xml:space="preserve"> PAGEREF _Toc276633123 \h </w:instrText>
        </w:r>
        <w:r>
          <w:rPr>
            <w:noProof/>
            <w:webHidden/>
          </w:rPr>
        </w:r>
        <w:r>
          <w:rPr>
            <w:noProof/>
            <w:webHidden/>
          </w:rPr>
          <w:fldChar w:fldCharType="separate"/>
        </w:r>
        <w:r>
          <w:rPr>
            <w:noProof/>
            <w:webHidden/>
          </w:rPr>
          <w:t>333</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24" w:history="1">
        <w:r w:rsidRPr="003D24B9">
          <w:rPr>
            <w:rStyle w:val="Hyperlink"/>
            <w:noProof/>
          </w:rPr>
          <w:t>5.6</w:t>
        </w:r>
        <w:r>
          <w:rPr>
            <w:rFonts w:asciiTheme="minorHAnsi" w:eastAsiaTheme="minorEastAsia" w:hAnsiTheme="minorHAnsi" w:cstheme="minorBidi"/>
            <w:b w:val="0"/>
            <w:noProof/>
            <w:sz w:val="22"/>
            <w:szCs w:val="22"/>
          </w:rPr>
          <w:tab/>
        </w:r>
        <w:r w:rsidRPr="003D24B9">
          <w:rPr>
            <w:rStyle w:val="Hyperlink"/>
            <w:noProof/>
          </w:rPr>
          <w:t>CPID $1D</w:t>
        </w:r>
        <w:r>
          <w:rPr>
            <w:noProof/>
            <w:webHidden/>
          </w:rPr>
          <w:tab/>
        </w:r>
        <w:r>
          <w:rPr>
            <w:noProof/>
            <w:webHidden/>
          </w:rPr>
          <w:fldChar w:fldCharType="begin"/>
        </w:r>
        <w:r>
          <w:rPr>
            <w:noProof/>
            <w:webHidden/>
          </w:rPr>
          <w:instrText xml:space="preserve"> PAGEREF _Toc276633124 \h </w:instrText>
        </w:r>
        <w:r>
          <w:rPr>
            <w:noProof/>
            <w:webHidden/>
          </w:rPr>
        </w:r>
        <w:r>
          <w:rPr>
            <w:noProof/>
            <w:webHidden/>
          </w:rPr>
          <w:fldChar w:fldCharType="separate"/>
        </w:r>
        <w:r>
          <w:rPr>
            <w:noProof/>
            <w:webHidden/>
          </w:rPr>
          <w:t>333</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5" w:history="1">
        <w:r w:rsidRPr="003D24B9">
          <w:rPr>
            <w:rStyle w:val="Hyperlink"/>
            <w:noProof/>
          </w:rPr>
          <w:t>5.6.1</w:t>
        </w:r>
        <w:r>
          <w:rPr>
            <w:rFonts w:asciiTheme="minorHAnsi" w:eastAsiaTheme="minorEastAsia" w:hAnsiTheme="minorHAnsi" w:cstheme="minorBidi"/>
            <w:b w:val="0"/>
            <w:noProof/>
            <w:sz w:val="22"/>
            <w:szCs w:val="22"/>
          </w:rPr>
          <w:tab/>
        </w:r>
        <w:r w:rsidRPr="003D24B9">
          <w:rPr>
            <w:rStyle w:val="Hyperlink"/>
            <w:noProof/>
          </w:rPr>
          <w:t>PHSR – Exhaust and Intake Cam Phase Device Controls</w:t>
        </w:r>
        <w:r>
          <w:rPr>
            <w:noProof/>
            <w:webHidden/>
          </w:rPr>
          <w:tab/>
        </w:r>
        <w:r>
          <w:rPr>
            <w:noProof/>
            <w:webHidden/>
          </w:rPr>
          <w:fldChar w:fldCharType="begin"/>
        </w:r>
        <w:r>
          <w:rPr>
            <w:noProof/>
            <w:webHidden/>
          </w:rPr>
          <w:instrText xml:space="preserve"> PAGEREF _Toc276633125 \h </w:instrText>
        </w:r>
        <w:r>
          <w:rPr>
            <w:noProof/>
            <w:webHidden/>
          </w:rPr>
        </w:r>
        <w:r>
          <w:rPr>
            <w:noProof/>
            <w:webHidden/>
          </w:rPr>
          <w:fldChar w:fldCharType="separate"/>
        </w:r>
        <w:r>
          <w:rPr>
            <w:noProof/>
            <w:webHidden/>
          </w:rPr>
          <w:t>335</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26" w:history="1">
        <w:r w:rsidRPr="003D24B9">
          <w:rPr>
            <w:rStyle w:val="Hyperlink"/>
            <w:noProof/>
          </w:rPr>
          <w:t>5.7</w:t>
        </w:r>
        <w:r>
          <w:rPr>
            <w:rFonts w:asciiTheme="minorHAnsi" w:eastAsiaTheme="minorEastAsia" w:hAnsiTheme="minorHAnsi" w:cstheme="minorBidi"/>
            <w:b w:val="0"/>
            <w:noProof/>
            <w:sz w:val="22"/>
            <w:szCs w:val="22"/>
          </w:rPr>
          <w:tab/>
        </w:r>
        <w:r w:rsidRPr="003D24B9">
          <w:rPr>
            <w:rStyle w:val="Hyperlink"/>
            <w:noProof/>
          </w:rPr>
          <w:t>CPID $1E</w:t>
        </w:r>
        <w:r>
          <w:rPr>
            <w:noProof/>
            <w:webHidden/>
          </w:rPr>
          <w:tab/>
        </w:r>
        <w:r>
          <w:rPr>
            <w:noProof/>
            <w:webHidden/>
          </w:rPr>
          <w:fldChar w:fldCharType="begin"/>
        </w:r>
        <w:r>
          <w:rPr>
            <w:noProof/>
            <w:webHidden/>
          </w:rPr>
          <w:instrText xml:space="preserve"> PAGEREF _Toc276633126 \h </w:instrText>
        </w:r>
        <w:r>
          <w:rPr>
            <w:noProof/>
            <w:webHidden/>
          </w:rPr>
        </w:r>
        <w:r>
          <w:rPr>
            <w:noProof/>
            <w:webHidden/>
          </w:rPr>
          <w:fldChar w:fldCharType="separate"/>
        </w:r>
        <w:r>
          <w:rPr>
            <w:noProof/>
            <w:webHidden/>
          </w:rPr>
          <w:t>335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7" w:history="1">
        <w:r w:rsidRPr="003D24B9">
          <w:rPr>
            <w:rStyle w:val="Hyperlink"/>
            <w:noProof/>
          </w:rPr>
          <w:t>5.7.1</w:t>
        </w:r>
        <w:r>
          <w:rPr>
            <w:rFonts w:asciiTheme="minorHAnsi" w:eastAsiaTheme="minorEastAsia" w:hAnsiTheme="minorHAnsi" w:cstheme="minorBidi"/>
            <w:b w:val="0"/>
            <w:noProof/>
            <w:sz w:val="22"/>
            <w:szCs w:val="22"/>
          </w:rPr>
          <w:tab/>
        </w:r>
        <w:r w:rsidRPr="003D24B9">
          <w:rPr>
            <w:rStyle w:val="Hyperlink"/>
            <w:noProof/>
          </w:rPr>
          <w:t>OXYR – Oxygen Sensor Heater Resistance Reset Trigger Device Control</w:t>
        </w:r>
        <w:r>
          <w:rPr>
            <w:noProof/>
            <w:webHidden/>
          </w:rPr>
          <w:tab/>
        </w:r>
        <w:r>
          <w:rPr>
            <w:noProof/>
            <w:webHidden/>
          </w:rPr>
          <w:fldChar w:fldCharType="begin"/>
        </w:r>
        <w:r>
          <w:rPr>
            <w:noProof/>
            <w:webHidden/>
          </w:rPr>
          <w:instrText xml:space="preserve"> PAGEREF _Toc276633127 \h </w:instrText>
        </w:r>
        <w:r>
          <w:rPr>
            <w:noProof/>
            <w:webHidden/>
          </w:rPr>
        </w:r>
        <w:r>
          <w:rPr>
            <w:noProof/>
            <w:webHidden/>
          </w:rPr>
          <w:fldChar w:fldCharType="separate"/>
        </w:r>
        <w:r>
          <w:rPr>
            <w:noProof/>
            <w:webHidden/>
          </w:rPr>
          <w:t>335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28" w:history="1">
        <w:r w:rsidRPr="003D24B9">
          <w:rPr>
            <w:rStyle w:val="Hyperlink"/>
            <w:noProof/>
          </w:rPr>
          <w:t>5.7.2</w:t>
        </w:r>
        <w:r>
          <w:rPr>
            <w:rFonts w:asciiTheme="minorHAnsi" w:eastAsiaTheme="minorEastAsia" w:hAnsiTheme="minorHAnsi" w:cstheme="minorBidi"/>
            <w:b w:val="0"/>
            <w:noProof/>
            <w:sz w:val="22"/>
            <w:szCs w:val="22"/>
          </w:rPr>
          <w:tab/>
        </w:r>
        <w:r w:rsidRPr="003D24B9">
          <w:rPr>
            <w:rStyle w:val="Hyperlink"/>
            <w:noProof/>
          </w:rPr>
          <w:t>OXYR – Oxygen Sensor Heaters Device Control</w:t>
        </w:r>
        <w:r>
          <w:rPr>
            <w:noProof/>
            <w:webHidden/>
          </w:rPr>
          <w:tab/>
        </w:r>
        <w:r>
          <w:rPr>
            <w:noProof/>
            <w:webHidden/>
          </w:rPr>
          <w:fldChar w:fldCharType="begin"/>
        </w:r>
        <w:r>
          <w:rPr>
            <w:noProof/>
            <w:webHidden/>
          </w:rPr>
          <w:instrText xml:space="preserve"> PAGEREF _Toc276633128 \h </w:instrText>
        </w:r>
        <w:r>
          <w:rPr>
            <w:noProof/>
            <w:webHidden/>
          </w:rPr>
        </w:r>
        <w:r>
          <w:rPr>
            <w:noProof/>
            <w:webHidden/>
          </w:rPr>
          <w:fldChar w:fldCharType="separate"/>
        </w:r>
        <w:r>
          <w:rPr>
            <w:noProof/>
            <w:webHidden/>
          </w:rPr>
          <w:t>336</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29" w:history="1">
        <w:r w:rsidRPr="003D24B9">
          <w:rPr>
            <w:rStyle w:val="Hyperlink"/>
            <w:noProof/>
          </w:rPr>
          <w:t>5.7.2.1</w:t>
        </w:r>
        <w:r>
          <w:rPr>
            <w:rFonts w:asciiTheme="minorHAnsi" w:eastAsiaTheme="minorEastAsia" w:hAnsiTheme="minorHAnsi" w:cstheme="minorBidi"/>
            <w:b w:val="0"/>
            <w:noProof/>
            <w:sz w:val="22"/>
            <w:szCs w:val="22"/>
          </w:rPr>
          <w:tab/>
        </w:r>
        <w:r w:rsidRPr="003D24B9">
          <w:rPr>
            <w:rStyle w:val="Hyperlink"/>
            <w:noProof/>
          </w:rPr>
          <w:t>Oxygen Sensor Heater Device Control with Engine Not Running</w:t>
        </w:r>
        <w:r>
          <w:rPr>
            <w:noProof/>
            <w:webHidden/>
          </w:rPr>
          <w:tab/>
        </w:r>
        <w:r>
          <w:rPr>
            <w:noProof/>
            <w:webHidden/>
          </w:rPr>
          <w:fldChar w:fldCharType="begin"/>
        </w:r>
        <w:r>
          <w:rPr>
            <w:noProof/>
            <w:webHidden/>
          </w:rPr>
          <w:instrText xml:space="preserve"> PAGEREF _Toc276633129 \h </w:instrText>
        </w:r>
        <w:r>
          <w:rPr>
            <w:noProof/>
            <w:webHidden/>
          </w:rPr>
        </w:r>
        <w:r>
          <w:rPr>
            <w:noProof/>
            <w:webHidden/>
          </w:rPr>
          <w:fldChar w:fldCharType="separate"/>
        </w:r>
        <w:r>
          <w:rPr>
            <w:noProof/>
            <w:webHidden/>
          </w:rPr>
          <w:t>336</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30" w:history="1">
        <w:r w:rsidRPr="003D24B9">
          <w:rPr>
            <w:rStyle w:val="Hyperlink"/>
            <w:noProof/>
          </w:rPr>
          <w:t>5.7.2.2</w:t>
        </w:r>
        <w:r>
          <w:rPr>
            <w:rFonts w:asciiTheme="minorHAnsi" w:eastAsiaTheme="minorEastAsia" w:hAnsiTheme="minorHAnsi" w:cstheme="minorBidi"/>
            <w:b w:val="0"/>
            <w:noProof/>
            <w:sz w:val="22"/>
            <w:szCs w:val="22"/>
          </w:rPr>
          <w:tab/>
        </w:r>
        <w:r w:rsidRPr="003D24B9">
          <w:rPr>
            <w:rStyle w:val="Hyperlink"/>
            <w:noProof/>
          </w:rPr>
          <w:t>Oxygen Sensor Heater Device Control with Engine Running</w:t>
        </w:r>
        <w:r>
          <w:rPr>
            <w:noProof/>
            <w:webHidden/>
          </w:rPr>
          <w:tab/>
        </w:r>
        <w:r>
          <w:rPr>
            <w:noProof/>
            <w:webHidden/>
          </w:rPr>
          <w:fldChar w:fldCharType="begin"/>
        </w:r>
        <w:r>
          <w:rPr>
            <w:noProof/>
            <w:webHidden/>
          </w:rPr>
          <w:instrText xml:space="preserve"> PAGEREF _Toc276633130 \h </w:instrText>
        </w:r>
        <w:r>
          <w:rPr>
            <w:noProof/>
            <w:webHidden/>
          </w:rPr>
        </w:r>
        <w:r>
          <w:rPr>
            <w:noProof/>
            <w:webHidden/>
          </w:rPr>
          <w:fldChar w:fldCharType="separate"/>
        </w:r>
        <w:r>
          <w:rPr>
            <w:noProof/>
            <w:webHidden/>
          </w:rPr>
          <w:t>337</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31" w:history="1">
        <w:r w:rsidRPr="003D24B9">
          <w:rPr>
            <w:rStyle w:val="Hyperlink"/>
            <w:noProof/>
          </w:rPr>
          <w:t>5.8</w:t>
        </w:r>
        <w:r>
          <w:rPr>
            <w:rFonts w:asciiTheme="minorHAnsi" w:eastAsiaTheme="minorEastAsia" w:hAnsiTheme="minorHAnsi" w:cstheme="minorBidi"/>
            <w:b w:val="0"/>
            <w:noProof/>
            <w:sz w:val="22"/>
            <w:szCs w:val="22"/>
          </w:rPr>
          <w:tab/>
        </w:r>
        <w:r w:rsidRPr="003D24B9">
          <w:rPr>
            <w:rStyle w:val="Hyperlink"/>
            <w:noProof/>
          </w:rPr>
          <w:t>CPID $20</w:t>
        </w:r>
        <w:r>
          <w:rPr>
            <w:noProof/>
            <w:webHidden/>
          </w:rPr>
          <w:tab/>
        </w:r>
        <w:r>
          <w:rPr>
            <w:noProof/>
            <w:webHidden/>
          </w:rPr>
          <w:fldChar w:fldCharType="begin"/>
        </w:r>
        <w:r>
          <w:rPr>
            <w:noProof/>
            <w:webHidden/>
          </w:rPr>
          <w:instrText xml:space="preserve"> PAGEREF _Toc276633131 \h </w:instrText>
        </w:r>
        <w:r>
          <w:rPr>
            <w:noProof/>
            <w:webHidden/>
          </w:rPr>
        </w:r>
        <w:r>
          <w:rPr>
            <w:noProof/>
            <w:webHidden/>
          </w:rPr>
          <w:fldChar w:fldCharType="separate"/>
        </w:r>
        <w:r>
          <w:rPr>
            <w:noProof/>
            <w:webHidden/>
          </w:rPr>
          <w:t>338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2" w:history="1">
        <w:r w:rsidRPr="003D24B9">
          <w:rPr>
            <w:rStyle w:val="Hyperlink"/>
            <w:noProof/>
          </w:rPr>
          <w:t>5.8.1</w:t>
        </w:r>
        <w:r>
          <w:rPr>
            <w:rFonts w:asciiTheme="minorHAnsi" w:eastAsiaTheme="minorEastAsia" w:hAnsiTheme="minorHAnsi" w:cstheme="minorBidi"/>
            <w:b w:val="0"/>
            <w:noProof/>
            <w:sz w:val="22"/>
            <w:szCs w:val="22"/>
          </w:rPr>
          <w:tab/>
        </w:r>
        <w:r w:rsidRPr="003D24B9">
          <w:rPr>
            <w:rStyle w:val="Hyperlink"/>
            <w:noProof/>
          </w:rPr>
          <w:t>MTCR – Clutch Pedal Fully Applied Position Learn Trigger Device Control</w:t>
        </w:r>
        <w:r>
          <w:rPr>
            <w:noProof/>
            <w:webHidden/>
          </w:rPr>
          <w:tab/>
        </w:r>
        <w:r>
          <w:rPr>
            <w:noProof/>
            <w:webHidden/>
          </w:rPr>
          <w:fldChar w:fldCharType="begin"/>
        </w:r>
        <w:r>
          <w:rPr>
            <w:noProof/>
            <w:webHidden/>
          </w:rPr>
          <w:instrText xml:space="preserve"> PAGEREF _Toc276633132 \h </w:instrText>
        </w:r>
        <w:r>
          <w:rPr>
            <w:noProof/>
            <w:webHidden/>
          </w:rPr>
        </w:r>
        <w:r>
          <w:rPr>
            <w:noProof/>
            <w:webHidden/>
          </w:rPr>
          <w:fldChar w:fldCharType="separate"/>
        </w:r>
        <w:r>
          <w:rPr>
            <w:noProof/>
            <w:webHidden/>
          </w:rPr>
          <w:t>338</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3" w:history="1">
        <w:r w:rsidRPr="003D24B9">
          <w:rPr>
            <w:rStyle w:val="Hyperlink"/>
            <w:noProof/>
          </w:rPr>
          <w:t>5.8.2</w:t>
        </w:r>
        <w:r>
          <w:rPr>
            <w:rFonts w:asciiTheme="minorHAnsi" w:eastAsiaTheme="minorEastAsia" w:hAnsiTheme="minorHAnsi" w:cstheme="minorBidi"/>
            <w:b w:val="0"/>
            <w:noProof/>
            <w:sz w:val="22"/>
            <w:szCs w:val="22"/>
          </w:rPr>
          <w:tab/>
        </w:r>
        <w:r w:rsidRPr="003D24B9">
          <w:rPr>
            <w:rStyle w:val="Hyperlink"/>
            <w:noProof/>
          </w:rPr>
          <w:t>ACCR – Air Conditioning Compressor Device Control</w:t>
        </w:r>
        <w:r>
          <w:rPr>
            <w:noProof/>
            <w:webHidden/>
          </w:rPr>
          <w:tab/>
        </w:r>
        <w:r>
          <w:rPr>
            <w:noProof/>
            <w:webHidden/>
          </w:rPr>
          <w:fldChar w:fldCharType="begin"/>
        </w:r>
        <w:r>
          <w:rPr>
            <w:noProof/>
            <w:webHidden/>
          </w:rPr>
          <w:instrText xml:space="preserve"> PAGEREF _Toc276633133 \h </w:instrText>
        </w:r>
        <w:r>
          <w:rPr>
            <w:noProof/>
            <w:webHidden/>
          </w:rPr>
        </w:r>
        <w:r>
          <w:rPr>
            <w:noProof/>
            <w:webHidden/>
          </w:rPr>
          <w:fldChar w:fldCharType="separate"/>
        </w:r>
        <w:r>
          <w:rPr>
            <w:noProof/>
            <w:webHidden/>
          </w:rPr>
          <w:t>339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4" w:history="1">
        <w:r w:rsidRPr="003D24B9">
          <w:rPr>
            <w:rStyle w:val="Hyperlink"/>
            <w:noProof/>
          </w:rPr>
          <w:t>5.8.3</w:t>
        </w:r>
        <w:r>
          <w:rPr>
            <w:rFonts w:asciiTheme="minorHAnsi" w:eastAsiaTheme="minorEastAsia" w:hAnsiTheme="minorHAnsi" w:cstheme="minorBidi"/>
            <w:b w:val="0"/>
            <w:noProof/>
            <w:sz w:val="22"/>
            <w:szCs w:val="22"/>
          </w:rPr>
          <w:tab/>
        </w:r>
        <w:r w:rsidRPr="003D24B9">
          <w:rPr>
            <w:rStyle w:val="Hyperlink"/>
            <w:noProof/>
          </w:rPr>
          <w:t>FANR – Cooling Fan Speed Device Control</w:t>
        </w:r>
        <w:r>
          <w:rPr>
            <w:noProof/>
            <w:webHidden/>
          </w:rPr>
          <w:tab/>
        </w:r>
        <w:r>
          <w:rPr>
            <w:noProof/>
            <w:webHidden/>
          </w:rPr>
          <w:fldChar w:fldCharType="begin"/>
        </w:r>
        <w:r>
          <w:rPr>
            <w:noProof/>
            <w:webHidden/>
          </w:rPr>
          <w:instrText xml:space="preserve"> PAGEREF _Toc276633134 \h </w:instrText>
        </w:r>
        <w:r>
          <w:rPr>
            <w:noProof/>
            <w:webHidden/>
          </w:rPr>
        </w:r>
        <w:r>
          <w:rPr>
            <w:noProof/>
            <w:webHidden/>
          </w:rPr>
          <w:fldChar w:fldCharType="separate"/>
        </w:r>
        <w:r>
          <w:rPr>
            <w:noProof/>
            <w:webHidden/>
          </w:rPr>
          <w:t>339</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5" w:history="1">
        <w:r w:rsidRPr="003D24B9">
          <w:rPr>
            <w:rStyle w:val="Hyperlink"/>
            <w:noProof/>
          </w:rPr>
          <w:t>5.8.4</w:t>
        </w:r>
        <w:r>
          <w:rPr>
            <w:rFonts w:asciiTheme="minorHAnsi" w:eastAsiaTheme="minorEastAsia" w:hAnsiTheme="minorHAnsi" w:cstheme="minorBidi"/>
            <w:b w:val="0"/>
            <w:noProof/>
            <w:sz w:val="22"/>
            <w:szCs w:val="22"/>
          </w:rPr>
          <w:tab/>
        </w:r>
        <w:r w:rsidRPr="003D24B9">
          <w:rPr>
            <w:rStyle w:val="Hyperlink"/>
            <w:noProof/>
          </w:rPr>
          <w:t>GENR – Generator L</w:t>
        </w:r>
        <w:r w:rsidRPr="003D24B9">
          <w:rPr>
            <w:rStyle w:val="Hyperlink"/>
            <w:noProof/>
          </w:rPr>
          <w:noBreakHyphen/>
          <w:t>Terminal Device Control</w:t>
        </w:r>
        <w:r>
          <w:rPr>
            <w:noProof/>
            <w:webHidden/>
          </w:rPr>
          <w:tab/>
        </w:r>
        <w:r>
          <w:rPr>
            <w:noProof/>
            <w:webHidden/>
          </w:rPr>
          <w:fldChar w:fldCharType="begin"/>
        </w:r>
        <w:r>
          <w:rPr>
            <w:noProof/>
            <w:webHidden/>
          </w:rPr>
          <w:instrText xml:space="preserve"> PAGEREF _Toc276633135 \h </w:instrText>
        </w:r>
        <w:r>
          <w:rPr>
            <w:noProof/>
            <w:webHidden/>
          </w:rPr>
        </w:r>
        <w:r>
          <w:rPr>
            <w:noProof/>
            <w:webHidden/>
          </w:rPr>
          <w:fldChar w:fldCharType="separate"/>
        </w:r>
        <w:r>
          <w:rPr>
            <w:noProof/>
            <w:webHidden/>
          </w:rPr>
          <w:t>340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6" w:history="1">
        <w:r w:rsidRPr="003D24B9">
          <w:rPr>
            <w:rStyle w:val="Hyperlink"/>
            <w:noProof/>
          </w:rPr>
          <w:t>5.8.5</w:t>
        </w:r>
        <w:r>
          <w:rPr>
            <w:rFonts w:asciiTheme="minorHAnsi" w:eastAsiaTheme="minorEastAsia" w:hAnsiTheme="minorHAnsi" w:cstheme="minorBidi"/>
            <w:b w:val="0"/>
            <w:noProof/>
            <w:sz w:val="22"/>
            <w:szCs w:val="22"/>
          </w:rPr>
          <w:tab/>
        </w:r>
        <w:r w:rsidRPr="003D24B9">
          <w:rPr>
            <w:rStyle w:val="Hyperlink"/>
            <w:noProof/>
          </w:rPr>
          <w:t>RVSR – Remote Vehicle Start Disable History Reset Trigger Device Control</w:t>
        </w:r>
        <w:r>
          <w:rPr>
            <w:noProof/>
            <w:webHidden/>
          </w:rPr>
          <w:tab/>
        </w:r>
        <w:r>
          <w:rPr>
            <w:noProof/>
            <w:webHidden/>
          </w:rPr>
          <w:fldChar w:fldCharType="begin"/>
        </w:r>
        <w:r>
          <w:rPr>
            <w:noProof/>
            <w:webHidden/>
          </w:rPr>
          <w:instrText xml:space="preserve"> PAGEREF _Toc276633136 \h </w:instrText>
        </w:r>
        <w:r>
          <w:rPr>
            <w:noProof/>
            <w:webHidden/>
          </w:rPr>
        </w:r>
        <w:r>
          <w:rPr>
            <w:noProof/>
            <w:webHidden/>
          </w:rPr>
          <w:fldChar w:fldCharType="separate"/>
        </w:r>
        <w:r>
          <w:rPr>
            <w:noProof/>
            <w:webHidden/>
          </w:rPr>
          <w:t>340</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7" w:history="1">
        <w:r w:rsidRPr="003D24B9">
          <w:rPr>
            <w:rStyle w:val="Hyperlink"/>
            <w:noProof/>
          </w:rPr>
          <w:t>5.8.6</w:t>
        </w:r>
        <w:r>
          <w:rPr>
            <w:rFonts w:asciiTheme="minorHAnsi" w:eastAsiaTheme="minorEastAsia" w:hAnsiTheme="minorHAnsi" w:cstheme="minorBidi"/>
            <w:b w:val="0"/>
            <w:noProof/>
            <w:sz w:val="22"/>
            <w:szCs w:val="22"/>
          </w:rPr>
          <w:tab/>
        </w:r>
        <w:r w:rsidRPr="003D24B9">
          <w:rPr>
            <w:rStyle w:val="Hyperlink"/>
            <w:noProof/>
          </w:rPr>
          <w:t>PMDR – Powertrain Relay Device Control</w:t>
        </w:r>
        <w:r>
          <w:rPr>
            <w:noProof/>
            <w:webHidden/>
          </w:rPr>
          <w:tab/>
        </w:r>
        <w:r>
          <w:rPr>
            <w:noProof/>
            <w:webHidden/>
          </w:rPr>
          <w:fldChar w:fldCharType="begin"/>
        </w:r>
        <w:r>
          <w:rPr>
            <w:noProof/>
            <w:webHidden/>
          </w:rPr>
          <w:instrText xml:space="preserve"> PAGEREF _Toc276633137 \h </w:instrText>
        </w:r>
        <w:r>
          <w:rPr>
            <w:noProof/>
            <w:webHidden/>
          </w:rPr>
        </w:r>
        <w:r>
          <w:rPr>
            <w:noProof/>
            <w:webHidden/>
          </w:rPr>
          <w:fldChar w:fldCharType="separate"/>
        </w:r>
        <w:r>
          <w:rPr>
            <w:noProof/>
            <w:webHidden/>
          </w:rPr>
          <w:t>341</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38" w:history="1">
        <w:r w:rsidRPr="003D24B9">
          <w:rPr>
            <w:rStyle w:val="Hyperlink"/>
            <w:noProof/>
          </w:rPr>
          <w:t>5.8.7</w:t>
        </w:r>
        <w:r>
          <w:rPr>
            <w:rFonts w:asciiTheme="minorHAnsi" w:eastAsiaTheme="minorEastAsia" w:hAnsiTheme="minorHAnsi" w:cstheme="minorBidi"/>
            <w:b w:val="0"/>
            <w:noProof/>
            <w:sz w:val="22"/>
            <w:szCs w:val="22"/>
          </w:rPr>
          <w:tab/>
        </w:r>
        <w:r w:rsidRPr="003D24B9">
          <w:rPr>
            <w:rStyle w:val="Hyperlink"/>
            <w:noProof/>
          </w:rPr>
          <w:t>RINR – Reverse Inhibit Device Control</w:t>
        </w:r>
        <w:r>
          <w:rPr>
            <w:noProof/>
            <w:webHidden/>
          </w:rPr>
          <w:tab/>
        </w:r>
        <w:r>
          <w:rPr>
            <w:noProof/>
            <w:webHidden/>
          </w:rPr>
          <w:fldChar w:fldCharType="begin"/>
        </w:r>
        <w:r>
          <w:rPr>
            <w:noProof/>
            <w:webHidden/>
          </w:rPr>
          <w:instrText xml:space="preserve"> PAGEREF _Toc276633138 \h </w:instrText>
        </w:r>
        <w:r>
          <w:rPr>
            <w:noProof/>
            <w:webHidden/>
          </w:rPr>
        </w:r>
        <w:r>
          <w:rPr>
            <w:noProof/>
            <w:webHidden/>
          </w:rPr>
          <w:fldChar w:fldCharType="separate"/>
        </w:r>
        <w:r>
          <w:rPr>
            <w:noProof/>
            <w:webHidden/>
          </w:rPr>
          <w:t>341</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39" w:history="1">
        <w:r w:rsidRPr="003D24B9">
          <w:rPr>
            <w:rStyle w:val="Hyperlink"/>
            <w:noProof/>
          </w:rPr>
          <w:t>5.8.7.1</w:t>
        </w:r>
        <w:r>
          <w:rPr>
            <w:rFonts w:asciiTheme="minorHAnsi" w:eastAsiaTheme="minorEastAsia" w:hAnsiTheme="minorHAnsi" w:cstheme="minorBidi"/>
            <w:b w:val="0"/>
            <w:noProof/>
            <w:sz w:val="22"/>
            <w:szCs w:val="22"/>
          </w:rPr>
          <w:tab/>
        </w:r>
        <w:r w:rsidRPr="003D24B9">
          <w:rPr>
            <w:rStyle w:val="Hyperlink"/>
            <w:noProof/>
          </w:rPr>
          <w:t>– Reverse Inhibit for Reverse Enable Solenoid Applications</w:t>
        </w:r>
        <w:r>
          <w:rPr>
            <w:noProof/>
            <w:webHidden/>
          </w:rPr>
          <w:tab/>
        </w:r>
        <w:r>
          <w:rPr>
            <w:noProof/>
            <w:webHidden/>
          </w:rPr>
          <w:fldChar w:fldCharType="begin"/>
        </w:r>
        <w:r>
          <w:rPr>
            <w:noProof/>
            <w:webHidden/>
          </w:rPr>
          <w:instrText xml:space="preserve"> PAGEREF _Toc276633139 \h </w:instrText>
        </w:r>
        <w:r>
          <w:rPr>
            <w:noProof/>
            <w:webHidden/>
          </w:rPr>
        </w:r>
        <w:r>
          <w:rPr>
            <w:noProof/>
            <w:webHidden/>
          </w:rPr>
          <w:fldChar w:fldCharType="separate"/>
        </w:r>
        <w:r>
          <w:rPr>
            <w:noProof/>
            <w:webHidden/>
          </w:rPr>
          <w:t>341</w:t>
        </w:r>
        <w:r>
          <w:rPr>
            <w:noProof/>
            <w:webHidden/>
          </w:rPr>
          <w:fldChar w:fldCharType="end"/>
        </w:r>
      </w:hyperlink>
    </w:p>
    <w:p w:rsidR="003B1804" w:rsidRDefault="003B1804">
      <w:pPr>
        <w:pStyle w:val="TOC4"/>
        <w:tabs>
          <w:tab w:val="left" w:pos="1397"/>
        </w:tabs>
        <w:rPr>
          <w:rFonts w:asciiTheme="minorHAnsi" w:eastAsiaTheme="minorEastAsia" w:hAnsiTheme="minorHAnsi" w:cstheme="minorBidi"/>
          <w:b w:val="0"/>
          <w:noProof/>
          <w:sz w:val="22"/>
          <w:szCs w:val="22"/>
        </w:rPr>
      </w:pPr>
      <w:hyperlink w:anchor="_Toc276633140" w:history="1">
        <w:r w:rsidRPr="003D24B9">
          <w:rPr>
            <w:rStyle w:val="Hyperlink"/>
            <w:noProof/>
          </w:rPr>
          <w:t>5.8.7.2</w:t>
        </w:r>
        <w:r>
          <w:rPr>
            <w:rFonts w:asciiTheme="minorHAnsi" w:eastAsiaTheme="minorEastAsia" w:hAnsiTheme="minorHAnsi" w:cstheme="minorBidi"/>
            <w:b w:val="0"/>
            <w:noProof/>
            <w:sz w:val="22"/>
            <w:szCs w:val="22"/>
          </w:rPr>
          <w:tab/>
        </w:r>
        <w:r w:rsidRPr="003D24B9">
          <w:rPr>
            <w:rStyle w:val="Hyperlink"/>
            <w:noProof/>
          </w:rPr>
          <w:t>– Reverse Inhibit for Reverse Inhibit Solenoid Applications</w:t>
        </w:r>
        <w:r>
          <w:rPr>
            <w:noProof/>
            <w:webHidden/>
          </w:rPr>
          <w:tab/>
        </w:r>
        <w:r>
          <w:rPr>
            <w:noProof/>
            <w:webHidden/>
          </w:rPr>
          <w:fldChar w:fldCharType="begin"/>
        </w:r>
        <w:r>
          <w:rPr>
            <w:noProof/>
            <w:webHidden/>
          </w:rPr>
          <w:instrText xml:space="preserve"> PAGEREF _Toc276633140 \h </w:instrText>
        </w:r>
        <w:r>
          <w:rPr>
            <w:noProof/>
            <w:webHidden/>
          </w:rPr>
        </w:r>
        <w:r>
          <w:rPr>
            <w:noProof/>
            <w:webHidden/>
          </w:rPr>
          <w:fldChar w:fldCharType="separate"/>
        </w:r>
        <w:r>
          <w:rPr>
            <w:noProof/>
            <w:webHidden/>
          </w:rPr>
          <w:t>342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41" w:history="1">
        <w:r w:rsidRPr="003D24B9">
          <w:rPr>
            <w:rStyle w:val="Hyperlink"/>
            <w:noProof/>
          </w:rPr>
          <w:t>5.8.8</w:t>
        </w:r>
        <w:r>
          <w:rPr>
            <w:rFonts w:asciiTheme="minorHAnsi" w:eastAsiaTheme="minorEastAsia" w:hAnsiTheme="minorHAnsi" w:cstheme="minorBidi"/>
            <w:b w:val="0"/>
            <w:noProof/>
            <w:sz w:val="22"/>
            <w:szCs w:val="22"/>
          </w:rPr>
          <w:tab/>
        </w:r>
        <w:r w:rsidRPr="003D24B9">
          <w:rPr>
            <w:rStyle w:val="Hyperlink"/>
            <w:noProof/>
          </w:rPr>
          <w:t>RTDR – Vehicle Lift/Dive Device Control</w:t>
        </w:r>
        <w:r>
          <w:rPr>
            <w:noProof/>
            <w:webHidden/>
          </w:rPr>
          <w:tab/>
        </w:r>
        <w:r>
          <w:rPr>
            <w:noProof/>
            <w:webHidden/>
          </w:rPr>
          <w:fldChar w:fldCharType="begin"/>
        </w:r>
        <w:r>
          <w:rPr>
            <w:noProof/>
            <w:webHidden/>
          </w:rPr>
          <w:instrText xml:space="preserve"> PAGEREF _Toc276633141 \h </w:instrText>
        </w:r>
        <w:r>
          <w:rPr>
            <w:noProof/>
            <w:webHidden/>
          </w:rPr>
        </w:r>
        <w:r>
          <w:rPr>
            <w:noProof/>
            <w:webHidden/>
          </w:rPr>
          <w:fldChar w:fldCharType="separate"/>
        </w:r>
        <w:r>
          <w:rPr>
            <w:noProof/>
            <w:webHidden/>
          </w:rPr>
          <w:t>342</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42" w:history="1">
        <w:r w:rsidRPr="003D24B9">
          <w:rPr>
            <w:rStyle w:val="Hyperlink"/>
            <w:noProof/>
          </w:rPr>
          <w:t>5.8.9</w:t>
        </w:r>
        <w:r>
          <w:rPr>
            <w:rFonts w:asciiTheme="minorHAnsi" w:eastAsiaTheme="minorEastAsia" w:hAnsiTheme="minorHAnsi" w:cstheme="minorBidi"/>
            <w:b w:val="0"/>
            <w:noProof/>
            <w:sz w:val="22"/>
            <w:szCs w:val="22"/>
          </w:rPr>
          <w:tab/>
        </w:r>
        <w:r w:rsidRPr="003D24B9">
          <w:rPr>
            <w:rStyle w:val="Hyperlink"/>
            <w:noProof/>
          </w:rPr>
          <w:t>SKSR – Skip Shift Device Control</w:t>
        </w:r>
        <w:r>
          <w:rPr>
            <w:noProof/>
            <w:webHidden/>
          </w:rPr>
          <w:tab/>
        </w:r>
        <w:r>
          <w:rPr>
            <w:noProof/>
            <w:webHidden/>
          </w:rPr>
          <w:fldChar w:fldCharType="begin"/>
        </w:r>
        <w:r>
          <w:rPr>
            <w:noProof/>
            <w:webHidden/>
          </w:rPr>
          <w:instrText xml:space="preserve"> PAGEREF _Toc276633142 \h </w:instrText>
        </w:r>
        <w:r>
          <w:rPr>
            <w:noProof/>
            <w:webHidden/>
          </w:rPr>
        </w:r>
        <w:r>
          <w:rPr>
            <w:noProof/>
            <w:webHidden/>
          </w:rPr>
          <w:fldChar w:fldCharType="separate"/>
        </w:r>
        <w:r>
          <w:rPr>
            <w:noProof/>
            <w:webHidden/>
          </w:rPr>
          <w:t>343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43" w:history="1">
        <w:r w:rsidRPr="003D24B9">
          <w:rPr>
            <w:rStyle w:val="Hyperlink"/>
            <w:noProof/>
          </w:rPr>
          <w:t>5.8.10</w:t>
        </w:r>
        <w:r>
          <w:rPr>
            <w:rFonts w:asciiTheme="minorHAnsi" w:eastAsiaTheme="minorEastAsia" w:hAnsiTheme="minorHAnsi" w:cstheme="minorBidi"/>
            <w:b w:val="0"/>
            <w:noProof/>
            <w:sz w:val="22"/>
            <w:szCs w:val="22"/>
          </w:rPr>
          <w:tab/>
        </w:r>
        <w:r w:rsidRPr="003D24B9">
          <w:rPr>
            <w:rStyle w:val="Hyperlink"/>
            <w:noProof/>
          </w:rPr>
          <w:t>STRR – Starter Relay Device Control</w:t>
        </w:r>
        <w:r>
          <w:rPr>
            <w:noProof/>
            <w:webHidden/>
          </w:rPr>
          <w:tab/>
        </w:r>
        <w:r>
          <w:rPr>
            <w:noProof/>
            <w:webHidden/>
          </w:rPr>
          <w:fldChar w:fldCharType="begin"/>
        </w:r>
        <w:r>
          <w:rPr>
            <w:noProof/>
            <w:webHidden/>
          </w:rPr>
          <w:instrText xml:space="preserve"> PAGEREF _Toc276633143 \h </w:instrText>
        </w:r>
        <w:r>
          <w:rPr>
            <w:noProof/>
            <w:webHidden/>
          </w:rPr>
        </w:r>
        <w:r>
          <w:rPr>
            <w:noProof/>
            <w:webHidden/>
          </w:rPr>
          <w:fldChar w:fldCharType="separate"/>
        </w:r>
        <w:r>
          <w:rPr>
            <w:noProof/>
            <w:webHidden/>
          </w:rPr>
          <w:t>343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44" w:history="1">
        <w:r w:rsidRPr="003D24B9">
          <w:rPr>
            <w:rStyle w:val="Hyperlink"/>
            <w:noProof/>
          </w:rPr>
          <w:t>5.8.11</w:t>
        </w:r>
        <w:r>
          <w:rPr>
            <w:rFonts w:asciiTheme="minorHAnsi" w:eastAsiaTheme="minorEastAsia" w:hAnsiTheme="minorHAnsi" w:cstheme="minorBidi"/>
            <w:b w:val="0"/>
            <w:noProof/>
            <w:sz w:val="22"/>
            <w:szCs w:val="22"/>
          </w:rPr>
          <w:tab/>
        </w:r>
        <w:r w:rsidRPr="003D24B9">
          <w:rPr>
            <w:rStyle w:val="Hyperlink"/>
            <w:noProof/>
          </w:rPr>
          <w:t>DFIR – Malfunction Indicator Lamp Device Control</w:t>
        </w:r>
        <w:r>
          <w:rPr>
            <w:noProof/>
            <w:webHidden/>
          </w:rPr>
          <w:tab/>
        </w:r>
        <w:r>
          <w:rPr>
            <w:noProof/>
            <w:webHidden/>
          </w:rPr>
          <w:fldChar w:fldCharType="begin"/>
        </w:r>
        <w:r>
          <w:rPr>
            <w:noProof/>
            <w:webHidden/>
          </w:rPr>
          <w:instrText xml:space="preserve"> PAGEREF _Toc276633144 \h </w:instrText>
        </w:r>
        <w:r>
          <w:rPr>
            <w:noProof/>
            <w:webHidden/>
          </w:rPr>
        </w:r>
        <w:r>
          <w:rPr>
            <w:noProof/>
            <w:webHidden/>
          </w:rPr>
          <w:fldChar w:fldCharType="separate"/>
        </w:r>
        <w:r>
          <w:rPr>
            <w:noProof/>
            <w:webHidden/>
          </w:rPr>
          <w:t>344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45" w:history="1">
        <w:r w:rsidRPr="003D24B9">
          <w:rPr>
            <w:rStyle w:val="Hyperlink"/>
            <w:noProof/>
          </w:rPr>
          <w:t>5.8.12</w:t>
        </w:r>
        <w:r>
          <w:rPr>
            <w:rFonts w:asciiTheme="minorHAnsi" w:eastAsiaTheme="minorEastAsia" w:hAnsiTheme="minorHAnsi" w:cstheme="minorBidi"/>
            <w:b w:val="0"/>
            <w:noProof/>
            <w:sz w:val="22"/>
            <w:szCs w:val="22"/>
          </w:rPr>
          <w:tab/>
        </w:r>
        <w:r w:rsidRPr="003D24B9">
          <w:rPr>
            <w:rStyle w:val="Hyperlink"/>
            <w:noProof/>
          </w:rPr>
          <w:t>CL2R – Class 2 Learned Source Identifiers Reset Trigger Device Control</w:t>
        </w:r>
        <w:r>
          <w:rPr>
            <w:noProof/>
            <w:webHidden/>
          </w:rPr>
          <w:tab/>
        </w:r>
        <w:r>
          <w:rPr>
            <w:noProof/>
            <w:webHidden/>
          </w:rPr>
          <w:fldChar w:fldCharType="begin"/>
        </w:r>
        <w:r>
          <w:rPr>
            <w:noProof/>
            <w:webHidden/>
          </w:rPr>
          <w:instrText xml:space="preserve"> PAGEREF _Toc276633145 \h </w:instrText>
        </w:r>
        <w:r>
          <w:rPr>
            <w:noProof/>
            <w:webHidden/>
          </w:rPr>
        </w:r>
        <w:r>
          <w:rPr>
            <w:noProof/>
            <w:webHidden/>
          </w:rPr>
          <w:fldChar w:fldCharType="separate"/>
        </w:r>
        <w:r>
          <w:rPr>
            <w:noProof/>
            <w:webHidden/>
          </w:rPr>
          <w:t>344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46" w:history="1">
        <w:r w:rsidRPr="003D24B9">
          <w:rPr>
            <w:rStyle w:val="Hyperlink"/>
            <w:noProof/>
          </w:rPr>
          <w:t>5.8.13</w:t>
        </w:r>
        <w:r>
          <w:rPr>
            <w:rFonts w:asciiTheme="minorHAnsi" w:eastAsiaTheme="minorEastAsia" w:hAnsiTheme="minorHAnsi" w:cstheme="minorBidi"/>
            <w:b w:val="0"/>
            <w:noProof/>
            <w:sz w:val="22"/>
            <w:szCs w:val="22"/>
          </w:rPr>
          <w:tab/>
        </w:r>
        <w:r w:rsidRPr="003D24B9">
          <w:rPr>
            <w:rStyle w:val="Hyperlink"/>
            <w:noProof/>
          </w:rPr>
          <w:t>FANR – Cooling Fan Relay Driver Device Control</w:t>
        </w:r>
        <w:r>
          <w:rPr>
            <w:noProof/>
            <w:webHidden/>
          </w:rPr>
          <w:tab/>
        </w:r>
        <w:r>
          <w:rPr>
            <w:noProof/>
            <w:webHidden/>
          </w:rPr>
          <w:fldChar w:fldCharType="begin"/>
        </w:r>
        <w:r>
          <w:rPr>
            <w:noProof/>
            <w:webHidden/>
          </w:rPr>
          <w:instrText xml:space="preserve"> PAGEREF _Toc276633146 \h </w:instrText>
        </w:r>
        <w:r>
          <w:rPr>
            <w:noProof/>
            <w:webHidden/>
          </w:rPr>
        </w:r>
        <w:r>
          <w:rPr>
            <w:noProof/>
            <w:webHidden/>
          </w:rPr>
          <w:fldChar w:fldCharType="separate"/>
        </w:r>
        <w:r>
          <w:rPr>
            <w:noProof/>
            <w:webHidden/>
          </w:rPr>
          <w:t>345</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47" w:history="1">
        <w:r w:rsidRPr="003D24B9">
          <w:rPr>
            <w:rStyle w:val="Hyperlink"/>
            <w:noProof/>
          </w:rPr>
          <w:t>5.9</w:t>
        </w:r>
        <w:r>
          <w:rPr>
            <w:rFonts w:asciiTheme="minorHAnsi" w:eastAsiaTheme="minorEastAsia" w:hAnsiTheme="minorHAnsi" w:cstheme="minorBidi"/>
            <w:b w:val="0"/>
            <w:noProof/>
            <w:sz w:val="22"/>
            <w:szCs w:val="22"/>
          </w:rPr>
          <w:tab/>
        </w:r>
        <w:r w:rsidRPr="003D24B9">
          <w:rPr>
            <w:rStyle w:val="Hyperlink"/>
            <w:noProof/>
          </w:rPr>
          <w:t>CPID $28</w:t>
        </w:r>
        <w:r>
          <w:rPr>
            <w:noProof/>
            <w:webHidden/>
          </w:rPr>
          <w:tab/>
        </w:r>
        <w:r>
          <w:rPr>
            <w:noProof/>
            <w:webHidden/>
          </w:rPr>
          <w:fldChar w:fldCharType="begin"/>
        </w:r>
        <w:r>
          <w:rPr>
            <w:noProof/>
            <w:webHidden/>
          </w:rPr>
          <w:instrText xml:space="preserve"> PAGEREF _Toc276633147 \h </w:instrText>
        </w:r>
        <w:r>
          <w:rPr>
            <w:noProof/>
            <w:webHidden/>
          </w:rPr>
        </w:r>
        <w:r>
          <w:rPr>
            <w:noProof/>
            <w:webHidden/>
          </w:rPr>
          <w:fldChar w:fldCharType="separate"/>
        </w:r>
        <w:r>
          <w:rPr>
            <w:noProof/>
            <w:webHidden/>
          </w:rPr>
          <w:t>345</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48" w:history="1">
        <w:r w:rsidRPr="003D24B9">
          <w:rPr>
            <w:rStyle w:val="Hyperlink"/>
            <w:noProof/>
          </w:rPr>
          <w:t>5.9.1</w:t>
        </w:r>
        <w:r>
          <w:rPr>
            <w:rFonts w:asciiTheme="minorHAnsi" w:eastAsiaTheme="minorEastAsia" w:hAnsiTheme="minorHAnsi" w:cstheme="minorBidi"/>
            <w:b w:val="0"/>
            <w:noProof/>
            <w:sz w:val="22"/>
            <w:szCs w:val="22"/>
          </w:rPr>
          <w:tab/>
        </w:r>
        <w:r w:rsidRPr="003D24B9">
          <w:rPr>
            <w:rStyle w:val="Hyperlink"/>
            <w:noProof/>
          </w:rPr>
          <w:t>RBSR – Ignition Off Controller Shutdown Trigger Device Control</w:t>
        </w:r>
        <w:r>
          <w:rPr>
            <w:noProof/>
            <w:webHidden/>
          </w:rPr>
          <w:tab/>
        </w:r>
        <w:r>
          <w:rPr>
            <w:noProof/>
            <w:webHidden/>
          </w:rPr>
          <w:fldChar w:fldCharType="begin"/>
        </w:r>
        <w:r>
          <w:rPr>
            <w:noProof/>
            <w:webHidden/>
          </w:rPr>
          <w:instrText xml:space="preserve"> PAGEREF _Toc276633148 \h </w:instrText>
        </w:r>
        <w:r>
          <w:rPr>
            <w:noProof/>
            <w:webHidden/>
          </w:rPr>
        </w:r>
        <w:r>
          <w:rPr>
            <w:noProof/>
            <w:webHidden/>
          </w:rPr>
          <w:fldChar w:fldCharType="separate"/>
        </w:r>
        <w:r>
          <w:rPr>
            <w:noProof/>
            <w:webHidden/>
          </w:rPr>
          <w:t>346</w:t>
        </w:r>
        <w:r>
          <w:rPr>
            <w:noProof/>
            <w:webHidden/>
          </w:rPr>
          <w:fldChar w:fldCharType="end"/>
        </w:r>
      </w:hyperlink>
    </w:p>
    <w:p w:rsidR="003B1804" w:rsidRDefault="003B1804">
      <w:pPr>
        <w:pStyle w:val="TOC3"/>
        <w:tabs>
          <w:tab w:val="left" w:pos="994"/>
        </w:tabs>
        <w:rPr>
          <w:rFonts w:asciiTheme="minorHAnsi" w:eastAsiaTheme="minorEastAsia" w:hAnsiTheme="minorHAnsi" w:cstheme="minorBidi"/>
          <w:b w:val="0"/>
          <w:noProof/>
          <w:sz w:val="22"/>
          <w:szCs w:val="22"/>
        </w:rPr>
      </w:pPr>
      <w:hyperlink w:anchor="_Toc276633149" w:history="1">
        <w:r w:rsidRPr="003D24B9">
          <w:rPr>
            <w:rStyle w:val="Hyperlink"/>
            <w:noProof/>
          </w:rPr>
          <w:t>5.9.2</w:t>
        </w:r>
        <w:r>
          <w:rPr>
            <w:rFonts w:asciiTheme="minorHAnsi" w:eastAsiaTheme="minorEastAsia" w:hAnsiTheme="minorHAnsi" w:cstheme="minorBidi"/>
            <w:b w:val="0"/>
            <w:noProof/>
            <w:sz w:val="22"/>
            <w:szCs w:val="22"/>
          </w:rPr>
          <w:tab/>
        </w:r>
        <w:r w:rsidRPr="003D24B9">
          <w:rPr>
            <w:rStyle w:val="Hyperlink"/>
            <w:noProof/>
          </w:rPr>
          <w:t>RBSR – Immediate Controller Shutdown Trigger Device Control</w:t>
        </w:r>
        <w:r>
          <w:rPr>
            <w:noProof/>
            <w:webHidden/>
          </w:rPr>
          <w:tab/>
        </w:r>
        <w:r>
          <w:rPr>
            <w:noProof/>
            <w:webHidden/>
          </w:rPr>
          <w:fldChar w:fldCharType="begin"/>
        </w:r>
        <w:r>
          <w:rPr>
            <w:noProof/>
            <w:webHidden/>
          </w:rPr>
          <w:instrText xml:space="preserve"> PAGEREF _Toc276633149 \h </w:instrText>
        </w:r>
        <w:r>
          <w:rPr>
            <w:noProof/>
            <w:webHidden/>
          </w:rPr>
        </w:r>
        <w:r>
          <w:rPr>
            <w:noProof/>
            <w:webHidden/>
          </w:rPr>
          <w:fldChar w:fldCharType="separate"/>
        </w:r>
        <w:r>
          <w:rPr>
            <w:noProof/>
            <w:webHidden/>
          </w:rPr>
          <w:t>347</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50" w:history="1">
        <w:r w:rsidRPr="003D24B9">
          <w:rPr>
            <w:rStyle w:val="Hyperlink"/>
            <w:noProof/>
          </w:rPr>
          <w:t>5.10</w:t>
        </w:r>
        <w:r>
          <w:rPr>
            <w:rFonts w:asciiTheme="minorHAnsi" w:eastAsiaTheme="minorEastAsia" w:hAnsiTheme="minorHAnsi" w:cstheme="minorBidi"/>
            <w:b w:val="0"/>
            <w:noProof/>
            <w:sz w:val="22"/>
            <w:szCs w:val="22"/>
          </w:rPr>
          <w:tab/>
        </w:r>
        <w:r w:rsidRPr="003D24B9">
          <w:rPr>
            <w:rStyle w:val="Hyperlink"/>
            <w:noProof/>
          </w:rPr>
          <w:t>CPID $30</w:t>
        </w:r>
        <w:r>
          <w:rPr>
            <w:noProof/>
            <w:webHidden/>
          </w:rPr>
          <w:tab/>
        </w:r>
        <w:r>
          <w:rPr>
            <w:noProof/>
            <w:webHidden/>
          </w:rPr>
          <w:fldChar w:fldCharType="begin"/>
        </w:r>
        <w:r>
          <w:rPr>
            <w:noProof/>
            <w:webHidden/>
          </w:rPr>
          <w:instrText xml:space="preserve"> PAGEREF _Toc276633150 \h </w:instrText>
        </w:r>
        <w:r>
          <w:rPr>
            <w:noProof/>
            <w:webHidden/>
          </w:rPr>
        </w:r>
        <w:r>
          <w:rPr>
            <w:noProof/>
            <w:webHidden/>
          </w:rPr>
          <w:fldChar w:fldCharType="separate"/>
        </w:r>
        <w:r>
          <w:rPr>
            <w:noProof/>
            <w:webHidden/>
          </w:rPr>
          <w:t>347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1" w:history="1">
        <w:r w:rsidRPr="003D24B9">
          <w:rPr>
            <w:rStyle w:val="Hyperlink"/>
            <w:noProof/>
          </w:rPr>
          <w:t>5.10.1</w:t>
        </w:r>
        <w:r>
          <w:rPr>
            <w:rFonts w:asciiTheme="minorHAnsi" w:eastAsiaTheme="minorEastAsia" w:hAnsiTheme="minorHAnsi" w:cstheme="minorBidi"/>
            <w:b w:val="0"/>
            <w:noProof/>
            <w:sz w:val="22"/>
            <w:szCs w:val="22"/>
          </w:rPr>
          <w:tab/>
        </w:r>
        <w:r w:rsidRPr="003D24B9">
          <w:rPr>
            <w:rStyle w:val="Hyperlink"/>
            <w:noProof/>
          </w:rPr>
          <w:t>D32R – Transmission 32 Downshift Device Control</w:t>
        </w:r>
        <w:r>
          <w:rPr>
            <w:noProof/>
            <w:webHidden/>
          </w:rPr>
          <w:tab/>
        </w:r>
        <w:r>
          <w:rPr>
            <w:noProof/>
            <w:webHidden/>
          </w:rPr>
          <w:fldChar w:fldCharType="begin"/>
        </w:r>
        <w:r>
          <w:rPr>
            <w:noProof/>
            <w:webHidden/>
          </w:rPr>
          <w:instrText xml:space="preserve"> PAGEREF _Toc276633151 \h </w:instrText>
        </w:r>
        <w:r>
          <w:rPr>
            <w:noProof/>
            <w:webHidden/>
          </w:rPr>
        </w:r>
        <w:r>
          <w:rPr>
            <w:noProof/>
            <w:webHidden/>
          </w:rPr>
          <w:fldChar w:fldCharType="separate"/>
        </w:r>
        <w:r>
          <w:rPr>
            <w:noProof/>
            <w:webHidden/>
          </w:rPr>
          <w:t>347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2" w:history="1">
        <w:r w:rsidRPr="003D24B9">
          <w:rPr>
            <w:rStyle w:val="Hyperlink"/>
            <w:noProof/>
          </w:rPr>
          <w:t>5.10.2</w:t>
        </w:r>
        <w:r>
          <w:rPr>
            <w:rFonts w:asciiTheme="minorHAnsi" w:eastAsiaTheme="minorEastAsia" w:hAnsiTheme="minorHAnsi" w:cstheme="minorBidi"/>
            <w:b w:val="0"/>
            <w:noProof/>
            <w:sz w:val="22"/>
            <w:szCs w:val="22"/>
          </w:rPr>
          <w:tab/>
        </w:r>
        <w:r w:rsidRPr="003D24B9">
          <w:rPr>
            <w:rStyle w:val="Hyperlink"/>
            <w:noProof/>
          </w:rPr>
          <w:t>HSDR – Transmission High Side Driver 1 Device Control</w:t>
        </w:r>
        <w:r>
          <w:rPr>
            <w:noProof/>
            <w:webHidden/>
          </w:rPr>
          <w:tab/>
        </w:r>
        <w:r>
          <w:rPr>
            <w:noProof/>
            <w:webHidden/>
          </w:rPr>
          <w:fldChar w:fldCharType="begin"/>
        </w:r>
        <w:r>
          <w:rPr>
            <w:noProof/>
            <w:webHidden/>
          </w:rPr>
          <w:instrText xml:space="preserve"> PAGEREF _Toc276633152 \h </w:instrText>
        </w:r>
        <w:r>
          <w:rPr>
            <w:noProof/>
            <w:webHidden/>
          </w:rPr>
        </w:r>
        <w:r>
          <w:rPr>
            <w:noProof/>
            <w:webHidden/>
          </w:rPr>
          <w:fldChar w:fldCharType="separate"/>
        </w:r>
        <w:r>
          <w:rPr>
            <w:noProof/>
            <w:webHidden/>
          </w:rPr>
          <w:t>348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3" w:history="1">
        <w:r w:rsidRPr="003D24B9">
          <w:rPr>
            <w:rStyle w:val="Hyperlink"/>
            <w:noProof/>
          </w:rPr>
          <w:t>5.10.3</w:t>
        </w:r>
        <w:r>
          <w:rPr>
            <w:rFonts w:asciiTheme="minorHAnsi" w:eastAsiaTheme="minorEastAsia" w:hAnsiTheme="minorHAnsi" w:cstheme="minorBidi"/>
            <w:b w:val="0"/>
            <w:noProof/>
            <w:sz w:val="22"/>
            <w:szCs w:val="22"/>
          </w:rPr>
          <w:tab/>
        </w:r>
        <w:r w:rsidRPr="003D24B9">
          <w:rPr>
            <w:rStyle w:val="Hyperlink"/>
            <w:noProof/>
          </w:rPr>
          <w:t>HSDR – Transmission High Side Driver 2 Device Control</w:t>
        </w:r>
        <w:r>
          <w:rPr>
            <w:noProof/>
            <w:webHidden/>
          </w:rPr>
          <w:tab/>
        </w:r>
        <w:r>
          <w:rPr>
            <w:noProof/>
            <w:webHidden/>
          </w:rPr>
          <w:fldChar w:fldCharType="begin"/>
        </w:r>
        <w:r>
          <w:rPr>
            <w:noProof/>
            <w:webHidden/>
          </w:rPr>
          <w:instrText xml:space="preserve"> PAGEREF _Toc276633153 \h </w:instrText>
        </w:r>
        <w:r>
          <w:rPr>
            <w:noProof/>
            <w:webHidden/>
          </w:rPr>
        </w:r>
        <w:r>
          <w:rPr>
            <w:noProof/>
            <w:webHidden/>
          </w:rPr>
          <w:fldChar w:fldCharType="separate"/>
        </w:r>
        <w:r>
          <w:rPr>
            <w:noProof/>
            <w:webHidden/>
          </w:rPr>
          <w:t>348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4" w:history="1">
        <w:r w:rsidRPr="003D24B9">
          <w:rPr>
            <w:rStyle w:val="Hyperlink"/>
            <w:noProof/>
          </w:rPr>
          <w:t>5.10.4</w:t>
        </w:r>
        <w:r>
          <w:rPr>
            <w:rFonts w:asciiTheme="minorHAnsi" w:eastAsiaTheme="minorEastAsia" w:hAnsiTheme="minorHAnsi" w:cstheme="minorBidi"/>
            <w:b w:val="0"/>
            <w:noProof/>
            <w:sz w:val="22"/>
            <w:szCs w:val="22"/>
          </w:rPr>
          <w:tab/>
        </w:r>
        <w:r w:rsidRPr="003D24B9">
          <w:rPr>
            <w:rStyle w:val="Hyperlink"/>
            <w:noProof/>
          </w:rPr>
          <w:t>PTBR – Powertrain Braking Device Control</w:t>
        </w:r>
        <w:r>
          <w:rPr>
            <w:noProof/>
            <w:webHidden/>
          </w:rPr>
          <w:tab/>
        </w:r>
        <w:r>
          <w:rPr>
            <w:noProof/>
            <w:webHidden/>
          </w:rPr>
          <w:fldChar w:fldCharType="begin"/>
        </w:r>
        <w:r>
          <w:rPr>
            <w:noProof/>
            <w:webHidden/>
          </w:rPr>
          <w:instrText xml:space="preserve"> PAGEREF _Toc276633154 \h </w:instrText>
        </w:r>
        <w:r>
          <w:rPr>
            <w:noProof/>
            <w:webHidden/>
          </w:rPr>
        </w:r>
        <w:r>
          <w:rPr>
            <w:noProof/>
            <w:webHidden/>
          </w:rPr>
          <w:fldChar w:fldCharType="separate"/>
        </w:r>
        <w:r>
          <w:rPr>
            <w:noProof/>
            <w:webHidden/>
          </w:rPr>
          <w:t>349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5" w:history="1">
        <w:r w:rsidRPr="003D24B9">
          <w:rPr>
            <w:rStyle w:val="Hyperlink"/>
            <w:noProof/>
          </w:rPr>
          <w:t>5.10.5</w:t>
        </w:r>
        <w:r>
          <w:rPr>
            <w:rFonts w:asciiTheme="minorHAnsi" w:eastAsiaTheme="minorEastAsia" w:hAnsiTheme="minorHAnsi" w:cstheme="minorBidi"/>
            <w:b w:val="0"/>
            <w:noProof/>
            <w:sz w:val="22"/>
            <w:szCs w:val="22"/>
          </w:rPr>
          <w:tab/>
        </w:r>
        <w:r w:rsidRPr="003D24B9">
          <w:rPr>
            <w:rStyle w:val="Hyperlink"/>
            <w:noProof/>
          </w:rPr>
          <w:t>TCCR/RSCR – Torque Converter Clutch System Device Control</w:t>
        </w:r>
        <w:r>
          <w:rPr>
            <w:noProof/>
            <w:webHidden/>
          </w:rPr>
          <w:tab/>
        </w:r>
        <w:r>
          <w:rPr>
            <w:noProof/>
            <w:webHidden/>
          </w:rPr>
          <w:fldChar w:fldCharType="begin"/>
        </w:r>
        <w:r>
          <w:rPr>
            <w:noProof/>
            <w:webHidden/>
          </w:rPr>
          <w:instrText xml:space="preserve"> PAGEREF _Toc276633155 \h </w:instrText>
        </w:r>
        <w:r>
          <w:rPr>
            <w:noProof/>
            <w:webHidden/>
          </w:rPr>
        </w:r>
        <w:r>
          <w:rPr>
            <w:noProof/>
            <w:webHidden/>
          </w:rPr>
          <w:fldChar w:fldCharType="separate"/>
        </w:r>
        <w:r>
          <w:rPr>
            <w:noProof/>
            <w:webHidden/>
          </w:rPr>
          <w:t>349</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6" w:history="1">
        <w:r w:rsidRPr="003D24B9">
          <w:rPr>
            <w:rStyle w:val="Hyperlink"/>
            <w:noProof/>
          </w:rPr>
          <w:t>5.10.6</w:t>
        </w:r>
        <w:r>
          <w:rPr>
            <w:rFonts w:asciiTheme="minorHAnsi" w:eastAsiaTheme="minorEastAsia" w:hAnsiTheme="minorHAnsi" w:cstheme="minorBidi"/>
            <w:b w:val="0"/>
            <w:noProof/>
            <w:sz w:val="22"/>
            <w:szCs w:val="22"/>
          </w:rPr>
          <w:tab/>
        </w:r>
        <w:r w:rsidRPr="003D24B9">
          <w:rPr>
            <w:rStyle w:val="Hyperlink"/>
            <w:noProof/>
          </w:rPr>
          <w:t>TPCR – Transmission Line Pressure Current Device Control</w:t>
        </w:r>
        <w:r>
          <w:rPr>
            <w:noProof/>
            <w:webHidden/>
          </w:rPr>
          <w:tab/>
        </w:r>
        <w:r>
          <w:rPr>
            <w:noProof/>
            <w:webHidden/>
          </w:rPr>
          <w:fldChar w:fldCharType="begin"/>
        </w:r>
        <w:r>
          <w:rPr>
            <w:noProof/>
            <w:webHidden/>
          </w:rPr>
          <w:instrText xml:space="preserve"> PAGEREF _Toc276633156 \h </w:instrText>
        </w:r>
        <w:r>
          <w:rPr>
            <w:noProof/>
            <w:webHidden/>
          </w:rPr>
        </w:r>
        <w:r>
          <w:rPr>
            <w:noProof/>
            <w:webHidden/>
          </w:rPr>
          <w:fldChar w:fldCharType="separate"/>
        </w:r>
        <w:r>
          <w:rPr>
            <w:noProof/>
            <w:webHidden/>
          </w:rPr>
          <w:t>350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7" w:history="1">
        <w:r w:rsidRPr="003D24B9">
          <w:rPr>
            <w:rStyle w:val="Hyperlink"/>
            <w:noProof/>
          </w:rPr>
          <w:t>5.10.7</w:t>
        </w:r>
        <w:r>
          <w:rPr>
            <w:rFonts w:asciiTheme="minorHAnsi" w:eastAsiaTheme="minorEastAsia" w:hAnsiTheme="minorHAnsi" w:cstheme="minorBidi"/>
            <w:b w:val="0"/>
            <w:noProof/>
            <w:sz w:val="22"/>
            <w:szCs w:val="22"/>
          </w:rPr>
          <w:tab/>
        </w:r>
        <w:r w:rsidRPr="003D24B9">
          <w:rPr>
            <w:rStyle w:val="Hyperlink"/>
            <w:noProof/>
          </w:rPr>
          <w:t>AWDR – All Wheel Drive Solenoid Device Control</w:t>
        </w:r>
        <w:r>
          <w:rPr>
            <w:noProof/>
            <w:webHidden/>
          </w:rPr>
          <w:tab/>
        </w:r>
        <w:r>
          <w:rPr>
            <w:noProof/>
            <w:webHidden/>
          </w:rPr>
          <w:fldChar w:fldCharType="begin"/>
        </w:r>
        <w:r>
          <w:rPr>
            <w:noProof/>
            <w:webHidden/>
          </w:rPr>
          <w:instrText xml:space="preserve"> PAGEREF _Toc276633157 \h </w:instrText>
        </w:r>
        <w:r>
          <w:rPr>
            <w:noProof/>
            <w:webHidden/>
          </w:rPr>
        </w:r>
        <w:r>
          <w:rPr>
            <w:noProof/>
            <w:webHidden/>
          </w:rPr>
          <w:fldChar w:fldCharType="separate"/>
        </w:r>
        <w:r>
          <w:rPr>
            <w:noProof/>
            <w:webHidden/>
          </w:rPr>
          <w:t>351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8" w:history="1">
        <w:r w:rsidRPr="003D24B9">
          <w:rPr>
            <w:rStyle w:val="Hyperlink"/>
            <w:noProof/>
          </w:rPr>
          <w:t>5.10.8</w:t>
        </w:r>
        <w:r>
          <w:rPr>
            <w:rFonts w:asciiTheme="minorHAnsi" w:eastAsiaTheme="minorEastAsia" w:hAnsiTheme="minorHAnsi" w:cstheme="minorBidi"/>
            <w:b w:val="0"/>
            <w:noProof/>
            <w:sz w:val="22"/>
            <w:szCs w:val="22"/>
          </w:rPr>
          <w:tab/>
        </w:r>
        <w:r w:rsidRPr="003D24B9">
          <w:rPr>
            <w:rStyle w:val="Hyperlink"/>
            <w:noProof/>
          </w:rPr>
          <w:t>SHPR – Transmission Commanded Gear Device Control</w:t>
        </w:r>
        <w:r>
          <w:rPr>
            <w:noProof/>
            <w:webHidden/>
          </w:rPr>
          <w:tab/>
        </w:r>
        <w:r>
          <w:rPr>
            <w:noProof/>
            <w:webHidden/>
          </w:rPr>
          <w:fldChar w:fldCharType="begin"/>
        </w:r>
        <w:r>
          <w:rPr>
            <w:noProof/>
            <w:webHidden/>
          </w:rPr>
          <w:instrText xml:space="preserve"> PAGEREF _Toc276633158 \h </w:instrText>
        </w:r>
        <w:r>
          <w:rPr>
            <w:noProof/>
            <w:webHidden/>
          </w:rPr>
        </w:r>
        <w:r>
          <w:rPr>
            <w:noProof/>
            <w:webHidden/>
          </w:rPr>
          <w:fldChar w:fldCharType="separate"/>
        </w:r>
        <w:r>
          <w:rPr>
            <w:noProof/>
            <w:webHidden/>
          </w:rPr>
          <w:t>351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59" w:history="1">
        <w:r w:rsidRPr="003D24B9">
          <w:rPr>
            <w:rStyle w:val="Hyperlink"/>
            <w:noProof/>
          </w:rPr>
          <w:t>5.10.9</w:t>
        </w:r>
        <w:r>
          <w:rPr>
            <w:rFonts w:asciiTheme="minorHAnsi" w:eastAsiaTheme="minorEastAsia" w:hAnsiTheme="minorHAnsi" w:cstheme="minorBidi"/>
            <w:b w:val="0"/>
            <w:noProof/>
            <w:sz w:val="22"/>
            <w:szCs w:val="22"/>
          </w:rPr>
          <w:tab/>
        </w:r>
        <w:r w:rsidRPr="003D24B9">
          <w:rPr>
            <w:rStyle w:val="Hyperlink"/>
            <w:noProof/>
          </w:rPr>
          <w:t>RSCR / SPRR - Transmission Adapts Preset Trigger Device Control</w:t>
        </w:r>
        <w:r>
          <w:rPr>
            <w:noProof/>
            <w:webHidden/>
          </w:rPr>
          <w:tab/>
        </w:r>
        <w:r>
          <w:rPr>
            <w:noProof/>
            <w:webHidden/>
          </w:rPr>
          <w:fldChar w:fldCharType="begin"/>
        </w:r>
        <w:r>
          <w:rPr>
            <w:noProof/>
            <w:webHidden/>
          </w:rPr>
          <w:instrText xml:space="preserve"> PAGEREF _Toc276633159 \h </w:instrText>
        </w:r>
        <w:r>
          <w:rPr>
            <w:noProof/>
            <w:webHidden/>
          </w:rPr>
        </w:r>
        <w:r>
          <w:rPr>
            <w:noProof/>
            <w:webHidden/>
          </w:rPr>
          <w:fldChar w:fldCharType="separate"/>
        </w:r>
        <w:r>
          <w:rPr>
            <w:noProof/>
            <w:webHidden/>
          </w:rPr>
          <w:t>352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0" w:history="1">
        <w:r w:rsidRPr="003D24B9">
          <w:rPr>
            <w:rStyle w:val="Hyperlink"/>
            <w:noProof/>
          </w:rPr>
          <w:t>5.10.10</w:t>
        </w:r>
        <w:r>
          <w:rPr>
            <w:rFonts w:asciiTheme="minorHAnsi" w:eastAsiaTheme="minorEastAsia" w:hAnsiTheme="minorHAnsi" w:cstheme="minorBidi"/>
            <w:b w:val="0"/>
            <w:noProof/>
            <w:sz w:val="22"/>
            <w:szCs w:val="22"/>
          </w:rPr>
          <w:tab/>
        </w:r>
        <w:r w:rsidRPr="003D24B9">
          <w:rPr>
            <w:rStyle w:val="Hyperlink"/>
            <w:noProof/>
          </w:rPr>
          <w:t>RSSR - Transmission Fast Adapts Reset Trigger Device Control</w:t>
        </w:r>
        <w:r>
          <w:rPr>
            <w:noProof/>
            <w:webHidden/>
          </w:rPr>
          <w:tab/>
        </w:r>
        <w:r>
          <w:rPr>
            <w:noProof/>
            <w:webHidden/>
          </w:rPr>
          <w:fldChar w:fldCharType="begin"/>
        </w:r>
        <w:r>
          <w:rPr>
            <w:noProof/>
            <w:webHidden/>
          </w:rPr>
          <w:instrText xml:space="preserve"> PAGEREF _Toc276633160 \h </w:instrText>
        </w:r>
        <w:r>
          <w:rPr>
            <w:noProof/>
            <w:webHidden/>
          </w:rPr>
        </w:r>
        <w:r>
          <w:rPr>
            <w:noProof/>
            <w:webHidden/>
          </w:rPr>
          <w:fldChar w:fldCharType="separate"/>
        </w:r>
        <w:r>
          <w:rPr>
            <w:noProof/>
            <w:webHidden/>
          </w:rPr>
          <w:t>352</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1" w:history="1">
        <w:r w:rsidRPr="003D24B9">
          <w:rPr>
            <w:rStyle w:val="Hyperlink"/>
            <w:noProof/>
          </w:rPr>
          <w:t>5.10.11</w:t>
        </w:r>
        <w:r>
          <w:rPr>
            <w:rFonts w:asciiTheme="minorHAnsi" w:eastAsiaTheme="minorEastAsia" w:hAnsiTheme="minorHAnsi" w:cstheme="minorBidi"/>
            <w:b w:val="0"/>
            <w:noProof/>
            <w:sz w:val="22"/>
            <w:szCs w:val="22"/>
          </w:rPr>
          <w:tab/>
        </w:r>
        <w:r w:rsidRPr="003D24B9">
          <w:rPr>
            <w:rStyle w:val="Hyperlink"/>
            <w:noProof/>
          </w:rPr>
          <w:t>TRNR - Transmission Adapts Reset Trigger Device Control</w:t>
        </w:r>
        <w:r>
          <w:rPr>
            <w:noProof/>
            <w:webHidden/>
          </w:rPr>
          <w:tab/>
        </w:r>
        <w:r>
          <w:rPr>
            <w:noProof/>
            <w:webHidden/>
          </w:rPr>
          <w:fldChar w:fldCharType="begin"/>
        </w:r>
        <w:r>
          <w:rPr>
            <w:noProof/>
            <w:webHidden/>
          </w:rPr>
          <w:instrText xml:space="preserve"> PAGEREF _Toc276633161 \h </w:instrText>
        </w:r>
        <w:r>
          <w:rPr>
            <w:noProof/>
            <w:webHidden/>
          </w:rPr>
        </w:r>
        <w:r>
          <w:rPr>
            <w:noProof/>
            <w:webHidden/>
          </w:rPr>
          <w:fldChar w:fldCharType="separate"/>
        </w:r>
        <w:r>
          <w:rPr>
            <w:noProof/>
            <w:webHidden/>
          </w:rPr>
          <w:t>353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2" w:history="1">
        <w:r w:rsidRPr="003D24B9">
          <w:rPr>
            <w:rStyle w:val="Hyperlink"/>
            <w:noProof/>
          </w:rPr>
          <w:t>5.10.12</w:t>
        </w:r>
        <w:r>
          <w:rPr>
            <w:rFonts w:asciiTheme="minorHAnsi" w:eastAsiaTheme="minorEastAsia" w:hAnsiTheme="minorHAnsi" w:cstheme="minorBidi"/>
            <w:b w:val="0"/>
            <w:noProof/>
            <w:sz w:val="22"/>
            <w:szCs w:val="22"/>
          </w:rPr>
          <w:tab/>
        </w:r>
        <w:r w:rsidRPr="003D24B9">
          <w:rPr>
            <w:rStyle w:val="Hyperlink"/>
            <w:noProof/>
          </w:rPr>
          <w:t>RSCR – Transmission Fast Learn Trigger</w:t>
        </w:r>
        <w:r>
          <w:rPr>
            <w:noProof/>
            <w:webHidden/>
          </w:rPr>
          <w:tab/>
        </w:r>
        <w:r>
          <w:rPr>
            <w:noProof/>
            <w:webHidden/>
          </w:rPr>
          <w:fldChar w:fldCharType="begin"/>
        </w:r>
        <w:r>
          <w:rPr>
            <w:noProof/>
            <w:webHidden/>
          </w:rPr>
          <w:instrText xml:space="preserve"> PAGEREF _Toc276633162 \h </w:instrText>
        </w:r>
        <w:r>
          <w:rPr>
            <w:noProof/>
            <w:webHidden/>
          </w:rPr>
        </w:r>
        <w:r>
          <w:rPr>
            <w:noProof/>
            <w:webHidden/>
          </w:rPr>
          <w:fldChar w:fldCharType="separate"/>
        </w:r>
        <w:r>
          <w:rPr>
            <w:noProof/>
            <w:webHidden/>
          </w:rPr>
          <w:t>353</w:t>
        </w:r>
        <w:r>
          <w:rPr>
            <w:noProof/>
            <w:webHidden/>
          </w:rPr>
          <w:fldChar w:fldCharType="end"/>
        </w:r>
      </w:hyperlink>
    </w:p>
    <w:p w:rsidR="003B1804" w:rsidRDefault="003B1804">
      <w:pPr>
        <w:pStyle w:val="TOC4"/>
        <w:tabs>
          <w:tab w:val="left" w:pos="1523"/>
        </w:tabs>
        <w:rPr>
          <w:rFonts w:asciiTheme="minorHAnsi" w:eastAsiaTheme="minorEastAsia" w:hAnsiTheme="minorHAnsi" w:cstheme="minorBidi"/>
          <w:b w:val="0"/>
          <w:noProof/>
          <w:sz w:val="22"/>
          <w:szCs w:val="22"/>
        </w:rPr>
      </w:pPr>
      <w:hyperlink w:anchor="_Toc276633163" w:history="1">
        <w:r w:rsidRPr="003D24B9">
          <w:rPr>
            <w:rStyle w:val="Hyperlink"/>
            <w:noProof/>
          </w:rPr>
          <w:t>5.10.12.1</w:t>
        </w:r>
        <w:r>
          <w:rPr>
            <w:rFonts w:asciiTheme="minorHAnsi" w:eastAsiaTheme="minorEastAsia" w:hAnsiTheme="minorHAnsi" w:cstheme="minorBidi"/>
            <w:b w:val="0"/>
            <w:noProof/>
            <w:sz w:val="22"/>
            <w:szCs w:val="22"/>
          </w:rPr>
          <w:tab/>
        </w:r>
        <w:r w:rsidRPr="003D24B9">
          <w:rPr>
            <w:rStyle w:val="Hyperlink"/>
            <w:noProof/>
          </w:rPr>
          <w:t>Transmission Fast Learn Trigger for Service</w:t>
        </w:r>
        <w:r>
          <w:rPr>
            <w:noProof/>
            <w:webHidden/>
          </w:rPr>
          <w:tab/>
        </w:r>
        <w:r>
          <w:rPr>
            <w:noProof/>
            <w:webHidden/>
          </w:rPr>
          <w:fldChar w:fldCharType="begin"/>
        </w:r>
        <w:r>
          <w:rPr>
            <w:noProof/>
            <w:webHidden/>
          </w:rPr>
          <w:instrText xml:space="preserve"> PAGEREF _Toc276633163 \h </w:instrText>
        </w:r>
        <w:r>
          <w:rPr>
            <w:noProof/>
            <w:webHidden/>
          </w:rPr>
        </w:r>
        <w:r>
          <w:rPr>
            <w:noProof/>
            <w:webHidden/>
          </w:rPr>
          <w:fldChar w:fldCharType="separate"/>
        </w:r>
        <w:r>
          <w:rPr>
            <w:noProof/>
            <w:webHidden/>
          </w:rPr>
          <w:t>353</w:t>
        </w:r>
        <w:r>
          <w:rPr>
            <w:noProof/>
            <w:webHidden/>
          </w:rPr>
          <w:fldChar w:fldCharType="end"/>
        </w:r>
      </w:hyperlink>
    </w:p>
    <w:p w:rsidR="003B1804" w:rsidRDefault="003B1804">
      <w:pPr>
        <w:pStyle w:val="TOC4"/>
        <w:tabs>
          <w:tab w:val="left" w:pos="1523"/>
        </w:tabs>
        <w:rPr>
          <w:rFonts w:asciiTheme="minorHAnsi" w:eastAsiaTheme="minorEastAsia" w:hAnsiTheme="minorHAnsi" w:cstheme="minorBidi"/>
          <w:b w:val="0"/>
          <w:noProof/>
          <w:sz w:val="22"/>
          <w:szCs w:val="22"/>
        </w:rPr>
      </w:pPr>
      <w:hyperlink w:anchor="_Toc276633164" w:history="1">
        <w:r w:rsidRPr="003D24B9">
          <w:rPr>
            <w:rStyle w:val="Hyperlink"/>
            <w:noProof/>
          </w:rPr>
          <w:t>5.10.12.2</w:t>
        </w:r>
        <w:r>
          <w:rPr>
            <w:rFonts w:asciiTheme="minorHAnsi" w:eastAsiaTheme="minorEastAsia" w:hAnsiTheme="minorHAnsi" w:cstheme="minorBidi"/>
            <w:b w:val="0"/>
            <w:noProof/>
            <w:sz w:val="22"/>
            <w:szCs w:val="22"/>
          </w:rPr>
          <w:tab/>
        </w:r>
        <w:r w:rsidRPr="003D24B9">
          <w:rPr>
            <w:rStyle w:val="Hyperlink"/>
            <w:noProof/>
          </w:rPr>
          <w:t>Transmission Fast Learn Trigger for Assembly Plant</w:t>
        </w:r>
        <w:r>
          <w:rPr>
            <w:noProof/>
            <w:webHidden/>
          </w:rPr>
          <w:tab/>
        </w:r>
        <w:r>
          <w:rPr>
            <w:noProof/>
            <w:webHidden/>
          </w:rPr>
          <w:fldChar w:fldCharType="begin"/>
        </w:r>
        <w:r>
          <w:rPr>
            <w:noProof/>
            <w:webHidden/>
          </w:rPr>
          <w:instrText xml:space="preserve"> PAGEREF _Toc276633164 \h </w:instrText>
        </w:r>
        <w:r>
          <w:rPr>
            <w:noProof/>
            <w:webHidden/>
          </w:rPr>
        </w:r>
        <w:r>
          <w:rPr>
            <w:noProof/>
            <w:webHidden/>
          </w:rPr>
          <w:fldChar w:fldCharType="separate"/>
        </w:r>
        <w:r>
          <w:rPr>
            <w:noProof/>
            <w:webHidden/>
          </w:rPr>
          <w:t>354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5" w:history="1">
        <w:r w:rsidRPr="003D24B9">
          <w:rPr>
            <w:rStyle w:val="Hyperlink"/>
            <w:noProof/>
          </w:rPr>
          <w:t>5.10.13</w:t>
        </w:r>
        <w:r>
          <w:rPr>
            <w:rFonts w:asciiTheme="minorHAnsi" w:eastAsiaTheme="minorEastAsia" w:hAnsiTheme="minorHAnsi" w:cstheme="minorBidi"/>
            <w:b w:val="0"/>
            <w:noProof/>
            <w:sz w:val="22"/>
            <w:szCs w:val="22"/>
          </w:rPr>
          <w:tab/>
        </w:r>
        <w:r w:rsidRPr="003D24B9">
          <w:rPr>
            <w:rStyle w:val="Hyperlink"/>
            <w:noProof/>
          </w:rPr>
          <w:t>RSCR – Transmission Cleaning Procedure Trigger</w:t>
        </w:r>
        <w:r>
          <w:rPr>
            <w:noProof/>
            <w:webHidden/>
          </w:rPr>
          <w:tab/>
        </w:r>
        <w:r>
          <w:rPr>
            <w:noProof/>
            <w:webHidden/>
          </w:rPr>
          <w:fldChar w:fldCharType="begin"/>
        </w:r>
        <w:r>
          <w:rPr>
            <w:noProof/>
            <w:webHidden/>
          </w:rPr>
          <w:instrText xml:space="preserve"> PAGEREF _Toc276633165 \h </w:instrText>
        </w:r>
        <w:r>
          <w:rPr>
            <w:noProof/>
            <w:webHidden/>
          </w:rPr>
        </w:r>
        <w:r>
          <w:rPr>
            <w:noProof/>
            <w:webHidden/>
          </w:rPr>
          <w:fldChar w:fldCharType="separate"/>
        </w:r>
        <w:r>
          <w:rPr>
            <w:noProof/>
            <w:webHidden/>
          </w:rPr>
          <w:t>354</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66" w:history="1">
        <w:r w:rsidRPr="003D24B9">
          <w:rPr>
            <w:rStyle w:val="Hyperlink"/>
            <w:noProof/>
          </w:rPr>
          <w:t>5.11</w:t>
        </w:r>
        <w:r>
          <w:rPr>
            <w:rFonts w:asciiTheme="minorHAnsi" w:eastAsiaTheme="minorEastAsia" w:hAnsiTheme="minorHAnsi" w:cstheme="minorBidi"/>
            <w:b w:val="0"/>
            <w:noProof/>
            <w:sz w:val="22"/>
            <w:szCs w:val="22"/>
          </w:rPr>
          <w:tab/>
        </w:r>
        <w:r w:rsidRPr="003D24B9">
          <w:rPr>
            <w:rStyle w:val="Hyperlink"/>
            <w:noProof/>
          </w:rPr>
          <w:t>CPID $34</w:t>
        </w:r>
        <w:r>
          <w:rPr>
            <w:noProof/>
            <w:webHidden/>
          </w:rPr>
          <w:tab/>
        </w:r>
        <w:r>
          <w:rPr>
            <w:noProof/>
            <w:webHidden/>
          </w:rPr>
          <w:fldChar w:fldCharType="begin"/>
        </w:r>
        <w:r>
          <w:rPr>
            <w:noProof/>
            <w:webHidden/>
          </w:rPr>
          <w:instrText xml:space="preserve"> PAGEREF _Toc276633166 \h </w:instrText>
        </w:r>
        <w:r>
          <w:rPr>
            <w:noProof/>
            <w:webHidden/>
          </w:rPr>
        </w:r>
        <w:r>
          <w:rPr>
            <w:noProof/>
            <w:webHidden/>
          </w:rPr>
          <w:fldChar w:fldCharType="separate"/>
        </w:r>
        <w:r>
          <w:rPr>
            <w:noProof/>
            <w:webHidden/>
          </w:rPr>
          <w:t>356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7" w:history="1">
        <w:r w:rsidRPr="003D24B9">
          <w:rPr>
            <w:rStyle w:val="Hyperlink"/>
            <w:noProof/>
          </w:rPr>
          <w:t>5.11.1</w:t>
        </w:r>
        <w:r>
          <w:rPr>
            <w:rFonts w:asciiTheme="minorHAnsi" w:eastAsiaTheme="minorEastAsia" w:hAnsiTheme="minorHAnsi" w:cstheme="minorBidi"/>
            <w:b w:val="0"/>
            <w:noProof/>
            <w:sz w:val="22"/>
            <w:szCs w:val="22"/>
          </w:rPr>
          <w:tab/>
        </w:r>
        <w:r w:rsidRPr="003D24B9">
          <w:rPr>
            <w:rStyle w:val="Hyperlink"/>
            <w:noProof/>
          </w:rPr>
          <w:t>RSCR – Transmission Clutch Solenoids Device Control</w:t>
        </w:r>
        <w:r>
          <w:rPr>
            <w:noProof/>
            <w:webHidden/>
          </w:rPr>
          <w:tab/>
        </w:r>
        <w:r>
          <w:rPr>
            <w:noProof/>
            <w:webHidden/>
          </w:rPr>
          <w:fldChar w:fldCharType="begin"/>
        </w:r>
        <w:r>
          <w:rPr>
            <w:noProof/>
            <w:webHidden/>
          </w:rPr>
          <w:instrText xml:space="preserve"> PAGEREF _Toc276633167 \h </w:instrText>
        </w:r>
        <w:r>
          <w:rPr>
            <w:noProof/>
            <w:webHidden/>
          </w:rPr>
        </w:r>
        <w:r>
          <w:rPr>
            <w:noProof/>
            <w:webHidden/>
          </w:rPr>
          <w:fldChar w:fldCharType="separate"/>
        </w:r>
        <w:r>
          <w:rPr>
            <w:noProof/>
            <w:webHidden/>
          </w:rPr>
          <w:t>356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8" w:history="1">
        <w:r w:rsidRPr="003D24B9">
          <w:rPr>
            <w:rStyle w:val="Hyperlink"/>
            <w:noProof/>
          </w:rPr>
          <w:t>5.11.2</w:t>
        </w:r>
        <w:r>
          <w:rPr>
            <w:rFonts w:asciiTheme="minorHAnsi" w:eastAsiaTheme="minorEastAsia" w:hAnsiTheme="minorHAnsi" w:cstheme="minorBidi"/>
            <w:b w:val="0"/>
            <w:noProof/>
            <w:sz w:val="22"/>
            <w:szCs w:val="22"/>
          </w:rPr>
          <w:tab/>
        </w:r>
        <w:r w:rsidRPr="003D24B9">
          <w:rPr>
            <w:rStyle w:val="Hyperlink"/>
            <w:noProof/>
          </w:rPr>
          <w:t>RSCR – Torque Converter Clutch Solenoid Device Control</w:t>
        </w:r>
        <w:r>
          <w:rPr>
            <w:noProof/>
            <w:webHidden/>
          </w:rPr>
          <w:tab/>
        </w:r>
        <w:r>
          <w:rPr>
            <w:noProof/>
            <w:webHidden/>
          </w:rPr>
          <w:fldChar w:fldCharType="begin"/>
        </w:r>
        <w:r>
          <w:rPr>
            <w:noProof/>
            <w:webHidden/>
          </w:rPr>
          <w:instrText xml:space="preserve"> PAGEREF _Toc276633168 \h </w:instrText>
        </w:r>
        <w:r>
          <w:rPr>
            <w:noProof/>
            <w:webHidden/>
          </w:rPr>
        </w:r>
        <w:r>
          <w:rPr>
            <w:noProof/>
            <w:webHidden/>
          </w:rPr>
          <w:fldChar w:fldCharType="separate"/>
        </w:r>
        <w:r>
          <w:rPr>
            <w:noProof/>
            <w:webHidden/>
          </w:rPr>
          <w:t>357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69" w:history="1">
        <w:r w:rsidRPr="003D24B9">
          <w:rPr>
            <w:rStyle w:val="Hyperlink"/>
            <w:noProof/>
          </w:rPr>
          <w:t>5.11.3</w:t>
        </w:r>
        <w:r>
          <w:rPr>
            <w:rFonts w:asciiTheme="minorHAnsi" w:eastAsiaTheme="minorEastAsia" w:hAnsiTheme="minorHAnsi" w:cstheme="minorBidi"/>
            <w:b w:val="0"/>
            <w:noProof/>
            <w:sz w:val="22"/>
            <w:szCs w:val="22"/>
          </w:rPr>
          <w:tab/>
        </w:r>
        <w:r w:rsidRPr="003D24B9">
          <w:rPr>
            <w:rStyle w:val="Hyperlink"/>
            <w:noProof/>
          </w:rPr>
          <w:t>RSCR – Transmission M3 Clutch Multiplex Solenoid Device Control</w:t>
        </w:r>
        <w:r>
          <w:rPr>
            <w:noProof/>
            <w:webHidden/>
          </w:rPr>
          <w:tab/>
        </w:r>
        <w:r>
          <w:rPr>
            <w:noProof/>
            <w:webHidden/>
          </w:rPr>
          <w:fldChar w:fldCharType="begin"/>
        </w:r>
        <w:r>
          <w:rPr>
            <w:noProof/>
            <w:webHidden/>
          </w:rPr>
          <w:instrText xml:space="preserve"> PAGEREF _Toc276633169 \h </w:instrText>
        </w:r>
        <w:r>
          <w:rPr>
            <w:noProof/>
            <w:webHidden/>
          </w:rPr>
        </w:r>
        <w:r>
          <w:rPr>
            <w:noProof/>
            <w:webHidden/>
          </w:rPr>
          <w:fldChar w:fldCharType="separate"/>
        </w:r>
        <w:r>
          <w:rPr>
            <w:noProof/>
            <w:webHidden/>
          </w:rPr>
          <w:t>357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0" w:history="1">
        <w:r w:rsidRPr="003D24B9">
          <w:rPr>
            <w:rStyle w:val="Hyperlink"/>
            <w:noProof/>
          </w:rPr>
          <w:t>5.11.4</w:t>
        </w:r>
        <w:r>
          <w:rPr>
            <w:rFonts w:asciiTheme="minorHAnsi" w:eastAsiaTheme="minorEastAsia" w:hAnsiTheme="minorHAnsi" w:cstheme="minorBidi"/>
            <w:b w:val="0"/>
            <w:noProof/>
            <w:sz w:val="22"/>
            <w:szCs w:val="22"/>
          </w:rPr>
          <w:tab/>
        </w:r>
        <w:r w:rsidRPr="003D24B9">
          <w:rPr>
            <w:rStyle w:val="Hyperlink"/>
            <w:noProof/>
          </w:rPr>
          <w:t>RSCR – Transmission M2 Clutch / Reverse Multiplex Solenoid Device Control</w:t>
        </w:r>
        <w:r>
          <w:rPr>
            <w:noProof/>
            <w:webHidden/>
          </w:rPr>
          <w:tab/>
        </w:r>
        <w:r>
          <w:rPr>
            <w:noProof/>
            <w:webHidden/>
          </w:rPr>
          <w:fldChar w:fldCharType="begin"/>
        </w:r>
        <w:r>
          <w:rPr>
            <w:noProof/>
            <w:webHidden/>
          </w:rPr>
          <w:instrText xml:space="preserve"> PAGEREF _Toc276633170 \h </w:instrText>
        </w:r>
        <w:r>
          <w:rPr>
            <w:noProof/>
            <w:webHidden/>
          </w:rPr>
        </w:r>
        <w:r>
          <w:rPr>
            <w:noProof/>
            <w:webHidden/>
          </w:rPr>
          <w:fldChar w:fldCharType="separate"/>
        </w:r>
        <w:r>
          <w:rPr>
            <w:noProof/>
            <w:webHidden/>
          </w:rPr>
          <w:t>358</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71" w:history="1">
        <w:r w:rsidRPr="003D24B9">
          <w:rPr>
            <w:rStyle w:val="Hyperlink"/>
            <w:noProof/>
          </w:rPr>
          <w:t>5.12</w:t>
        </w:r>
        <w:r>
          <w:rPr>
            <w:rFonts w:asciiTheme="minorHAnsi" w:eastAsiaTheme="minorEastAsia" w:hAnsiTheme="minorHAnsi" w:cstheme="minorBidi"/>
            <w:b w:val="0"/>
            <w:noProof/>
            <w:sz w:val="22"/>
            <w:szCs w:val="22"/>
          </w:rPr>
          <w:tab/>
        </w:r>
        <w:r w:rsidRPr="003D24B9">
          <w:rPr>
            <w:rStyle w:val="Hyperlink"/>
            <w:noProof/>
          </w:rPr>
          <w:t>CPID $38</w:t>
        </w:r>
        <w:r>
          <w:rPr>
            <w:noProof/>
            <w:webHidden/>
          </w:rPr>
          <w:tab/>
        </w:r>
        <w:r>
          <w:rPr>
            <w:noProof/>
            <w:webHidden/>
          </w:rPr>
          <w:fldChar w:fldCharType="begin"/>
        </w:r>
        <w:r>
          <w:rPr>
            <w:noProof/>
            <w:webHidden/>
          </w:rPr>
          <w:instrText xml:space="preserve"> PAGEREF _Toc276633171 \h </w:instrText>
        </w:r>
        <w:r>
          <w:rPr>
            <w:noProof/>
            <w:webHidden/>
          </w:rPr>
        </w:r>
        <w:r>
          <w:rPr>
            <w:noProof/>
            <w:webHidden/>
          </w:rPr>
          <w:fldChar w:fldCharType="separate"/>
        </w:r>
        <w:r>
          <w:rPr>
            <w:noProof/>
            <w:webHidden/>
          </w:rPr>
          <w:t>358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2" w:history="1">
        <w:r w:rsidRPr="003D24B9">
          <w:rPr>
            <w:rStyle w:val="Hyperlink"/>
            <w:noProof/>
          </w:rPr>
          <w:t>5.12.1</w:t>
        </w:r>
        <w:r>
          <w:rPr>
            <w:rFonts w:asciiTheme="minorHAnsi" w:eastAsiaTheme="minorEastAsia" w:hAnsiTheme="minorHAnsi" w:cstheme="minorBidi"/>
            <w:b w:val="0"/>
            <w:noProof/>
            <w:sz w:val="22"/>
            <w:szCs w:val="22"/>
          </w:rPr>
          <w:tab/>
        </w:r>
        <w:r w:rsidRPr="003D24B9">
          <w:rPr>
            <w:rStyle w:val="Hyperlink"/>
            <w:noProof/>
          </w:rPr>
          <w:t>RSCR – Torque Converter Clutch / Pressure Device Control</w:t>
        </w:r>
        <w:r>
          <w:rPr>
            <w:noProof/>
            <w:webHidden/>
          </w:rPr>
          <w:tab/>
        </w:r>
        <w:r>
          <w:rPr>
            <w:noProof/>
            <w:webHidden/>
          </w:rPr>
          <w:fldChar w:fldCharType="begin"/>
        </w:r>
        <w:r>
          <w:rPr>
            <w:noProof/>
            <w:webHidden/>
          </w:rPr>
          <w:instrText xml:space="preserve"> PAGEREF _Toc276633172 \h </w:instrText>
        </w:r>
        <w:r>
          <w:rPr>
            <w:noProof/>
            <w:webHidden/>
          </w:rPr>
        </w:r>
        <w:r>
          <w:rPr>
            <w:noProof/>
            <w:webHidden/>
          </w:rPr>
          <w:fldChar w:fldCharType="separate"/>
        </w:r>
        <w:r>
          <w:rPr>
            <w:noProof/>
            <w:webHidden/>
          </w:rPr>
          <w:t>358</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3" w:history="1">
        <w:r w:rsidRPr="003D24B9">
          <w:rPr>
            <w:rStyle w:val="Hyperlink"/>
            <w:noProof/>
          </w:rPr>
          <w:t>5.12.2</w:t>
        </w:r>
        <w:r>
          <w:rPr>
            <w:rFonts w:asciiTheme="minorHAnsi" w:eastAsiaTheme="minorEastAsia" w:hAnsiTheme="minorHAnsi" w:cstheme="minorBidi"/>
            <w:b w:val="0"/>
            <w:noProof/>
            <w:sz w:val="22"/>
            <w:szCs w:val="22"/>
          </w:rPr>
          <w:tab/>
        </w:r>
        <w:r w:rsidRPr="003D24B9">
          <w:rPr>
            <w:rStyle w:val="Hyperlink"/>
            <w:noProof/>
          </w:rPr>
          <w:t>TPCR – Transmission Line Pressure Device Control</w:t>
        </w:r>
        <w:r>
          <w:rPr>
            <w:noProof/>
            <w:webHidden/>
          </w:rPr>
          <w:tab/>
        </w:r>
        <w:r>
          <w:rPr>
            <w:noProof/>
            <w:webHidden/>
          </w:rPr>
          <w:fldChar w:fldCharType="begin"/>
        </w:r>
        <w:r>
          <w:rPr>
            <w:noProof/>
            <w:webHidden/>
          </w:rPr>
          <w:instrText xml:space="preserve"> PAGEREF _Toc276633173 \h </w:instrText>
        </w:r>
        <w:r>
          <w:rPr>
            <w:noProof/>
            <w:webHidden/>
          </w:rPr>
        </w:r>
        <w:r>
          <w:rPr>
            <w:noProof/>
            <w:webHidden/>
          </w:rPr>
          <w:fldChar w:fldCharType="separate"/>
        </w:r>
        <w:r>
          <w:rPr>
            <w:noProof/>
            <w:webHidden/>
          </w:rPr>
          <w:t>359</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74" w:history="1">
        <w:r w:rsidRPr="003D24B9">
          <w:rPr>
            <w:rStyle w:val="Hyperlink"/>
            <w:noProof/>
          </w:rPr>
          <w:t>5.13</w:t>
        </w:r>
        <w:r>
          <w:rPr>
            <w:rFonts w:asciiTheme="minorHAnsi" w:eastAsiaTheme="minorEastAsia" w:hAnsiTheme="minorHAnsi" w:cstheme="minorBidi"/>
            <w:b w:val="0"/>
            <w:noProof/>
            <w:sz w:val="22"/>
            <w:szCs w:val="22"/>
          </w:rPr>
          <w:tab/>
        </w:r>
        <w:r w:rsidRPr="003D24B9">
          <w:rPr>
            <w:rStyle w:val="Hyperlink"/>
            <w:noProof/>
          </w:rPr>
          <w:t>CPID $3A</w:t>
        </w:r>
        <w:r>
          <w:rPr>
            <w:noProof/>
            <w:webHidden/>
          </w:rPr>
          <w:tab/>
        </w:r>
        <w:r>
          <w:rPr>
            <w:noProof/>
            <w:webHidden/>
          </w:rPr>
          <w:fldChar w:fldCharType="begin"/>
        </w:r>
        <w:r>
          <w:rPr>
            <w:noProof/>
            <w:webHidden/>
          </w:rPr>
          <w:instrText xml:space="preserve"> PAGEREF _Toc276633174 \h </w:instrText>
        </w:r>
        <w:r>
          <w:rPr>
            <w:noProof/>
            <w:webHidden/>
          </w:rPr>
        </w:r>
        <w:r>
          <w:rPr>
            <w:noProof/>
            <w:webHidden/>
          </w:rPr>
          <w:fldChar w:fldCharType="separate"/>
        </w:r>
        <w:r>
          <w:rPr>
            <w:noProof/>
            <w:webHidden/>
          </w:rPr>
          <w:t>360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5" w:history="1">
        <w:r w:rsidRPr="003D24B9">
          <w:rPr>
            <w:rStyle w:val="Hyperlink"/>
            <w:noProof/>
          </w:rPr>
          <w:t>5.13.1</w:t>
        </w:r>
        <w:r>
          <w:rPr>
            <w:rFonts w:asciiTheme="minorHAnsi" w:eastAsiaTheme="minorEastAsia" w:hAnsiTheme="minorHAnsi" w:cstheme="minorBidi"/>
            <w:b w:val="0"/>
            <w:noProof/>
            <w:sz w:val="22"/>
            <w:szCs w:val="22"/>
          </w:rPr>
          <w:tab/>
        </w:r>
        <w:r w:rsidRPr="003D24B9">
          <w:rPr>
            <w:rStyle w:val="Hyperlink"/>
            <w:noProof/>
          </w:rPr>
          <w:t>RSCR – Transmission Clutch 1 / 2 Pressure Device Control</w:t>
        </w:r>
        <w:r>
          <w:rPr>
            <w:noProof/>
            <w:webHidden/>
          </w:rPr>
          <w:tab/>
        </w:r>
        <w:r>
          <w:rPr>
            <w:noProof/>
            <w:webHidden/>
          </w:rPr>
          <w:fldChar w:fldCharType="begin"/>
        </w:r>
        <w:r>
          <w:rPr>
            <w:noProof/>
            <w:webHidden/>
          </w:rPr>
          <w:instrText xml:space="preserve"> PAGEREF _Toc276633175 \h </w:instrText>
        </w:r>
        <w:r>
          <w:rPr>
            <w:noProof/>
            <w:webHidden/>
          </w:rPr>
        </w:r>
        <w:r>
          <w:rPr>
            <w:noProof/>
            <w:webHidden/>
          </w:rPr>
          <w:fldChar w:fldCharType="separate"/>
        </w:r>
        <w:r>
          <w:rPr>
            <w:noProof/>
            <w:webHidden/>
          </w:rPr>
          <w:t>360</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76" w:history="1">
        <w:r w:rsidRPr="003D24B9">
          <w:rPr>
            <w:rStyle w:val="Hyperlink"/>
            <w:noProof/>
          </w:rPr>
          <w:t>5.14</w:t>
        </w:r>
        <w:r>
          <w:rPr>
            <w:rFonts w:asciiTheme="minorHAnsi" w:eastAsiaTheme="minorEastAsia" w:hAnsiTheme="minorHAnsi" w:cstheme="minorBidi"/>
            <w:b w:val="0"/>
            <w:noProof/>
            <w:sz w:val="22"/>
            <w:szCs w:val="22"/>
          </w:rPr>
          <w:tab/>
        </w:r>
        <w:r w:rsidRPr="003D24B9">
          <w:rPr>
            <w:rStyle w:val="Hyperlink"/>
            <w:noProof/>
          </w:rPr>
          <w:t>CPID $3B</w:t>
        </w:r>
        <w:r>
          <w:rPr>
            <w:noProof/>
            <w:webHidden/>
          </w:rPr>
          <w:tab/>
        </w:r>
        <w:r>
          <w:rPr>
            <w:noProof/>
            <w:webHidden/>
          </w:rPr>
          <w:fldChar w:fldCharType="begin"/>
        </w:r>
        <w:r>
          <w:rPr>
            <w:noProof/>
            <w:webHidden/>
          </w:rPr>
          <w:instrText xml:space="preserve"> PAGEREF _Toc276633176 \h </w:instrText>
        </w:r>
        <w:r>
          <w:rPr>
            <w:noProof/>
            <w:webHidden/>
          </w:rPr>
        </w:r>
        <w:r>
          <w:rPr>
            <w:noProof/>
            <w:webHidden/>
          </w:rPr>
          <w:fldChar w:fldCharType="separate"/>
        </w:r>
        <w:r>
          <w:rPr>
            <w:noProof/>
            <w:webHidden/>
          </w:rPr>
          <w:t>360</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7" w:history="1">
        <w:r w:rsidRPr="003D24B9">
          <w:rPr>
            <w:rStyle w:val="Hyperlink"/>
            <w:noProof/>
          </w:rPr>
          <w:t>5.14.1</w:t>
        </w:r>
        <w:r>
          <w:rPr>
            <w:rFonts w:asciiTheme="minorHAnsi" w:eastAsiaTheme="minorEastAsia" w:hAnsiTheme="minorHAnsi" w:cstheme="minorBidi"/>
            <w:b w:val="0"/>
            <w:noProof/>
            <w:sz w:val="22"/>
            <w:szCs w:val="22"/>
          </w:rPr>
          <w:tab/>
        </w:r>
        <w:r w:rsidRPr="003D24B9">
          <w:rPr>
            <w:rStyle w:val="Hyperlink"/>
            <w:noProof/>
          </w:rPr>
          <w:t>RSCR – Transmission Clutch 3 / 4 Pressure Device Control</w:t>
        </w:r>
        <w:r>
          <w:rPr>
            <w:noProof/>
            <w:webHidden/>
          </w:rPr>
          <w:tab/>
        </w:r>
        <w:r>
          <w:rPr>
            <w:noProof/>
            <w:webHidden/>
          </w:rPr>
          <w:fldChar w:fldCharType="begin"/>
        </w:r>
        <w:r>
          <w:rPr>
            <w:noProof/>
            <w:webHidden/>
          </w:rPr>
          <w:instrText xml:space="preserve"> PAGEREF _Toc276633177 \h </w:instrText>
        </w:r>
        <w:r>
          <w:rPr>
            <w:noProof/>
            <w:webHidden/>
          </w:rPr>
        </w:r>
        <w:r>
          <w:rPr>
            <w:noProof/>
            <w:webHidden/>
          </w:rPr>
          <w:fldChar w:fldCharType="separate"/>
        </w:r>
        <w:r>
          <w:rPr>
            <w:noProof/>
            <w:webHidden/>
          </w:rPr>
          <w:t>361</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78" w:history="1">
        <w:r w:rsidRPr="003D24B9">
          <w:rPr>
            <w:rStyle w:val="Hyperlink"/>
            <w:noProof/>
          </w:rPr>
          <w:t>5.15</w:t>
        </w:r>
        <w:r>
          <w:rPr>
            <w:rFonts w:asciiTheme="minorHAnsi" w:eastAsiaTheme="minorEastAsia" w:hAnsiTheme="minorHAnsi" w:cstheme="minorBidi"/>
            <w:b w:val="0"/>
            <w:noProof/>
            <w:sz w:val="22"/>
            <w:szCs w:val="22"/>
          </w:rPr>
          <w:tab/>
        </w:r>
        <w:r w:rsidRPr="003D24B9">
          <w:rPr>
            <w:rStyle w:val="Hyperlink"/>
            <w:noProof/>
          </w:rPr>
          <w:t>CPID $7D</w:t>
        </w:r>
        <w:r>
          <w:rPr>
            <w:noProof/>
            <w:webHidden/>
          </w:rPr>
          <w:tab/>
        </w:r>
        <w:r>
          <w:rPr>
            <w:noProof/>
            <w:webHidden/>
          </w:rPr>
          <w:fldChar w:fldCharType="begin"/>
        </w:r>
        <w:r>
          <w:rPr>
            <w:noProof/>
            <w:webHidden/>
          </w:rPr>
          <w:instrText xml:space="preserve"> PAGEREF _Toc276633178 \h </w:instrText>
        </w:r>
        <w:r>
          <w:rPr>
            <w:noProof/>
            <w:webHidden/>
          </w:rPr>
        </w:r>
        <w:r>
          <w:rPr>
            <w:noProof/>
            <w:webHidden/>
          </w:rPr>
          <w:fldChar w:fldCharType="separate"/>
        </w:r>
        <w:r>
          <w:rPr>
            <w:noProof/>
            <w:webHidden/>
          </w:rPr>
          <w:t>361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79" w:history="1">
        <w:r w:rsidRPr="003D24B9">
          <w:rPr>
            <w:rStyle w:val="Hyperlink"/>
            <w:noProof/>
          </w:rPr>
          <w:t>5.15.1</w:t>
        </w:r>
        <w:r>
          <w:rPr>
            <w:rFonts w:asciiTheme="minorHAnsi" w:eastAsiaTheme="minorEastAsia" w:hAnsiTheme="minorHAnsi" w:cstheme="minorBidi"/>
            <w:b w:val="0"/>
            <w:noProof/>
            <w:sz w:val="22"/>
            <w:szCs w:val="22"/>
          </w:rPr>
          <w:tab/>
        </w:r>
        <w:r w:rsidRPr="003D24B9">
          <w:rPr>
            <w:rStyle w:val="Hyperlink"/>
            <w:noProof/>
          </w:rPr>
          <w:t>IMOR – Immobilizer Security Code Input Trigger Device Control</w:t>
        </w:r>
        <w:r>
          <w:rPr>
            <w:noProof/>
            <w:webHidden/>
          </w:rPr>
          <w:tab/>
        </w:r>
        <w:r>
          <w:rPr>
            <w:noProof/>
            <w:webHidden/>
          </w:rPr>
          <w:fldChar w:fldCharType="begin"/>
        </w:r>
        <w:r>
          <w:rPr>
            <w:noProof/>
            <w:webHidden/>
          </w:rPr>
          <w:instrText xml:space="preserve"> PAGEREF _Toc276633179 \h </w:instrText>
        </w:r>
        <w:r>
          <w:rPr>
            <w:noProof/>
            <w:webHidden/>
          </w:rPr>
        </w:r>
        <w:r>
          <w:rPr>
            <w:noProof/>
            <w:webHidden/>
          </w:rPr>
          <w:fldChar w:fldCharType="separate"/>
        </w:r>
        <w:r>
          <w:rPr>
            <w:noProof/>
            <w:webHidden/>
          </w:rPr>
          <w:t>361</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0" w:history="1">
        <w:r w:rsidRPr="003D24B9">
          <w:rPr>
            <w:rStyle w:val="Hyperlink"/>
            <w:noProof/>
          </w:rPr>
          <w:t>5.15.2</w:t>
        </w:r>
        <w:r>
          <w:rPr>
            <w:rFonts w:asciiTheme="minorHAnsi" w:eastAsiaTheme="minorEastAsia" w:hAnsiTheme="minorHAnsi" w:cstheme="minorBidi"/>
            <w:b w:val="0"/>
            <w:noProof/>
            <w:sz w:val="22"/>
            <w:szCs w:val="22"/>
          </w:rPr>
          <w:tab/>
        </w:r>
        <w:r w:rsidRPr="003D24B9">
          <w:rPr>
            <w:rStyle w:val="Hyperlink"/>
            <w:noProof/>
          </w:rPr>
          <w:t>IMOR – Immobilizer Reset Trigger Device Control</w:t>
        </w:r>
        <w:r>
          <w:rPr>
            <w:noProof/>
            <w:webHidden/>
          </w:rPr>
          <w:tab/>
        </w:r>
        <w:r>
          <w:rPr>
            <w:noProof/>
            <w:webHidden/>
          </w:rPr>
          <w:fldChar w:fldCharType="begin"/>
        </w:r>
        <w:r>
          <w:rPr>
            <w:noProof/>
            <w:webHidden/>
          </w:rPr>
          <w:instrText xml:space="preserve"> PAGEREF _Toc276633180 \h </w:instrText>
        </w:r>
        <w:r>
          <w:rPr>
            <w:noProof/>
            <w:webHidden/>
          </w:rPr>
        </w:r>
        <w:r>
          <w:rPr>
            <w:noProof/>
            <w:webHidden/>
          </w:rPr>
          <w:fldChar w:fldCharType="separate"/>
        </w:r>
        <w:r>
          <w:rPr>
            <w:noProof/>
            <w:webHidden/>
          </w:rPr>
          <w:t>363</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1" w:history="1">
        <w:r w:rsidRPr="003D24B9">
          <w:rPr>
            <w:rStyle w:val="Hyperlink"/>
            <w:noProof/>
          </w:rPr>
          <w:t>5.15.3</w:t>
        </w:r>
        <w:r>
          <w:rPr>
            <w:rFonts w:asciiTheme="minorHAnsi" w:eastAsiaTheme="minorEastAsia" w:hAnsiTheme="minorHAnsi" w:cstheme="minorBidi"/>
            <w:b w:val="0"/>
            <w:noProof/>
            <w:sz w:val="22"/>
            <w:szCs w:val="22"/>
          </w:rPr>
          <w:tab/>
        </w:r>
        <w:r w:rsidRPr="003D24B9">
          <w:rPr>
            <w:rStyle w:val="Hyperlink"/>
            <w:noProof/>
          </w:rPr>
          <w:t>IMOR – Immobilizer Deactivation Trigger Device Control</w:t>
        </w:r>
        <w:r>
          <w:rPr>
            <w:noProof/>
            <w:webHidden/>
          </w:rPr>
          <w:tab/>
        </w:r>
        <w:r>
          <w:rPr>
            <w:noProof/>
            <w:webHidden/>
          </w:rPr>
          <w:fldChar w:fldCharType="begin"/>
        </w:r>
        <w:r>
          <w:rPr>
            <w:noProof/>
            <w:webHidden/>
          </w:rPr>
          <w:instrText xml:space="preserve"> PAGEREF _Toc276633181 \h </w:instrText>
        </w:r>
        <w:r>
          <w:rPr>
            <w:noProof/>
            <w:webHidden/>
          </w:rPr>
        </w:r>
        <w:r>
          <w:rPr>
            <w:noProof/>
            <w:webHidden/>
          </w:rPr>
          <w:fldChar w:fldCharType="separate"/>
        </w:r>
        <w:r>
          <w:rPr>
            <w:noProof/>
            <w:webHidden/>
          </w:rPr>
          <w:t>364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2" w:history="1">
        <w:r w:rsidRPr="003D24B9">
          <w:rPr>
            <w:rStyle w:val="Hyperlink"/>
            <w:noProof/>
          </w:rPr>
          <w:t>5.15.4</w:t>
        </w:r>
        <w:r>
          <w:rPr>
            <w:rFonts w:asciiTheme="minorHAnsi" w:eastAsiaTheme="minorEastAsia" w:hAnsiTheme="minorHAnsi" w:cstheme="minorBidi"/>
            <w:b w:val="0"/>
            <w:noProof/>
            <w:sz w:val="22"/>
            <w:szCs w:val="22"/>
          </w:rPr>
          <w:tab/>
        </w:r>
        <w:r w:rsidRPr="003D24B9">
          <w:rPr>
            <w:rStyle w:val="Hyperlink"/>
            <w:noProof/>
          </w:rPr>
          <w:t>IMOR – Immobilizer Reactivation Trigger Device Control</w:t>
        </w:r>
        <w:r>
          <w:rPr>
            <w:noProof/>
            <w:webHidden/>
          </w:rPr>
          <w:tab/>
        </w:r>
        <w:r>
          <w:rPr>
            <w:noProof/>
            <w:webHidden/>
          </w:rPr>
          <w:fldChar w:fldCharType="begin"/>
        </w:r>
        <w:r>
          <w:rPr>
            <w:noProof/>
            <w:webHidden/>
          </w:rPr>
          <w:instrText xml:space="preserve"> PAGEREF _Toc276633182 \h </w:instrText>
        </w:r>
        <w:r>
          <w:rPr>
            <w:noProof/>
            <w:webHidden/>
          </w:rPr>
        </w:r>
        <w:r>
          <w:rPr>
            <w:noProof/>
            <w:webHidden/>
          </w:rPr>
          <w:fldChar w:fldCharType="separate"/>
        </w:r>
        <w:r>
          <w:rPr>
            <w:noProof/>
            <w:webHidden/>
          </w:rPr>
          <w:t>364</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3" w:history="1">
        <w:r w:rsidRPr="003D24B9">
          <w:rPr>
            <w:rStyle w:val="Hyperlink"/>
            <w:noProof/>
          </w:rPr>
          <w:t>5.15.5</w:t>
        </w:r>
        <w:r>
          <w:rPr>
            <w:rFonts w:asciiTheme="minorHAnsi" w:eastAsiaTheme="minorEastAsia" w:hAnsiTheme="minorHAnsi" w:cstheme="minorBidi"/>
            <w:b w:val="0"/>
            <w:noProof/>
            <w:sz w:val="22"/>
            <w:szCs w:val="22"/>
          </w:rPr>
          <w:tab/>
        </w:r>
        <w:r w:rsidRPr="003D24B9">
          <w:rPr>
            <w:rStyle w:val="Hyperlink"/>
            <w:noProof/>
          </w:rPr>
          <w:t>IMOR – Immobilizer Powertrain Challenge Transmission Trigger Device Control</w:t>
        </w:r>
        <w:r>
          <w:rPr>
            <w:noProof/>
            <w:webHidden/>
          </w:rPr>
          <w:tab/>
        </w:r>
        <w:r>
          <w:rPr>
            <w:noProof/>
            <w:webHidden/>
          </w:rPr>
          <w:fldChar w:fldCharType="begin"/>
        </w:r>
        <w:r>
          <w:rPr>
            <w:noProof/>
            <w:webHidden/>
          </w:rPr>
          <w:instrText xml:space="preserve"> PAGEREF _Toc276633183 \h </w:instrText>
        </w:r>
        <w:r>
          <w:rPr>
            <w:noProof/>
            <w:webHidden/>
          </w:rPr>
        </w:r>
        <w:r>
          <w:rPr>
            <w:noProof/>
            <w:webHidden/>
          </w:rPr>
          <w:fldChar w:fldCharType="separate"/>
        </w:r>
        <w:r>
          <w:rPr>
            <w:noProof/>
            <w:webHidden/>
          </w:rPr>
          <w:t>365</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84" w:history="1">
        <w:r w:rsidRPr="003D24B9">
          <w:rPr>
            <w:rStyle w:val="Hyperlink"/>
            <w:noProof/>
          </w:rPr>
          <w:t>5.16</w:t>
        </w:r>
        <w:r>
          <w:rPr>
            <w:rFonts w:asciiTheme="minorHAnsi" w:eastAsiaTheme="minorEastAsia" w:hAnsiTheme="minorHAnsi" w:cstheme="minorBidi"/>
            <w:b w:val="0"/>
            <w:noProof/>
            <w:sz w:val="22"/>
            <w:szCs w:val="22"/>
          </w:rPr>
          <w:tab/>
        </w:r>
        <w:r w:rsidRPr="003D24B9">
          <w:rPr>
            <w:rStyle w:val="Hyperlink"/>
            <w:noProof/>
          </w:rPr>
          <w:t>CPID $7E</w:t>
        </w:r>
        <w:r>
          <w:rPr>
            <w:noProof/>
            <w:webHidden/>
          </w:rPr>
          <w:tab/>
        </w:r>
        <w:r>
          <w:rPr>
            <w:noProof/>
            <w:webHidden/>
          </w:rPr>
          <w:fldChar w:fldCharType="begin"/>
        </w:r>
        <w:r>
          <w:rPr>
            <w:noProof/>
            <w:webHidden/>
          </w:rPr>
          <w:instrText xml:space="preserve"> PAGEREF _Toc276633184 \h </w:instrText>
        </w:r>
        <w:r>
          <w:rPr>
            <w:noProof/>
            <w:webHidden/>
          </w:rPr>
        </w:r>
        <w:r>
          <w:rPr>
            <w:noProof/>
            <w:webHidden/>
          </w:rPr>
          <w:fldChar w:fldCharType="separate"/>
        </w:r>
        <w:r>
          <w:rPr>
            <w:noProof/>
            <w:webHidden/>
          </w:rPr>
          <w:t>366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5" w:history="1">
        <w:r w:rsidRPr="003D24B9">
          <w:rPr>
            <w:rStyle w:val="Hyperlink"/>
            <w:noProof/>
          </w:rPr>
          <w:t>5.16.1</w:t>
        </w:r>
        <w:r>
          <w:rPr>
            <w:rFonts w:asciiTheme="minorHAnsi" w:eastAsiaTheme="minorEastAsia" w:hAnsiTheme="minorHAnsi" w:cstheme="minorBidi"/>
            <w:b w:val="0"/>
            <w:noProof/>
            <w:sz w:val="22"/>
            <w:szCs w:val="22"/>
          </w:rPr>
          <w:tab/>
        </w:r>
        <w:r w:rsidRPr="003D24B9">
          <w:rPr>
            <w:rStyle w:val="Hyperlink"/>
            <w:noProof/>
          </w:rPr>
          <w:t>IMOR – Immobilizer Security Code Input Trigger Device Control</w:t>
        </w:r>
        <w:r>
          <w:rPr>
            <w:noProof/>
            <w:webHidden/>
          </w:rPr>
          <w:tab/>
        </w:r>
        <w:r>
          <w:rPr>
            <w:noProof/>
            <w:webHidden/>
          </w:rPr>
          <w:fldChar w:fldCharType="begin"/>
        </w:r>
        <w:r>
          <w:rPr>
            <w:noProof/>
            <w:webHidden/>
          </w:rPr>
          <w:instrText xml:space="preserve"> PAGEREF _Toc276633185 \h </w:instrText>
        </w:r>
        <w:r>
          <w:rPr>
            <w:noProof/>
            <w:webHidden/>
          </w:rPr>
        </w:r>
        <w:r>
          <w:rPr>
            <w:noProof/>
            <w:webHidden/>
          </w:rPr>
          <w:fldChar w:fldCharType="separate"/>
        </w:r>
        <w:r>
          <w:rPr>
            <w:noProof/>
            <w:webHidden/>
          </w:rPr>
          <w:t>366</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6" w:history="1">
        <w:r w:rsidRPr="003D24B9">
          <w:rPr>
            <w:rStyle w:val="Hyperlink"/>
            <w:noProof/>
          </w:rPr>
          <w:t>5.16.2</w:t>
        </w:r>
        <w:r>
          <w:rPr>
            <w:rFonts w:asciiTheme="minorHAnsi" w:eastAsiaTheme="minorEastAsia" w:hAnsiTheme="minorHAnsi" w:cstheme="minorBidi"/>
            <w:b w:val="0"/>
            <w:noProof/>
            <w:sz w:val="22"/>
            <w:szCs w:val="22"/>
          </w:rPr>
          <w:tab/>
        </w:r>
        <w:r w:rsidRPr="003D24B9">
          <w:rPr>
            <w:rStyle w:val="Hyperlink"/>
            <w:noProof/>
          </w:rPr>
          <w:t>IMOR – Immobilizer Security Code Programming Trigger Device Control</w:t>
        </w:r>
        <w:r>
          <w:rPr>
            <w:noProof/>
            <w:webHidden/>
          </w:rPr>
          <w:tab/>
        </w:r>
        <w:r>
          <w:rPr>
            <w:noProof/>
            <w:webHidden/>
          </w:rPr>
          <w:fldChar w:fldCharType="begin"/>
        </w:r>
        <w:r>
          <w:rPr>
            <w:noProof/>
            <w:webHidden/>
          </w:rPr>
          <w:instrText xml:space="preserve"> PAGEREF _Toc276633186 \h </w:instrText>
        </w:r>
        <w:r>
          <w:rPr>
            <w:noProof/>
            <w:webHidden/>
          </w:rPr>
        </w:r>
        <w:r>
          <w:rPr>
            <w:noProof/>
            <w:webHidden/>
          </w:rPr>
          <w:fldChar w:fldCharType="separate"/>
        </w:r>
        <w:r>
          <w:rPr>
            <w:noProof/>
            <w:webHidden/>
          </w:rPr>
          <w:t>367</w:t>
        </w:r>
        <w:r>
          <w:rPr>
            <w:noProof/>
            <w:webHidden/>
          </w:rPr>
          <w:fldChar w:fldCharType="end"/>
        </w:r>
      </w:hyperlink>
    </w:p>
    <w:p w:rsidR="003B1804" w:rsidRDefault="003B1804">
      <w:pPr>
        <w:pStyle w:val="TOC2"/>
        <w:tabs>
          <w:tab w:val="left" w:pos="806"/>
        </w:tabs>
        <w:rPr>
          <w:rFonts w:asciiTheme="minorHAnsi" w:eastAsiaTheme="minorEastAsia" w:hAnsiTheme="minorHAnsi" w:cstheme="minorBidi"/>
          <w:b w:val="0"/>
          <w:noProof/>
          <w:sz w:val="22"/>
          <w:szCs w:val="22"/>
        </w:rPr>
      </w:pPr>
      <w:hyperlink w:anchor="_Toc276633187" w:history="1">
        <w:r w:rsidRPr="003D24B9">
          <w:rPr>
            <w:rStyle w:val="Hyperlink"/>
            <w:noProof/>
          </w:rPr>
          <w:t>5.17</w:t>
        </w:r>
        <w:r>
          <w:rPr>
            <w:rFonts w:asciiTheme="minorHAnsi" w:eastAsiaTheme="minorEastAsia" w:hAnsiTheme="minorHAnsi" w:cstheme="minorBidi"/>
            <w:b w:val="0"/>
            <w:noProof/>
            <w:sz w:val="22"/>
            <w:szCs w:val="22"/>
          </w:rPr>
          <w:tab/>
        </w:r>
        <w:r w:rsidRPr="003D24B9">
          <w:rPr>
            <w:rStyle w:val="Hyperlink"/>
            <w:noProof/>
          </w:rPr>
          <w:t>CPID $FE</w:t>
        </w:r>
        <w:r>
          <w:rPr>
            <w:noProof/>
            <w:webHidden/>
          </w:rPr>
          <w:tab/>
        </w:r>
        <w:r>
          <w:rPr>
            <w:noProof/>
            <w:webHidden/>
          </w:rPr>
          <w:fldChar w:fldCharType="begin"/>
        </w:r>
        <w:r>
          <w:rPr>
            <w:noProof/>
            <w:webHidden/>
          </w:rPr>
          <w:instrText xml:space="preserve"> PAGEREF _Toc276633187 \h </w:instrText>
        </w:r>
        <w:r>
          <w:rPr>
            <w:noProof/>
            <w:webHidden/>
          </w:rPr>
        </w:r>
        <w:r>
          <w:rPr>
            <w:noProof/>
            <w:webHidden/>
          </w:rPr>
          <w:fldChar w:fldCharType="separate"/>
        </w:r>
        <w:r>
          <w:rPr>
            <w:noProof/>
            <w:webHidden/>
          </w:rPr>
          <w:t>367</w:t>
        </w:r>
        <w:r>
          <w:rPr>
            <w:noProof/>
            <w:webHidden/>
          </w:rPr>
          <w:fldChar w:fldCharType="end"/>
        </w:r>
      </w:hyperlink>
    </w:p>
    <w:p w:rsidR="003B1804" w:rsidRDefault="003B1804">
      <w:pPr>
        <w:pStyle w:val="TOC3"/>
        <w:tabs>
          <w:tab w:val="left" w:pos="1195"/>
        </w:tabs>
        <w:rPr>
          <w:rFonts w:asciiTheme="minorHAnsi" w:eastAsiaTheme="minorEastAsia" w:hAnsiTheme="minorHAnsi" w:cstheme="minorBidi"/>
          <w:b w:val="0"/>
          <w:noProof/>
          <w:sz w:val="22"/>
          <w:szCs w:val="22"/>
        </w:rPr>
      </w:pPr>
      <w:hyperlink w:anchor="_Toc276633188" w:history="1">
        <w:r w:rsidRPr="003D24B9">
          <w:rPr>
            <w:rStyle w:val="Hyperlink"/>
            <w:noProof/>
          </w:rPr>
          <w:t>5.17.1</w:t>
        </w:r>
        <w:r>
          <w:rPr>
            <w:rFonts w:asciiTheme="minorHAnsi" w:eastAsiaTheme="minorEastAsia" w:hAnsiTheme="minorHAnsi" w:cstheme="minorBidi"/>
            <w:b w:val="0"/>
            <w:noProof/>
            <w:sz w:val="22"/>
            <w:szCs w:val="22"/>
          </w:rPr>
          <w:tab/>
        </w:r>
        <w:r w:rsidRPr="003D24B9">
          <w:rPr>
            <w:rStyle w:val="Hyperlink"/>
            <w:noProof/>
          </w:rPr>
          <w:t>VTDR – Vehicle Security Password Learn Trigger Device Control</w:t>
        </w:r>
        <w:r>
          <w:rPr>
            <w:noProof/>
            <w:webHidden/>
          </w:rPr>
          <w:tab/>
        </w:r>
        <w:r>
          <w:rPr>
            <w:noProof/>
            <w:webHidden/>
          </w:rPr>
          <w:fldChar w:fldCharType="begin"/>
        </w:r>
        <w:r>
          <w:rPr>
            <w:noProof/>
            <w:webHidden/>
          </w:rPr>
          <w:instrText xml:space="preserve"> PAGEREF _Toc276633188 \h </w:instrText>
        </w:r>
        <w:r>
          <w:rPr>
            <w:noProof/>
            <w:webHidden/>
          </w:rPr>
        </w:r>
        <w:r>
          <w:rPr>
            <w:noProof/>
            <w:webHidden/>
          </w:rPr>
          <w:fldChar w:fldCharType="separate"/>
        </w:r>
        <w:r>
          <w:rPr>
            <w:noProof/>
            <w:webHidden/>
          </w:rPr>
          <w:t>367</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3189" w:history="1">
        <w:r w:rsidRPr="003D24B9">
          <w:rPr>
            <w:rStyle w:val="Hyperlink"/>
            <w:noProof/>
          </w:rPr>
          <w:t>6.</w:t>
        </w:r>
        <w:r>
          <w:rPr>
            <w:rFonts w:asciiTheme="minorHAnsi" w:eastAsiaTheme="minorEastAsia" w:hAnsiTheme="minorHAnsi" w:cstheme="minorBidi"/>
            <w:b w:val="0"/>
            <w:noProof/>
            <w:sz w:val="22"/>
            <w:szCs w:val="22"/>
          </w:rPr>
          <w:tab/>
        </w:r>
        <w:r w:rsidRPr="003D24B9">
          <w:rPr>
            <w:rStyle w:val="Hyperlink"/>
            <w:noProof/>
          </w:rPr>
          <w:t>Diagnostic Trouble Codes (DTCs)</w:t>
        </w:r>
        <w:r>
          <w:rPr>
            <w:noProof/>
            <w:webHidden/>
          </w:rPr>
          <w:tab/>
        </w:r>
        <w:r>
          <w:rPr>
            <w:noProof/>
            <w:webHidden/>
          </w:rPr>
          <w:fldChar w:fldCharType="begin"/>
        </w:r>
        <w:r>
          <w:rPr>
            <w:noProof/>
            <w:webHidden/>
          </w:rPr>
          <w:instrText xml:space="preserve"> PAGEREF _Toc276633189 \h </w:instrText>
        </w:r>
        <w:r>
          <w:rPr>
            <w:noProof/>
            <w:webHidden/>
          </w:rPr>
        </w:r>
        <w:r>
          <w:rPr>
            <w:noProof/>
            <w:webHidden/>
          </w:rPr>
          <w:fldChar w:fldCharType="separate"/>
        </w:r>
        <w:r>
          <w:rPr>
            <w:noProof/>
            <w:webHidden/>
          </w:rPr>
          <w:t>369</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3190" w:history="1">
        <w:r w:rsidRPr="003D24B9">
          <w:rPr>
            <w:rStyle w:val="Hyperlink"/>
            <w:noProof/>
          </w:rPr>
          <w:t>7.</w:t>
        </w:r>
        <w:r>
          <w:rPr>
            <w:rFonts w:asciiTheme="minorHAnsi" w:eastAsiaTheme="minorEastAsia" w:hAnsiTheme="minorHAnsi" w:cstheme="minorBidi"/>
            <w:b w:val="0"/>
            <w:noProof/>
            <w:sz w:val="22"/>
            <w:szCs w:val="22"/>
          </w:rPr>
          <w:tab/>
        </w:r>
        <w:r w:rsidRPr="003D24B9">
          <w:rPr>
            <w:rStyle w:val="Hyperlink"/>
            <w:noProof/>
          </w:rPr>
          <w:t>Failure Records / Freeze Frame</w:t>
        </w:r>
        <w:r>
          <w:rPr>
            <w:noProof/>
            <w:webHidden/>
          </w:rPr>
          <w:tab/>
        </w:r>
        <w:r>
          <w:rPr>
            <w:noProof/>
            <w:webHidden/>
          </w:rPr>
          <w:fldChar w:fldCharType="begin"/>
        </w:r>
        <w:r>
          <w:rPr>
            <w:noProof/>
            <w:webHidden/>
          </w:rPr>
          <w:instrText xml:space="preserve"> PAGEREF _Toc276633190 \h </w:instrText>
        </w:r>
        <w:r>
          <w:rPr>
            <w:noProof/>
            <w:webHidden/>
          </w:rPr>
        </w:r>
        <w:r>
          <w:rPr>
            <w:noProof/>
            <w:webHidden/>
          </w:rPr>
          <w:fldChar w:fldCharType="separate"/>
        </w:r>
        <w:r>
          <w:rPr>
            <w:noProof/>
            <w:webHidden/>
          </w:rPr>
          <w:t>371</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91" w:history="1">
        <w:r w:rsidRPr="003D24B9">
          <w:rPr>
            <w:rStyle w:val="Hyperlink"/>
            <w:noProof/>
          </w:rPr>
          <w:t>7.1</w:t>
        </w:r>
        <w:r>
          <w:rPr>
            <w:rFonts w:asciiTheme="minorHAnsi" w:eastAsiaTheme="minorEastAsia" w:hAnsiTheme="minorHAnsi" w:cstheme="minorBidi"/>
            <w:b w:val="0"/>
            <w:noProof/>
            <w:sz w:val="22"/>
            <w:szCs w:val="22"/>
          </w:rPr>
          <w:tab/>
        </w:r>
        <w:r w:rsidRPr="003D24B9">
          <w:rPr>
            <w:rStyle w:val="Hyperlink"/>
            <w:noProof/>
          </w:rPr>
          <w:t>Corporate Standard Freeze Frame</w:t>
        </w:r>
        <w:r>
          <w:rPr>
            <w:noProof/>
            <w:webHidden/>
          </w:rPr>
          <w:tab/>
        </w:r>
        <w:r>
          <w:rPr>
            <w:noProof/>
            <w:webHidden/>
          </w:rPr>
          <w:fldChar w:fldCharType="begin"/>
        </w:r>
        <w:r>
          <w:rPr>
            <w:noProof/>
            <w:webHidden/>
          </w:rPr>
          <w:instrText xml:space="preserve"> PAGEREF _Toc276633191 \h </w:instrText>
        </w:r>
        <w:r>
          <w:rPr>
            <w:noProof/>
            <w:webHidden/>
          </w:rPr>
        </w:r>
        <w:r>
          <w:rPr>
            <w:noProof/>
            <w:webHidden/>
          </w:rPr>
          <w:fldChar w:fldCharType="separate"/>
        </w:r>
        <w:r>
          <w:rPr>
            <w:noProof/>
            <w:webHidden/>
          </w:rPr>
          <w:t>371</w:t>
        </w:r>
        <w:r>
          <w:rPr>
            <w:noProof/>
            <w:webHidden/>
          </w:rPr>
          <w:fldChar w:fldCharType="end"/>
        </w:r>
      </w:hyperlink>
    </w:p>
    <w:p w:rsidR="003B1804" w:rsidRDefault="003B1804">
      <w:pPr>
        <w:pStyle w:val="TOC1"/>
        <w:tabs>
          <w:tab w:val="left" w:pos="403"/>
        </w:tabs>
        <w:rPr>
          <w:rFonts w:asciiTheme="minorHAnsi" w:eastAsiaTheme="minorEastAsia" w:hAnsiTheme="minorHAnsi" w:cstheme="minorBidi"/>
          <w:b w:val="0"/>
          <w:noProof/>
          <w:sz w:val="22"/>
          <w:szCs w:val="22"/>
        </w:rPr>
      </w:pPr>
      <w:hyperlink w:anchor="_Toc276633192" w:history="1">
        <w:r w:rsidRPr="003D24B9">
          <w:rPr>
            <w:rStyle w:val="Hyperlink"/>
            <w:noProof/>
          </w:rPr>
          <w:t>8.</w:t>
        </w:r>
        <w:r>
          <w:rPr>
            <w:rFonts w:asciiTheme="minorHAnsi" w:eastAsiaTheme="minorEastAsia" w:hAnsiTheme="minorHAnsi" w:cstheme="minorBidi"/>
            <w:b w:val="0"/>
            <w:noProof/>
            <w:sz w:val="22"/>
            <w:szCs w:val="22"/>
          </w:rPr>
          <w:tab/>
        </w:r>
        <w:r w:rsidRPr="003D24B9">
          <w:rPr>
            <w:rStyle w:val="Hyperlink"/>
            <w:noProof/>
          </w:rPr>
          <w:t>Compliance with Standards</w:t>
        </w:r>
        <w:r>
          <w:rPr>
            <w:noProof/>
            <w:webHidden/>
          </w:rPr>
          <w:tab/>
        </w:r>
        <w:r>
          <w:rPr>
            <w:noProof/>
            <w:webHidden/>
          </w:rPr>
          <w:fldChar w:fldCharType="begin"/>
        </w:r>
        <w:r>
          <w:rPr>
            <w:noProof/>
            <w:webHidden/>
          </w:rPr>
          <w:instrText xml:space="preserve"> PAGEREF _Toc276633192 \h </w:instrText>
        </w:r>
        <w:r>
          <w:rPr>
            <w:noProof/>
            <w:webHidden/>
          </w:rPr>
        </w:r>
        <w:r>
          <w:rPr>
            <w:noProof/>
            <w:webHidden/>
          </w:rPr>
          <w:fldChar w:fldCharType="separate"/>
        </w:r>
        <w:r>
          <w:rPr>
            <w:noProof/>
            <w:webHidden/>
          </w:rPr>
          <w:t>372</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93" w:history="1">
        <w:r w:rsidRPr="003D24B9">
          <w:rPr>
            <w:rStyle w:val="Hyperlink"/>
            <w:noProof/>
          </w:rPr>
          <w:t>8.1</w:t>
        </w:r>
        <w:r>
          <w:rPr>
            <w:rFonts w:asciiTheme="minorHAnsi" w:eastAsiaTheme="minorEastAsia" w:hAnsiTheme="minorHAnsi" w:cstheme="minorBidi"/>
            <w:b w:val="0"/>
            <w:noProof/>
            <w:sz w:val="22"/>
            <w:szCs w:val="22"/>
          </w:rPr>
          <w:tab/>
        </w:r>
        <w:r w:rsidRPr="003D24B9">
          <w:rPr>
            <w:rStyle w:val="Hyperlink"/>
            <w:noProof/>
          </w:rPr>
          <w:t>Compliance with GMPT Product Engineering Standards</w:t>
        </w:r>
        <w:r>
          <w:rPr>
            <w:noProof/>
            <w:webHidden/>
          </w:rPr>
          <w:tab/>
        </w:r>
        <w:r>
          <w:rPr>
            <w:noProof/>
            <w:webHidden/>
          </w:rPr>
          <w:fldChar w:fldCharType="begin"/>
        </w:r>
        <w:r>
          <w:rPr>
            <w:noProof/>
            <w:webHidden/>
          </w:rPr>
          <w:instrText xml:space="preserve"> PAGEREF _Toc276633193 \h </w:instrText>
        </w:r>
        <w:r>
          <w:rPr>
            <w:noProof/>
            <w:webHidden/>
          </w:rPr>
        </w:r>
        <w:r>
          <w:rPr>
            <w:noProof/>
            <w:webHidden/>
          </w:rPr>
          <w:fldChar w:fldCharType="separate"/>
        </w:r>
        <w:r>
          <w:rPr>
            <w:noProof/>
            <w:webHidden/>
          </w:rPr>
          <w:t>372</w:t>
        </w:r>
        <w:r>
          <w:rPr>
            <w:noProof/>
            <w:webHidden/>
          </w:rPr>
          <w:fldChar w:fldCharType="end"/>
        </w:r>
      </w:hyperlink>
    </w:p>
    <w:p w:rsidR="003B1804" w:rsidRDefault="003B1804">
      <w:pPr>
        <w:pStyle w:val="TOC2"/>
        <w:tabs>
          <w:tab w:val="left" w:pos="605"/>
        </w:tabs>
        <w:rPr>
          <w:rFonts w:asciiTheme="minorHAnsi" w:eastAsiaTheme="minorEastAsia" w:hAnsiTheme="minorHAnsi" w:cstheme="minorBidi"/>
          <w:b w:val="0"/>
          <w:noProof/>
          <w:sz w:val="22"/>
          <w:szCs w:val="22"/>
        </w:rPr>
      </w:pPr>
      <w:hyperlink w:anchor="_Toc276633194" w:history="1">
        <w:r w:rsidRPr="003D24B9">
          <w:rPr>
            <w:rStyle w:val="Hyperlink"/>
            <w:noProof/>
          </w:rPr>
          <w:t>8.2</w:t>
        </w:r>
        <w:r>
          <w:rPr>
            <w:rFonts w:asciiTheme="minorHAnsi" w:eastAsiaTheme="minorEastAsia" w:hAnsiTheme="minorHAnsi" w:cstheme="minorBidi"/>
            <w:b w:val="0"/>
            <w:noProof/>
            <w:sz w:val="22"/>
            <w:szCs w:val="22"/>
          </w:rPr>
          <w:tab/>
        </w:r>
        <w:r w:rsidRPr="003D24B9">
          <w:rPr>
            <w:rStyle w:val="Hyperlink"/>
            <w:noProof/>
          </w:rPr>
          <w:t>Compliance with Industry Standards</w:t>
        </w:r>
        <w:r>
          <w:rPr>
            <w:noProof/>
            <w:webHidden/>
          </w:rPr>
          <w:tab/>
        </w:r>
        <w:r>
          <w:rPr>
            <w:noProof/>
            <w:webHidden/>
          </w:rPr>
          <w:fldChar w:fldCharType="begin"/>
        </w:r>
        <w:r>
          <w:rPr>
            <w:noProof/>
            <w:webHidden/>
          </w:rPr>
          <w:instrText xml:space="preserve"> PAGEREF _Toc276633194 \h </w:instrText>
        </w:r>
        <w:r>
          <w:rPr>
            <w:noProof/>
            <w:webHidden/>
          </w:rPr>
        </w:r>
        <w:r>
          <w:rPr>
            <w:noProof/>
            <w:webHidden/>
          </w:rPr>
          <w:fldChar w:fldCharType="separate"/>
        </w:r>
        <w:r>
          <w:rPr>
            <w:noProof/>
            <w:webHidden/>
          </w:rPr>
          <w:t>372</w:t>
        </w:r>
        <w:r>
          <w:rPr>
            <w:noProof/>
            <w:webHidden/>
          </w:rPr>
          <w:fldChar w:fldCharType="end"/>
        </w:r>
      </w:hyperlink>
    </w:p>
    <w:p w:rsidR="003B1804" w:rsidRDefault="003B1804">
      <w:pPr>
        <w:pStyle w:val="TOC1"/>
        <w:rPr>
          <w:rFonts w:asciiTheme="minorHAnsi" w:eastAsiaTheme="minorEastAsia" w:hAnsiTheme="minorHAnsi" w:cstheme="minorBidi"/>
          <w:b w:val="0"/>
          <w:noProof/>
          <w:sz w:val="22"/>
          <w:szCs w:val="22"/>
        </w:rPr>
      </w:pPr>
      <w:hyperlink w:anchor="_Toc276633195" w:history="1">
        <w:r w:rsidRPr="003D24B9">
          <w:rPr>
            <w:rStyle w:val="Hyperlink"/>
            <w:noProof/>
          </w:rPr>
          <w:t xml:space="preserve">Appendix A </w:t>
        </w:r>
        <w:r w:rsidRPr="003D24B9">
          <w:rPr>
            <w:rStyle w:val="Hyperlink"/>
            <w:noProof/>
          </w:rPr>
          <w:noBreakHyphen/>
          <w:t xml:space="preserve"> Revision History</w:t>
        </w:r>
        <w:r>
          <w:rPr>
            <w:noProof/>
            <w:webHidden/>
          </w:rPr>
          <w:tab/>
        </w:r>
        <w:r>
          <w:rPr>
            <w:noProof/>
            <w:webHidden/>
          </w:rPr>
          <w:fldChar w:fldCharType="begin"/>
        </w:r>
        <w:r>
          <w:rPr>
            <w:noProof/>
            <w:webHidden/>
          </w:rPr>
          <w:instrText xml:space="preserve"> PAGEREF _Toc276633195 \h </w:instrText>
        </w:r>
        <w:r>
          <w:rPr>
            <w:noProof/>
            <w:webHidden/>
          </w:rPr>
        </w:r>
        <w:r>
          <w:rPr>
            <w:noProof/>
            <w:webHidden/>
          </w:rPr>
          <w:fldChar w:fldCharType="separate"/>
        </w:r>
        <w:r>
          <w:rPr>
            <w:noProof/>
            <w:webHidden/>
          </w:rPr>
          <w:t>373</w:t>
        </w:r>
        <w:r>
          <w:rPr>
            <w:noProof/>
            <w:webHidden/>
          </w:rPr>
          <w:fldChar w:fldCharType="end"/>
        </w:r>
      </w:hyperlink>
    </w:p>
    <w:p w:rsidR="003B1804" w:rsidRDefault="003B1804">
      <w:pPr>
        <w:pStyle w:val="TOC1"/>
        <w:rPr>
          <w:rFonts w:asciiTheme="minorHAnsi" w:eastAsiaTheme="minorEastAsia" w:hAnsiTheme="minorHAnsi" w:cstheme="minorBidi"/>
          <w:b w:val="0"/>
          <w:noProof/>
          <w:sz w:val="22"/>
          <w:szCs w:val="22"/>
        </w:rPr>
      </w:pPr>
      <w:hyperlink w:anchor="_Toc276633196" w:history="1">
        <w:r w:rsidRPr="003D24B9">
          <w:rPr>
            <w:rStyle w:val="Hyperlink"/>
            <w:noProof/>
          </w:rPr>
          <w:t xml:space="preserve">Appendix B </w:t>
        </w:r>
        <w:r w:rsidRPr="003D24B9">
          <w:rPr>
            <w:rStyle w:val="Hyperlink"/>
            <w:noProof/>
          </w:rPr>
          <w:noBreakHyphen/>
          <w:t xml:space="preserve"> List of Acronyms</w:t>
        </w:r>
        <w:r>
          <w:rPr>
            <w:noProof/>
            <w:webHidden/>
          </w:rPr>
          <w:tab/>
        </w:r>
        <w:r>
          <w:rPr>
            <w:noProof/>
            <w:webHidden/>
          </w:rPr>
          <w:fldChar w:fldCharType="begin"/>
        </w:r>
        <w:r>
          <w:rPr>
            <w:noProof/>
            <w:webHidden/>
          </w:rPr>
          <w:instrText xml:space="preserve"> PAGEREF _Toc276633196 \h </w:instrText>
        </w:r>
        <w:r>
          <w:rPr>
            <w:noProof/>
            <w:webHidden/>
          </w:rPr>
        </w:r>
        <w:r>
          <w:rPr>
            <w:noProof/>
            <w:webHidden/>
          </w:rPr>
          <w:fldChar w:fldCharType="separate"/>
        </w:r>
        <w:r>
          <w:rPr>
            <w:noProof/>
            <w:webHidden/>
          </w:rPr>
          <w:t>392</w:t>
        </w:r>
        <w:r>
          <w:rPr>
            <w:noProof/>
            <w:webHidden/>
          </w:rPr>
          <w:fldChar w:fldCharType="end"/>
        </w:r>
      </w:hyperlink>
    </w:p>
    <w:p w:rsidR="003B1804" w:rsidRDefault="003B1804">
      <w:pPr>
        <w:pStyle w:val="TOC1"/>
        <w:rPr>
          <w:rFonts w:asciiTheme="minorHAnsi" w:eastAsiaTheme="minorEastAsia" w:hAnsiTheme="minorHAnsi" w:cstheme="minorBidi"/>
          <w:b w:val="0"/>
          <w:noProof/>
          <w:sz w:val="22"/>
          <w:szCs w:val="22"/>
        </w:rPr>
      </w:pPr>
      <w:hyperlink w:anchor="_Toc276633197" w:history="1">
        <w:r w:rsidRPr="003D24B9">
          <w:rPr>
            <w:rStyle w:val="Hyperlink"/>
            <w:noProof/>
          </w:rPr>
          <w:t xml:space="preserve">Appendix C </w:t>
        </w:r>
        <w:r w:rsidRPr="003D24B9">
          <w:rPr>
            <w:rStyle w:val="Hyperlink"/>
            <w:noProof/>
          </w:rPr>
          <w:noBreakHyphen/>
          <w:t xml:space="preserve"> Related Documents</w:t>
        </w:r>
        <w:r>
          <w:rPr>
            <w:noProof/>
            <w:webHidden/>
          </w:rPr>
          <w:tab/>
        </w:r>
        <w:r>
          <w:rPr>
            <w:noProof/>
            <w:webHidden/>
          </w:rPr>
          <w:fldChar w:fldCharType="begin"/>
        </w:r>
        <w:r>
          <w:rPr>
            <w:noProof/>
            <w:webHidden/>
          </w:rPr>
          <w:instrText xml:space="preserve"> PAGEREF _Toc276633197 \h </w:instrText>
        </w:r>
        <w:r>
          <w:rPr>
            <w:noProof/>
            <w:webHidden/>
          </w:rPr>
        </w:r>
        <w:r>
          <w:rPr>
            <w:noProof/>
            <w:webHidden/>
          </w:rPr>
          <w:fldChar w:fldCharType="separate"/>
        </w:r>
        <w:r>
          <w:rPr>
            <w:noProof/>
            <w:webHidden/>
          </w:rPr>
          <w:t>396</w:t>
        </w:r>
        <w:r>
          <w:rPr>
            <w:noProof/>
            <w:webHidden/>
          </w:rPr>
          <w:fldChar w:fldCharType="end"/>
        </w:r>
      </w:hyperlink>
    </w:p>
    <w:p w:rsidR="00FF4F2F" w:rsidRDefault="00195F6E">
      <w:pPr>
        <w:jc w:val="center"/>
        <w:rPr>
          <w:b/>
          <w:sz w:val="24"/>
        </w:rPr>
      </w:pPr>
      <w:r>
        <w:rPr>
          <w:sz w:val="24"/>
        </w:rPr>
        <w:fldChar w:fldCharType="end"/>
      </w:r>
    </w:p>
    <w:p w:rsidR="00FF4F2F" w:rsidRDefault="00FF4F2F">
      <w:pPr>
        <w:pStyle w:val="Header"/>
        <w:keepNext w:val="0"/>
        <w:keepLines w:val="0"/>
        <w:pageBreakBefore w:val="0"/>
        <w:tabs>
          <w:tab w:val="clear" w:pos="4320"/>
          <w:tab w:val="clear" w:pos="8640"/>
        </w:tabs>
      </w:pPr>
    </w:p>
    <w:p w:rsidR="00FF4F2F" w:rsidRDefault="00FF4F2F">
      <w:pPr>
        <w:jc w:val="center"/>
        <w:rPr>
          <w:b/>
          <w:sz w:val="24"/>
        </w:rPr>
      </w:pPr>
      <w:r>
        <w:rPr>
          <w:b/>
          <w:sz w:val="24"/>
        </w:rPr>
        <w:lastRenderedPageBreak/>
        <w:t>Table of Figures</w:t>
      </w:r>
    </w:p>
    <w:p w:rsidR="00FF4F2F" w:rsidRDefault="00FF4F2F">
      <w:pPr>
        <w:jc w:val="center"/>
        <w:rPr>
          <w:b/>
          <w:sz w:val="24"/>
        </w:rPr>
      </w:pPr>
    </w:p>
    <w:p w:rsidR="00167323" w:rsidRDefault="00195F6E">
      <w:pPr>
        <w:pStyle w:val="TableofFigures"/>
        <w:rPr>
          <w:rFonts w:asciiTheme="minorHAnsi" w:eastAsiaTheme="minorEastAsia" w:hAnsiTheme="minorHAnsi" w:cstheme="minorBidi"/>
          <w:b w:val="0"/>
          <w:noProof/>
          <w:sz w:val="22"/>
          <w:szCs w:val="22"/>
        </w:rPr>
      </w:pPr>
      <w:r w:rsidRPr="00195F6E">
        <w:fldChar w:fldCharType="begin"/>
      </w:r>
      <w:r w:rsidR="00FF4F2F">
        <w:instrText xml:space="preserve"> TOC \c "Figure" </w:instrText>
      </w:r>
      <w:r w:rsidRPr="00195F6E">
        <w:fldChar w:fldCharType="separate"/>
      </w:r>
      <w:r w:rsidR="00167323">
        <w:rPr>
          <w:noProof/>
        </w:rPr>
        <w:t>Figure 1:  Device Control Timer Example</w:t>
      </w:r>
      <w:r w:rsidR="00167323">
        <w:rPr>
          <w:noProof/>
        </w:rPr>
        <w:tab/>
      </w:r>
      <w:r>
        <w:rPr>
          <w:noProof/>
        </w:rPr>
        <w:fldChar w:fldCharType="begin"/>
      </w:r>
      <w:r w:rsidR="00167323">
        <w:rPr>
          <w:noProof/>
        </w:rPr>
        <w:instrText xml:space="preserve"> PAGEREF _Toc223513444 \h </w:instrText>
      </w:r>
      <w:r>
        <w:rPr>
          <w:noProof/>
        </w:rPr>
      </w:r>
      <w:r>
        <w:rPr>
          <w:noProof/>
        </w:rPr>
        <w:fldChar w:fldCharType="separate"/>
      </w:r>
      <w:r w:rsidR="00167323">
        <w:rPr>
          <w:noProof/>
        </w:rPr>
        <w:t>304</w:t>
      </w:r>
      <w:r>
        <w:rPr>
          <w:noProof/>
        </w:rPr>
        <w:fldChar w:fldCharType="end"/>
      </w:r>
    </w:p>
    <w:p w:rsidR="00FF4F2F" w:rsidRDefault="00195F6E">
      <w:pPr>
        <w:jc w:val="center"/>
        <w:rPr>
          <w:b/>
          <w:sz w:val="24"/>
        </w:rPr>
      </w:pPr>
      <w:r>
        <w:rPr>
          <w:sz w:val="24"/>
        </w:rPr>
        <w:fldChar w:fldCharType="end"/>
      </w:r>
    </w:p>
    <w:p w:rsidR="00FF4F2F" w:rsidRDefault="00FF4F2F">
      <w:pPr>
        <w:keepNext w:val="0"/>
        <w:keepLines w:val="0"/>
        <w:jc w:val="center"/>
        <w:rPr>
          <w:b/>
          <w:sz w:val="24"/>
        </w:rPr>
      </w:pPr>
    </w:p>
    <w:p w:rsidR="00FF4F2F" w:rsidRDefault="00FF4F2F">
      <w:pPr>
        <w:jc w:val="center"/>
        <w:rPr>
          <w:b/>
          <w:sz w:val="24"/>
        </w:rPr>
      </w:pPr>
      <w:r>
        <w:rPr>
          <w:b/>
          <w:sz w:val="24"/>
        </w:rPr>
        <w:lastRenderedPageBreak/>
        <w:t>Table of Tables</w:t>
      </w:r>
    </w:p>
    <w:p w:rsidR="00FF4F2F" w:rsidRDefault="00FF4F2F">
      <w:pPr>
        <w:jc w:val="center"/>
        <w:rPr>
          <w:b/>
          <w:sz w:val="24"/>
        </w:rPr>
      </w:pPr>
    </w:p>
    <w:p w:rsidR="00167323" w:rsidRDefault="00195F6E">
      <w:pPr>
        <w:pStyle w:val="TableofFigures"/>
        <w:rPr>
          <w:rFonts w:asciiTheme="minorHAnsi" w:eastAsiaTheme="minorEastAsia" w:hAnsiTheme="minorHAnsi" w:cstheme="minorBidi"/>
          <w:b w:val="0"/>
          <w:noProof/>
          <w:sz w:val="22"/>
          <w:szCs w:val="22"/>
        </w:rPr>
      </w:pPr>
      <w:r w:rsidRPr="00195F6E">
        <w:fldChar w:fldCharType="begin"/>
      </w:r>
      <w:r w:rsidR="00FF4F2F">
        <w:instrText xml:space="preserve"> TOC \c "Table" </w:instrText>
      </w:r>
      <w:r w:rsidRPr="00195F6E">
        <w:fldChar w:fldCharType="separate"/>
      </w:r>
      <w:r w:rsidR="00167323">
        <w:rPr>
          <w:noProof/>
        </w:rPr>
        <w:t>Table 1:  Legislated Diagnostic Services</w:t>
      </w:r>
      <w:r w:rsidR="00167323">
        <w:rPr>
          <w:noProof/>
        </w:rPr>
        <w:tab/>
      </w:r>
      <w:r>
        <w:rPr>
          <w:noProof/>
        </w:rPr>
        <w:fldChar w:fldCharType="begin"/>
      </w:r>
      <w:r w:rsidR="00167323">
        <w:rPr>
          <w:noProof/>
        </w:rPr>
        <w:instrText xml:space="preserve"> PAGEREF _Toc223513445 \h </w:instrText>
      </w:r>
      <w:r>
        <w:rPr>
          <w:noProof/>
        </w:rPr>
      </w:r>
      <w:r>
        <w:rPr>
          <w:noProof/>
        </w:rPr>
        <w:fldChar w:fldCharType="separate"/>
      </w:r>
      <w:r w:rsidR="00167323">
        <w:rPr>
          <w:noProof/>
        </w:rPr>
        <w:t>25</w:t>
      </w:r>
      <w:r>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  Diagnostic Services</w:t>
      </w:r>
      <w:r>
        <w:rPr>
          <w:noProof/>
        </w:rPr>
        <w:tab/>
      </w:r>
      <w:r w:rsidR="00195F6E">
        <w:rPr>
          <w:noProof/>
        </w:rPr>
        <w:fldChar w:fldCharType="begin"/>
      </w:r>
      <w:r>
        <w:rPr>
          <w:noProof/>
        </w:rPr>
        <w:instrText xml:space="preserve"> PAGEREF _Toc223513446 \h </w:instrText>
      </w:r>
      <w:r w:rsidR="00195F6E">
        <w:rPr>
          <w:noProof/>
        </w:rPr>
      </w:r>
      <w:r w:rsidR="00195F6E">
        <w:rPr>
          <w:noProof/>
        </w:rPr>
        <w:fldChar w:fldCharType="separate"/>
      </w:r>
      <w:r>
        <w:rPr>
          <w:noProof/>
        </w:rPr>
        <w:t>25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 Descriptions of Negative Response Return Codes</w:t>
      </w:r>
      <w:r>
        <w:rPr>
          <w:noProof/>
        </w:rPr>
        <w:tab/>
      </w:r>
      <w:r w:rsidR="00195F6E">
        <w:rPr>
          <w:noProof/>
        </w:rPr>
        <w:fldChar w:fldCharType="begin"/>
      </w:r>
      <w:r>
        <w:rPr>
          <w:noProof/>
        </w:rPr>
        <w:instrText xml:space="preserve"> PAGEREF _Toc223513447 \h </w:instrText>
      </w:r>
      <w:r w:rsidR="00195F6E">
        <w:rPr>
          <w:noProof/>
        </w:rPr>
      </w:r>
      <w:r w:rsidR="00195F6E">
        <w:rPr>
          <w:noProof/>
        </w:rPr>
        <w:fldChar w:fldCharType="separate"/>
      </w:r>
      <w:r>
        <w:rPr>
          <w:noProof/>
        </w:rPr>
        <w:t>26</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4: Negative Response Return Codes for ClearDiagnosticInformation ($04) Service</w:t>
      </w:r>
      <w:r>
        <w:rPr>
          <w:noProof/>
        </w:rPr>
        <w:tab/>
      </w:r>
      <w:r w:rsidR="00195F6E">
        <w:rPr>
          <w:noProof/>
        </w:rPr>
        <w:fldChar w:fldCharType="begin"/>
      </w:r>
      <w:r>
        <w:rPr>
          <w:noProof/>
        </w:rPr>
        <w:instrText xml:space="preserve"> PAGEREF _Toc223513448 \h </w:instrText>
      </w:r>
      <w:r w:rsidR="00195F6E">
        <w:rPr>
          <w:noProof/>
        </w:rPr>
      </w:r>
      <w:r w:rsidR="00195F6E">
        <w:rPr>
          <w:noProof/>
        </w:rPr>
        <w:fldChar w:fldCharType="separate"/>
      </w:r>
      <w:r>
        <w:rPr>
          <w:noProof/>
        </w:rPr>
        <w:t>28</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5: Negative Response Return Codes for RequestVehicleInformation ($09) Service</w:t>
      </w:r>
      <w:r>
        <w:rPr>
          <w:noProof/>
        </w:rPr>
        <w:tab/>
      </w:r>
      <w:r w:rsidR="00195F6E">
        <w:rPr>
          <w:noProof/>
        </w:rPr>
        <w:fldChar w:fldCharType="begin"/>
      </w:r>
      <w:r>
        <w:rPr>
          <w:noProof/>
        </w:rPr>
        <w:instrText xml:space="preserve"> PAGEREF _Toc223513449 \h </w:instrText>
      </w:r>
      <w:r w:rsidR="00195F6E">
        <w:rPr>
          <w:noProof/>
        </w:rPr>
      </w:r>
      <w:r w:rsidR="00195F6E">
        <w:rPr>
          <w:noProof/>
        </w:rPr>
        <w:fldChar w:fldCharType="separate"/>
      </w:r>
      <w:r>
        <w:rPr>
          <w:noProof/>
        </w:rPr>
        <w:t>29</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6:  Sub</w:t>
      </w:r>
      <w:r>
        <w:rPr>
          <w:noProof/>
        </w:rPr>
        <w:noBreakHyphen/>
        <w:t>Functions for InitiateDiagnosticOperation ($10) Service</w:t>
      </w:r>
      <w:r>
        <w:rPr>
          <w:noProof/>
        </w:rPr>
        <w:tab/>
      </w:r>
      <w:r w:rsidR="00195F6E">
        <w:rPr>
          <w:noProof/>
        </w:rPr>
        <w:fldChar w:fldCharType="begin"/>
      </w:r>
      <w:r>
        <w:rPr>
          <w:noProof/>
        </w:rPr>
        <w:instrText xml:space="preserve"> PAGEREF _Toc223513450 \h </w:instrText>
      </w:r>
      <w:r w:rsidR="00195F6E">
        <w:rPr>
          <w:noProof/>
        </w:rPr>
      </w:r>
      <w:r w:rsidR="00195F6E">
        <w:rPr>
          <w:noProof/>
        </w:rPr>
        <w:fldChar w:fldCharType="separate"/>
      </w:r>
      <w:r>
        <w:rPr>
          <w:noProof/>
        </w:rPr>
        <w:t>30</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7: Negative Response Return Codes for InitiateDiagnosticOperation ($10) Service</w:t>
      </w:r>
      <w:r>
        <w:rPr>
          <w:noProof/>
        </w:rPr>
        <w:tab/>
      </w:r>
      <w:r w:rsidR="00195F6E">
        <w:rPr>
          <w:noProof/>
        </w:rPr>
        <w:fldChar w:fldCharType="begin"/>
      </w:r>
      <w:r>
        <w:rPr>
          <w:noProof/>
        </w:rPr>
        <w:instrText xml:space="preserve"> PAGEREF _Toc223513451 \h </w:instrText>
      </w:r>
      <w:r w:rsidR="00195F6E">
        <w:rPr>
          <w:noProof/>
        </w:rPr>
      </w:r>
      <w:r w:rsidR="00195F6E">
        <w:rPr>
          <w:noProof/>
        </w:rPr>
        <w:fldChar w:fldCharType="separate"/>
      </w:r>
      <w:r>
        <w:rPr>
          <w:noProof/>
        </w:rPr>
        <w:t>30</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8: Sub</w:t>
      </w:r>
      <w:r>
        <w:rPr>
          <w:noProof/>
        </w:rPr>
        <w:noBreakHyphen/>
        <w:t>Functions for ReadFailureRecordData ($12) Service</w:t>
      </w:r>
      <w:r>
        <w:rPr>
          <w:noProof/>
        </w:rPr>
        <w:tab/>
      </w:r>
      <w:r w:rsidR="00195F6E">
        <w:rPr>
          <w:noProof/>
        </w:rPr>
        <w:fldChar w:fldCharType="begin"/>
      </w:r>
      <w:r>
        <w:rPr>
          <w:noProof/>
        </w:rPr>
        <w:instrText xml:space="preserve"> PAGEREF _Toc223513452 \h </w:instrText>
      </w:r>
      <w:r w:rsidR="00195F6E">
        <w:rPr>
          <w:noProof/>
        </w:rPr>
      </w:r>
      <w:r w:rsidR="00195F6E">
        <w:rPr>
          <w:noProof/>
        </w:rPr>
        <w:fldChar w:fldCharType="separate"/>
      </w:r>
      <w:r>
        <w:rPr>
          <w:noProof/>
        </w:rPr>
        <w:t>31</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9: Negative Response Return Codes for ReadFailureRecordData ($12) Service</w:t>
      </w:r>
      <w:r>
        <w:rPr>
          <w:noProof/>
        </w:rPr>
        <w:tab/>
      </w:r>
      <w:r w:rsidR="00195F6E">
        <w:rPr>
          <w:noProof/>
        </w:rPr>
        <w:fldChar w:fldCharType="begin"/>
      </w:r>
      <w:r>
        <w:rPr>
          <w:noProof/>
        </w:rPr>
        <w:instrText xml:space="preserve"> PAGEREF _Toc223513453 \h </w:instrText>
      </w:r>
      <w:r w:rsidR="00195F6E">
        <w:rPr>
          <w:noProof/>
        </w:rPr>
      </w:r>
      <w:r w:rsidR="00195F6E">
        <w:rPr>
          <w:noProof/>
        </w:rPr>
        <w:fldChar w:fldCharType="separate"/>
      </w:r>
      <w:r>
        <w:rPr>
          <w:noProof/>
        </w:rPr>
        <w:t>31</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10: Negative Response Return Codes for ReadDataByIdentifier ($1A) Service</w:t>
      </w:r>
      <w:r>
        <w:rPr>
          <w:noProof/>
        </w:rPr>
        <w:tab/>
      </w:r>
      <w:r w:rsidR="00195F6E">
        <w:rPr>
          <w:noProof/>
        </w:rPr>
        <w:fldChar w:fldCharType="begin"/>
      </w:r>
      <w:r>
        <w:rPr>
          <w:noProof/>
        </w:rPr>
        <w:instrText xml:space="preserve"> PAGEREF _Toc223513454 \h </w:instrText>
      </w:r>
      <w:r w:rsidR="00195F6E">
        <w:rPr>
          <w:noProof/>
        </w:rPr>
      </w:r>
      <w:r w:rsidR="00195F6E">
        <w:rPr>
          <w:noProof/>
        </w:rPr>
        <w:fldChar w:fldCharType="separate"/>
      </w:r>
      <w:r>
        <w:rPr>
          <w:noProof/>
        </w:rPr>
        <w:t>32</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11: Negative Response Return Codes for ReturnToNormalMode ($20) Service</w:t>
      </w:r>
      <w:r>
        <w:rPr>
          <w:noProof/>
        </w:rPr>
        <w:tab/>
      </w:r>
      <w:r w:rsidR="00195F6E">
        <w:rPr>
          <w:noProof/>
        </w:rPr>
        <w:fldChar w:fldCharType="begin"/>
      </w:r>
      <w:r>
        <w:rPr>
          <w:noProof/>
        </w:rPr>
        <w:instrText xml:space="preserve"> PAGEREF _Toc223513455 \h </w:instrText>
      </w:r>
      <w:r w:rsidR="00195F6E">
        <w:rPr>
          <w:noProof/>
        </w:rPr>
      </w:r>
      <w:r w:rsidR="00195F6E">
        <w:rPr>
          <w:noProof/>
        </w:rPr>
        <w:fldChar w:fldCharType="separate"/>
      </w:r>
      <w:r>
        <w:rPr>
          <w:noProof/>
        </w:rPr>
        <w:t>32</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12: Negative Response Return Codes for ReadDataByParameterIdentifier ($22) Service</w:t>
      </w:r>
      <w:r>
        <w:rPr>
          <w:noProof/>
        </w:rPr>
        <w:tab/>
      </w:r>
      <w:r w:rsidR="00195F6E">
        <w:rPr>
          <w:noProof/>
        </w:rPr>
        <w:fldChar w:fldCharType="begin"/>
      </w:r>
      <w:r>
        <w:rPr>
          <w:noProof/>
        </w:rPr>
        <w:instrText xml:space="preserve"> PAGEREF _Toc223513456 \h </w:instrText>
      </w:r>
      <w:r w:rsidR="00195F6E">
        <w:rPr>
          <w:noProof/>
        </w:rPr>
      </w:r>
      <w:r w:rsidR="00195F6E">
        <w:rPr>
          <w:noProof/>
        </w:rPr>
        <w:fldChar w:fldCharType="separate"/>
      </w:r>
      <w:r>
        <w:rPr>
          <w:noProof/>
        </w:rPr>
        <w:t>33</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13: Negative Response Return Codes for ReadMemoryByAddress ($23) Service</w:t>
      </w:r>
      <w:r>
        <w:rPr>
          <w:noProof/>
        </w:rPr>
        <w:tab/>
      </w:r>
      <w:r w:rsidR="00195F6E">
        <w:rPr>
          <w:noProof/>
        </w:rPr>
        <w:fldChar w:fldCharType="begin"/>
      </w:r>
      <w:r>
        <w:rPr>
          <w:noProof/>
        </w:rPr>
        <w:instrText xml:space="preserve"> PAGEREF _Toc223513457 \h </w:instrText>
      </w:r>
      <w:r w:rsidR="00195F6E">
        <w:rPr>
          <w:noProof/>
        </w:rPr>
      </w:r>
      <w:r w:rsidR="00195F6E">
        <w:rPr>
          <w:noProof/>
        </w:rPr>
        <w:fldChar w:fldCharType="separate"/>
      </w:r>
      <w:r>
        <w:rPr>
          <w:noProof/>
        </w:rPr>
        <w:t>33</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14: Sub</w:t>
      </w:r>
      <w:r>
        <w:rPr>
          <w:noProof/>
        </w:rPr>
        <w:noBreakHyphen/>
        <w:t>Functions for SecurityAccess ($27) Service</w:t>
      </w:r>
      <w:r>
        <w:rPr>
          <w:noProof/>
        </w:rPr>
        <w:tab/>
      </w:r>
      <w:r w:rsidR="00195F6E">
        <w:rPr>
          <w:noProof/>
        </w:rPr>
        <w:fldChar w:fldCharType="begin"/>
      </w:r>
      <w:r>
        <w:rPr>
          <w:noProof/>
        </w:rPr>
        <w:instrText xml:space="preserve"> PAGEREF _Toc223513458 \h </w:instrText>
      </w:r>
      <w:r w:rsidR="00195F6E">
        <w:rPr>
          <w:noProof/>
        </w:rPr>
      </w:r>
      <w:r w:rsidR="00195F6E">
        <w:rPr>
          <w:noProof/>
        </w:rPr>
        <w:fldChar w:fldCharType="separate"/>
      </w:r>
      <w:r>
        <w:rPr>
          <w:noProof/>
        </w:rPr>
        <w:t>34</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15: Negative Response Return Codes for SecurityAccess ($27) Service</w:t>
      </w:r>
      <w:r>
        <w:rPr>
          <w:noProof/>
        </w:rPr>
        <w:tab/>
      </w:r>
      <w:r w:rsidR="00195F6E">
        <w:rPr>
          <w:noProof/>
        </w:rPr>
        <w:fldChar w:fldCharType="begin"/>
      </w:r>
      <w:r>
        <w:rPr>
          <w:noProof/>
        </w:rPr>
        <w:instrText xml:space="preserve"> PAGEREF _Toc223513459 \h </w:instrText>
      </w:r>
      <w:r w:rsidR="00195F6E">
        <w:rPr>
          <w:noProof/>
        </w:rPr>
      </w:r>
      <w:r w:rsidR="00195F6E">
        <w:rPr>
          <w:noProof/>
        </w:rPr>
        <w:fldChar w:fldCharType="separate"/>
      </w:r>
      <w:r>
        <w:rPr>
          <w:noProof/>
        </w:rPr>
        <w:t>34</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16: Negative Response Return Codes for DisableNormalComm ($28) Service</w:t>
      </w:r>
      <w:r>
        <w:rPr>
          <w:noProof/>
        </w:rPr>
        <w:tab/>
      </w:r>
      <w:r w:rsidR="00195F6E">
        <w:rPr>
          <w:noProof/>
        </w:rPr>
        <w:fldChar w:fldCharType="begin"/>
      </w:r>
      <w:r>
        <w:rPr>
          <w:noProof/>
        </w:rPr>
        <w:instrText xml:space="preserve"> PAGEREF _Toc223513460 \h </w:instrText>
      </w:r>
      <w:r w:rsidR="00195F6E">
        <w:rPr>
          <w:noProof/>
        </w:rPr>
      </w:r>
      <w:r w:rsidR="00195F6E">
        <w:rPr>
          <w:noProof/>
        </w:rPr>
        <w:fldChar w:fldCharType="separate"/>
      </w:r>
      <w:r>
        <w:rPr>
          <w:noProof/>
        </w:rPr>
        <w:t>35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17: Negative Response Return Codes for DynamicallyDefineMessage ($2C) Service</w:t>
      </w:r>
      <w:r>
        <w:rPr>
          <w:noProof/>
        </w:rPr>
        <w:tab/>
      </w:r>
      <w:r w:rsidR="00195F6E">
        <w:rPr>
          <w:noProof/>
        </w:rPr>
        <w:fldChar w:fldCharType="begin"/>
      </w:r>
      <w:r>
        <w:rPr>
          <w:noProof/>
        </w:rPr>
        <w:instrText xml:space="preserve"> PAGEREF _Toc223513461 \h </w:instrText>
      </w:r>
      <w:r w:rsidR="00195F6E">
        <w:rPr>
          <w:noProof/>
        </w:rPr>
      </w:r>
      <w:r w:rsidR="00195F6E">
        <w:rPr>
          <w:noProof/>
        </w:rPr>
        <w:fldChar w:fldCharType="separate"/>
      </w:r>
      <w:r>
        <w:rPr>
          <w:noProof/>
        </w:rPr>
        <w:t>35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18: Negative Response Return Codes for DefinePIDByAddress ($2D) Service</w:t>
      </w:r>
      <w:r>
        <w:rPr>
          <w:noProof/>
        </w:rPr>
        <w:tab/>
      </w:r>
      <w:r w:rsidR="00195F6E">
        <w:rPr>
          <w:noProof/>
        </w:rPr>
        <w:fldChar w:fldCharType="begin"/>
      </w:r>
      <w:r>
        <w:rPr>
          <w:noProof/>
        </w:rPr>
        <w:instrText xml:space="preserve"> PAGEREF _Toc223513462 \h </w:instrText>
      </w:r>
      <w:r w:rsidR="00195F6E">
        <w:rPr>
          <w:noProof/>
        </w:rPr>
      </w:r>
      <w:r w:rsidR="00195F6E">
        <w:rPr>
          <w:noProof/>
        </w:rPr>
        <w:fldChar w:fldCharType="separate"/>
      </w:r>
      <w:r>
        <w:rPr>
          <w:noProof/>
        </w:rPr>
        <w:t>36</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19: Negative Response Return Codes for RequestDownload ($34) Service</w:t>
      </w:r>
      <w:r>
        <w:rPr>
          <w:noProof/>
        </w:rPr>
        <w:tab/>
      </w:r>
      <w:r w:rsidR="00195F6E">
        <w:rPr>
          <w:noProof/>
        </w:rPr>
        <w:fldChar w:fldCharType="begin"/>
      </w:r>
      <w:r>
        <w:rPr>
          <w:noProof/>
        </w:rPr>
        <w:instrText xml:space="preserve"> PAGEREF _Toc223513463 \h </w:instrText>
      </w:r>
      <w:r w:rsidR="00195F6E">
        <w:rPr>
          <w:noProof/>
        </w:rPr>
      </w:r>
      <w:r w:rsidR="00195F6E">
        <w:rPr>
          <w:noProof/>
        </w:rPr>
        <w:fldChar w:fldCharType="separate"/>
      </w:r>
      <w:r>
        <w:rPr>
          <w:noProof/>
        </w:rPr>
        <w:t>37</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20: Sub</w:t>
      </w:r>
      <w:r>
        <w:rPr>
          <w:noProof/>
        </w:rPr>
        <w:noBreakHyphen/>
        <w:t>Functions TransferData ($36) Service</w:t>
      </w:r>
      <w:r>
        <w:rPr>
          <w:noProof/>
        </w:rPr>
        <w:tab/>
      </w:r>
      <w:r w:rsidR="00195F6E">
        <w:rPr>
          <w:noProof/>
        </w:rPr>
        <w:fldChar w:fldCharType="begin"/>
      </w:r>
      <w:r>
        <w:rPr>
          <w:noProof/>
        </w:rPr>
        <w:instrText xml:space="preserve"> PAGEREF _Toc223513464 \h </w:instrText>
      </w:r>
      <w:r w:rsidR="00195F6E">
        <w:rPr>
          <w:noProof/>
        </w:rPr>
      </w:r>
      <w:r w:rsidR="00195F6E">
        <w:rPr>
          <w:noProof/>
        </w:rPr>
        <w:fldChar w:fldCharType="separate"/>
      </w:r>
      <w:r>
        <w:rPr>
          <w:noProof/>
        </w:rPr>
        <w:t>38</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21: Negative Response Return Codes for TransferData ($36) Service</w:t>
      </w:r>
      <w:r>
        <w:rPr>
          <w:noProof/>
        </w:rPr>
        <w:tab/>
      </w:r>
      <w:r w:rsidR="00195F6E">
        <w:rPr>
          <w:noProof/>
        </w:rPr>
        <w:fldChar w:fldCharType="begin"/>
      </w:r>
      <w:r>
        <w:rPr>
          <w:noProof/>
        </w:rPr>
        <w:instrText xml:space="preserve"> PAGEREF _Toc223513465 \h </w:instrText>
      </w:r>
      <w:r w:rsidR="00195F6E">
        <w:rPr>
          <w:noProof/>
        </w:rPr>
      </w:r>
      <w:r w:rsidR="00195F6E">
        <w:rPr>
          <w:noProof/>
        </w:rPr>
        <w:fldChar w:fldCharType="separate"/>
      </w:r>
      <w:r>
        <w:rPr>
          <w:noProof/>
        </w:rPr>
        <w:t>38</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22: Negative Response Return Codes for WriteDataByIdentifier ($3B) Service</w:t>
      </w:r>
      <w:r>
        <w:rPr>
          <w:noProof/>
        </w:rPr>
        <w:tab/>
      </w:r>
      <w:r w:rsidR="00195F6E">
        <w:rPr>
          <w:noProof/>
        </w:rPr>
        <w:fldChar w:fldCharType="begin"/>
      </w:r>
      <w:r>
        <w:rPr>
          <w:noProof/>
        </w:rPr>
        <w:instrText xml:space="preserve"> PAGEREF _Toc223513466 \h </w:instrText>
      </w:r>
      <w:r w:rsidR="00195F6E">
        <w:rPr>
          <w:noProof/>
        </w:rPr>
      </w:r>
      <w:r w:rsidR="00195F6E">
        <w:rPr>
          <w:noProof/>
        </w:rPr>
        <w:fldChar w:fldCharType="separate"/>
      </w:r>
      <w:r>
        <w:rPr>
          <w:noProof/>
        </w:rPr>
        <w:t>39</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23: Negative Response Return Codes for TesterPresent ($3E) Service</w:t>
      </w:r>
      <w:r>
        <w:rPr>
          <w:noProof/>
        </w:rPr>
        <w:tab/>
      </w:r>
      <w:r w:rsidR="00195F6E">
        <w:rPr>
          <w:noProof/>
        </w:rPr>
        <w:fldChar w:fldCharType="begin"/>
      </w:r>
      <w:r>
        <w:rPr>
          <w:noProof/>
        </w:rPr>
        <w:instrText xml:space="preserve"> PAGEREF _Toc223513467 \h </w:instrText>
      </w:r>
      <w:r w:rsidR="00195F6E">
        <w:rPr>
          <w:noProof/>
        </w:rPr>
      </w:r>
      <w:r w:rsidR="00195F6E">
        <w:rPr>
          <w:noProof/>
        </w:rPr>
        <w:fldChar w:fldCharType="separate"/>
      </w:r>
      <w:r>
        <w:rPr>
          <w:noProof/>
        </w:rPr>
        <w:t>39</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24: Negative Response Return Codes for ReportProgrammedState ($A2) Service</w:t>
      </w:r>
      <w:r>
        <w:rPr>
          <w:noProof/>
        </w:rPr>
        <w:tab/>
      </w:r>
      <w:r w:rsidR="00195F6E">
        <w:rPr>
          <w:noProof/>
        </w:rPr>
        <w:fldChar w:fldCharType="begin"/>
      </w:r>
      <w:r>
        <w:rPr>
          <w:noProof/>
        </w:rPr>
        <w:instrText xml:space="preserve"> PAGEREF _Toc223513468 \h </w:instrText>
      </w:r>
      <w:r w:rsidR="00195F6E">
        <w:rPr>
          <w:noProof/>
        </w:rPr>
      </w:r>
      <w:r w:rsidR="00195F6E">
        <w:rPr>
          <w:noProof/>
        </w:rPr>
        <w:fldChar w:fldCharType="separate"/>
      </w:r>
      <w:r>
        <w:rPr>
          <w:noProof/>
        </w:rPr>
        <w:t>40</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25: Sub</w:t>
      </w:r>
      <w:r>
        <w:rPr>
          <w:noProof/>
        </w:rPr>
        <w:noBreakHyphen/>
        <w:t>Functions for ProgrammingMode ($A5) Service</w:t>
      </w:r>
      <w:r>
        <w:rPr>
          <w:noProof/>
        </w:rPr>
        <w:tab/>
      </w:r>
      <w:r w:rsidR="00195F6E">
        <w:rPr>
          <w:noProof/>
        </w:rPr>
        <w:fldChar w:fldCharType="begin"/>
      </w:r>
      <w:r>
        <w:rPr>
          <w:noProof/>
        </w:rPr>
        <w:instrText xml:space="preserve"> PAGEREF _Toc223513469 \h </w:instrText>
      </w:r>
      <w:r w:rsidR="00195F6E">
        <w:rPr>
          <w:noProof/>
        </w:rPr>
      </w:r>
      <w:r w:rsidR="00195F6E">
        <w:rPr>
          <w:noProof/>
        </w:rPr>
        <w:fldChar w:fldCharType="separate"/>
      </w:r>
      <w:r>
        <w:rPr>
          <w:noProof/>
        </w:rPr>
        <w:t>40</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26: Negative Response Return Codes for ProgrammingMode ($A5) Service</w:t>
      </w:r>
      <w:r>
        <w:rPr>
          <w:noProof/>
        </w:rPr>
        <w:tab/>
      </w:r>
      <w:r w:rsidR="00195F6E">
        <w:rPr>
          <w:noProof/>
        </w:rPr>
        <w:fldChar w:fldCharType="begin"/>
      </w:r>
      <w:r>
        <w:rPr>
          <w:noProof/>
        </w:rPr>
        <w:instrText xml:space="preserve"> PAGEREF _Toc223513470 \h </w:instrText>
      </w:r>
      <w:r w:rsidR="00195F6E">
        <w:rPr>
          <w:noProof/>
        </w:rPr>
      </w:r>
      <w:r w:rsidR="00195F6E">
        <w:rPr>
          <w:noProof/>
        </w:rPr>
        <w:fldChar w:fldCharType="separate"/>
      </w:r>
      <w:r>
        <w:rPr>
          <w:noProof/>
        </w:rPr>
        <w:t>40</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27: Sub</w:t>
      </w:r>
      <w:r>
        <w:rPr>
          <w:noProof/>
        </w:rPr>
        <w:noBreakHyphen/>
        <w:t>Functions for ReadDiagnosticInformation ($A9) Service</w:t>
      </w:r>
      <w:r>
        <w:rPr>
          <w:noProof/>
        </w:rPr>
        <w:tab/>
      </w:r>
      <w:r w:rsidR="00195F6E">
        <w:rPr>
          <w:noProof/>
        </w:rPr>
        <w:fldChar w:fldCharType="begin"/>
      </w:r>
      <w:r>
        <w:rPr>
          <w:noProof/>
        </w:rPr>
        <w:instrText xml:space="preserve"> PAGEREF _Toc223513471 \h </w:instrText>
      </w:r>
      <w:r w:rsidR="00195F6E">
        <w:rPr>
          <w:noProof/>
        </w:rPr>
      </w:r>
      <w:r w:rsidR="00195F6E">
        <w:rPr>
          <w:noProof/>
        </w:rPr>
        <w:fldChar w:fldCharType="separate"/>
      </w:r>
      <w:r>
        <w:rPr>
          <w:noProof/>
        </w:rPr>
        <w:t>41</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28: Negative Response Return Codes for ReadDiagnosticInformation ($A9) Service</w:t>
      </w:r>
      <w:r>
        <w:rPr>
          <w:noProof/>
        </w:rPr>
        <w:tab/>
      </w:r>
      <w:r w:rsidR="00195F6E">
        <w:rPr>
          <w:noProof/>
        </w:rPr>
        <w:fldChar w:fldCharType="begin"/>
      </w:r>
      <w:r>
        <w:rPr>
          <w:noProof/>
        </w:rPr>
        <w:instrText xml:space="preserve"> PAGEREF _Toc223513472 \h </w:instrText>
      </w:r>
      <w:r w:rsidR="00195F6E">
        <w:rPr>
          <w:noProof/>
        </w:rPr>
      </w:r>
      <w:r w:rsidR="00195F6E">
        <w:rPr>
          <w:noProof/>
        </w:rPr>
        <w:fldChar w:fldCharType="separate"/>
      </w:r>
      <w:r>
        <w:rPr>
          <w:noProof/>
        </w:rPr>
        <w:t>41</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29: Sub</w:t>
      </w:r>
      <w:r>
        <w:rPr>
          <w:noProof/>
        </w:rPr>
        <w:noBreakHyphen/>
        <w:t>Functions for ReadDataByPacketIdentifier ($AA) Service</w:t>
      </w:r>
      <w:r>
        <w:rPr>
          <w:noProof/>
        </w:rPr>
        <w:tab/>
      </w:r>
      <w:r w:rsidR="00195F6E">
        <w:rPr>
          <w:noProof/>
        </w:rPr>
        <w:fldChar w:fldCharType="begin"/>
      </w:r>
      <w:r>
        <w:rPr>
          <w:noProof/>
        </w:rPr>
        <w:instrText xml:space="preserve"> PAGEREF _Toc223513473 \h </w:instrText>
      </w:r>
      <w:r w:rsidR="00195F6E">
        <w:rPr>
          <w:noProof/>
        </w:rPr>
      </w:r>
      <w:r w:rsidR="00195F6E">
        <w:rPr>
          <w:noProof/>
        </w:rPr>
        <w:fldChar w:fldCharType="separate"/>
      </w:r>
      <w:r>
        <w:rPr>
          <w:noProof/>
        </w:rPr>
        <w:t>42</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30: Actual Scheduling Periods for ReadDataByPacketIdentifier ($AA) Service</w:t>
      </w:r>
      <w:r>
        <w:rPr>
          <w:noProof/>
        </w:rPr>
        <w:tab/>
      </w:r>
      <w:r w:rsidR="00195F6E">
        <w:rPr>
          <w:noProof/>
        </w:rPr>
        <w:fldChar w:fldCharType="begin"/>
      </w:r>
      <w:r>
        <w:rPr>
          <w:noProof/>
        </w:rPr>
        <w:instrText xml:space="preserve"> PAGEREF _Toc223513474 \h </w:instrText>
      </w:r>
      <w:r w:rsidR="00195F6E">
        <w:rPr>
          <w:noProof/>
        </w:rPr>
      </w:r>
      <w:r w:rsidR="00195F6E">
        <w:rPr>
          <w:noProof/>
        </w:rPr>
        <w:fldChar w:fldCharType="separate"/>
      </w:r>
      <w:r>
        <w:rPr>
          <w:noProof/>
        </w:rPr>
        <w:t>42</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31: Negative Response Return Codes for ReadDataByPacketIdentifier ($AA) Service</w:t>
      </w:r>
      <w:r>
        <w:rPr>
          <w:noProof/>
        </w:rPr>
        <w:tab/>
      </w:r>
      <w:r w:rsidR="00195F6E">
        <w:rPr>
          <w:noProof/>
        </w:rPr>
        <w:fldChar w:fldCharType="begin"/>
      </w:r>
      <w:r>
        <w:rPr>
          <w:noProof/>
        </w:rPr>
        <w:instrText xml:space="preserve"> PAGEREF _Toc223513475 \h </w:instrText>
      </w:r>
      <w:r w:rsidR="00195F6E">
        <w:rPr>
          <w:noProof/>
        </w:rPr>
      </w:r>
      <w:r w:rsidR="00195F6E">
        <w:rPr>
          <w:noProof/>
        </w:rPr>
        <w:fldChar w:fldCharType="separate"/>
      </w:r>
      <w:r>
        <w:rPr>
          <w:noProof/>
        </w:rPr>
        <w:t>42</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32: Negative Response Return Codes for DeviceControl ($AE) Service</w:t>
      </w:r>
      <w:r>
        <w:rPr>
          <w:noProof/>
        </w:rPr>
        <w:tab/>
      </w:r>
      <w:r w:rsidR="00195F6E">
        <w:rPr>
          <w:noProof/>
        </w:rPr>
        <w:fldChar w:fldCharType="begin"/>
      </w:r>
      <w:r>
        <w:rPr>
          <w:noProof/>
        </w:rPr>
        <w:instrText xml:space="preserve"> PAGEREF _Toc223513476 \h </w:instrText>
      </w:r>
      <w:r w:rsidR="00195F6E">
        <w:rPr>
          <w:noProof/>
        </w:rPr>
      </w:r>
      <w:r w:rsidR="00195F6E">
        <w:rPr>
          <w:noProof/>
        </w:rPr>
        <w:fldChar w:fldCharType="separate"/>
      </w:r>
      <w:r>
        <w:rPr>
          <w:noProof/>
        </w:rPr>
        <w:t>43</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33: PID Ranges</w:t>
      </w:r>
      <w:r>
        <w:rPr>
          <w:noProof/>
        </w:rPr>
        <w:tab/>
      </w:r>
      <w:r w:rsidR="00195F6E">
        <w:rPr>
          <w:noProof/>
        </w:rPr>
        <w:fldChar w:fldCharType="begin"/>
      </w:r>
      <w:r>
        <w:rPr>
          <w:noProof/>
        </w:rPr>
        <w:instrText xml:space="preserve"> PAGEREF _Toc223513477 \h </w:instrText>
      </w:r>
      <w:r w:rsidR="00195F6E">
        <w:rPr>
          <w:noProof/>
        </w:rPr>
      </w:r>
      <w:r w:rsidR="00195F6E">
        <w:rPr>
          <w:noProof/>
        </w:rPr>
        <w:fldChar w:fldCharType="separate"/>
      </w:r>
      <w:r>
        <w:rPr>
          <w:noProof/>
        </w:rPr>
        <w:t>45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34: DID Ranges</w:t>
      </w:r>
      <w:r>
        <w:rPr>
          <w:noProof/>
        </w:rPr>
        <w:tab/>
      </w:r>
      <w:r w:rsidR="00195F6E">
        <w:rPr>
          <w:noProof/>
        </w:rPr>
        <w:fldChar w:fldCharType="begin"/>
      </w:r>
      <w:r>
        <w:rPr>
          <w:noProof/>
        </w:rPr>
        <w:instrText xml:space="preserve"> PAGEREF _Toc223513478 \h </w:instrText>
      </w:r>
      <w:r w:rsidR="00195F6E">
        <w:rPr>
          <w:noProof/>
        </w:rPr>
      </w:r>
      <w:r w:rsidR="00195F6E">
        <w:rPr>
          <w:noProof/>
        </w:rPr>
        <w:fldChar w:fldCharType="separate"/>
      </w:r>
      <w:r>
        <w:rPr>
          <w:noProof/>
        </w:rPr>
        <w:t>261</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35: CPID Ranges</w:t>
      </w:r>
      <w:r>
        <w:rPr>
          <w:noProof/>
        </w:rPr>
        <w:tab/>
      </w:r>
      <w:r w:rsidR="00195F6E">
        <w:rPr>
          <w:noProof/>
        </w:rPr>
        <w:fldChar w:fldCharType="begin"/>
      </w:r>
      <w:r>
        <w:rPr>
          <w:noProof/>
        </w:rPr>
        <w:instrText xml:space="preserve"> PAGEREF _Toc223513479 \h </w:instrText>
      </w:r>
      <w:r w:rsidR="00195F6E">
        <w:rPr>
          <w:noProof/>
        </w:rPr>
      </w:r>
      <w:r w:rsidR="00195F6E">
        <w:rPr>
          <w:noProof/>
        </w:rPr>
        <w:fldChar w:fldCharType="separate"/>
      </w:r>
      <w:r>
        <w:rPr>
          <w:noProof/>
        </w:rPr>
        <w:t>303</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36: Descriptions of DTC Fault Types</w:t>
      </w:r>
      <w:r>
        <w:rPr>
          <w:noProof/>
        </w:rPr>
        <w:tab/>
      </w:r>
      <w:r w:rsidR="00195F6E">
        <w:rPr>
          <w:noProof/>
        </w:rPr>
        <w:fldChar w:fldCharType="begin"/>
      </w:r>
      <w:r>
        <w:rPr>
          <w:noProof/>
        </w:rPr>
        <w:instrText xml:space="preserve"> PAGEREF _Toc223513480 \h </w:instrText>
      </w:r>
      <w:r w:rsidR="00195F6E">
        <w:rPr>
          <w:noProof/>
        </w:rPr>
      </w:r>
      <w:r w:rsidR="00195F6E">
        <w:rPr>
          <w:noProof/>
        </w:rPr>
        <w:fldChar w:fldCharType="separate"/>
      </w:r>
      <w:r>
        <w:rPr>
          <w:noProof/>
        </w:rPr>
        <w:t>365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37: One Trip MIL Off DTCs</w:t>
      </w:r>
      <w:r>
        <w:rPr>
          <w:noProof/>
        </w:rPr>
        <w:tab/>
      </w:r>
      <w:r w:rsidR="00195F6E">
        <w:rPr>
          <w:noProof/>
        </w:rPr>
        <w:fldChar w:fldCharType="begin"/>
      </w:r>
      <w:r>
        <w:rPr>
          <w:noProof/>
        </w:rPr>
        <w:instrText xml:space="preserve"> PAGEREF _Toc223513481 \h </w:instrText>
      </w:r>
      <w:r w:rsidR="00195F6E">
        <w:rPr>
          <w:noProof/>
        </w:rPr>
      </w:r>
      <w:r w:rsidR="00195F6E">
        <w:rPr>
          <w:noProof/>
        </w:rPr>
        <w:fldChar w:fldCharType="separate"/>
      </w:r>
      <w:r>
        <w:rPr>
          <w:noProof/>
        </w:rPr>
        <w:t>365</w:t>
      </w:r>
      <w:r w:rsidR="00195F6E">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38: Special Operating Condition DTCs</w:t>
      </w:r>
      <w:r>
        <w:rPr>
          <w:noProof/>
        </w:rPr>
        <w:tab/>
      </w:r>
      <w:r w:rsidR="00195F6E">
        <w:rPr>
          <w:noProof/>
        </w:rPr>
        <w:fldChar w:fldCharType="begin"/>
      </w:r>
      <w:r>
        <w:rPr>
          <w:noProof/>
        </w:rPr>
        <w:instrText xml:space="preserve"> PAGEREF _Toc223513482 \h </w:instrText>
      </w:r>
      <w:r w:rsidR="00195F6E">
        <w:rPr>
          <w:noProof/>
        </w:rPr>
      </w:r>
      <w:r w:rsidR="00195F6E">
        <w:rPr>
          <w:noProof/>
        </w:rPr>
        <w:fldChar w:fldCharType="separate"/>
      </w:r>
      <w:r>
        <w:rPr>
          <w:noProof/>
        </w:rPr>
        <w:t>366</w:t>
      </w:r>
      <w:r w:rsidR="00195F6E">
        <w:rPr>
          <w:noProof/>
        </w:rPr>
        <w:fldChar w:fldCharType="end"/>
      </w:r>
    </w:p>
    <w:p w:rsidR="00FF4F2F" w:rsidRDefault="00195F6E">
      <w:pPr>
        <w:jc w:val="center"/>
        <w:rPr>
          <w:b/>
          <w:sz w:val="24"/>
        </w:rPr>
      </w:pPr>
      <w:r>
        <w:rPr>
          <w:sz w:val="24"/>
        </w:rPr>
        <w:fldChar w:fldCharType="end"/>
      </w:r>
    </w:p>
    <w:p w:rsidR="00FF4F2F" w:rsidRDefault="00FF4F2F">
      <w:pPr>
        <w:pStyle w:val="Header"/>
        <w:keepNext w:val="0"/>
        <w:keepLines w:val="0"/>
        <w:pageBreakBefore w:val="0"/>
        <w:tabs>
          <w:tab w:val="clear" w:pos="4320"/>
          <w:tab w:val="clear" w:pos="8640"/>
        </w:tabs>
      </w:pPr>
    </w:p>
    <w:p w:rsidR="00FF4F2F" w:rsidRDefault="00FF4F2F">
      <w:pPr>
        <w:pStyle w:val="Footer"/>
        <w:keepNext w:val="0"/>
        <w:keepLines w:val="0"/>
        <w:tabs>
          <w:tab w:val="clear" w:pos="4320"/>
          <w:tab w:val="clear" w:pos="8640"/>
        </w:tabs>
        <w:sectPr w:rsidR="00FF4F2F">
          <w:headerReference w:type="even" r:id="rId8"/>
          <w:headerReference w:type="default" r:id="rId9"/>
          <w:footerReference w:type="default" r:id="rId10"/>
          <w:headerReference w:type="first" r:id="rId11"/>
          <w:type w:val="oddPage"/>
          <w:pgSz w:w="12240" w:h="15840"/>
          <w:pgMar w:top="1440" w:right="720" w:bottom="1440" w:left="1440" w:header="706" w:footer="706" w:gutter="0"/>
          <w:pgNumType w:fmt="lowerRoman"/>
          <w:cols w:space="720"/>
        </w:sectPr>
      </w:pPr>
    </w:p>
    <w:p w:rsidR="00FF4F2F" w:rsidRDefault="00FF4F2F">
      <w:pPr>
        <w:pStyle w:val="Heading1"/>
      </w:pPr>
      <w:bookmarkStart w:id="10" w:name="_Toc276632461"/>
      <w:r>
        <w:lastRenderedPageBreak/>
        <w:t>Introduction</w:t>
      </w:r>
      <w:bookmarkEnd w:id="10"/>
    </w:p>
    <w:p w:rsidR="00FF4F2F" w:rsidRDefault="00FF4F2F"/>
    <w:p w:rsidR="00FF4F2F" w:rsidRDefault="00FF4F2F">
      <w:r>
        <w:t>This document specifies the configuration of GMLAN diagnostic test modes for GMPT controllers using the C core software.</w:t>
      </w:r>
    </w:p>
    <w:p w:rsidR="00FF4F2F" w:rsidRDefault="00FF4F2F">
      <w:pPr>
        <w:keepNext w:val="0"/>
        <w:keepLines w:val="0"/>
      </w:pPr>
    </w:p>
    <w:p w:rsidR="00FF4F2F" w:rsidRDefault="00FF4F2F">
      <w:pPr>
        <w:pStyle w:val="Heading2"/>
      </w:pPr>
      <w:bookmarkStart w:id="11" w:name="_Toc276632462"/>
      <w:r>
        <w:t>Applicability</w:t>
      </w:r>
      <w:bookmarkEnd w:id="11"/>
    </w:p>
    <w:p w:rsidR="00FF4F2F" w:rsidRDefault="00FF4F2F"/>
    <w:p w:rsidR="00FF4F2F" w:rsidRDefault="00FF4F2F">
      <w:r>
        <w:t>The intended audience for this document includes the algorithm, software, service, assembly verification, and calibration communities.</w:t>
      </w:r>
    </w:p>
    <w:p w:rsidR="00FF4F2F" w:rsidRDefault="00FF4F2F">
      <w:pPr>
        <w:keepNext w:val="0"/>
        <w:keepLines w:val="0"/>
      </w:pPr>
    </w:p>
    <w:p w:rsidR="00FF4F2F" w:rsidRDefault="00FF4F2F">
      <w:pPr>
        <w:pStyle w:val="Heading2"/>
      </w:pPr>
      <w:bookmarkStart w:id="12" w:name="_Toc276632463"/>
      <w:r>
        <w:t>Assumptions</w:t>
      </w:r>
      <w:bookmarkEnd w:id="12"/>
    </w:p>
    <w:p w:rsidR="00FF4F2F" w:rsidRDefault="00FF4F2F"/>
    <w:p w:rsidR="00FF4F2F" w:rsidRDefault="00FF4F2F">
      <w:r>
        <w:t>It is assumed that the standard data types in [2] shall be used for the scaling / encoding of all signals specified within this document.</w:t>
      </w:r>
    </w:p>
    <w:p w:rsidR="00FF4F2F" w:rsidRDefault="00FF4F2F">
      <w:pPr>
        <w:keepNext w:val="0"/>
        <w:keepLines w:val="0"/>
      </w:pPr>
    </w:p>
    <w:p w:rsidR="00FF4F2F" w:rsidRDefault="00FF4F2F">
      <w:pPr>
        <w:keepNext w:val="0"/>
        <w:keepLines w:val="0"/>
        <w:sectPr w:rsidR="00FF4F2F">
          <w:headerReference w:type="even" r:id="rId12"/>
          <w:headerReference w:type="default" r:id="rId13"/>
          <w:headerReference w:type="first" r:id="rId14"/>
          <w:type w:val="oddPage"/>
          <w:pgSz w:w="12240" w:h="15840"/>
          <w:pgMar w:top="1440" w:right="1440" w:bottom="1440" w:left="1440" w:header="706" w:footer="706" w:gutter="0"/>
          <w:cols w:space="720"/>
        </w:sectPr>
      </w:pPr>
    </w:p>
    <w:p w:rsidR="00FF4F2F" w:rsidRDefault="00FF4F2F">
      <w:pPr>
        <w:pStyle w:val="Heading1"/>
      </w:pPr>
      <w:bookmarkStart w:id="17" w:name="_Toc276632464"/>
      <w:r>
        <w:lastRenderedPageBreak/>
        <w:t>Diagnostic Services</w:t>
      </w:r>
      <w:bookmarkEnd w:id="17"/>
    </w:p>
    <w:p w:rsidR="00FF4F2F" w:rsidRDefault="00FF4F2F"/>
    <w:p w:rsidR="00FF4F2F" w:rsidRDefault="00FF4F2F">
      <w:r>
        <w:t xml:space="preserve">The Legislated diagnostic services in </w:t>
      </w:r>
      <w:fldSimple w:instr=" REF _Ref48958158 \h  \* MERGEFORMAT ">
        <w:r w:rsidR="00167323">
          <w:t xml:space="preserve">Table </w:t>
        </w:r>
        <w:r w:rsidR="00167323">
          <w:rPr>
            <w:noProof/>
          </w:rPr>
          <w:t>1</w:t>
        </w:r>
      </w:fldSimple>
      <w:r>
        <w:t>shall be implemented according to [3].  Additional details (e.g., the set of sub</w:t>
      </w:r>
      <w:r>
        <w:noBreakHyphen/>
        <w:t>functions supported, the set of parameter values supported, specific conditions for negative response return codes, etc.) are specified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174"/>
        <w:gridCol w:w="5169"/>
        <w:gridCol w:w="1152"/>
        <w:gridCol w:w="1152"/>
      </w:tblGrid>
      <w:tr w:rsidR="00FF4F2F">
        <w:trPr>
          <w:cantSplit/>
          <w:jc w:val="center"/>
        </w:trPr>
        <w:tc>
          <w:tcPr>
            <w:tcW w:w="1174" w:type="dxa"/>
            <w:tcBorders>
              <w:bottom w:val="single" w:sz="12" w:space="0" w:color="000000"/>
            </w:tcBorders>
          </w:tcPr>
          <w:p w:rsidR="00FF4F2F" w:rsidRDefault="00FF4F2F">
            <w:pPr>
              <w:jc w:val="center"/>
              <w:rPr>
                <w:b/>
              </w:rPr>
            </w:pPr>
            <w:r>
              <w:rPr>
                <w:b/>
              </w:rPr>
              <w:t>Service Identifier</w:t>
            </w:r>
          </w:p>
        </w:tc>
        <w:tc>
          <w:tcPr>
            <w:tcW w:w="5169" w:type="dxa"/>
            <w:tcBorders>
              <w:bottom w:val="single" w:sz="12" w:space="0" w:color="000000"/>
            </w:tcBorders>
            <w:vAlign w:val="bottom"/>
          </w:tcPr>
          <w:p w:rsidR="00FF4F2F" w:rsidRDefault="00FF4F2F">
            <w:pPr>
              <w:jc w:val="center"/>
              <w:rPr>
                <w:b/>
              </w:rPr>
            </w:pPr>
            <w:r>
              <w:rPr>
                <w:b/>
              </w:rPr>
              <w:t>Diagnostic Service</w:t>
            </w:r>
          </w:p>
        </w:tc>
        <w:tc>
          <w:tcPr>
            <w:tcW w:w="1152" w:type="dxa"/>
            <w:tcBorders>
              <w:bottom w:val="single" w:sz="12" w:space="0" w:color="000000"/>
            </w:tcBorders>
            <w:vAlign w:val="bottom"/>
          </w:tcPr>
          <w:p w:rsidR="00FF4F2F" w:rsidRDefault="00FF4F2F">
            <w:pPr>
              <w:jc w:val="center"/>
              <w:rPr>
                <w:b/>
              </w:rPr>
            </w:pPr>
            <w:r>
              <w:rPr>
                <w:b/>
              </w:rPr>
              <w:t>Application Software</w:t>
            </w:r>
          </w:p>
        </w:tc>
        <w:tc>
          <w:tcPr>
            <w:tcW w:w="1152" w:type="dxa"/>
            <w:tcBorders>
              <w:bottom w:val="single" w:sz="12" w:space="0" w:color="000000"/>
            </w:tcBorders>
            <w:vAlign w:val="bottom"/>
          </w:tcPr>
          <w:p w:rsidR="00FF4F2F" w:rsidRDefault="00FF4F2F">
            <w:pPr>
              <w:jc w:val="center"/>
              <w:rPr>
                <w:b/>
              </w:rPr>
            </w:pPr>
            <w:r>
              <w:rPr>
                <w:b/>
              </w:rPr>
              <w:t>Boot Software</w:t>
            </w:r>
          </w:p>
        </w:tc>
      </w:tr>
      <w:tr w:rsidR="00FF4F2F">
        <w:trPr>
          <w:cantSplit/>
          <w:jc w:val="center"/>
        </w:trPr>
        <w:tc>
          <w:tcPr>
            <w:tcW w:w="1174" w:type="dxa"/>
          </w:tcPr>
          <w:p w:rsidR="00FF4F2F" w:rsidRDefault="00FF4F2F">
            <w:pPr>
              <w:jc w:val="center"/>
            </w:pPr>
            <w:r>
              <w:t>$01</w:t>
            </w:r>
          </w:p>
        </w:tc>
        <w:tc>
          <w:tcPr>
            <w:tcW w:w="5169" w:type="dxa"/>
          </w:tcPr>
          <w:p w:rsidR="00FF4F2F" w:rsidRDefault="00FF4F2F">
            <w:r>
              <w:t>RequestCurrentPowertrainDiagnosticData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$02</w:t>
            </w:r>
          </w:p>
        </w:tc>
        <w:tc>
          <w:tcPr>
            <w:tcW w:w="5169" w:type="dxa"/>
          </w:tcPr>
          <w:p w:rsidR="00FF4F2F" w:rsidRDefault="00FF4F2F">
            <w:r>
              <w:t>RequestPowertrainFreezeFrameData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$03</w:t>
            </w:r>
          </w:p>
        </w:tc>
        <w:tc>
          <w:tcPr>
            <w:tcW w:w="5169" w:type="dxa"/>
          </w:tcPr>
          <w:p w:rsidR="00FF4F2F" w:rsidRDefault="00FF4F2F">
            <w:r>
              <w:t>RequestEmission-RelatedDiagnosticTroubleCodes-Confirmed</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$04</w:t>
            </w:r>
          </w:p>
        </w:tc>
        <w:tc>
          <w:tcPr>
            <w:tcW w:w="5169" w:type="dxa"/>
          </w:tcPr>
          <w:p w:rsidR="00FF4F2F" w:rsidRDefault="00FF4F2F">
            <w:r>
              <w:t>Clear/ResetDiagnosticInformation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$06</w:t>
            </w:r>
          </w:p>
        </w:tc>
        <w:tc>
          <w:tcPr>
            <w:tcW w:w="5169" w:type="dxa"/>
          </w:tcPr>
          <w:p w:rsidR="00FF4F2F" w:rsidRDefault="00FF4F2F">
            <w:r>
              <w:t>RequestOnBoardMonitoringTestResults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$07</w:t>
            </w:r>
          </w:p>
        </w:tc>
        <w:tc>
          <w:tcPr>
            <w:tcW w:w="5169" w:type="dxa"/>
          </w:tcPr>
          <w:p w:rsidR="00FF4F2F" w:rsidRDefault="00FF4F2F">
            <w:r>
              <w:t>RequestEmission-RelatedDiagnosticTroubleCodes-Pending</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$08</w:t>
            </w:r>
          </w:p>
        </w:tc>
        <w:tc>
          <w:tcPr>
            <w:tcW w:w="5169" w:type="dxa"/>
          </w:tcPr>
          <w:p w:rsidR="00FF4F2F" w:rsidRDefault="00FF4F2F">
            <w:r>
              <w:t>RequestControlOfOnBoardSystem</w:t>
            </w:r>
          </w:p>
        </w:tc>
        <w:tc>
          <w:tcPr>
            <w:tcW w:w="1152" w:type="dxa"/>
          </w:tcPr>
          <w:p w:rsidR="00FF4F2F" w:rsidRDefault="00FF4F2F">
            <w:pPr>
              <w:jc w:val="center"/>
            </w:pP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$09</w:t>
            </w:r>
          </w:p>
        </w:tc>
        <w:tc>
          <w:tcPr>
            <w:tcW w:w="5169" w:type="dxa"/>
          </w:tcPr>
          <w:p w:rsidR="00FF4F2F" w:rsidRDefault="00FF4F2F">
            <w:r>
              <w:t>RequestVehicleInformation</w:t>
            </w:r>
          </w:p>
        </w:tc>
        <w:tc>
          <w:tcPr>
            <w:tcW w:w="1152" w:type="dxa"/>
          </w:tcPr>
          <w:p w:rsidR="00FF4F2F" w:rsidRDefault="00FF4F2F">
            <w:pPr>
              <w:jc w:val="center"/>
            </w:pPr>
            <w:r>
              <w:t>X</w:t>
            </w:r>
          </w:p>
        </w:tc>
        <w:tc>
          <w:tcPr>
            <w:tcW w:w="1152" w:type="dxa"/>
          </w:tcPr>
          <w:p w:rsidR="00FF4F2F" w:rsidRDefault="00FF4F2F">
            <w:pPr>
              <w:jc w:val="center"/>
            </w:pPr>
          </w:p>
        </w:tc>
      </w:tr>
      <w:tr w:rsidR="00287CCB">
        <w:trPr>
          <w:cantSplit/>
          <w:jc w:val="center"/>
        </w:trPr>
        <w:tc>
          <w:tcPr>
            <w:tcW w:w="1174" w:type="dxa"/>
          </w:tcPr>
          <w:p w:rsidR="00287CCB" w:rsidRDefault="00287CCB">
            <w:pPr>
              <w:jc w:val="center"/>
            </w:pPr>
            <w:r>
              <w:t>$0A</w:t>
            </w:r>
          </w:p>
        </w:tc>
        <w:tc>
          <w:tcPr>
            <w:tcW w:w="5169" w:type="dxa"/>
          </w:tcPr>
          <w:p w:rsidR="00287CCB" w:rsidRDefault="00287CCB">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 xml:space="preserve">Status </w:t>
            </w:r>
          </w:p>
        </w:tc>
        <w:tc>
          <w:tcPr>
            <w:tcW w:w="1152" w:type="dxa"/>
          </w:tcPr>
          <w:p w:rsidR="00287CCB" w:rsidRDefault="00287CCB">
            <w:pPr>
              <w:jc w:val="center"/>
            </w:pPr>
            <w:r>
              <w:t>X</w:t>
            </w:r>
          </w:p>
        </w:tc>
        <w:tc>
          <w:tcPr>
            <w:tcW w:w="1152" w:type="dxa"/>
          </w:tcPr>
          <w:p w:rsidR="00287CCB" w:rsidRDefault="00287CCB">
            <w:pPr>
              <w:jc w:val="center"/>
            </w:pPr>
          </w:p>
        </w:tc>
      </w:tr>
    </w:tbl>
    <w:p w:rsidR="00FF4F2F" w:rsidRDefault="00FF4F2F">
      <w:pPr>
        <w:pStyle w:val="Caption"/>
        <w:rPr>
          <w:noProof/>
        </w:rPr>
      </w:pPr>
      <w:bookmarkStart w:id="18" w:name="_Ref48958158"/>
      <w:bookmarkStart w:id="19" w:name="_Toc39375494"/>
      <w:bookmarkStart w:id="20" w:name="_Toc223513445"/>
      <w:r>
        <w:t xml:space="preserve">Table </w:t>
      </w:r>
      <w:fldSimple w:instr=" SEQ Table \* ARABIC ">
        <w:r w:rsidR="00167323">
          <w:rPr>
            <w:noProof/>
          </w:rPr>
          <w:t>1</w:t>
        </w:r>
      </w:fldSimple>
      <w:bookmarkEnd w:id="18"/>
      <w:r>
        <w:rPr>
          <w:noProof/>
        </w:rPr>
        <w:t>:  Legislated Diagnostic Services</w:t>
      </w:r>
      <w:bookmarkEnd w:id="19"/>
      <w:bookmarkEnd w:id="20"/>
    </w:p>
    <w:p w:rsidR="00FF4F2F" w:rsidRDefault="00FF4F2F"/>
    <w:p w:rsidR="00167323" w:rsidRDefault="00FF4F2F" w:rsidP="00167323">
      <w:r>
        <w:t xml:space="preserve">The Enhanced diagnostic services in </w:t>
      </w:r>
      <w:r w:rsidR="00195F6E">
        <w:fldChar w:fldCharType="begin"/>
      </w:r>
      <w:r>
        <w:instrText xml:space="preserve"> REF _Ref48959462 \h  \* MERGEFORMAT </w:instrText>
      </w:r>
      <w:r w:rsidR="00195F6E">
        <w:fldChar w:fldCharType="separate"/>
      </w:r>
      <w:r w:rsidR="00167323">
        <w:t>Table 2:  Diagnostic Services</w:t>
      </w:r>
    </w:p>
    <w:p w:rsidR="00FF4F2F" w:rsidRDefault="00195F6E">
      <w:r>
        <w:fldChar w:fldCharType="end"/>
      </w:r>
      <w:r w:rsidR="00FF4F2F">
        <w:t xml:space="preserve"> shall be implemented according to [1].  Additional details (e.g., the set of sub</w:t>
      </w:r>
      <w:r w:rsidR="00FF4F2F">
        <w:noBreakHyphen/>
        <w:t>functions supported, the set of parameter values supported, specific conditions for negative response return codes, etc.) are specified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152"/>
        <w:gridCol w:w="2880"/>
        <w:gridCol w:w="1152"/>
        <w:gridCol w:w="1152"/>
      </w:tblGrid>
      <w:tr w:rsidR="00FF4F2F">
        <w:trPr>
          <w:cantSplit/>
          <w:jc w:val="center"/>
        </w:trPr>
        <w:tc>
          <w:tcPr>
            <w:tcW w:w="1152" w:type="dxa"/>
            <w:tcBorders>
              <w:bottom w:val="single" w:sz="12" w:space="0" w:color="000000"/>
            </w:tcBorders>
          </w:tcPr>
          <w:p w:rsidR="00FF4F2F" w:rsidRDefault="00FF4F2F">
            <w:pPr>
              <w:jc w:val="center"/>
              <w:rPr>
                <w:b/>
              </w:rPr>
            </w:pPr>
            <w:r>
              <w:rPr>
                <w:b/>
              </w:rPr>
              <w:t>Service Identifier</w:t>
            </w:r>
          </w:p>
        </w:tc>
        <w:tc>
          <w:tcPr>
            <w:tcW w:w="2880" w:type="dxa"/>
            <w:tcBorders>
              <w:bottom w:val="single" w:sz="12" w:space="0" w:color="000000"/>
            </w:tcBorders>
            <w:vAlign w:val="bottom"/>
          </w:tcPr>
          <w:p w:rsidR="00FF4F2F" w:rsidRDefault="00FF4F2F">
            <w:pPr>
              <w:jc w:val="center"/>
              <w:rPr>
                <w:b/>
              </w:rPr>
            </w:pPr>
            <w:r>
              <w:rPr>
                <w:b/>
              </w:rPr>
              <w:t>Diagnostic Service</w:t>
            </w:r>
          </w:p>
        </w:tc>
        <w:tc>
          <w:tcPr>
            <w:tcW w:w="1152" w:type="dxa"/>
            <w:tcBorders>
              <w:bottom w:val="single" w:sz="12" w:space="0" w:color="000000"/>
            </w:tcBorders>
            <w:vAlign w:val="bottom"/>
          </w:tcPr>
          <w:p w:rsidR="00FF4F2F" w:rsidRDefault="00FF4F2F">
            <w:pPr>
              <w:jc w:val="center"/>
              <w:rPr>
                <w:b/>
              </w:rPr>
            </w:pPr>
            <w:r>
              <w:rPr>
                <w:b/>
              </w:rPr>
              <w:t>Application Software</w:t>
            </w:r>
          </w:p>
        </w:tc>
        <w:tc>
          <w:tcPr>
            <w:tcW w:w="1152" w:type="dxa"/>
            <w:tcBorders>
              <w:bottom w:val="single" w:sz="12" w:space="0" w:color="000000"/>
            </w:tcBorders>
            <w:vAlign w:val="bottom"/>
          </w:tcPr>
          <w:p w:rsidR="00FF4F2F" w:rsidRDefault="00FF4F2F">
            <w:pPr>
              <w:jc w:val="center"/>
              <w:rPr>
                <w:b/>
              </w:rPr>
            </w:pPr>
            <w:r>
              <w:rPr>
                <w:b/>
              </w:rPr>
              <w:t>Boot Software</w:t>
            </w:r>
          </w:p>
        </w:tc>
      </w:tr>
      <w:tr w:rsidR="00FF4F2F">
        <w:trPr>
          <w:cantSplit/>
          <w:jc w:val="center"/>
        </w:trPr>
        <w:tc>
          <w:tcPr>
            <w:tcW w:w="1152" w:type="dxa"/>
          </w:tcPr>
          <w:p w:rsidR="00FF4F2F" w:rsidRDefault="00FF4F2F">
            <w:pPr>
              <w:jc w:val="center"/>
            </w:pPr>
          </w:p>
        </w:tc>
        <w:tc>
          <w:tcPr>
            <w:tcW w:w="2880" w:type="dxa"/>
          </w:tcPr>
          <w:p w:rsidR="00FF4F2F" w:rsidRDefault="00FF4F2F"/>
        </w:tc>
        <w:tc>
          <w:tcPr>
            <w:tcW w:w="1152" w:type="dxa"/>
          </w:tcPr>
          <w:p w:rsidR="00FF4F2F" w:rsidRDefault="00FF4F2F">
            <w:pPr>
              <w:jc w:val="center"/>
            </w:pP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$10</w:t>
            </w:r>
          </w:p>
        </w:tc>
        <w:tc>
          <w:tcPr>
            <w:tcW w:w="2880" w:type="dxa"/>
          </w:tcPr>
          <w:p w:rsidR="00FF4F2F" w:rsidRDefault="00FF4F2F">
            <w:r>
              <w:t>InitiateDiagnosticOperation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$12</w:t>
            </w:r>
          </w:p>
        </w:tc>
        <w:tc>
          <w:tcPr>
            <w:tcW w:w="2880" w:type="dxa"/>
          </w:tcPr>
          <w:p w:rsidR="00FF4F2F" w:rsidRDefault="00FF4F2F">
            <w:r>
              <w:t>ReadFailureRecordData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$1A</w:t>
            </w:r>
          </w:p>
        </w:tc>
        <w:tc>
          <w:tcPr>
            <w:tcW w:w="2880" w:type="dxa"/>
          </w:tcPr>
          <w:p w:rsidR="00FF4F2F" w:rsidRDefault="00FF4F2F">
            <w:r>
              <w:t>ReadDataByIdentifier</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$20</w:t>
            </w:r>
          </w:p>
        </w:tc>
        <w:tc>
          <w:tcPr>
            <w:tcW w:w="2880" w:type="dxa"/>
          </w:tcPr>
          <w:p w:rsidR="00FF4F2F" w:rsidRDefault="00FF4F2F">
            <w:r>
              <w:t>ReturnToNormalOperation</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$22</w:t>
            </w:r>
          </w:p>
        </w:tc>
        <w:tc>
          <w:tcPr>
            <w:tcW w:w="2880" w:type="dxa"/>
          </w:tcPr>
          <w:p w:rsidR="00FF4F2F" w:rsidRDefault="00FF4F2F">
            <w:r>
              <w:t>ReadDataByParameterIdentifier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$23</w:t>
            </w:r>
          </w:p>
        </w:tc>
        <w:tc>
          <w:tcPr>
            <w:tcW w:w="2880" w:type="dxa"/>
          </w:tcPr>
          <w:p w:rsidR="00FF4F2F" w:rsidRDefault="00FF4F2F">
            <w:r>
              <w:t>ReadMemoryByAddress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$27</w:t>
            </w:r>
          </w:p>
        </w:tc>
        <w:tc>
          <w:tcPr>
            <w:tcW w:w="2880" w:type="dxa"/>
          </w:tcPr>
          <w:p w:rsidR="00FF4F2F" w:rsidRDefault="00FF4F2F">
            <w:r>
              <w:t>SecurityAccess</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$28</w:t>
            </w:r>
          </w:p>
        </w:tc>
        <w:tc>
          <w:tcPr>
            <w:tcW w:w="2880" w:type="dxa"/>
          </w:tcPr>
          <w:p w:rsidR="00FF4F2F" w:rsidRDefault="00FF4F2F">
            <w:r>
              <w:t>DisableNormalCommunication</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$2C</w:t>
            </w:r>
          </w:p>
        </w:tc>
        <w:tc>
          <w:tcPr>
            <w:tcW w:w="2880" w:type="dxa"/>
          </w:tcPr>
          <w:p w:rsidR="00FF4F2F" w:rsidRDefault="00FF4F2F">
            <w:r>
              <w:t>DynamicallyDefineMessage</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$2D</w:t>
            </w:r>
          </w:p>
        </w:tc>
        <w:tc>
          <w:tcPr>
            <w:tcW w:w="2880" w:type="dxa"/>
          </w:tcPr>
          <w:p w:rsidR="00FF4F2F" w:rsidRDefault="00FF4F2F">
            <w:r>
              <w:t>DefinePIDByAddress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$34</w:t>
            </w:r>
          </w:p>
        </w:tc>
        <w:tc>
          <w:tcPr>
            <w:tcW w:w="2880" w:type="dxa"/>
          </w:tcPr>
          <w:p w:rsidR="00FF4F2F" w:rsidRDefault="00FF4F2F">
            <w:r>
              <w:t>RequestDownload</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$36</w:t>
            </w:r>
          </w:p>
        </w:tc>
        <w:tc>
          <w:tcPr>
            <w:tcW w:w="2880" w:type="dxa"/>
          </w:tcPr>
          <w:p w:rsidR="00FF4F2F" w:rsidRDefault="00FF4F2F">
            <w:r>
              <w:t>TransferData</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$3B</w:t>
            </w:r>
          </w:p>
        </w:tc>
        <w:tc>
          <w:tcPr>
            <w:tcW w:w="2880" w:type="dxa"/>
          </w:tcPr>
          <w:p w:rsidR="00FF4F2F" w:rsidRDefault="00FF4F2F">
            <w:r>
              <w:t>WriteDataByIdentifier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$3E</w:t>
            </w:r>
          </w:p>
        </w:tc>
        <w:tc>
          <w:tcPr>
            <w:tcW w:w="2880" w:type="dxa"/>
          </w:tcPr>
          <w:p w:rsidR="00FF4F2F" w:rsidRDefault="00FF4F2F">
            <w:r>
              <w:t>TesterPresent</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$7F</w:t>
            </w:r>
          </w:p>
        </w:tc>
        <w:tc>
          <w:tcPr>
            <w:tcW w:w="2880" w:type="dxa"/>
          </w:tcPr>
          <w:p w:rsidR="00FF4F2F" w:rsidRDefault="00FF4F2F">
            <w:r>
              <w:t>NegativeResponse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$A2</w:t>
            </w:r>
          </w:p>
        </w:tc>
        <w:tc>
          <w:tcPr>
            <w:tcW w:w="2880" w:type="dxa"/>
          </w:tcPr>
          <w:p w:rsidR="00FF4F2F" w:rsidRDefault="00FF4F2F">
            <w:r>
              <w:t>ReportProgrammedState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$A5</w:t>
            </w:r>
          </w:p>
        </w:tc>
        <w:tc>
          <w:tcPr>
            <w:tcW w:w="2880" w:type="dxa"/>
          </w:tcPr>
          <w:p w:rsidR="00FF4F2F" w:rsidRDefault="00FF4F2F">
            <w:r>
              <w:t>ProgrammingMode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$A9</w:t>
            </w:r>
          </w:p>
        </w:tc>
        <w:tc>
          <w:tcPr>
            <w:tcW w:w="2880" w:type="dxa"/>
          </w:tcPr>
          <w:p w:rsidR="00FF4F2F" w:rsidRDefault="00FF4F2F">
            <w:r>
              <w:t>ReadDiagnosticInformation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$AA</w:t>
            </w:r>
          </w:p>
        </w:tc>
        <w:tc>
          <w:tcPr>
            <w:tcW w:w="2880" w:type="dxa"/>
          </w:tcPr>
          <w:p w:rsidR="00FF4F2F" w:rsidRDefault="00FF4F2F">
            <w:r>
              <w:t>ReadDataByPacketIdentifier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$AE</w:t>
            </w:r>
          </w:p>
        </w:tc>
        <w:tc>
          <w:tcPr>
            <w:tcW w:w="2880" w:type="dxa"/>
          </w:tcPr>
          <w:p w:rsidR="00FF4F2F" w:rsidRDefault="00FF4F2F">
            <w:r>
              <w:t>DeviceControl</w:t>
            </w:r>
          </w:p>
        </w:tc>
        <w:tc>
          <w:tcPr>
            <w:tcW w:w="1152" w:type="dxa"/>
          </w:tcPr>
          <w:p w:rsidR="00FF4F2F" w:rsidRDefault="00FF4F2F">
            <w:pPr>
              <w:jc w:val="center"/>
            </w:pPr>
            <w:r>
              <w:t>X</w:t>
            </w:r>
          </w:p>
        </w:tc>
        <w:tc>
          <w:tcPr>
            <w:tcW w:w="1152" w:type="dxa"/>
          </w:tcPr>
          <w:p w:rsidR="00FF4F2F" w:rsidRDefault="00FF4F2F">
            <w:pPr>
              <w:jc w:val="center"/>
            </w:pPr>
          </w:p>
        </w:tc>
      </w:tr>
    </w:tbl>
    <w:p w:rsidR="00FF4F2F" w:rsidRDefault="00FF4F2F">
      <w:pPr>
        <w:pStyle w:val="Caption"/>
      </w:pPr>
      <w:bookmarkStart w:id="21" w:name="_Toc223513446"/>
      <w:bookmarkStart w:id="22" w:name="_Ref13459"/>
      <w:bookmarkStart w:id="23" w:name="_Ref19320198"/>
      <w:bookmarkStart w:id="24" w:name="_Ref48958468"/>
      <w:bookmarkStart w:id="25" w:name="_Ref48959462"/>
      <w:r>
        <w:t xml:space="preserve">Table </w:t>
      </w:r>
      <w:fldSimple w:instr=" SEQ Table \* ARABIC ">
        <w:r w:rsidR="00167323">
          <w:rPr>
            <w:noProof/>
          </w:rPr>
          <w:t>2</w:t>
        </w:r>
      </w:fldSimple>
      <w:r>
        <w:t>:  Diagnostic Services</w:t>
      </w:r>
      <w:bookmarkEnd w:id="21"/>
    </w:p>
    <w:p w:rsidR="00FF4F2F" w:rsidRDefault="00FF4F2F">
      <w:pPr>
        <w:pStyle w:val="Heading2"/>
      </w:pPr>
      <w:bookmarkStart w:id="26" w:name="_Toc276632465"/>
      <w:bookmarkEnd w:id="22"/>
      <w:bookmarkEnd w:id="23"/>
      <w:bookmarkEnd w:id="24"/>
      <w:bookmarkEnd w:id="25"/>
      <w:r>
        <w:lastRenderedPageBreak/>
        <w:t xml:space="preserve">OVIR / BFPR </w:t>
      </w:r>
      <w:r>
        <w:noBreakHyphen/>
        <w:t xml:space="preserve"> NegativeResponse ($7F) Service</w:t>
      </w:r>
      <w:bookmarkEnd w:id="26"/>
    </w:p>
    <w:p w:rsidR="00FF4F2F" w:rsidRDefault="00FF4F2F"/>
    <w:p w:rsidR="00167323" w:rsidRDefault="00FF4F2F" w:rsidP="00167323">
      <w:r>
        <w:t xml:space="preserve">The values supported for the returnCode parameter of this diagnostic service are specified in </w:t>
      </w:r>
      <w:r w:rsidR="00195F6E">
        <w:fldChar w:fldCharType="begin"/>
      </w:r>
      <w:r>
        <w:instrText xml:space="preserve"> REF _Ref14792755 \h  \* MERGEFORMAT </w:instrText>
      </w:r>
      <w:r w:rsidR="00195F6E">
        <w:fldChar w:fldCharType="separate"/>
      </w:r>
      <w:r w:rsidR="00167323">
        <w:t>Table 3: Descriptions of Negative Response Return Codes</w:t>
      </w:r>
    </w:p>
    <w:p w:rsidR="00FF4F2F" w:rsidRDefault="00195F6E">
      <w:r>
        <w:fldChar w:fldCharType="end"/>
      </w:r>
      <w:r w:rsidR="00FF4F2F">
        <w:t>.</w:t>
      </w:r>
    </w:p>
    <w:p w:rsidR="00FF4F2F" w:rsidRDefault="00FF4F2F"/>
    <w:p w:rsidR="00FF4F2F" w:rsidRDefault="00FF4F2F">
      <w:r>
        <w:t>If a request is made for a diagnostic service which is not supported or unknown, a negative response return code of ServiceNotSupported ($11) shall be sent.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1440" w:type="dxa"/>
            <w:tcBorders>
              <w:top w:val="nil"/>
            </w:tcBorders>
          </w:tcPr>
          <w:p w:rsidR="00FF4F2F" w:rsidRDefault="00FF4F2F">
            <w:pPr>
              <w:jc w:val="center"/>
            </w:pPr>
            <w:r>
              <w:t>$11</w:t>
            </w:r>
          </w:p>
        </w:tc>
        <w:tc>
          <w:tcPr>
            <w:tcW w:w="7200" w:type="dxa"/>
            <w:tcBorders>
              <w:top w:val="nil"/>
            </w:tcBorders>
          </w:tcPr>
          <w:p w:rsidR="00FF4F2F" w:rsidRDefault="00FF4F2F">
            <w:r>
              <w:t>ServiceNotSupported</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tc>
      </w:tr>
      <w:tr w:rsidR="00FF4F2F">
        <w:trPr>
          <w:cantSplit/>
          <w:jc w:val="center"/>
        </w:trPr>
        <w:tc>
          <w:tcPr>
            <w:tcW w:w="1440" w:type="dxa"/>
          </w:tcPr>
          <w:p w:rsidR="00FF4F2F" w:rsidRDefault="00FF4F2F">
            <w:pPr>
              <w:jc w:val="center"/>
            </w:pPr>
            <w:r>
              <w:t>$22</w:t>
            </w:r>
          </w:p>
        </w:tc>
        <w:tc>
          <w:tcPr>
            <w:tcW w:w="7200" w:type="dxa"/>
          </w:tcPr>
          <w:p w:rsidR="00FF4F2F" w:rsidRDefault="00FF4F2F">
            <w:r>
              <w:t>ConditionsNotCorrectOrRequestSequenceError</w:t>
            </w:r>
          </w:p>
        </w:tc>
      </w:tr>
      <w:tr w:rsidR="00FF4F2F">
        <w:trPr>
          <w:cantSplit/>
          <w:jc w:val="center"/>
        </w:trPr>
        <w:tc>
          <w:tcPr>
            <w:tcW w:w="1440" w:type="dxa"/>
          </w:tcPr>
          <w:p w:rsidR="00FF4F2F" w:rsidRDefault="00FF4F2F">
            <w:pPr>
              <w:jc w:val="center"/>
            </w:pPr>
            <w:r>
              <w:t>$31</w:t>
            </w:r>
          </w:p>
        </w:tc>
        <w:tc>
          <w:tcPr>
            <w:tcW w:w="7200" w:type="dxa"/>
          </w:tcPr>
          <w:p w:rsidR="00FF4F2F" w:rsidRDefault="00FF4F2F">
            <w:r>
              <w:t>RequestOutOfRange</w:t>
            </w:r>
          </w:p>
        </w:tc>
      </w:tr>
      <w:tr w:rsidR="00FF4F2F">
        <w:trPr>
          <w:cantSplit/>
          <w:jc w:val="center"/>
        </w:trPr>
        <w:tc>
          <w:tcPr>
            <w:tcW w:w="1440" w:type="dxa"/>
          </w:tcPr>
          <w:p w:rsidR="00FF4F2F" w:rsidRDefault="00FF4F2F">
            <w:pPr>
              <w:jc w:val="center"/>
            </w:pPr>
            <w:r>
              <w:t>$35</w:t>
            </w:r>
          </w:p>
        </w:tc>
        <w:tc>
          <w:tcPr>
            <w:tcW w:w="7200" w:type="dxa"/>
          </w:tcPr>
          <w:p w:rsidR="00FF4F2F" w:rsidRDefault="00FF4F2F">
            <w:r>
              <w:t>InvalidKey</w:t>
            </w:r>
          </w:p>
        </w:tc>
      </w:tr>
      <w:tr w:rsidR="00FF4F2F">
        <w:trPr>
          <w:cantSplit/>
          <w:jc w:val="center"/>
        </w:trPr>
        <w:tc>
          <w:tcPr>
            <w:tcW w:w="1440" w:type="dxa"/>
          </w:tcPr>
          <w:p w:rsidR="00FF4F2F" w:rsidRDefault="00FF4F2F">
            <w:pPr>
              <w:jc w:val="center"/>
            </w:pPr>
            <w:r>
              <w:t>$36</w:t>
            </w:r>
          </w:p>
        </w:tc>
        <w:tc>
          <w:tcPr>
            <w:tcW w:w="7200" w:type="dxa"/>
          </w:tcPr>
          <w:p w:rsidR="00FF4F2F" w:rsidRDefault="00FF4F2F">
            <w:r>
              <w:t>ExceededNumberOfAttempts</w:t>
            </w:r>
          </w:p>
        </w:tc>
      </w:tr>
      <w:tr w:rsidR="00FF4F2F">
        <w:trPr>
          <w:cantSplit/>
          <w:jc w:val="center"/>
        </w:trPr>
        <w:tc>
          <w:tcPr>
            <w:tcW w:w="1440" w:type="dxa"/>
          </w:tcPr>
          <w:p w:rsidR="00FF4F2F" w:rsidRDefault="00FF4F2F">
            <w:pPr>
              <w:jc w:val="center"/>
            </w:pPr>
            <w:r>
              <w:t>$37</w:t>
            </w:r>
          </w:p>
        </w:tc>
        <w:tc>
          <w:tcPr>
            <w:tcW w:w="7200" w:type="dxa"/>
          </w:tcPr>
          <w:p w:rsidR="00FF4F2F" w:rsidRDefault="00FF4F2F">
            <w:r>
              <w:t>RequiredTimeDelayNotExpired</w:t>
            </w:r>
          </w:p>
        </w:tc>
      </w:tr>
      <w:tr w:rsidR="00FF4F2F">
        <w:trPr>
          <w:cantSplit/>
          <w:jc w:val="center"/>
        </w:trPr>
        <w:tc>
          <w:tcPr>
            <w:tcW w:w="1440" w:type="dxa"/>
          </w:tcPr>
          <w:p w:rsidR="00FF4F2F" w:rsidRDefault="00FF4F2F">
            <w:pPr>
              <w:jc w:val="center"/>
            </w:pPr>
            <w:r>
              <w:t>$78</w:t>
            </w:r>
          </w:p>
        </w:tc>
        <w:tc>
          <w:tcPr>
            <w:tcW w:w="7200" w:type="dxa"/>
          </w:tcPr>
          <w:p w:rsidR="00FF4F2F" w:rsidRDefault="00FF4F2F">
            <w:r>
              <w:t>RequestCorrectlyReceived</w:t>
            </w:r>
            <w:r>
              <w:noBreakHyphen/>
              <w:t>ResponsePending</w:t>
            </w:r>
          </w:p>
        </w:tc>
      </w:tr>
      <w:tr w:rsidR="00FF4F2F">
        <w:trPr>
          <w:cantSplit/>
          <w:jc w:val="center"/>
        </w:trPr>
        <w:tc>
          <w:tcPr>
            <w:tcW w:w="1440" w:type="dxa"/>
          </w:tcPr>
          <w:p w:rsidR="00FF4F2F" w:rsidRDefault="00FF4F2F">
            <w:pPr>
              <w:jc w:val="center"/>
            </w:pPr>
            <w:r>
              <w:t>$81</w:t>
            </w:r>
          </w:p>
        </w:tc>
        <w:tc>
          <w:tcPr>
            <w:tcW w:w="7200" w:type="dxa"/>
          </w:tcPr>
          <w:p w:rsidR="00FF4F2F" w:rsidRDefault="00FF4F2F">
            <w:r>
              <w:t>SchedulerFull</w:t>
            </w:r>
          </w:p>
        </w:tc>
      </w:tr>
      <w:tr w:rsidR="00FF4F2F">
        <w:trPr>
          <w:cantSplit/>
          <w:jc w:val="center"/>
        </w:trPr>
        <w:tc>
          <w:tcPr>
            <w:tcW w:w="1440" w:type="dxa"/>
          </w:tcPr>
          <w:p w:rsidR="00FF4F2F" w:rsidRDefault="00FF4F2F">
            <w:pPr>
              <w:jc w:val="center"/>
            </w:pPr>
            <w:r>
              <w:t>$83</w:t>
            </w:r>
          </w:p>
        </w:tc>
        <w:tc>
          <w:tcPr>
            <w:tcW w:w="7200" w:type="dxa"/>
          </w:tcPr>
          <w:p w:rsidR="00FF4F2F" w:rsidRDefault="00FF4F2F">
            <w:r>
              <w:t>VoltageOutOfRangeFault (High / Low)</w:t>
            </w:r>
          </w:p>
        </w:tc>
      </w:tr>
      <w:tr w:rsidR="00FF4F2F">
        <w:trPr>
          <w:cantSplit/>
          <w:jc w:val="center"/>
        </w:trPr>
        <w:tc>
          <w:tcPr>
            <w:tcW w:w="1440" w:type="dxa"/>
          </w:tcPr>
          <w:p w:rsidR="00FF4F2F" w:rsidRDefault="00FF4F2F">
            <w:pPr>
              <w:jc w:val="center"/>
            </w:pPr>
            <w:r>
              <w:t>$85</w:t>
            </w:r>
          </w:p>
        </w:tc>
        <w:tc>
          <w:tcPr>
            <w:tcW w:w="7200" w:type="dxa"/>
          </w:tcPr>
          <w:p w:rsidR="00FF4F2F" w:rsidRDefault="00FF4F2F">
            <w:r>
              <w:t>GeneralProgrammingFailure</w:t>
            </w:r>
          </w:p>
        </w:tc>
      </w:tr>
      <w:tr w:rsidR="00FF4F2F">
        <w:trPr>
          <w:cantSplit/>
          <w:jc w:val="center"/>
        </w:trPr>
        <w:tc>
          <w:tcPr>
            <w:tcW w:w="1440" w:type="dxa"/>
          </w:tcPr>
          <w:p w:rsidR="00FF4F2F" w:rsidRDefault="00FF4F2F">
            <w:pPr>
              <w:jc w:val="center"/>
            </w:pPr>
            <w:r>
              <w:t>$89</w:t>
            </w:r>
          </w:p>
        </w:tc>
        <w:tc>
          <w:tcPr>
            <w:tcW w:w="7200" w:type="dxa"/>
          </w:tcPr>
          <w:p w:rsidR="00FF4F2F" w:rsidRDefault="00FF4F2F">
            <w:r>
              <w:t>DeviceTypeError</w:t>
            </w:r>
          </w:p>
        </w:tc>
      </w:tr>
      <w:tr w:rsidR="00FF4F2F">
        <w:trPr>
          <w:cantSplit/>
          <w:jc w:val="center"/>
        </w:trPr>
        <w:tc>
          <w:tcPr>
            <w:tcW w:w="1440" w:type="dxa"/>
          </w:tcPr>
          <w:p w:rsidR="00FF4F2F" w:rsidRDefault="00FF4F2F">
            <w:pPr>
              <w:jc w:val="center"/>
            </w:pPr>
            <w:r>
              <w:t>$99</w:t>
            </w:r>
          </w:p>
        </w:tc>
        <w:tc>
          <w:tcPr>
            <w:tcW w:w="7200" w:type="dxa"/>
          </w:tcPr>
          <w:p w:rsidR="00FF4F2F" w:rsidRDefault="00FF4F2F">
            <w:r>
              <w:t>ReadyForDownload</w:t>
            </w:r>
            <w:r>
              <w:noBreakHyphen/>
              <w:t>DTCStored</w:t>
            </w:r>
          </w:p>
        </w:tc>
      </w:tr>
      <w:tr w:rsidR="00FF4F2F">
        <w:trPr>
          <w:cantSplit/>
          <w:jc w:val="center"/>
        </w:trPr>
        <w:tc>
          <w:tcPr>
            <w:tcW w:w="1440" w:type="dxa"/>
          </w:tcPr>
          <w:p w:rsidR="00FF4F2F" w:rsidRDefault="00FF4F2F">
            <w:pPr>
              <w:jc w:val="center"/>
            </w:pPr>
            <w:r>
              <w:t>$E3</w:t>
            </w:r>
          </w:p>
        </w:tc>
        <w:tc>
          <w:tcPr>
            <w:tcW w:w="7200" w:type="dxa"/>
          </w:tcPr>
          <w:p w:rsidR="00FF4F2F" w:rsidRDefault="00FF4F2F">
            <w:r>
              <w:t>DeviceControlLimitsExceeded</w:t>
            </w:r>
          </w:p>
        </w:tc>
      </w:tr>
    </w:tbl>
    <w:p w:rsidR="00FF4F2F" w:rsidRDefault="00FF4F2F">
      <w:pPr>
        <w:pStyle w:val="Caption"/>
      </w:pPr>
      <w:bookmarkStart w:id="27" w:name="_Toc223513447"/>
      <w:bookmarkStart w:id="28" w:name="_Ref14792755"/>
      <w:r>
        <w:t xml:space="preserve">Table </w:t>
      </w:r>
      <w:fldSimple w:instr=" SEQ Table \* ARABIC ">
        <w:r w:rsidR="00167323">
          <w:rPr>
            <w:noProof/>
          </w:rPr>
          <w:t>3</w:t>
        </w:r>
      </w:fldSimple>
      <w:r>
        <w:t>: Descriptions of Negative Response Return Codes</w:t>
      </w:r>
      <w:bookmarkEnd w:id="27"/>
    </w:p>
    <w:p w:rsidR="00FF4F2F" w:rsidRDefault="00FF4F2F">
      <w:pPr>
        <w:pStyle w:val="Heading2"/>
      </w:pPr>
      <w:bookmarkStart w:id="29" w:name="_Toc43856695"/>
      <w:bookmarkStart w:id="30" w:name="_Toc276632466"/>
      <w:bookmarkEnd w:id="28"/>
      <w:r>
        <w:t xml:space="preserve">ODAR </w:t>
      </w:r>
      <w:r>
        <w:noBreakHyphen/>
        <w:t xml:space="preserve"> RequestCurrentPowertrainDiagnosticData ($01) Service</w:t>
      </w:r>
      <w:bookmarkEnd w:id="29"/>
      <w:bookmarkEnd w:id="30"/>
    </w:p>
    <w:p w:rsidR="00FF4F2F" w:rsidRDefault="00FF4F2F"/>
    <w:p w:rsidR="00FF4F2F" w:rsidRDefault="00FF4F2F">
      <w:r>
        <w:t xml:space="preserve">The values supported for the Parameter Identifiers (PIDs) reported by this legislated diagnostic service are specified in Section </w:t>
      </w:r>
      <w:fldSimple w:instr=" REF _Ref19944522 \r \h  \* MERGEFORMAT ">
        <w:r w:rsidR="00167323">
          <w:t>3.1</w:t>
        </w:r>
      </w:fldSimple>
      <w:r>
        <w:t xml:space="preserve">, </w:t>
      </w:r>
      <w:fldSimple w:instr=" REF _Ref19944522 \h  \* MERGEFORMAT ">
        <w:r w:rsidR="00167323">
          <w:t>Legislated PIDs</w:t>
        </w:r>
      </w:fldSimple>
      <w:r>
        <w:t xml:space="preserve">.  The individual PID specifications, scaling information, and Generic Scan Tool display formats are found in [3].  Not all PIDs are applicable or supported by all systems.  </w:t>
      </w:r>
    </w:p>
    <w:p w:rsidR="00FF4F2F" w:rsidRDefault="00FF4F2F"/>
    <w:p w:rsidR="00E80CF9" w:rsidRPr="006E4F64" w:rsidRDefault="00E80CF9" w:rsidP="00E80CF9">
      <w:pPr>
        <w:rPr>
          <w:szCs w:val="24"/>
        </w:rPr>
      </w:pPr>
      <w:r w:rsidRPr="006E4F64">
        <w:rPr>
          <w:szCs w:val="24"/>
        </w:rPr>
        <w:t>PID $00 is a bit-encoded PID that indicates, for each module, which PIDs that module supports.  PID $00 must be supported by all modules that respond to a Mode $01 request as defined in this document, because diagnostic tools that conform to SAE J1978 use the presence of a response by the vehicle to this request to determine which protocol is supported for OBD II communications.</w:t>
      </w:r>
    </w:p>
    <w:p w:rsidR="00FF4F2F" w:rsidRDefault="00FF4F2F"/>
    <w:p w:rsidR="00FF4F2F" w:rsidRDefault="00FF4F2F">
      <w:r>
        <w:t>The maximum time after a valid request for a supported PID is received and a response is transmitted by the ECU is 50 milliseconds.</w:t>
      </w:r>
    </w:p>
    <w:p w:rsidR="00FF4F2F" w:rsidRDefault="00FF4F2F"/>
    <w:p w:rsidR="00FF4F2F" w:rsidRDefault="00FF4F2F">
      <w:r>
        <w:t>There are no conditions for a negative response return code for this diagnostic service.  No response should be generated when a request is made for a PID that is not supported by the ECU.</w:t>
      </w:r>
    </w:p>
    <w:p w:rsidR="00E80CF9" w:rsidRDefault="00E80CF9" w:rsidP="00E80CF9"/>
    <w:p w:rsidR="00E80CF9" w:rsidRPr="00353558" w:rsidRDefault="00E80CF9" w:rsidP="00E80CF9">
      <w:r>
        <w:t>Additional details can be found in the Implementation Specification for SAE J1979 Test Modes [11].</w:t>
      </w:r>
    </w:p>
    <w:p w:rsidR="00E80CF9" w:rsidRDefault="00E80CF9"/>
    <w:p w:rsidR="00FF4F2F" w:rsidRDefault="00FF4F2F">
      <w:pPr>
        <w:pStyle w:val="Heading2"/>
      </w:pPr>
      <w:bookmarkStart w:id="31" w:name="_Toc43856696"/>
      <w:bookmarkStart w:id="32" w:name="_Toc276632467"/>
      <w:r>
        <w:t xml:space="preserve">FFRR </w:t>
      </w:r>
      <w:r>
        <w:noBreakHyphen/>
        <w:t xml:space="preserve"> RequestPowertrainFreezeFrameData ($02) Service</w:t>
      </w:r>
      <w:bookmarkEnd w:id="31"/>
      <w:bookmarkEnd w:id="32"/>
    </w:p>
    <w:p w:rsidR="00FF4F2F" w:rsidRDefault="00FF4F2F"/>
    <w:p w:rsidR="00FF4F2F" w:rsidRDefault="00FF4F2F">
      <w:r>
        <w:t>The current direction within GMPT is to implement Service $02 in the PCM/ECM only.  Service $02 should not be supported by a TCM.</w:t>
      </w:r>
    </w:p>
    <w:p w:rsidR="00FF4F2F" w:rsidRDefault="00FF4F2F"/>
    <w:p w:rsidR="00E80CF9" w:rsidRDefault="00E80CF9" w:rsidP="00E80CF9">
      <w:r>
        <w:lastRenderedPageBreak/>
        <w:t>The values supported for the Freeze Frame Parameter Identifiers (PIDs) reported by this legislated diagnostic service are specified in the Implementation Specification for SAE J1979 Test Modes [11].  The individual PID specifications, scaling information, and Generic Scan Tool display formats are found in [3].  Not all PIDs are applicable or supported by all systems.</w:t>
      </w:r>
    </w:p>
    <w:p w:rsidR="00FF4F2F" w:rsidRDefault="00FF4F2F"/>
    <w:p w:rsidR="00FF4F2F" w:rsidRDefault="00FF4F2F">
      <w:r>
        <w:t xml:space="preserve">Frame $00 is the only defined Legislative Freeze Frame that must be supported by all ECUs that respond to a Service $02 request as defined in [3]. </w:t>
      </w:r>
    </w:p>
    <w:p w:rsidR="00FF4F2F" w:rsidRDefault="00FF4F2F"/>
    <w:p w:rsidR="00FF4F2F" w:rsidRDefault="00FF4F2F" w:rsidP="00E80CF9">
      <w:r>
        <w:t>Frame $00 / PID $00 is a bit-encoded PID that indicates, for each ECU, which Frame $00 PIDs are supported.  Frame $00 / PID $00 must be supported by all ECUs that respond to a Service $02 request as defined in [3].</w:t>
      </w:r>
    </w:p>
    <w:p w:rsidR="00FF4F2F" w:rsidRDefault="00FF4F2F">
      <w:r>
        <w:t>The maximum time after a valid request for a supported Frame $00 PID is received and a response is transmitted by the ECU is 50 milliseconds.</w:t>
      </w:r>
    </w:p>
    <w:p w:rsidR="00FF4F2F" w:rsidRDefault="00FF4F2F"/>
    <w:p w:rsidR="00FF4F2F" w:rsidRDefault="00FF4F2F">
      <w:r>
        <w:t>There are no conditions for a negative response return code for this legislated diagnostic service.  No response should be generated when a request is made for a Freeze Frame or PID that is not supported by the module.</w:t>
      </w:r>
    </w:p>
    <w:p w:rsidR="00E80CF9" w:rsidRDefault="00E80CF9" w:rsidP="00E80CF9"/>
    <w:p w:rsidR="00FF4F2F" w:rsidRDefault="00E80CF9">
      <w:r>
        <w:t>Additional details can be found in the Implementation Specification for SAE J1979 Test Modes [11].</w:t>
      </w:r>
    </w:p>
    <w:p w:rsidR="00FF4F2F" w:rsidRDefault="00FF4F2F">
      <w:pPr>
        <w:pStyle w:val="Heading2"/>
      </w:pPr>
      <w:bookmarkStart w:id="33" w:name="_Toc43856697"/>
      <w:bookmarkStart w:id="34" w:name="_Toc276632468"/>
      <w:r>
        <w:t xml:space="preserve">DFIR </w:t>
      </w:r>
      <w:r>
        <w:noBreakHyphen/>
        <w:t xml:space="preserve"> RequestEmission-RelatedDiagnosticTroubleCodes ($03) Service</w:t>
      </w:r>
      <w:bookmarkEnd w:id="33"/>
      <w:bookmarkEnd w:id="34"/>
    </w:p>
    <w:p w:rsidR="00FF4F2F" w:rsidRDefault="00FF4F2F"/>
    <w:p w:rsidR="00E80CF9" w:rsidRPr="00AE236E" w:rsidRDefault="00E80CF9" w:rsidP="00E80CF9">
      <w:r w:rsidRPr="00AE236E">
        <w:t>The purpose of this mode is to obtain the confirmed emission related trouble codes (DTCs) from all emission related controllers.</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FF4F2F" w:rsidRDefault="00FF4F2F">
      <w:pPr>
        <w:pStyle w:val="Heading2"/>
      </w:pPr>
      <w:bookmarkStart w:id="35" w:name="_Ref533490228"/>
      <w:bookmarkStart w:id="36" w:name="_Ref61125"/>
      <w:bookmarkStart w:id="37" w:name="_Ref532214546"/>
      <w:bookmarkStart w:id="38" w:name="_Toc276632469"/>
      <w:r>
        <w:lastRenderedPageBreak/>
        <w:t xml:space="preserve">DRER </w:t>
      </w:r>
      <w:r>
        <w:noBreakHyphen/>
        <w:t xml:space="preserve"> </w:t>
      </w:r>
      <w:bookmarkEnd w:id="35"/>
      <w:r>
        <w:t>ClearDiagnosticInformation ($04) Service</w:t>
      </w:r>
      <w:bookmarkEnd w:id="36"/>
      <w:bookmarkEnd w:id="38"/>
    </w:p>
    <w:p w:rsidR="00FF4F2F" w:rsidRDefault="00FF4F2F"/>
    <w:p w:rsidR="00E80CF9" w:rsidRPr="00AE236E" w:rsidRDefault="00E80CF9" w:rsidP="00E80CF9">
      <w:r w:rsidRPr="00AE236E">
        <w:t>The purpose of this mode is to request to clear or reset all diagnostic information.  This request will initialize both emission and non-emission related powertrain diagnostics which must include all engine, transmission, electronic throttle control</w:t>
      </w:r>
      <w:r>
        <w:t xml:space="preserve">, et al. diagnostics.  </w:t>
      </w:r>
      <w:r w:rsidRPr="00AE236E">
        <w:t>The list of variables and corresponding initialization values is extensiv</w:t>
      </w:r>
      <w:r>
        <w:t xml:space="preserve">e.  Along with clearing DTCs, </w:t>
      </w:r>
      <w:r w:rsidRPr="00AE236E">
        <w:t>freeze frame and failure records Fault ID's must be cleared, diagnostic timers and counters initialized, Mode 06 test results reset, etc.  Some variable initialization is conditional on whether a DTC is stored.  A typical application will likely be required to initialize hundreds of variables.  "Initialization" in</w:t>
      </w:r>
      <w:r>
        <w:t xml:space="preserve"> general does not mean "clear"</w:t>
      </w:r>
      <w:r w:rsidRPr="00AE236E">
        <w:t xml:space="preserve">. </w:t>
      </w:r>
    </w:p>
    <w:p w:rsidR="00FF4F2F" w:rsidRDefault="00FF4F2F"/>
    <w:p w:rsidR="00FF4F2F" w:rsidRDefault="00E80CF9">
      <w:r>
        <w:t xml:space="preserve">Other manufacturer specific “clearing/resetting” actions may also occur in response to this request message. All </w:t>
      </w:r>
      <w:r w:rsidR="00FF4F2F">
        <w:t xml:space="preserve">ECUs shall respond to this request message with ignition ON regardless of whether or not the engine is running. </w:t>
      </w:r>
    </w:p>
    <w:p w:rsidR="00FF4F2F" w:rsidRDefault="00FF4F2F">
      <w:r>
        <w:t>If the ignition key is not in the RUN position (as determined by each ECU), the ECU shall send a negative response message with response code $22 - conditionsNotCorrect.</w:t>
      </w:r>
    </w:p>
    <w:p w:rsidR="00FF4F2F" w:rsidRDefault="00FF4F2F"/>
    <w:p w:rsidR="00FF4F2F" w:rsidRDefault="00FF4F2F">
      <w:r>
        <w:t>The maximum time after a positive response to complete clearing of all DTC information is 2.0 seconds.</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_Ref48960070 \h  \* MERGEFORMAT </w:instrText>
      </w:r>
      <w:r w:rsidR="00195F6E">
        <w:fldChar w:fldCharType="separate"/>
      </w:r>
      <w:r w:rsidR="00167323">
        <w:t>Table 4: Negative Response Return Codes for ClearDiagnosticInformation ($04)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Request message sent with the physically addressed CAN identifier.</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Ignition key not in RUN position.</w:t>
            </w:r>
          </w:p>
        </w:tc>
      </w:tr>
    </w:tbl>
    <w:p w:rsidR="00FF4F2F" w:rsidRDefault="00FF4F2F">
      <w:pPr>
        <w:pStyle w:val="Caption"/>
      </w:pPr>
      <w:bookmarkStart w:id="39" w:name="_Toc223513448"/>
      <w:bookmarkStart w:id="40" w:name="_Ref65055"/>
      <w:bookmarkStart w:id="41" w:name="_Ref48960070"/>
      <w:r>
        <w:t xml:space="preserve">Table </w:t>
      </w:r>
      <w:fldSimple w:instr=" SEQ Table \* ARABIC ">
        <w:r w:rsidR="00167323">
          <w:rPr>
            <w:noProof/>
          </w:rPr>
          <w:t>4</w:t>
        </w:r>
      </w:fldSimple>
      <w:r>
        <w:t>: Negative Response Return Codes for ClearDiagnosticInformation ($04) Service</w:t>
      </w:r>
      <w:bookmarkEnd w:id="39"/>
    </w:p>
    <w:bookmarkEnd w:id="37"/>
    <w:bookmarkEnd w:id="40"/>
    <w:bookmarkEnd w:id="41"/>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FF4F2F" w:rsidRDefault="00FF4F2F">
      <w:pPr>
        <w:pStyle w:val="Heading2"/>
      </w:pPr>
      <w:bookmarkStart w:id="42" w:name="_Toc43856699"/>
      <w:bookmarkStart w:id="43" w:name="_Toc276632470"/>
      <w:r>
        <w:lastRenderedPageBreak/>
        <w:t xml:space="preserve">ODAR </w:t>
      </w:r>
      <w:r>
        <w:noBreakHyphen/>
        <w:t xml:space="preserve"> RequestOnBoardMonitoringTestResults ($06) Service</w:t>
      </w:r>
      <w:bookmarkEnd w:id="42"/>
      <w:bookmarkEnd w:id="43"/>
    </w:p>
    <w:p w:rsidR="00FF4F2F" w:rsidRDefault="00FF4F2F"/>
    <w:p w:rsidR="00FF4F2F" w:rsidRDefault="00FF4F2F">
      <w:r>
        <w:t>The current direction within GMPT is to implement Service $06 in the PCM/ECM only.  Service $06 should not be supported by a TCM. The purpose of this service is to request the on-board diagnostic tests supported by the ECU by On-Board Diagnostic Monitor ID (OBDMID).</w:t>
      </w:r>
    </w:p>
    <w:p w:rsidR="00FF4F2F" w:rsidRDefault="00FF4F2F"/>
    <w:p w:rsidR="00FF4F2F" w:rsidRDefault="00FF4F2F">
      <w:r>
        <w:t>Positive responses are required for all ranges up to the largest supported OBDMID corresponding to an actual test.</w:t>
      </w:r>
    </w:p>
    <w:p w:rsidR="00FF4F2F" w:rsidRDefault="00FF4F2F"/>
    <w:p w:rsidR="00FF4F2F" w:rsidRDefault="00FF4F2F">
      <w:r>
        <w:t xml:space="preserve">Responses to a Service $06 will include all </w:t>
      </w:r>
      <w:r w:rsidR="00E80CF9">
        <w:t>supported</w:t>
      </w:r>
      <w:r>
        <w:t xml:space="preserve"> on-board diagnostic Test Identifiers (TIDs) along with their associated Unit and Scaling ID (UASID)</w:t>
      </w:r>
    </w:p>
    <w:p w:rsidR="00FF4F2F" w:rsidRDefault="00FF4F2F"/>
    <w:p w:rsidR="00E80CF9" w:rsidRDefault="00E80CF9" w:rsidP="00E80CF9">
      <w:r>
        <w:t xml:space="preserve">The individual OBDMID, TID, and UASID specifications are found in [10].  Not all OBDMIDs and TIDs are applicable or supported by all systems. </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Default="00E80CF9" w:rsidP="00E80CF9">
      <w:r>
        <w:t>Additional details can be found in the Implementation Specification for SAE J1979 Test Modes [11].</w:t>
      </w:r>
    </w:p>
    <w:p w:rsidR="00FF4F2F" w:rsidRDefault="00FF4F2F"/>
    <w:p w:rsidR="00FF4F2F" w:rsidRDefault="00FF4F2F">
      <w:pPr>
        <w:pStyle w:val="Heading2"/>
      </w:pPr>
      <w:bookmarkStart w:id="44" w:name="_Toc43856700"/>
      <w:bookmarkStart w:id="45" w:name="_Toc276632471"/>
      <w:r>
        <w:t xml:space="preserve">DFIR </w:t>
      </w:r>
      <w:r>
        <w:noBreakHyphen/>
        <w:t xml:space="preserve"> RequestPendingEmission-RelatedDiagnosticTroubleCodes ($07) Service</w:t>
      </w:r>
      <w:bookmarkEnd w:id="44"/>
      <w:bookmarkEnd w:id="45"/>
    </w:p>
    <w:p w:rsidR="00FF4F2F" w:rsidRDefault="00FF4F2F"/>
    <w:p w:rsidR="00E80CF9" w:rsidRPr="00353558" w:rsidRDefault="00E80CF9" w:rsidP="00E80CF9">
      <w:r w:rsidRPr="00353558">
        <w:t>The purpose of this mode is to obtain the emission related DTCs that have failed either this key-on or during the previous trip.  This provides an indication of the DTCs that have failed this ignition cycle or on the prior trip in which they had run.</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Pr="00353558" w:rsidRDefault="00E80CF9" w:rsidP="00E80CF9">
      <w:r>
        <w:t>Additional details can be found in the Implementation Specification for SAE J1979 Test Modes [11].</w:t>
      </w:r>
    </w:p>
    <w:p w:rsidR="00E80CF9" w:rsidRDefault="00E80CF9"/>
    <w:p w:rsidR="00FF4F2F" w:rsidRDefault="00FF4F2F">
      <w:pPr>
        <w:pStyle w:val="Heading2"/>
      </w:pPr>
      <w:bookmarkStart w:id="46" w:name="_Toc43856702"/>
      <w:bookmarkStart w:id="47" w:name="_Toc276632472"/>
      <w:r>
        <w:t xml:space="preserve">ODAR </w:t>
      </w:r>
      <w:r>
        <w:noBreakHyphen/>
        <w:t xml:space="preserve"> RequestVehicleInformation ($09) Service</w:t>
      </w:r>
      <w:bookmarkEnd w:id="46"/>
      <w:bookmarkEnd w:id="47"/>
    </w:p>
    <w:p w:rsidR="00FF4F2F" w:rsidRDefault="00FF4F2F"/>
    <w:p w:rsidR="00E80CF9" w:rsidRPr="00840615" w:rsidRDefault="00E80CF9" w:rsidP="00E80CF9">
      <w:r w:rsidRPr="00840615">
        <w:t xml:space="preserve">The purpose of this mode is to enable the off-board test device to request vehicle specific information such as Vehicle Identification Number (VIN), Calibration IDs, Calibration Verification Numbers, and Rate Based OBD Monitoring Numbers.  </w:t>
      </w:r>
    </w:p>
    <w:p w:rsidR="00FF4F2F" w:rsidRDefault="00FF4F2F"/>
    <w:p w:rsidR="00E80CF9" w:rsidRDefault="00E80CF9" w:rsidP="00E80CF9">
      <w:r>
        <w:t xml:space="preserve">The individual InfoType specifications and Generic Scan Tool display formats are found in [3].  Not all InfoTypes are applicable or supported by all systems.  The InfoTypes reported by this service are specified in </w:t>
      </w:r>
      <w:r w:rsidRPr="00840615">
        <w:t xml:space="preserve"> </w:t>
      </w:r>
      <w:r>
        <w:t>the Implementation Specification for SAE J1979 Test Modes [11].</w:t>
      </w:r>
    </w:p>
    <w:p w:rsidR="00FF4F2F" w:rsidRDefault="00FF4F2F"/>
    <w:p w:rsidR="00FF4F2F" w:rsidRDefault="00FF4F2F">
      <w:r>
        <w:t xml:space="preserve">The conditions for each of the negative response return codes for this diagnostic service are documented in </w:t>
      </w:r>
      <w:fldSimple w:instr=" REF _Ref43856241 \h  \* MERGEFORMAT ">
        <w:r w:rsidR="00167323">
          <w:t xml:space="preserve">Table </w:t>
        </w:r>
        <w:r w:rsidR="00167323">
          <w:rPr>
            <w:noProof/>
          </w:rPr>
          <w:t>5</w:t>
        </w:r>
      </w:fldSimple>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Waiting to calculate Calibration Verification Numbers.</w:t>
            </w:r>
          </w:p>
        </w:tc>
      </w:tr>
    </w:tbl>
    <w:p w:rsidR="00FF4F2F" w:rsidRDefault="00FF4F2F">
      <w:pPr>
        <w:pStyle w:val="Caption"/>
      </w:pPr>
      <w:bookmarkStart w:id="48" w:name="_Ref43856241"/>
      <w:bookmarkStart w:id="49" w:name="_Toc223513449"/>
      <w:r>
        <w:t xml:space="preserve">Table </w:t>
      </w:r>
      <w:fldSimple w:instr=" SEQ Table \* ARABIC ">
        <w:r w:rsidR="00167323">
          <w:rPr>
            <w:noProof/>
          </w:rPr>
          <w:t>5</w:t>
        </w:r>
      </w:fldSimple>
      <w:bookmarkEnd w:id="48"/>
      <w:r>
        <w:t>: Negative Response Return Codes for RequestVehicleInformation ($09) Service</w:t>
      </w:r>
      <w:bookmarkEnd w:id="49"/>
    </w:p>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287CCB" w:rsidRDefault="00287CCB" w:rsidP="00287CCB">
      <w:pPr>
        <w:pStyle w:val="Heading2"/>
      </w:pPr>
      <w:bookmarkStart w:id="50" w:name="_Toc169595219"/>
      <w:bookmarkStart w:id="51" w:name="_Toc164138307"/>
      <w:bookmarkStart w:id="52" w:name="_Toc276632473"/>
      <w:r w:rsidRPr="002F732D">
        <w:rPr>
          <w:szCs w:val="24"/>
        </w:rPr>
        <w:lastRenderedPageBreak/>
        <w:t xml:space="preserve">DFIR </w:t>
      </w:r>
      <w:r>
        <w:rPr>
          <w:szCs w:val="24"/>
        </w:rPr>
        <w:t>–</w:t>
      </w:r>
      <w:r w:rsidRPr="002F732D">
        <w:rPr>
          <w:szCs w:val="24"/>
        </w:rPr>
        <w:t xml:space="preserve"> 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($0A) Service</w:t>
      </w:r>
      <w:bookmarkEnd w:id="50"/>
      <w:bookmarkEnd w:id="52"/>
    </w:p>
    <w:p w:rsidR="00287CCB" w:rsidRDefault="00287CCB" w:rsidP="00287CCB"/>
    <w:p w:rsidR="00287CCB" w:rsidRPr="00A93400" w:rsidRDefault="00287CCB" w:rsidP="00287CCB">
      <w:r w:rsidRPr="00A93400">
        <w:t>The purpose of this service is to enable the external test equipment to obtain all DTCs with "permanentDTC" status. The</w:t>
      </w:r>
      <w:r>
        <w:t xml:space="preserve"> confirmed and/or pending </w:t>
      </w:r>
      <w:r w:rsidRPr="00A93400">
        <w:t xml:space="preserve">DTCs have been previously cleared by a successful execution of a $04 Clear/reset emission-related diagnostic information service but </w:t>
      </w:r>
      <w:r>
        <w:t xml:space="preserve">permanent DTCs </w:t>
      </w:r>
      <w:r w:rsidRPr="00A93400">
        <w:t>remain in the non-volatile memory of the server until the appropriate monitors for each DTC have successfully passed.</w:t>
      </w:r>
    </w:p>
    <w:p w:rsidR="00287CCB" w:rsidRPr="00A93400" w:rsidRDefault="00287CCB" w:rsidP="00287CCB"/>
    <w:p w:rsidR="00287CCB" w:rsidRPr="00A93400" w:rsidRDefault="00287CCB" w:rsidP="00287CCB">
      <w:r w:rsidRPr="00A93400">
        <w:t xml:space="preserve">Service $0A is required for all emissions-related DTCs. The intended use of this data is to </w:t>
      </w:r>
      <w:r w:rsidRPr="00A93400">
        <w:rPr>
          <w:lang w:val="en-GB"/>
        </w:rPr>
        <w:t xml:space="preserve">prevent vehicles from passing an in-use inspection simply by disconnecting the battery or clearing DTCs with a scan tool prior to the inspection.   The presence of permanent DTCs at an inspection without the MIL illuminated is an indication that a proper repair was not verified by the on-board monitoring system. </w:t>
      </w:r>
    </w:p>
    <w:p w:rsidR="00287CCB" w:rsidRDefault="00287CCB" w:rsidP="00287CCB"/>
    <w:p w:rsidR="00287CCB" w:rsidRPr="00A93400" w:rsidRDefault="00287CCB" w:rsidP="00287CCB">
      <w:r w:rsidRPr="00A93400">
        <w:t>Permanent DTCs shall be stored in non-volatile memory. These DTCs cannot be cleared by any test equipment (e.g. on</w:t>
      </w:r>
      <w:r w:rsidRPr="00A93400">
        <w:noBreakHyphen/>
        <w:t>board tester, off-board tester). The OBD system shall clear these DTCs itself by completing and passing the on-board monitor</w:t>
      </w:r>
      <w:r>
        <w:t xml:space="preserve"> and also may require some CARB-defined driving cycle</w:t>
      </w:r>
      <w:r w:rsidRPr="00A93400">
        <w:t>. This prevents clearing DTCs simply by disconnecting the battery.</w:t>
      </w:r>
    </w:p>
    <w:p w:rsidR="00287CCB" w:rsidRDefault="00287CCB" w:rsidP="00287CCB"/>
    <w:p w:rsidR="00287CCB" w:rsidRPr="00A93400" w:rsidRDefault="00287CCB" w:rsidP="00287CCB">
      <w:r w:rsidRPr="00A93400">
        <w:t>A confirmed DTC shall be stored as a permanent DTC no later than the end of the ignition cycle and subsequently at all times that the confirmed DTC is commanding the Malfunction Indicator on (e.g., for currently failing systems but not during the 40 warm-up cycle self-healing process).</w:t>
      </w:r>
    </w:p>
    <w:p w:rsidR="00287CCB" w:rsidRDefault="00287CCB" w:rsidP="00287CCB"/>
    <w:p w:rsidR="00287CCB" w:rsidRPr="00A93400" w:rsidRDefault="00287CCB" w:rsidP="00287CCB">
      <w:r w:rsidRPr="00A93400">
        <w:t>There are no conditions for a negative response return code for this legislated diagnostic service.</w:t>
      </w:r>
    </w:p>
    <w:p w:rsidR="00287CCB" w:rsidRDefault="00287CCB" w:rsidP="00287CCB"/>
    <w:p w:rsidR="00287CCB" w:rsidRPr="00353558" w:rsidRDefault="00287CCB" w:rsidP="00287CCB">
      <w:r>
        <w:t>Additional details can be found in the Implementation Specification for SAE J1979 Test Modes [11].</w:t>
      </w:r>
    </w:p>
    <w:bookmarkEnd w:id="51"/>
    <w:p w:rsidR="00B3565C" w:rsidRDefault="00B3565C" w:rsidP="00B3565C"/>
    <w:p w:rsidR="00FF4F2F" w:rsidRDefault="00FF4F2F">
      <w:pPr>
        <w:pStyle w:val="Heading2"/>
      </w:pPr>
      <w:bookmarkStart w:id="53" w:name="_Toc276632474"/>
      <w:r>
        <w:t xml:space="preserve">DRER </w:t>
      </w:r>
      <w:r>
        <w:noBreakHyphen/>
        <w:t xml:space="preserve"> InitiateDiagnosticOperation ($10) Service</w:t>
      </w:r>
      <w:bookmarkEnd w:id="53"/>
    </w:p>
    <w:p w:rsidR="00FF4F2F" w:rsidRDefault="00FF4F2F"/>
    <w:p w:rsidR="00FF4F2F" w:rsidRDefault="00FF4F2F">
      <w:r>
        <w:t>The sub</w:t>
      </w:r>
      <w:r>
        <w:noBreakHyphen/>
        <w:t xml:space="preserve">functions supported for this diagnostic service are specified in </w:t>
      </w:r>
      <w:fldSimple w:instr=" REF _Ref955961 \h  \* MERGEFORMAT ">
        <w:r w:rsidR="00167323">
          <w:t xml:space="preserve">Table </w:t>
        </w:r>
        <w:r w:rsidR="00167323">
          <w:rPr>
            <w:noProof/>
          </w:rPr>
          <w:t>6</w:t>
        </w:r>
      </w:fldSimple>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disableAllDTCs</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enableDTCsDuringDeviceCntrl</w:t>
            </w:r>
          </w:p>
        </w:tc>
      </w:tr>
    </w:tbl>
    <w:p w:rsidR="00FF4F2F" w:rsidRDefault="00FF4F2F">
      <w:pPr>
        <w:pStyle w:val="Caption"/>
      </w:pPr>
      <w:bookmarkStart w:id="54" w:name="_Ref955961"/>
      <w:bookmarkStart w:id="55" w:name="_Toc223513450"/>
      <w:r>
        <w:t xml:space="preserve">Table </w:t>
      </w:r>
      <w:fldSimple w:instr=" SEQ Table \* ARABIC ">
        <w:r w:rsidR="00167323">
          <w:rPr>
            <w:noProof/>
          </w:rPr>
          <w:t>6</w:t>
        </w:r>
      </w:fldSimple>
      <w:bookmarkEnd w:id="54"/>
      <w:r>
        <w:t>:  Sub</w:t>
      </w:r>
      <w:r>
        <w:noBreakHyphen/>
        <w:t>Functions for InitiateDiagnosticOperation ($10) Service</w:t>
      </w:r>
      <w:bookmarkEnd w:id="55"/>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_Ref48961124 \h  \* MERGEFORMAT </w:instrText>
      </w:r>
      <w:r w:rsidR="00195F6E">
        <w:fldChar w:fldCharType="separate"/>
      </w:r>
      <w:r w:rsidR="00167323">
        <w:t>Table 7: Negative Response Return Codes for InitiateDiagnosticOperation ($10)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enableDTCsDuringDeviceCntrl ($03) while the DeviceControl ($AE) diagnostic service is active.</w:t>
            </w:r>
          </w:p>
          <w:p w:rsidR="00FF4F2F" w:rsidRDefault="00FF4F2F">
            <w:pPr>
              <w:numPr>
                <w:ilvl w:val="0"/>
                <w:numId w:val="2"/>
              </w:numPr>
            </w:pPr>
            <w:r>
              <w:t>A request message is received with sub</w:t>
            </w:r>
            <w:r>
              <w:noBreakHyphen/>
              <w:t>function enableDTCsDuringDeviceCntrl ($03) and DTC’s have been disabled by another diagnostic service.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56" w:name="_Toc223513451"/>
      <w:bookmarkStart w:id="57" w:name="_Ref97232"/>
      <w:bookmarkStart w:id="58" w:name="_Ref48961124"/>
      <w:r>
        <w:t xml:space="preserve">Table </w:t>
      </w:r>
      <w:fldSimple w:instr=" SEQ Table \* ARABIC ">
        <w:r w:rsidR="00167323">
          <w:rPr>
            <w:noProof/>
          </w:rPr>
          <w:t>7</w:t>
        </w:r>
      </w:fldSimple>
      <w:r>
        <w:t>: Negative Response Return Codes for InitiateDiagnosticOperation ($10) Service</w:t>
      </w:r>
      <w:bookmarkEnd w:id="56"/>
    </w:p>
    <w:bookmarkEnd w:id="57"/>
    <w:bookmarkEnd w:id="58"/>
    <w:p w:rsidR="00FF4F2F" w:rsidRDefault="00FF4F2F">
      <w:pPr>
        <w:keepNext w:val="0"/>
        <w:keepLines w:val="0"/>
      </w:pPr>
    </w:p>
    <w:p w:rsidR="00FF4F2F" w:rsidRDefault="00FF4F2F">
      <w:pPr>
        <w:pStyle w:val="Heading2"/>
      </w:pPr>
      <w:bookmarkStart w:id="59" w:name="_Toc276632475"/>
      <w:r>
        <w:t xml:space="preserve">FFRR </w:t>
      </w:r>
      <w:r>
        <w:noBreakHyphen/>
        <w:t xml:space="preserve"> ReadFailureRecordData ($12) Service</w:t>
      </w:r>
      <w:bookmarkEnd w:id="59"/>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_Ref48961202 \h  \* MERGEFORMAT </w:instrText>
      </w:r>
      <w:r w:rsidR="00195F6E">
        <w:fldChar w:fldCharType="separate"/>
      </w:r>
      <w:r w:rsidR="00167323">
        <w:t>Table 8: Sub</w:t>
      </w:r>
      <w:r w:rsidR="00167323">
        <w:noBreakHyphen/>
        <w:t>Functions for ReadFailureRecordData ($12)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readFailureRecordIdentifiers</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readFailureRecordParameters</w:t>
            </w:r>
          </w:p>
        </w:tc>
      </w:tr>
    </w:tbl>
    <w:p w:rsidR="00FF4F2F" w:rsidRDefault="00FF4F2F">
      <w:pPr>
        <w:pStyle w:val="Caption"/>
      </w:pPr>
      <w:bookmarkStart w:id="60" w:name="_Toc223513452"/>
      <w:bookmarkStart w:id="61" w:name="_Ref64553"/>
      <w:bookmarkStart w:id="62" w:name="_Ref48961202"/>
      <w:r>
        <w:t xml:space="preserve">Table </w:t>
      </w:r>
      <w:fldSimple w:instr=" SEQ Table \* ARABIC ">
        <w:r w:rsidR="00167323">
          <w:rPr>
            <w:noProof/>
          </w:rPr>
          <w:t>8</w:t>
        </w:r>
      </w:fldSimple>
      <w:r>
        <w:t>: Sub</w:t>
      </w:r>
      <w:r>
        <w:noBreakHyphen/>
        <w:t>Functions for ReadFailureRecordData ($12) Service</w:t>
      </w:r>
      <w:bookmarkEnd w:id="60"/>
    </w:p>
    <w:bookmarkEnd w:id="61"/>
    <w:bookmarkEnd w:id="62"/>
    <w:p w:rsidR="00FF4F2F" w:rsidRDefault="00FF4F2F"/>
    <w:p w:rsidR="00FF4F2F" w:rsidRDefault="00FF4F2F">
      <w:r>
        <w:t>A positive response to sub</w:t>
      </w:r>
      <w:r>
        <w:noBreakHyphen/>
        <w:t>function readFailureRecordIdentifiers ($01) of this diagnostic service shall always have a value of PID ($00) for the failureRecordDataStructureIdentifier parameter.</w:t>
      </w:r>
    </w:p>
    <w:p w:rsidR="00FF4F2F" w:rsidRDefault="00FF4F2F"/>
    <w:p w:rsidR="00FF4F2F" w:rsidRDefault="00FF4F2F">
      <w:r>
        <w:t xml:space="preserve">The content of the failure records supported for this diagnostic service are specified in Section </w:t>
      </w:r>
      <w:fldSimple w:instr=" REF _Ref49917366 \r \h  \* MERGEFORMAT ">
        <w:r w:rsidR="00167323">
          <w:t>7.1</w:t>
        </w:r>
      </w:fldSimple>
      <w:r>
        <w:t xml:space="preserve"> </w:t>
      </w:r>
      <w:fldSimple w:instr=" REF _Ref49917367 \h  \* MERGEFORMAT ">
        <w:r w:rsidR="00167323">
          <w:t>Corporate Standard Freeze Frame</w:t>
        </w:r>
      </w:fldSimple>
    </w:p>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_Ref48961270 \h  \* MERGEFORMAT </w:instrText>
      </w:r>
      <w:r w:rsidR="00195F6E">
        <w:fldChar w:fldCharType="separate"/>
      </w:r>
      <w:r w:rsidR="00167323">
        <w:t>Table 9: Negative Response Return Codes for ReadFailureRecordData ($12)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Pr>
          <w:p w:rsidR="00FF4F2F" w:rsidRDefault="00FF4F2F">
            <w:pPr>
              <w:jc w:val="center"/>
            </w:pPr>
            <w:r>
              <w:t>$31</w:t>
            </w:r>
          </w:p>
        </w:tc>
        <w:tc>
          <w:tcPr>
            <w:tcW w:w="7200" w:type="dxa"/>
          </w:tcPr>
          <w:p w:rsidR="00FF4F2F" w:rsidRDefault="00FF4F2F">
            <w:r>
              <w:t>RequestOutOfRange</w:t>
            </w:r>
          </w:p>
          <w:p w:rsidR="00FF4F2F" w:rsidRDefault="00FF4F2F">
            <w:pPr>
              <w:numPr>
                <w:ilvl w:val="0"/>
                <w:numId w:val="3"/>
              </w:numPr>
            </w:pPr>
            <w:r>
              <w:t>Failure record identifier requested is not valid (i.e., does not match a stored identifier in the failure records).</w:t>
            </w:r>
          </w:p>
        </w:tc>
      </w:tr>
      <w:tr w:rsidR="00FF4F2F">
        <w:trPr>
          <w:cantSplit/>
          <w:jc w:val="center"/>
        </w:trPr>
        <w:tc>
          <w:tcPr>
            <w:tcW w:w="1440" w:type="dxa"/>
          </w:tcPr>
          <w:p w:rsidR="00FF4F2F" w:rsidRDefault="00FF4F2F">
            <w:pPr>
              <w:jc w:val="center"/>
            </w:pPr>
            <w:r>
              <w:t>$78</w:t>
            </w:r>
          </w:p>
        </w:tc>
        <w:tc>
          <w:tcPr>
            <w:tcW w:w="7200" w:type="dxa"/>
          </w:tcPr>
          <w:p w:rsidR="00FF4F2F" w:rsidRDefault="00FF4F2F">
            <w:r>
              <w:t>RequestCorrectlyReceived</w:t>
            </w:r>
            <w:r>
              <w:noBreakHyphen/>
              <w:t>ResponsePending</w:t>
            </w:r>
          </w:p>
          <w:p w:rsidR="00FF4F2F" w:rsidRDefault="00FF4F2F">
            <w:pPr>
              <w:numPr>
                <w:ilvl w:val="0"/>
                <w:numId w:val="3"/>
              </w:numPr>
            </w:pPr>
            <w:r>
              <w:t>Not supported.</w:t>
            </w:r>
          </w:p>
        </w:tc>
      </w:tr>
    </w:tbl>
    <w:p w:rsidR="00FF4F2F" w:rsidRDefault="00FF4F2F">
      <w:pPr>
        <w:pStyle w:val="Caption"/>
      </w:pPr>
      <w:bookmarkStart w:id="63" w:name="_Toc223513453"/>
      <w:bookmarkStart w:id="64" w:name="_Ref97376"/>
      <w:bookmarkStart w:id="65" w:name="_Ref48961270"/>
      <w:r>
        <w:t xml:space="preserve">Table </w:t>
      </w:r>
      <w:fldSimple w:instr=" SEQ Table \* ARABIC ">
        <w:r w:rsidR="00167323">
          <w:rPr>
            <w:noProof/>
          </w:rPr>
          <w:t>9</w:t>
        </w:r>
      </w:fldSimple>
      <w:r>
        <w:t>: Negative Response Return Codes for ReadFailureRecordData ($12) Service</w:t>
      </w:r>
      <w:bookmarkEnd w:id="63"/>
    </w:p>
    <w:bookmarkEnd w:id="64"/>
    <w:bookmarkEnd w:id="65"/>
    <w:p w:rsidR="00FF4F2F" w:rsidRDefault="00FF4F2F">
      <w:pPr>
        <w:keepNext w:val="0"/>
        <w:keepLines w:val="0"/>
      </w:pPr>
    </w:p>
    <w:p w:rsidR="00FF4F2F" w:rsidRDefault="00FF4F2F">
      <w:pPr>
        <w:pStyle w:val="Heading2"/>
      </w:pPr>
      <w:bookmarkStart w:id="66" w:name="_Toc276632476"/>
      <w:r>
        <w:lastRenderedPageBreak/>
        <w:t xml:space="preserve">ODAR / BFPR </w:t>
      </w:r>
      <w:r>
        <w:noBreakHyphen/>
        <w:t xml:space="preserve"> ReadDataByIdentifier ($1A) Service</w:t>
      </w:r>
      <w:bookmarkEnd w:id="66"/>
    </w:p>
    <w:p w:rsidR="00FF4F2F" w:rsidRDefault="00FF4F2F"/>
    <w:p w:rsidR="00FF4F2F" w:rsidRDefault="00FF4F2F">
      <w:r>
        <w:t xml:space="preserve">The values supported for the dataIdentifier parameter of this diagnostic service are specified in Section </w:t>
      </w:r>
      <w:fldSimple w:instr=" REF _Ref251003 \r \h  \* MERGEFORMAT ">
        <w:r w:rsidR="00167323">
          <w:t>4</w:t>
        </w:r>
      </w:fldSimple>
      <w:r>
        <w:t xml:space="preserve">, </w:t>
      </w:r>
      <w:fldSimple w:instr=" REF _Ref251007 \h  \* MERGEFORMAT ">
        <w:r w:rsidR="00167323">
          <w:t>Data Identifiers (DIDs)</w:t>
        </w:r>
      </w:fldSimple>
      <w:r>
        <w:t xml:space="preserve"> (only DIDs $B0, $C1, and $CC are supported in boot).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_Ref48961316 \h  \* MERGEFORMAT </w:instrText>
      </w:r>
      <w:r w:rsidR="00195F6E">
        <w:fldChar w:fldCharType="separate"/>
      </w:r>
      <w:r w:rsidR="00167323">
        <w:t>Table 10: Negative Response Return Codes for ReadDataByIdentifier ($1A)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DID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67" w:name="_Toc223513454"/>
      <w:bookmarkStart w:id="68" w:name="_Ref98138"/>
      <w:bookmarkStart w:id="69" w:name="_Ref48961316"/>
      <w:r>
        <w:t xml:space="preserve">Table </w:t>
      </w:r>
      <w:fldSimple w:instr=" SEQ Table \* ARABIC ">
        <w:r w:rsidR="00167323">
          <w:rPr>
            <w:noProof/>
          </w:rPr>
          <w:t>10</w:t>
        </w:r>
      </w:fldSimple>
      <w:r>
        <w:t>: Negative Response Return Codes for ReadDataByIdentifier ($1A) Service</w:t>
      </w:r>
      <w:bookmarkEnd w:id="67"/>
    </w:p>
    <w:bookmarkEnd w:id="68"/>
    <w:bookmarkEnd w:id="69"/>
    <w:p w:rsidR="00FF4F2F" w:rsidRDefault="00FF4F2F">
      <w:pPr>
        <w:keepNext w:val="0"/>
        <w:keepLines w:val="0"/>
      </w:pPr>
    </w:p>
    <w:p w:rsidR="00FF4F2F" w:rsidRDefault="00FF4F2F">
      <w:pPr>
        <w:pStyle w:val="Heading2"/>
      </w:pPr>
      <w:bookmarkStart w:id="70" w:name="_Toc276632477"/>
      <w:r>
        <w:t xml:space="preserve">OVIR / BFPR </w:t>
      </w:r>
      <w:r>
        <w:noBreakHyphen/>
        <w:t xml:space="preserve"> ReturnToNormalMode ($20) Service</w:t>
      </w:r>
      <w:bookmarkEnd w:id="70"/>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_Ref48961380 \h  \* MERGEFORMAT </w:instrText>
      </w:r>
      <w:r w:rsidR="00195F6E">
        <w:fldChar w:fldCharType="separate"/>
      </w:r>
      <w:r w:rsidR="00167323">
        <w:t>Table 11: Negative Response Return Codes for ReturnToNormalMode ($20)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bl>
    <w:p w:rsidR="00FF4F2F" w:rsidRDefault="00FF4F2F">
      <w:pPr>
        <w:pStyle w:val="Caption"/>
      </w:pPr>
      <w:bookmarkStart w:id="71" w:name="_Toc223513455"/>
      <w:bookmarkStart w:id="72" w:name="_Ref98486"/>
      <w:bookmarkStart w:id="73" w:name="_Ref48961380"/>
      <w:r>
        <w:t xml:space="preserve">Table </w:t>
      </w:r>
      <w:fldSimple w:instr=" SEQ Table \* ARABIC ">
        <w:r w:rsidR="00167323">
          <w:rPr>
            <w:noProof/>
          </w:rPr>
          <w:t>11</w:t>
        </w:r>
      </w:fldSimple>
      <w:r>
        <w:t>: Negative Response Return Codes for ReturnToNormalMode ($20) Service</w:t>
      </w:r>
      <w:bookmarkEnd w:id="71"/>
    </w:p>
    <w:bookmarkEnd w:id="72"/>
    <w:bookmarkEnd w:id="73"/>
    <w:p w:rsidR="00FF4F2F" w:rsidRDefault="00FF4F2F">
      <w:pPr>
        <w:keepNext w:val="0"/>
        <w:keepLines w:val="0"/>
      </w:pPr>
    </w:p>
    <w:p w:rsidR="00FF4F2F" w:rsidRDefault="00FF4F2F">
      <w:pPr>
        <w:pStyle w:val="Heading2"/>
      </w:pPr>
      <w:bookmarkStart w:id="74" w:name="_Toc276632478"/>
      <w:r>
        <w:lastRenderedPageBreak/>
        <w:t xml:space="preserve">ODAR </w:t>
      </w:r>
      <w:r>
        <w:noBreakHyphen/>
        <w:t xml:space="preserve"> ReadDataByParameterIdentifier ($22) Service</w:t>
      </w:r>
      <w:bookmarkEnd w:id="74"/>
    </w:p>
    <w:p w:rsidR="00FF4F2F" w:rsidRDefault="00FF4F2F"/>
    <w:p w:rsidR="00FF4F2F" w:rsidRDefault="00FF4F2F">
      <w:r>
        <w:t xml:space="preserve">The values supported for the parameterIdentifier parameter of this diagnostic service are specified in Section </w:t>
      </w:r>
      <w:fldSimple w:instr=" REF _Ref251073 \r \h  \* MERGEFORMAT ">
        <w:r w:rsidR="00167323">
          <w:t>3</w:t>
        </w:r>
      </w:fldSimple>
      <w:r>
        <w:t xml:space="preserve">, </w:t>
      </w:r>
      <w:fldSimple w:instr=" REF _Ref251073 \h  \* MERGEFORMAT ">
        <w:r w:rsidR="00167323">
          <w:t>Parameter Identifiers (PIDs)</w:t>
        </w:r>
      </w:fldSimple>
      <w:r>
        <w: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_Ref48961434 \h  \* MERGEFORMAT </w:instrText>
      </w:r>
      <w:r w:rsidR="00195F6E">
        <w:fldChar w:fldCharType="separate"/>
      </w:r>
      <w:r w:rsidR="00167323">
        <w:t>Table 12: Negative Response Return Codes for ReadDataByParameterIdentifier ($22)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PID is not supported  (and request message was physically addressed).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Sent when positive response may take longer than 100 ms to generate (request for a secondary processor PID).</w:t>
            </w:r>
          </w:p>
        </w:tc>
      </w:tr>
    </w:tbl>
    <w:p w:rsidR="00FF4F2F" w:rsidRDefault="00FF4F2F">
      <w:pPr>
        <w:pStyle w:val="Caption"/>
      </w:pPr>
      <w:bookmarkStart w:id="75" w:name="_Toc223513456"/>
      <w:bookmarkStart w:id="76" w:name="_Ref39369888"/>
      <w:bookmarkStart w:id="77" w:name="_Ref48961434"/>
      <w:r>
        <w:t xml:space="preserve">Table </w:t>
      </w:r>
      <w:fldSimple w:instr=" SEQ Table \* ARABIC ">
        <w:r w:rsidR="00167323">
          <w:rPr>
            <w:noProof/>
          </w:rPr>
          <w:t>12</w:t>
        </w:r>
      </w:fldSimple>
      <w:r>
        <w:t>: Negative Response Return Codes for ReadDataByParameterIdentifier ($22) Service</w:t>
      </w:r>
      <w:bookmarkEnd w:id="75"/>
    </w:p>
    <w:bookmarkEnd w:id="76"/>
    <w:bookmarkEnd w:id="77"/>
    <w:p w:rsidR="00FF4F2F" w:rsidRDefault="00FF4F2F">
      <w:pPr>
        <w:keepNext w:val="0"/>
        <w:keepLines w:val="0"/>
      </w:pPr>
    </w:p>
    <w:p w:rsidR="00FF4F2F" w:rsidRDefault="00FF4F2F">
      <w:pPr>
        <w:pStyle w:val="Heading2"/>
      </w:pPr>
      <w:bookmarkStart w:id="78" w:name="_Toc276632479"/>
      <w:r>
        <w:t xml:space="preserve">ODAR </w:t>
      </w:r>
      <w:r>
        <w:noBreakHyphen/>
        <w:t xml:space="preserve"> ReadMemoryByAddress ($23) Service</w:t>
      </w:r>
      <w:bookmarkEnd w:id="78"/>
    </w:p>
    <w:p w:rsidR="00FF4F2F" w:rsidRDefault="00FF4F2F"/>
    <w:p w:rsidR="00FF4F2F" w:rsidRDefault="00FF4F2F">
      <w:r>
        <w:t>The size of the memoryAddress parameter of this diagnostic service shall be 4 bytes in length.  The maximum value of the memorySize parameter of this diagnostic service shall be 16 bytes.</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_Ref48961505 \h  \* MERGEFORMAT </w:instrText>
      </w:r>
      <w:r w:rsidR="00195F6E">
        <w:fldChar w:fldCharType="separate"/>
      </w:r>
      <w:r w:rsidR="00167323">
        <w:t>Table 13: Negative Response Return Codes for ReadMemoryByAddress ($23)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Memory address requested is invalid, restricted, or secure while the ECU is locked.</w:t>
            </w:r>
          </w:p>
          <w:p w:rsidR="00FF4F2F" w:rsidRDefault="00FF4F2F">
            <w:pPr>
              <w:numPr>
                <w:ilvl w:val="0"/>
                <w:numId w:val="2"/>
              </w:numPr>
            </w:pPr>
            <w:r>
              <w:t>More than 16 bytes requested.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79" w:name="_Toc223513457"/>
      <w:bookmarkStart w:id="80" w:name="_Ref98877"/>
      <w:bookmarkStart w:id="81" w:name="_Ref48961505"/>
      <w:r>
        <w:t xml:space="preserve">Table </w:t>
      </w:r>
      <w:fldSimple w:instr=" SEQ Table \* ARABIC ">
        <w:r w:rsidR="00167323">
          <w:rPr>
            <w:noProof/>
          </w:rPr>
          <w:t>13</w:t>
        </w:r>
      </w:fldSimple>
      <w:r>
        <w:t>: Negative Response Return Codes for ReadMemoryByAddress ($23) Service</w:t>
      </w:r>
      <w:bookmarkEnd w:id="79"/>
    </w:p>
    <w:bookmarkEnd w:id="80"/>
    <w:bookmarkEnd w:id="81"/>
    <w:p w:rsidR="00FF4F2F" w:rsidRDefault="00FF4F2F">
      <w:pPr>
        <w:keepNext w:val="0"/>
        <w:keepLines w:val="0"/>
      </w:pPr>
    </w:p>
    <w:p w:rsidR="00FF4F2F" w:rsidRDefault="00FF4F2F">
      <w:pPr>
        <w:pStyle w:val="Heading2"/>
      </w:pPr>
      <w:bookmarkStart w:id="82" w:name="_Toc276632480"/>
      <w:r>
        <w:lastRenderedPageBreak/>
        <w:t xml:space="preserve">OSAR / BFPR </w:t>
      </w:r>
      <w:r>
        <w:noBreakHyphen/>
        <w:t xml:space="preserve"> SecurityAccess ($27) Service</w:t>
      </w:r>
      <w:bookmarkEnd w:id="82"/>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_Ref48961554 \h  \* MERGEFORMAT </w:instrText>
      </w:r>
      <w:r w:rsidR="00195F6E">
        <w:fldChar w:fldCharType="separate"/>
      </w:r>
      <w:r w:rsidR="00167323">
        <w:t>Table 14: Sub</w:t>
      </w:r>
      <w:r w:rsidR="00167323">
        <w:noBreakHyphen/>
        <w:t>Functions for SecurityAccess ($27)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SPSrequestSeed</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SPSsendKey</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DevCtrlrequestSeed</w:t>
            </w:r>
          </w:p>
        </w:tc>
      </w:tr>
      <w:tr w:rsidR="00FF4F2F">
        <w:trPr>
          <w:cantSplit/>
          <w:jc w:val="center"/>
        </w:trPr>
        <w:tc>
          <w:tcPr>
            <w:tcW w:w="1440" w:type="dxa"/>
            <w:tcBorders>
              <w:top w:val="nil"/>
            </w:tcBorders>
          </w:tcPr>
          <w:p w:rsidR="00FF4F2F" w:rsidRDefault="00FF4F2F">
            <w:pPr>
              <w:jc w:val="center"/>
            </w:pPr>
            <w:r>
              <w:t>$04</w:t>
            </w:r>
          </w:p>
        </w:tc>
        <w:tc>
          <w:tcPr>
            <w:tcW w:w="4320" w:type="dxa"/>
            <w:tcBorders>
              <w:top w:val="nil"/>
            </w:tcBorders>
          </w:tcPr>
          <w:p w:rsidR="00FF4F2F" w:rsidRDefault="00FF4F2F">
            <w:r>
              <w:t>DevCtrlsendKey</w:t>
            </w:r>
          </w:p>
        </w:tc>
      </w:tr>
    </w:tbl>
    <w:p w:rsidR="00FF4F2F" w:rsidRDefault="00FF4F2F">
      <w:pPr>
        <w:pStyle w:val="Caption"/>
      </w:pPr>
      <w:bookmarkStart w:id="83" w:name="_Toc223513458"/>
      <w:bookmarkStart w:id="84" w:name="_Ref1004548"/>
      <w:bookmarkStart w:id="85" w:name="_Ref48961554"/>
      <w:r>
        <w:t xml:space="preserve">Table </w:t>
      </w:r>
      <w:fldSimple w:instr=" SEQ Table \* ARABIC ">
        <w:r w:rsidR="00167323">
          <w:rPr>
            <w:noProof/>
          </w:rPr>
          <w:t>14</w:t>
        </w:r>
      </w:fldSimple>
      <w:r>
        <w:t>: Sub</w:t>
      </w:r>
      <w:r>
        <w:noBreakHyphen/>
        <w:t>Functions for SecurityAccess ($27) Service</w:t>
      </w:r>
      <w:bookmarkEnd w:id="83"/>
    </w:p>
    <w:bookmarkEnd w:id="84"/>
    <w:bookmarkEnd w:id="85"/>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_Ref48961975 \h  \* MERGEFORMAT </w:instrText>
      </w:r>
      <w:r w:rsidR="00195F6E">
        <w:fldChar w:fldCharType="separate"/>
      </w:r>
      <w:r w:rsidR="00167323">
        <w:t>Table 15: Negative Response Return Codes for SecurityAccess ($27) Service</w:t>
      </w:r>
    </w:p>
    <w:p w:rsidR="00FF4F2F" w:rsidRDefault="00195F6E">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sendKey ($02 or $04) prior to receiving a request message with sub</w:t>
            </w:r>
            <w:r>
              <w:noBreakHyphen/>
              <w:t>function requestSeed ($01 or $03, respectively).</w:t>
            </w:r>
          </w:p>
          <w:p w:rsidR="00FF4F2F" w:rsidRDefault="00FF4F2F">
            <w:pPr>
              <w:numPr>
                <w:ilvl w:val="0"/>
                <w:numId w:val="2"/>
              </w:numPr>
            </w:pPr>
            <w:r>
              <w:t>A request message is received with sub</w:t>
            </w:r>
            <w:r>
              <w:noBreakHyphen/>
              <w:t>function DevCtrlrequestSeed ($03) while the DeviceControl ($AE) diagnostic service is active.</w:t>
            </w:r>
          </w:p>
        </w:tc>
      </w:tr>
      <w:tr w:rsidR="00FF4F2F">
        <w:trPr>
          <w:cantSplit/>
          <w:jc w:val="center"/>
        </w:trPr>
        <w:tc>
          <w:tcPr>
            <w:tcW w:w="1440" w:type="dxa"/>
            <w:tcBorders>
              <w:top w:val="nil"/>
            </w:tcBorders>
          </w:tcPr>
          <w:p w:rsidR="00FF4F2F" w:rsidRDefault="00FF4F2F">
            <w:pPr>
              <w:jc w:val="center"/>
            </w:pPr>
            <w:r>
              <w:t>$35</w:t>
            </w:r>
          </w:p>
        </w:tc>
        <w:tc>
          <w:tcPr>
            <w:tcW w:w="7200" w:type="dxa"/>
            <w:tcBorders>
              <w:top w:val="nil"/>
            </w:tcBorders>
          </w:tcPr>
          <w:p w:rsidR="00FF4F2F" w:rsidRDefault="00FF4F2F">
            <w:r>
              <w:t>InvalidKey</w:t>
            </w:r>
          </w:p>
          <w:p w:rsidR="00FF4F2F" w:rsidRDefault="00FF4F2F">
            <w:pPr>
              <w:numPr>
                <w:ilvl w:val="0"/>
                <w:numId w:val="2"/>
              </w:numPr>
            </w:pPr>
            <w:r>
              <w:t>Value of the key is not valid.</w:t>
            </w:r>
          </w:p>
        </w:tc>
      </w:tr>
      <w:tr w:rsidR="00FF4F2F">
        <w:trPr>
          <w:cantSplit/>
          <w:jc w:val="center"/>
        </w:trPr>
        <w:tc>
          <w:tcPr>
            <w:tcW w:w="1440" w:type="dxa"/>
            <w:tcBorders>
              <w:top w:val="nil"/>
            </w:tcBorders>
          </w:tcPr>
          <w:p w:rsidR="00FF4F2F" w:rsidRDefault="00FF4F2F">
            <w:pPr>
              <w:jc w:val="center"/>
            </w:pPr>
            <w:r>
              <w:t>$36</w:t>
            </w:r>
          </w:p>
        </w:tc>
        <w:tc>
          <w:tcPr>
            <w:tcW w:w="7200" w:type="dxa"/>
            <w:tcBorders>
              <w:top w:val="nil"/>
            </w:tcBorders>
          </w:tcPr>
          <w:p w:rsidR="00FF4F2F" w:rsidRDefault="00FF4F2F">
            <w:r>
              <w:t>ExceededNumberOfAttempts</w:t>
            </w:r>
          </w:p>
          <w:p w:rsidR="00FF4F2F" w:rsidRDefault="00FF4F2F">
            <w:pPr>
              <w:numPr>
                <w:ilvl w:val="0"/>
                <w:numId w:val="2"/>
              </w:numPr>
            </w:pPr>
            <w:r>
              <w:t>Too many attempts with invalid key values.</w:t>
            </w:r>
          </w:p>
        </w:tc>
      </w:tr>
      <w:tr w:rsidR="00FF4F2F">
        <w:trPr>
          <w:cantSplit/>
          <w:jc w:val="center"/>
        </w:trPr>
        <w:tc>
          <w:tcPr>
            <w:tcW w:w="1440" w:type="dxa"/>
            <w:tcBorders>
              <w:top w:val="nil"/>
            </w:tcBorders>
          </w:tcPr>
          <w:p w:rsidR="00FF4F2F" w:rsidRDefault="00FF4F2F">
            <w:pPr>
              <w:jc w:val="center"/>
            </w:pPr>
            <w:r>
              <w:t>$37</w:t>
            </w:r>
          </w:p>
        </w:tc>
        <w:tc>
          <w:tcPr>
            <w:tcW w:w="7200" w:type="dxa"/>
            <w:tcBorders>
              <w:top w:val="nil"/>
            </w:tcBorders>
          </w:tcPr>
          <w:p w:rsidR="00FF4F2F" w:rsidRDefault="00FF4F2F">
            <w:r>
              <w:t>RequiredTimeDelayNotExpired</w:t>
            </w:r>
          </w:p>
          <w:p w:rsidR="00FF4F2F" w:rsidRDefault="00FF4F2F">
            <w:pPr>
              <w:numPr>
                <w:ilvl w:val="0"/>
                <w:numId w:val="2"/>
              </w:numPr>
            </w:pPr>
            <w:r>
              <w:t>Delay timer is active when a request is received.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86" w:name="_Toc223513459"/>
      <w:bookmarkStart w:id="87" w:name="_Ref99277"/>
      <w:bookmarkStart w:id="88" w:name="_Ref48961975"/>
      <w:r>
        <w:t xml:space="preserve">Table </w:t>
      </w:r>
      <w:fldSimple w:instr=" SEQ Table \* ARABIC ">
        <w:r w:rsidR="00167323">
          <w:rPr>
            <w:noProof/>
          </w:rPr>
          <w:t>15</w:t>
        </w:r>
      </w:fldSimple>
      <w:r>
        <w:t>: Negative Response Return Codes for SecurityAccess ($27) Service</w:t>
      </w:r>
      <w:bookmarkEnd w:id="86"/>
    </w:p>
    <w:bookmarkEnd w:id="87"/>
    <w:bookmarkEnd w:id="88"/>
    <w:p w:rsidR="00FF4F2F" w:rsidRDefault="00FF4F2F">
      <w:pPr>
        <w:keepNext w:val="0"/>
        <w:keepLines w:val="0"/>
      </w:pPr>
    </w:p>
    <w:p w:rsidR="00FF4F2F" w:rsidRDefault="00FF4F2F">
      <w:pPr>
        <w:pStyle w:val="Heading2"/>
      </w:pPr>
      <w:bookmarkStart w:id="89" w:name="_Toc276632481"/>
      <w:r>
        <w:lastRenderedPageBreak/>
        <w:t xml:space="preserve">OVIR / BFPR </w:t>
      </w:r>
      <w:r>
        <w:noBreakHyphen/>
        <w:t xml:space="preserve"> DisableNormalComm ($28) Service</w:t>
      </w:r>
      <w:bookmarkEnd w:id="89"/>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_Ref48962019 \h  \* MERGEFORMAT </w:instrText>
      </w:r>
      <w:r w:rsidR="00195F6E">
        <w:fldChar w:fldCharType="separate"/>
      </w:r>
      <w:r w:rsidR="00167323">
        <w:t>Table 16: Negative Response Return Codes for DisableNormalComm ($28)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bl>
    <w:p w:rsidR="00FF4F2F" w:rsidRDefault="00FF4F2F">
      <w:pPr>
        <w:pStyle w:val="Caption"/>
      </w:pPr>
      <w:bookmarkStart w:id="90" w:name="_Toc223513460"/>
      <w:bookmarkStart w:id="91" w:name="_Ref99894"/>
      <w:bookmarkStart w:id="92" w:name="_Ref48962019"/>
      <w:r>
        <w:t xml:space="preserve">Table </w:t>
      </w:r>
      <w:fldSimple w:instr=" SEQ Table \* ARABIC ">
        <w:r w:rsidR="00167323">
          <w:rPr>
            <w:noProof/>
          </w:rPr>
          <w:t>16</w:t>
        </w:r>
      </w:fldSimple>
      <w:r>
        <w:t>: Negative Response Return Codes for DisableNormalComm ($28) Service</w:t>
      </w:r>
      <w:bookmarkEnd w:id="90"/>
    </w:p>
    <w:bookmarkEnd w:id="91"/>
    <w:bookmarkEnd w:id="92"/>
    <w:p w:rsidR="00FF4F2F" w:rsidRDefault="00FF4F2F">
      <w:pPr>
        <w:keepNext w:val="0"/>
        <w:keepLines w:val="0"/>
      </w:pPr>
    </w:p>
    <w:p w:rsidR="00FF4F2F" w:rsidRDefault="00FF4F2F">
      <w:pPr>
        <w:pStyle w:val="Heading2"/>
      </w:pPr>
      <w:bookmarkStart w:id="93" w:name="_Toc276632482"/>
      <w:r>
        <w:t xml:space="preserve">ODAR </w:t>
      </w:r>
      <w:r>
        <w:noBreakHyphen/>
        <w:t xml:space="preserve"> DynamicallyDefineMessage ($2C) Service</w:t>
      </w:r>
      <w:bookmarkEnd w:id="93"/>
    </w:p>
    <w:p w:rsidR="00FF4F2F" w:rsidRDefault="00FF4F2F"/>
    <w:p w:rsidR="00FF4F2F" w:rsidRDefault="00FF4F2F">
      <w:r>
        <w:t>The values supported for the DPIDIdentifier parameter of this diagnostic service are $EF to $FE, for a total of 16 dynamic DPIDs.</w:t>
      </w:r>
    </w:p>
    <w:p w:rsidR="00FF4F2F" w:rsidRDefault="00FF4F2F"/>
    <w:p w:rsidR="00FF4F2F" w:rsidRDefault="00FF4F2F">
      <w:r>
        <w:t xml:space="preserve">The PID numbers supported for the PIDData parameter of this diagnostic service are specified in Section </w:t>
      </w:r>
      <w:fldSimple w:instr=" REF _Ref251073 \r \h  \* MERGEFORMAT ">
        <w:r w:rsidR="00167323">
          <w:t>3</w:t>
        </w:r>
      </w:fldSimple>
      <w:r>
        <w:t xml:space="preserve">, </w:t>
      </w:r>
      <w:fldSimple w:instr=" REF _Ref251077 \h  \* MERGEFORMAT ">
        <w:r w:rsidR="00167323">
          <w:t>Parameter Identifiers (PIDs)</w:t>
        </w:r>
      </w:fldSimple>
      <w:r>
        <w: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_Ref48962189 \h  \* MERGEFORMAT </w:instrText>
      </w:r>
      <w:r w:rsidR="00195F6E">
        <w:fldChar w:fldCharType="separate"/>
      </w:r>
      <w:r w:rsidR="00167323">
        <w:t>Table 17: Negative Response Return Codes for DynamicallyDefineMessage ($2C)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too short (must be at least 4 bytes).</w:t>
            </w:r>
          </w:p>
          <w:p w:rsidR="00FF4F2F" w:rsidRDefault="00FF4F2F">
            <w:pPr>
              <w:numPr>
                <w:ilvl w:val="0"/>
                <w:numId w:val="2"/>
              </w:numPr>
            </w:pPr>
            <w:r>
              <w:t>Request message data length not an even number (each PID is a 2 byte value).</w:t>
            </w:r>
          </w:p>
          <w:p w:rsidR="00FF4F2F" w:rsidRDefault="00FF4F2F">
            <w:pPr>
              <w:numPr>
                <w:ilvl w:val="0"/>
                <w:numId w:val="2"/>
              </w:numPr>
            </w:pPr>
            <w:r>
              <w:t>The total number of data bytes requested to be reported in a UUDT message exceeds 7 data bytes.</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PID is not supported.</w:t>
            </w:r>
          </w:p>
          <w:p w:rsidR="00FF4F2F" w:rsidRDefault="00FF4F2F">
            <w:pPr>
              <w:numPr>
                <w:ilvl w:val="0"/>
                <w:numId w:val="2"/>
              </w:numPr>
            </w:pPr>
            <w:r>
              <w:t>The dynamic DPID number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94" w:name="_Toc223513461"/>
      <w:bookmarkStart w:id="95" w:name="_Ref100271"/>
      <w:bookmarkStart w:id="96" w:name="_Ref48962189"/>
      <w:r>
        <w:t xml:space="preserve">Table </w:t>
      </w:r>
      <w:fldSimple w:instr=" SEQ Table \* ARABIC ">
        <w:r w:rsidR="00167323">
          <w:rPr>
            <w:noProof/>
          </w:rPr>
          <w:t>17</w:t>
        </w:r>
      </w:fldSimple>
      <w:r>
        <w:t>: Negative Response Return Codes for DynamicallyDefineMessage ($2C) Service</w:t>
      </w:r>
      <w:bookmarkEnd w:id="94"/>
    </w:p>
    <w:bookmarkEnd w:id="95"/>
    <w:bookmarkEnd w:id="96"/>
    <w:p w:rsidR="00FF4F2F" w:rsidRDefault="00FF4F2F">
      <w:pPr>
        <w:keepNext w:val="0"/>
        <w:keepLines w:val="0"/>
      </w:pPr>
    </w:p>
    <w:p w:rsidR="00FF4F2F" w:rsidRDefault="00FF4F2F">
      <w:pPr>
        <w:pStyle w:val="Heading2"/>
      </w:pPr>
      <w:bookmarkStart w:id="97" w:name="_Toc276632483"/>
      <w:r>
        <w:lastRenderedPageBreak/>
        <w:t xml:space="preserve">ODAR </w:t>
      </w:r>
      <w:r>
        <w:noBreakHyphen/>
        <w:t xml:space="preserve"> DefinePIDByAddress ($2D) Service</w:t>
      </w:r>
      <w:bookmarkEnd w:id="97"/>
    </w:p>
    <w:p w:rsidR="00FF4F2F" w:rsidRDefault="00FF4F2F"/>
    <w:p w:rsidR="00FF4F2F" w:rsidRDefault="00FF4F2F">
      <w:r>
        <w:t>The values supported for the parameterIdentifier parameter of this diagnostic service are $FE00 to $FE3F, for a total of 64 main processor dynamic PIDs, and $FF00 to $FF3F, for a total of 64 secondary processor dynamic PIDs (if present).</w:t>
      </w:r>
    </w:p>
    <w:p w:rsidR="00FF4F2F" w:rsidRDefault="00FF4F2F"/>
    <w:p w:rsidR="00FF4F2F" w:rsidRDefault="00FF4F2F">
      <w:r>
        <w:t>The size of the memoryAddress parameter of this diagnostic service shall be 4 bytes in length.</w:t>
      </w:r>
    </w:p>
    <w:p w:rsidR="00FF4F2F" w:rsidRDefault="00FF4F2F"/>
    <w:p w:rsidR="00FF4F2F" w:rsidRDefault="00FF4F2F">
      <w:r>
        <w:t>The value of the memorySize parameter of this diagnostic service shall be 1, 2, or 4 bytes for main processor dynamic PIDs and shall be 2 bytes for secondary processor dynamic PIDs (if present).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_Ref48962231 \h  \* MERGEFORMAT </w:instrText>
      </w:r>
      <w:r w:rsidR="00195F6E">
        <w:fldChar w:fldCharType="separate"/>
      </w:r>
      <w:r w:rsidR="00167323">
        <w:t>Table 18: Negative Response Return Codes for DefinePIDByAddress ($2D)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Memory address requested is invalid, restricted, or secure while the ECU is locked.</w:t>
            </w:r>
          </w:p>
          <w:p w:rsidR="00FF4F2F" w:rsidRDefault="00FF4F2F">
            <w:pPr>
              <w:numPr>
                <w:ilvl w:val="0"/>
                <w:numId w:val="2"/>
              </w:numPr>
            </w:pPr>
            <w:r>
              <w:t>The size of a main processor dynamic PID is not 1, 2, or 4 bytes or the size of a secondary processor dynamic PID is not 2 bytes.</w:t>
            </w:r>
          </w:p>
          <w:p w:rsidR="00FF4F2F" w:rsidRDefault="00FF4F2F">
            <w:pPr>
              <w:numPr>
                <w:ilvl w:val="0"/>
                <w:numId w:val="2"/>
              </w:numPr>
            </w:pPr>
            <w:r>
              <w:t>The dynamic PID number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98" w:name="_Toc223513462"/>
      <w:bookmarkStart w:id="99" w:name="_Ref35751350"/>
      <w:bookmarkStart w:id="100" w:name="_Ref48962231"/>
      <w:r>
        <w:t xml:space="preserve">Table </w:t>
      </w:r>
      <w:fldSimple w:instr=" SEQ Table \* ARABIC ">
        <w:r w:rsidR="00167323">
          <w:rPr>
            <w:noProof/>
          </w:rPr>
          <w:t>18</w:t>
        </w:r>
      </w:fldSimple>
      <w:r>
        <w:t>: Negative Response Return Codes for DefinePIDByAddress ($2D) Service</w:t>
      </w:r>
      <w:bookmarkEnd w:id="98"/>
    </w:p>
    <w:bookmarkEnd w:id="99"/>
    <w:bookmarkEnd w:id="100"/>
    <w:p w:rsidR="00FF4F2F" w:rsidRDefault="00FF4F2F">
      <w:pPr>
        <w:keepNext w:val="0"/>
        <w:keepLines w:val="0"/>
      </w:pPr>
    </w:p>
    <w:p w:rsidR="00FF4F2F" w:rsidRDefault="00FF4F2F">
      <w:pPr>
        <w:pStyle w:val="Heading2"/>
      </w:pPr>
      <w:bookmarkStart w:id="101" w:name="_Toc276632484"/>
      <w:r>
        <w:lastRenderedPageBreak/>
        <w:t xml:space="preserve">OFPR / BFPR </w:t>
      </w:r>
      <w:r>
        <w:noBreakHyphen/>
        <w:t xml:space="preserve"> RequestDownload ($34) Service</w:t>
      </w:r>
      <w:bookmarkEnd w:id="101"/>
    </w:p>
    <w:p w:rsidR="00FF4F2F" w:rsidRDefault="00FF4F2F"/>
    <w:p w:rsidR="00FF4F2F" w:rsidRDefault="00FF4F2F">
      <w:r>
        <w:t>Since encryption and compression techniques are not supported with the TransferData ($36) diagnostic service, the values of the dataFormatIdentifier and unCompressedMemorySize parameters of this diagnostic service shall be ignored.</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_Ref48962285 \h  \* MERGEFORMAT </w:instrText>
      </w:r>
      <w:r w:rsidR="00195F6E">
        <w:fldChar w:fldCharType="separate"/>
      </w:r>
      <w:r w:rsidR="00167323">
        <w:t>Table 19: Negative Response Return Codes for RequestDownload ($34)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The DisableNormalComm ($28) diagnostic service is not active when a request message is received for this diagnostic service.</w:t>
            </w:r>
          </w:p>
          <w:p w:rsidR="00FF4F2F" w:rsidRDefault="00FF4F2F">
            <w:pPr>
              <w:numPr>
                <w:ilvl w:val="0"/>
                <w:numId w:val="2"/>
              </w:numPr>
            </w:pPr>
            <w:r>
              <w:t>The ProgrammingMode ($A5) diagnostic service is not active when a request message is received for this diagnostic service.</w:t>
            </w:r>
          </w:p>
          <w:p w:rsidR="00FF4F2F" w:rsidRDefault="00FF4F2F">
            <w:pPr>
              <w:numPr>
                <w:ilvl w:val="0"/>
                <w:numId w:val="2"/>
              </w:numPr>
            </w:pPr>
            <w:r>
              <w:t>The ECU is secure (i.e., has not been unlocked via the SecurityAccess ($27) diagnostic service) when a request message is received for this diagnostic service.</w:t>
            </w:r>
          </w:p>
          <w:p w:rsidR="00FF4F2F" w:rsidRDefault="00FF4F2F">
            <w:pPr>
              <w:numPr>
                <w:ilvl w:val="0"/>
                <w:numId w:val="2"/>
              </w:numPr>
            </w:pPr>
            <w:r>
              <w:t>The ECU is in the process of receiving a download, via the TransferData ($36) diagnostic service, when a request message is received for this diagnostic service.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Transmitted prior to transitioning to boot (positive response is transmitted from boot).</w:t>
            </w:r>
          </w:p>
        </w:tc>
      </w:tr>
      <w:tr w:rsidR="00FF4F2F">
        <w:trPr>
          <w:cantSplit/>
          <w:jc w:val="center"/>
        </w:trPr>
        <w:tc>
          <w:tcPr>
            <w:tcW w:w="1440" w:type="dxa"/>
            <w:tcBorders>
              <w:top w:val="nil"/>
            </w:tcBorders>
          </w:tcPr>
          <w:p w:rsidR="00FF4F2F" w:rsidRDefault="00FF4F2F">
            <w:pPr>
              <w:jc w:val="center"/>
            </w:pPr>
            <w:r>
              <w:t>$99</w:t>
            </w:r>
          </w:p>
        </w:tc>
        <w:tc>
          <w:tcPr>
            <w:tcW w:w="7200" w:type="dxa"/>
            <w:tcBorders>
              <w:top w:val="nil"/>
            </w:tcBorders>
          </w:tcPr>
          <w:p w:rsidR="00FF4F2F" w:rsidRDefault="00FF4F2F">
            <w:r>
              <w:t>ReadyForDownload</w:t>
            </w:r>
            <w:r>
              <w:noBreakHyphen/>
              <w:t>DTCStored</w:t>
            </w:r>
          </w:p>
          <w:p w:rsidR="00FF4F2F" w:rsidRDefault="00FF4F2F">
            <w:pPr>
              <w:numPr>
                <w:ilvl w:val="0"/>
                <w:numId w:val="2"/>
              </w:numPr>
            </w:pPr>
            <w:r>
              <w:t>Not supported.</w:t>
            </w:r>
          </w:p>
        </w:tc>
      </w:tr>
    </w:tbl>
    <w:p w:rsidR="00FF4F2F" w:rsidRDefault="00FF4F2F">
      <w:pPr>
        <w:pStyle w:val="Caption"/>
      </w:pPr>
      <w:bookmarkStart w:id="102" w:name="_Toc223513463"/>
      <w:bookmarkStart w:id="103" w:name="_Ref101038"/>
      <w:bookmarkStart w:id="104" w:name="_Ref48962285"/>
      <w:r>
        <w:t xml:space="preserve">Table </w:t>
      </w:r>
      <w:fldSimple w:instr=" SEQ Table \* ARABIC ">
        <w:r w:rsidR="00167323">
          <w:rPr>
            <w:noProof/>
          </w:rPr>
          <w:t>19</w:t>
        </w:r>
      </w:fldSimple>
      <w:r>
        <w:t>: Negative Response Return Codes for RequestDownload ($34) Service</w:t>
      </w:r>
      <w:bookmarkEnd w:id="102"/>
    </w:p>
    <w:bookmarkEnd w:id="103"/>
    <w:bookmarkEnd w:id="104"/>
    <w:p w:rsidR="00FF4F2F" w:rsidRDefault="00FF4F2F">
      <w:pPr>
        <w:keepNext w:val="0"/>
        <w:keepLines w:val="0"/>
      </w:pPr>
    </w:p>
    <w:p w:rsidR="00FF4F2F" w:rsidRDefault="00FF4F2F">
      <w:pPr>
        <w:pStyle w:val="Heading2"/>
      </w:pPr>
      <w:bookmarkStart w:id="105" w:name="_Toc276632485"/>
      <w:r>
        <w:lastRenderedPageBreak/>
        <w:t xml:space="preserve">BFPR / OFPR </w:t>
      </w:r>
      <w:r>
        <w:noBreakHyphen/>
        <w:t xml:space="preserve"> TransferData ($36) Service</w:t>
      </w:r>
      <w:bookmarkEnd w:id="105"/>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_Ref48962320 \h  \* MERGEFORMAT </w:instrText>
      </w:r>
      <w:r w:rsidR="00195F6E">
        <w:fldChar w:fldCharType="separate"/>
      </w:r>
      <w:r w:rsidR="00167323">
        <w:t>Table 20: Sub</w:t>
      </w:r>
      <w:r w:rsidR="00167323">
        <w:noBreakHyphen/>
        <w:t>Functions TransferData ($36)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$00</w:t>
            </w:r>
          </w:p>
        </w:tc>
        <w:tc>
          <w:tcPr>
            <w:tcW w:w="4320" w:type="dxa"/>
            <w:tcBorders>
              <w:top w:val="nil"/>
            </w:tcBorders>
          </w:tcPr>
          <w:p w:rsidR="00FF4F2F" w:rsidRDefault="00FF4F2F">
            <w:r>
              <w:t>download</w:t>
            </w:r>
          </w:p>
        </w:tc>
      </w:tr>
      <w:tr w:rsidR="00FF4F2F">
        <w:trPr>
          <w:cantSplit/>
          <w:jc w:val="center"/>
        </w:trPr>
        <w:tc>
          <w:tcPr>
            <w:tcW w:w="1440" w:type="dxa"/>
            <w:tcBorders>
              <w:top w:val="nil"/>
            </w:tcBorders>
          </w:tcPr>
          <w:p w:rsidR="00FF4F2F" w:rsidRDefault="00FF4F2F">
            <w:pPr>
              <w:jc w:val="center"/>
            </w:pPr>
            <w:r>
              <w:t>$80</w:t>
            </w:r>
          </w:p>
        </w:tc>
        <w:tc>
          <w:tcPr>
            <w:tcW w:w="4320" w:type="dxa"/>
            <w:tcBorders>
              <w:top w:val="nil"/>
            </w:tcBorders>
          </w:tcPr>
          <w:p w:rsidR="00FF4F2F" w:rsidRDefault="00FF4F2F">
            <w:r>
              <w:t>downloadAndExecuteOrExecute</w:t>
            </w:r>
          </w:p>
        </w:tc>
      </w:tr>
    </w:tbl>
    <w:p w:rsidR="00FF4F2F" w:rsidRDefault="00FF4F2F">
      <w:pPr>
        <w:pStyle w:val="Caption"/>
      </w:pPr>
      <w:bookmarkStart w:id="106" w:name="_Toc223513464"/>
      <w:bookmarkStart w:id="107" w:name="_Ref1045420"/>
      <w:bookmarkStart w:id="108" w:name="_Ref48962320"/>
      <w:r>
        <w:t xml:space="preserve">Table </w:t>
      </w:r>
      <w:fldSimple w:instr=" SEQ Table \* ARABIC ">
        <w:r w:rsidR="00167323">
          <w:rPr>
            <w:noProof/>
          </w:rPr>
          <w:t>20</w:t>
        </w:r>
      </w:fldSimple>
      <w:r>
        <w:t>: Sub</w:t>
      </w:r>
      <w:r>
        <w:noBreakHyphen/>
        <w:t>Functions TransferData ($36) Service</w:t>
      </w:r>
      <w:bookmarkEnd w:id="106"/>
    </w:p>
    <w:bookmarkEnd w:id="107"/>
    <w:bookmarkEnd w:id="108"/>
    <w:p w:rsidR="00FF4F2F" w:rsidRDefault="00FF4F2F"/>
    <w:p w:rsidR="00FF4F2F" w:rsidRDefault="00FF4F2F">
      <w:r>
        <w:t>The size of the startingAddress parameter of this diagnostic service shall be 4 bytes in length.</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_Ref48962371 \h  \* MERGEFORMAT </w:instrText>
      </w:r>
      <w:r w:rsidR="00195F6E">
        <w:fldChar w:fldCharType="separate"/>
      </w:r>
      <w:r w:rsidR="00167323">
        <w:t>Table 21: Negative Response Return Codes for TransferData ($36)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RequestDownload ($34) service has not been received prior to the TransferData ($36) service.</w:t>
            </w:r>
          </w:p>
          <w:p w:rsidR="00FF4F2F" w:rsidRDefault="00FF4F2F">
            <w:pPr>
              <w:numPr>
                <w:ilvl w:val="0"/>
                <w:numId w:val="2"/>
              </w:numPr>
            </w:pPr>
            <w:r>
              <w:t>The order of software and/or calibration parts downloaded is invalid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Transmitted after each TransferData ($36) message (positive response is transmitted after the data is processed).</w:t>
            </w:r>
          </w:p>
        </w:tc>
      </w:tr>
      <w:tr w:rsidR="00FF4F2F">
        <w:trPr>
          <w:cantSplit/>
          <w:jc w:val="center"/>
        </w:trPr>
        <w:tc>
          <w:tcPr>
            <w:tcW w:w="1440" w:type="dxa"/>
            <w:tcBorders>
              <w:top w:val="nil"/>
            </w:tcBorders>
          </w:tcPr>
          <w:p w:rsidR="00FF4F2F" w:rsidRDefault="00FF4F2F">
            <w:pPr>
              <w:jc w:val="center"/>
            </w:pPr>
            <w:r>
              <w:t>$83</w:t>
            </w:r>
          </w:p>
        </w:tc>
        <w:tc>
          <w:tcPr>
            <w:tcW w:w="7200" w:type="dxa"/>
            <w:tcBorders>
              <w:top w:val="nil"/>
            </w:tcBorders>
          </w:tcPr>
          <w:p w:rsidR="00FF4F2F" w:rsidRDefault="00FF4F2F">
            <w:r>
              <w:t>VoltageOutOfRangeFault (High / Low)</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$85</w:t>
            </w:r>
          </w:p>
        </w:tc>
        <w:tc>
          <w:tcPr>
            <w:tcW w:w="7200" w:type="dxa"/>
            <w:tcBorders>
              <w:top w:val="nil"/>
            </w:tcBorders>
          </w:tcPr>
          <w:p w:rsidR="00FF4F2F" w:rsidRDefault="00FF4F2F">
            <w:r>
              <w:t>GeneralProgrammingFailure</w:t>
            </w:r>
          </w:p>
          <w:p w:rsidR="00FF4F2F" w:rsidRDefault="00FF4F2F">
            <w:pPr>
              <w:numPr>
                <w:ilvl w:val="0"/>
                <w:numId w:val="2"/>
              </w:numPr>
            </w:pPr>
            <w:r>
              <w:t>Write or erase error during programming.</w:t>
            </w:r>
          </w:p>
        </w:tc>
      </w:tr>
      <w:tr w:rsidR="00FF4F2F">
        <w:trPr>
          <w:cantSplit/>
          <w:jc w:val="center"/>
        </w:trPr>
        <w:tc>
          <w:tcPr>
            <w:tcW w:w="1440" w:type="dxa"/>
            <w:tcBorders>
              <w:top w:val="nil"/>
            </w:tcBorders>
          </w:tcPr>
          <w:p w:rsidR="00FF4F2F" w:rsidRDefault="00FF4F2F">
            <w:pPr>
              <w:jc w:val="center"/>
            </w:pPr>
            <w:r>
              <w:t>$89</w:t>
            </w:r>
          </w:p>
        </w:tc>
        <w:tc>
          <w:tcPr>
            <w:tcW w:w="7200" w:type="dxa"/>
            <w:tcBorders>
              <w:top w:val="nil"/>
            </w:tcBorders>
          </w:tcPr>
          <w:p w:rsidR="00FF4F2F" w:rsidRDefault="00FF4F2F">
            <w:r>
              <w:t>DeviceTypeError</w:t>
            </w:r>
          </w:p>
          <w:p w:rsidR="00FF4F2F" w:rsidRDefault="00FF4F2F">
            <w:pPr>
              <w:numPr>
                <w:ilvl w:val="0"/>
                <w:numId w:val="2"/>
              </w:numPr>
            </w:pPr>
            <w:r>
              <w:t>Not supported.</w:t>
            </w:r>
          </w:p>
        </w:tc>
      </w:tr>
    </w:tbl>
    <w:p w:rsidR="00FF4F2F" w:rsidRDefault="00FF4F2F">
      <w:pPr>
        <w:pStyle w:val="Caption"/>
      </w:pPr>
      <w:bookmarkStart w:id="109" w:name="_Toc223513465"/>
      <w:bookmarkStart w:id="110" w:name="_Ref101369"/>
      <w:bookmarkStart w:id="111" w:name="_Ref48962371"/>
      <w:r>
        <w:t xml:space="preserve">Table </w:t>
      </w:r>
      <w:fldSimple w:instr=" SEQ Table \* ARABIC ">
        <w:r w:rsidR="00167323">
          <w:rPr>
            <w:noProof/>
          </w:rPr>
          <w:t>21</w:t>
        </w:r>
      </w:fldSimple>
      <w:r>
        <w:t>: Negative Response Return Codes for TransferData ($36) Service</w:t>
      </w:r>
      <w:bookmarkEnd w:id="109"/>
    </w:p>
    <w:bookmarkEnd w:id="110"/>
    <w:bookmarkEnd w:id="111"/>
    <w:p w:rsidR="00FF4F2F" w:rsidRDefault="00FF4F2F">
      <w:pPr>
        <w:keepNext w:val="0"/>
        <w:keepLines w:val="0"/>
      </w:pPr>
    </w:p>
    <w:p w:rsidR="00FF4F2F" w:rsidRDefault="00FF4F2F">
      <w:pPr>
        <w:pStyle w:val="Heading2"/>
      </w:pPr>
      <w:bookmarkStart w:id="112" w:name="_Toc276632486"/>
      <w:r>
        <w:lastRenderedPageBreak/>
        <w:t xml:space="preserve">ODAR </w:t>
      </w:r>
      <w:r>
        <w:noBreakHyphen/>
        <w:t xml:space="preserve"> WriteDataByIdentifier ($3B) Service</w:t>
      </w:r>
      <w:bookmarkEnd w:id="112"/>
    </w:p>
    <w:p w:rsidR="00FF4F2F" w:rsidRDefault="00FF4F2F"/>
    <w:p w:rsidR="00FF4F2F" w:rsidRDefault="00FF4F2F">
      <w:r>
        <w:t xml:space="preserve">The values supported for the dataIdentifier parameter of this diagnostic service are specified in Section </w:t>
      </w:r>
      <w:fldSimple w:instr=" REF _Ref251102 \r \h  \* MERGEFORMAT ">
        <w:r w:rsidR="00167323">
          <w:t>4</w:t>
        </w:r>
      </w:fldSimple>
      <w:r>
        <w:t xml:space="preserve">, </w:t>
      </w:r>
      <w:fldSimple w:instr=" REF _Ref251105 \h  \* MERGEFORMAT ">
        <w:r w:rsidR="00167323">
          <w:t>Data Identifiers (DIDs)</w:t>
        </w:r>
      </w:fldSimple>
      <w:r>
        <w: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_Ref48962430 \h  \* MERGEFORMAT </w:instrText>
      </w:r>
      <w:r w:rsidR="00195F6E">
        <w:fldChar w:fldCharType="separate"/>
      </w:r>
      <w:r w:rsidR="00167323">
        <w:t>Table 22: Negative Response Return Codes for WriteDataByIdentifier ($3B)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 (correct number of data bytes not provided with the requested DID).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DID not supported or read</w:t>
            </w:r>
            <w:r>
              <w:noBreakHyphen/>
              <w:t>only.</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13" w:name="_Toc223513466"/>
      <w:bookmarkStart w:id="114" w:name="_Ref101552"/>
      <w:bookmarkStart w:id="115" w:name="_Ref48962430"/>
      <w:r>
        <w:t xml:space="preserve">Table </w:t>
      </w:r>
      <w:fldSimple w:instr=" SEQ Table \* ARABIC ">
        <w:r w:rsidR="00167323">
          <w:rPr>
            <w:noProof/>
          </w:rPr>
          <w:t>22</w:t>
        </w:r>
      </w:fldSimple>
      <w:r>
        <w:t>: Negative Response Return Codes for WriteDataByIdentifier ($3B) Service</w:t>
      </w:r>
      <w:bookmarkEnd w:id="113"/>
    </w:p>
    <w:bookmarkEnd w:id="114"/>
    <w:bookmarkEnd w:id="115"/>
    <w:p w:rsidR="00FF4F2F" w:rsidRDefault="00FF4F2F">
      <w:pPr>
        <w:keepNext w:val="0"/>
        <w:keepLines w:val="0"/>
      </w:pPr>
    </w:p>
    <w:p w:rsidR="00FF4F2F" w:rsidRDefault="00FF4F2F">
      <w:pPr>
        <w:pStyle w:val="Heading2"/>
      </w:pPr>
      <w:bookmarkStart w:id="116" w:name="_Toc276632487"/>
      <w:r>
        <w:t xml:space="preserve">OVIR / BFPR </w:t>
      </w:r>
      <w:r>
        <w:noBreakHyphen/>
        <w:t xml:space="preserve"> TesterPresent ($3E) Service</w:t>
      </w:r>
      <w:bookmarkEnd w:id="116"/>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_Ref48962463 \h  \* MERGEFORMAT </w:instrText>
      </w:r>
      <w:r w:rsidR="00195F6E">
        <w:fldChar w:fldCharType="separate"/>
      </w:r>
      <w:r w:rsidR="00167323">
        <w:t>Table 23: Negative Response Return Codes for TesterPresent ($3E)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bl>
    <w:p w:rsidR="00FF4F2F" w:rsidRDefault="00FF4F2F">
      <w:pPr>
        <w:pStyle w:val="Caption"/>
      </w:pPr>
      <w:bookmarkStart w:id="117" w:name="_Toc223513467"/>
      <w:bookmarkStart w:id="118" w:name="_Ref101957"/>
      <w:bookmarkStart w:id="119" w:name="_Ref48962463"/>
      <w:r>
        <w:t xml:space="preserve">Table </w:t>
      </w:r>
      <w:fldSimple w:instr=" SEQ Table \* ARABIC ">
        <w:r w:rsidR="00167323">
          <w:rPr>
            <w:noProof/>
          </w:rPr>
          <w:t>23</w:t>
        </w:r>
      </w:fldSimple>
      <w:r>
        <w:t>: Negative Response Return Codes for TesterPresent ($3E) Service</w:t>
      </w:r>
      <w:bookmarkEnd w:id="117"/>
    </w:p>
    <w:bookmarkEnd w:id="118"/>
    <w:bookmarkEnd w:id="119"/>
    <w:p w:rsidR="00FF4F2F" w:rsidRDefault="00FF4F2F">
      <w:pPr>
        <w:keepNext w:val="0"/>
        <w:keepLines w:val="0"/>
      </w:pPr>
    </w:p>
    <w:p w:rsidR="00FF4F2F" w:rsidRDefault="00FF4F2F">
      <w:pPr>
        <w:pStyle w:val="Heading2"/>
      </w:pPr>
      <w:bookmarkStart w:id="120" w:name="_Toc276632488"/>
      <w:r>
        <w:lastRenderedPageBreak/>
        <w:t xml:space="preserve">BFPR / OFPR </w:t>
      </w:r>
      <w:r>
        <w:noBreakHyphen/>
        <w:t xml:space="preserve"> ReportProgrammedState ($A2) Service</w:t>
      </w:r>
      <w:bookmarkEnd w:id="120"/>
    </w:p>
    <w:p w:rsidR="00FF4F2F" w:rsidRDefault="00FF4F2F"/>
    <w:p w:rsidR="00FF4F2F" w:rsidRDefault="00FF4F2F">
      <w:r>
        <w:t>The values supported for the programmedState parameter of this diagnostic service are fully programmed ($00) and op s/w present, cal data missing ($02).</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_Ref48962504 \h  \* MERGEFORMAT </w:instrText>
      </w:r>
      <w:r w:rsidR="00195F6E">
        <w:fldChar w:fldCharType="separate"/>
      </w:r>
      <w:r w:rsidR="00167323">
        <w:t>Table 24: Negative Response Return Codes for ReportProgrammedState ($A2)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21" w:name="_Toc223513468"/>
      <w:bookmarkStart w:id="122" w:name="_Ref102113"/>
      <w:bookmarkStart w:id="123" w:name="_Ref48962504"/>
      <w:r>
        <w:t xml:space="preserve">Table </w:t>
      </w:r>
      <w:fldSimple w:instr=" SEQ Table \* ARABIC ">
        <w:r w:rsidR="00167323">
          <w:rPr>
            <w:noProof/>
          </w:rPr>
          <w:t>24</w:t>
        </w:r>
      </w:fldSimple>
      <w:r>
        <w:t>: Negative Response Return Codes for ReportProgrammedState ($A2) Service</w:t>
      </w:r>
      <w:bookmarkEnd w:id="121"/>
    </w:p>
    <w:bookmarkEnd w:id="122"/>
    <w:bookmarkEnd w:id="123"/>
    <w:p w:rsidR="00FF4F2F" w:rsidRDefault="00FF4F2F">
      <w:pPr>
        <w:keepNext w:val="0"/>
        <w:keepLines w:val="0"/>
      </w:pPr>
    </w:p>
    <w:p w:rsidR="00FF4F2F" w:rsidRDefault="00FF4F2F">
      <w:pPr>
        <w:pStyle w:val="Heading2"/>
      </w:pPr>
      <w:bookmarkStart w:id="124" w:name="_Toc276632489"/>
      <w:r>
        <w:t xml:space="preserve">OFPR / BFPR </w:t>
      </w:r>
      <w:r>
        <w:noBreakHyphen/>
        <w:t xml:space="preserve"> ProgrammingMode ($A5) Service</w:t>
      </w:r>
      <w:bookmarkEnd w:id="124"/>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_Ref48962536 \h  \* MERGEFORMAT </w:instrText>
      </w:r>
      <w:r w:rsidR="00195F6E">
        <w:fldChar w:fldCharType="separate"/>
      </w:r>
      <w:r w:rsidR="00167323">
        <w:t>Table 25: Sub</w:t>
      </w:r>
      <w:r w:rsidR="00167323">
        <w:noBreakHyphen/>
        <w:t>Functions for ProgrammingMode ($A5)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requestProgrammingMode</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enableProgrammingMode</w:t>
            </w:r>
          </w:p>
        </w:tc>
      </w:tr>
    </w:tbl>
    <w:p w:rsidR="00FF4F2F" w:rsidRDefault="00FF4F2F">
      <w:pPr>
        <w:pStyle w:val="Caption"/>
      </w:pPr>
      <w:bookmarkStart w:id="125" w:name="_Toc223513469"/>
      <w:bookmarkStart w:id="126" w:name="_Ref1095519"/>
      <w:bookmarkStart w:id="127" w:name="_Ref48962536"/>
      <w:r>
        <w:t xml:space="preserve">Table </w:t>
      </w:r>
      <w:fldSimple w:instr=" SEQ Table \* ARABIC ">
        <w:r w:rsidR="00167323">
          <w:rPr>
            <w:noProof/>
          </w:rPr>
          <w:t>25</w:t>
        </w:r>
      </w:fldSimple>
      <w:r>
        <w:t>: Sub</w:t>
      </w:r>
      <w:r>
        <w:noBreakHyphen/>
        <w:t>Functions for ProgrammingMode ($A5) Service</w:t>
      </w:r>
      <w:bookmarkEnd w:id="125"/>
    </w:p>
    <w:bookmarkEnd w:id="126"/>
    <w:bookmarkEnd w:id="127"/>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_Ref48962568 \h  \* MERGEFORMAT </w:instrText>
      </w:r>
      <w:r w:rsidR="00195F6E">
        <w:fldChar w:fldCharType="separate"/>
      </w:r>
      <w:r w:rsidR="00167323">
        <w:t>Table 26: Negative Response Return Codes for ProgrammingMode ($A5)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enableProgrammingMode ($03) prior to receiving a request message with sub</w:t>
            </w:r>
            <w:r>
              <w:noBreakHyphen/>
              <w:t>function requestProgrammingMode ($01).</w:t>
            </w:r>
          </w:p>
          <w:p w:rsidR="00FF4F2F" w:rsidRDefault="00FF4F2F">
            <w:pPr>
              <w:numPr>
                <w:ilvl w:val="0"/>
                <w:numId w:val="2"/>
              </w:numPr>
            </w:pPr>
            <w:r>
              <w:t>DisableNormalComm ($28) service has not been received prior to the ProgrammingMode ($A5) service.</w:t>
            </w:r>
          </w:p>
          <w:p w:rsidR="00FF4F2F" w:rsidRDefault="00FF4F2F">
            <w:pPr>
              <w:numPr>
                <w:ilvl w:val="0"/>
                <w:numId w:val="2"/>
              </w:numPr>
            </w:pPr>
            <w:r>
              <w:t>Programming mode is already active.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28" w:name="_Toc223513470"/>
      <w:bookmarkStart w:id="129" w:name="_Ref102330"/>
      <w:bookmarkStart w:id="130" w:name="_Ref48962568"/>
      <w:r>
        <w:t xml:space="preserve">Table </w:t>
      </w:r>
      <w:fldSimple w:instr=" SEQ Table \* ARABIC ">
        <w:r w:rsidR="00167323">
          <w:rPr>
            <w:noProof/>
          </w:rPr>
          <w:t>26</w:t>
        </w:r>
      </w:fldSimple>
      <w:r>
        <w:t>: Negative Response Return Codes for ProgrammingMode ($A5) Service</w:t>
      </w:r>
      <w:bookmarkEnd w:id="128"/>
    </w:p>
    <w:bookmarkEnd w:id="129"/>
    <w:bookmarkEnd w:id="130"/>
    <w:p w:rsidR="00FF4F2F" w:rsidRDefault="00FF4F2F">
      <w:pPr>
        <w:keepNext w:val="0"/>
        <w:keepLines w:val="0"/>
      </w:pPr>
    </w:p>
    <w:p w:rsidR="00FF4F2F" w:rsidRDefault="00FF4F2F">
      <w:pPr>
        <w:pStyle w:val="Heading2"/>
      </w:pPr>
      <w:bookmarkStart w:id="131" w:name="_Toc276632490"/>
      <w:r>
        <w:lastRenderedPageBreak/>
        <w:t xml:space="preserve">DFIR </w:t>
      </w:r>
      <w:r>
        <w:noBreakHyphen/>
        <w:t xml:space="preserve"> ReadDiagnosticInformation ($A9) Service</w:t>
      </w:r>
      <w:bookmarkEnd w:id="131"/>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_Ref48962614 \h  \* MERGEFORMAT </w:instrText>
      </w:r>
      <w:r w:rsidR="00195F6E">
        <w:fldChar w:fldCharType="separate"/>
      </w:r>
      <w:r w:rsidR="00167323">
        <w:t>Table 27: Sub</w:t>
      </w:r>
      <w:r w:rsidR="00167323">
        <w:noBreakHyphen/>
        <w:t>Functions for ReadDiagnosticInformation ($A9)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$80</w:t>
            </w:r>
          </w:p>
        </w:tc>
        <w:tc>
          <w:tcPr>
            <w:tcW w:w="4320" w:type="dxa"/>
            <w:tcBorders>
              <w:top w:val="nil"/>
            </w:tcBorders>
          </w:tcPr>
          <w:p w:rsidR="00FF4F2F" w:rsidRDefault="00FF4F2F">
            <w:r>
              <w:t>readStatusOfDTCByNumber</w:t>
            </w:r>
          </w:p>
        </w:tc>
      </w:tr>
      <w:tr w:rsidR="00FF4F2F">
        <w:trPr>
          <w:cantSplit/>
          <w:jc w:val="center"/>
        </w:trPr>
        <w:tc>
          <w:tcPr>
            <w:tcW w:w="1440" w:type="dxa"/>
            <w:tcBorders>
              <w:top w:val="nil"/>
            </w:tcBorders>
          </w:tcPr>
          <w:p w:rsidR="00FF4F2F" w:rsidRDefault="00FF4F2F">
            <w:pPr>
              <w:jc w:val="center"/>
            </w:pPr>
            <w:r>
              <w:t>$81</w:t>
            </w:r>
          </w:p>
        </w:tc>
        <w:tc>
          <w:tcPr>
            <w:tcW w:w="4320" w:type="dxa"/>
            <w:tcBorders>
              <w:top w:val="nil"/>
            </w:tcBorders>
          </w:tcPr>
          <w:p w:rsidR="00FF4F2F" w:rsidRDefault="00FF4F2F">
            <w:r>
              <w:t>readStatusOfDTCByStatusMask</w:t>
            </w:r>
          </w:p>
        </w:tc>
      </w:tr>
      <w:tr w:rsidR="00FF4F2F">
        <w:trPr>
          <w:cantSplit/>
          <w:jc w:val="center"/>
        </w:trPr>
        <w:tc>
          <w:tcPr>
            <w:tcW w:w="1440" w:type="dxa"/>
            <w:tcBorders>
              <w:top w:val="nil"/>
            </w:tcBorders>
          </w:tcPr>
          <w:p w:rsidR="00FF4F2F" w:rsidRDefault="00FF4F2F">
            <w:pPr>
              <w:jc w:val="center"/>
            </w:pPr>
            <w:r>
              <w:t>$82</w:t>
            </w:r>
          </w:p>
        </w:tc>
        <w:tc>
          <w:tcPr>
            <w:tcW w:w="4320" w:type="dxa"/>
            <w:tcBorders>
              <w:top w:val="nil"/>
            </w:tcBorders>
          </w:tcPr>
          <w:p w:rsidR="00FF4F2F" w:rsidRDefault="00FF4F2F">
            <w:r>
              <w:t>sendOnChangeDTCCount</w:t>
            </w:r>
          </w:p>
        </w:tc>
      </w:tr>
    </w:tbl>
    <w:p w:rsidR="00FF4F2F" w:rsidRDefault="00FF4F2F">
      <w:pPr>
        <w:pStyle w:val="Caption"/>
      </w:pPr>
      <w:bookmarkStart w:id="132" w:name="_Toc223513471"/>
      <w:bookmarkStart w:id="133" w:name="_Ref1096811"/>
      <w:bookmarkStart w:id="134" w:name="_Ref48962614"/>
      <w:r>
        <w:t xml:space="preserve">Table </w:t>
      </w:r>
      <w:fldSimple w:instr=" SEQ Table \* ARABIC ">
        <w:r w:rsidR="00167323">
          <w:rPr>
            <w:noProof/>
          </w:rPr>
          <w:t>27</w:t>
        </w:r>
      </w:fldSimple>
      <w:r>
        <w:t>: Sub</w:t>
      </w:r>
      <w:r>
        <w:noBreakHyphen/>
        <w:t>Functions for ReadDiagnosticInformation ($A9) Service</w:t>
      </w:r>
      <w:bookmarkEnd w:id="132"/>
    </w:p>
    <w:bookmarkEnd w:id="133"/>
    <w:bookmarkEnd w:id="134"/>
    <w:p w:rsidR="00FF4F2F" w:rsidRDefault="00FF4F2F"/>
    <w:p w:rsidR="00FF4F2F" w:rsidRDefault="00FF4F2F">
      <w:r>
        <w:t>The values supported for the DTCMaskRecord parameter of sub</w:t>
      </w:r>
      <w:r>
        <w:noBreakHyphen/>
        <w:t xml:space="preserve">function readStatusOfDTCByNumber ($80) of this diagnostic service are specified in Section </w:t>
      </w:r>
      <w:fldSimple w:instr=" REF _Ref17869824 \r \h  \* MERGEFORMAT ">
        <w:r w:rsidR="00167323">
          <w:t>6</w:t>
        </w:r>
      </w:fldSimple>
      <w:r>
        <w:t xml:space="preserve">, </w:t>
      </w:r>
      <w:fldSimple w:instr=" REF _Ref17869824 \h  \* MERGEFORMAT ">
        <w:r w:rsidR="00167323">
          <w:t>Diagnostic Trouble Codes (DTCs)</w:t>
        </w:r>
      </w:fldSimple>
      <w:r>
        <w:t>.</w:t>
      </w:r>
    </w:p>
    <w:p w:rsidR="00FF4F2F" w:rsidRDefault="00FF4F2F"/>
    <w:p w:rsidR="00FF4F2F" w:rsidRDefault="00FF4F2F">
      <w:r>
        <w:t>The DTC count for sub</w:t>
      </w:r>
      <w:r>
        <w:noBreakHyphen/>
        <w:t>function sendOnChangeDTCCount ($82) of this diagnostic service is updated at an interval of 1.0 second.</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_Ref48962643 \h  \* MERGEFORMAT </w:instrText>
      </w:r>
      <w:r w:rsidR="00195F6E">
        <w:fldChar w:fldCharType="separate"/>
      </w:r>
      <w:r w:rsidR="00167323">
        <w:t>Table 28: Negative Response Return Codes for ReadDiagnosticInformation ($A9)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DTC and fault type requested with sub</w:t>
            </w:r>
            <w:r>
              <w:noBreakHyphen/>
              <w:t>function readStatusOfDTCByNumber ($80) is not valid.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35" w:name="_Toc223513472"/>
      <w:bookmarkStart w:id="136" w:name="_Ref102935"/>
      <w:bookmarkStart w:id="137" w:name="_Ref48962643"/>
      <w:r>
        <w:t xml:space="preserve">Table </w:t>
      </w:r>
      <w:fldSimple w:instr=" SEQ Table \* ARABIC ">
        <w:r w:rsidR="00167323">
          <w:rPr>
            <w:noProof/>
          </w:rPr>
          <w:t>28</w:t>
        </w:r>
      </w:fldSimple>
      <w:r>
        <w:t>: Negative Response Return Codes for ReadDiagnosticInformation ($A9) Service</w:t>
      </w:r>
      <w:bookmarkEnd w:id="135"/>
    </w:p>
    <w:bookmarkEnd w:id="136"/>
    <w:bookmarkEnd w:id="137"/>
    <w:p w:rsidR="00FF4F2F" w:rsidRDefault="00FF4F2F">
      <w:pPr>
        <w:keepNext w:val="0"/>
        <w:keepLines w:val="0"/>
      </w:pPr>
    </w:p>
    <w:p w:rsidR="00FF4F2F" w:rsidRDefault="00FF4F2F">
      <w:pPr>
        <w:pStyle w:val="Heading2"/>
      </w:pPr>
      <w:bookmarkStart w:id="138" w:name="_Toc276632491"/>
      <w:r>
        <w:lastRenderedPageBreak/>
        <w:t xml:space="preserve">ODAR </w:t>
      </w:r>
      <w:r>
        <w:noBreakHyphen/>
        <w:t xml:space="preserve"> ReadDataByPacketIdentifier ($AA) Service</w:t>
      </w:r>
      <w:bookmarkEnd w:id="138"/>
    </w:p>
    <w:p w:rsidR="00FF4F2F" w:rsidRDefault="00FF4F2F"/>
    <w:p w:rsidR="00167323" w:rsidRDefault="00FF4F2F" w:rsidP="00167323">
      <w:r>
        <w:t>The sub</w:t>
      </w:r>
      <w:r>
        <w:noBreakHyphen/>
        <w:t xml:space="preserve">functions supported for this diagnostic service are specified in </w:t>
      </w:r>
      <w:r w:rsidR="00195F6E">
        <w:fldChar w:fldCharType="begin"/>
      </w:r>
      <w:r>
        <w:instrText xml:space="preserve"> REF _Ref48962672 \h  \* MERGEFORMAT </w:instrText>
      </w:r>
      <w:r w:rsidR="00195F6E">
        <w:fldChar w:fldCharType="separate"/>
      </w:r>
      <w:r w:rsidR="00167323">
        <w:t>Table 29: Sub</w:t>
      </w:r>
      <w:r w:rsidR="00167323">
        <w:noBreakHyphen/>
        <w:t>Functions for ReadDataByPacketIdentifier ($AA)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pStyle w:val="Footer"/>
              <w:tabs>
                <w:tab w:val="clear" w:pos="4320"/>
                <w:tab w:val="clear" w:pos="8640"/>
              </w:tabs>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$00</w:t>
            </w:r>
          </w:p>
        </w:tc>
        <w:tc>
          <w:tcPr>
            <w:tcW w:w="4320" w:type="dxa"/>
            <w:tcBorders>
              <w:top w:val="nil"/>
            </w:tcBorders>
          </w:tcPr>
          <w:p w:rsidR="00FF4F2F" w:rsidRDefault="00FF4F2F">
            <w:r>
              <w:t>stopSending</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sendOneResponse</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scheduleAtSlowRate</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scheduleAtMediumRate</w:t>
            </w:r>
          </w:p>
        </w:tc>
      </w:tr>
      <w:tr w:rsidR="00FF4F2F">
        <w:trPr>
          <w:cantSplit/>
          <w:jc w:val="center"/>
        </w:trPr>
        <w:tc>
          <w:tcPr>
            <w:tcW w:w="1440" w:type="dxa"/>
            <w:tcBorders>
              <w:top w:val="nil"/>
            </w:tcBorders>
          </w:tcPr>
          <w:p w:rsidR="00FF4F2F" w:rsidRDefault="00FF4F2F">
            <w:pPr>
              <w:jc w:val="center"/>
            </w:pPr>
            <w:r>
              <w:t>$04</w:t>
            </w:r>
          </w:p>
        </w:tc>
        <w:tc>
          <w:tcPr>
            <w:tcW w:w="4320" w:type="dxa"/>
            <w:tcBorders>
              <w:top w:val="nil"/>
            </w:tcBorders>
          </w:tcPr>
          <w:p w:rsidR="00FF4F2F" w:rsidRDefault="00FF4F2F">
            <w:r>
              <w:t>scheduleAtFastRate</w:t>
            </w:r>
          </w:p>
        </w:tc>
      </w:tr>
    </w:tbl>
    <w:p w:rsidR="00FF4F2F" w:rsidRDefault="00FF4F2F">
      <w:pPr>
        <w:pStyle w:val="Caption"/>
      </w:pPr>
      <w:bookmarkStart w:id="139" w:name="_Toc223513473"/>
      <w:bookmarkStart w:id="140" w:name="_Ref103231"/>
      <w:bookmarkStart w:id="141" w:name="_Ref48962672"/>
      <w:r>
        <w:t xml:space="preserve">Table </w:t>
      </w:r>
      <w:fldSimple w:instr=" SEQ Table \* ARABIC ">
        <w:r w:rsidR="00167323">
          <w:rPr>
            <w:noProof/>
          </w:rPr>
          <w:t>29</w:t>
        </w:r>
      </w:fldSimple>
      <w:r>
        <w:t>: Sub</w:t>
      </w:r>
      <w:r>
        <w:noBreakHyphen/>
        <w:t>Functions for ReadDataByPacketIdentifier ($AA) Service</w:t>
      </w:r>
      <w:bookmarkEnd w:id="139"/>
    </w:p>
    <w:bookmarkEnd w:id="140"/>
    <w:bookmarkEnd w:id="141"/>
    <w:p w:rsidR="00FF4F2F" w:rsidRDefault="00FF4F2F"/>
    <w:p w:rsidR="00FF4F2F" w:rsidRDefault="00FF4F2F">
      <w:r>
        <w:t>The values supported for each element of the request_DPIDs parameter of this diagnostic service are $EF to $FE, for a total of 16 dynamic DPIDs.  Static DPIDs are not supported.</w:t>
      </w:r>
    </w:p>
    <w:p w:rsidR="00FF4F2F" w:rsidRDefault="00FF4F2F"/>
    <w:p w:rsidR="00FF4F2F" w:rsidRDefault="00FF4F2F">
      <w:r>
        <w:t>The ECU shall support up to 5 DPID numbers in a request for sub</w:t>
      </w:r>
      <w:r>
        <w:noBreakHyphen/>
        <w:t>function sendOneResponse ($01) of this diagnostic service.</w:t>
      </w:r>
    </w:p>
    <w:p w:rsidR="00FF4F2F" w:rsidRDefault="00FF4F2F"/>
    <w:p w:rsidR="00167323" w:rsidRDefault="00FF4F2F" w:rsidP="00167323">
      <w:r>
        <w:t xml:space="preserve">The ECU shall have a Periodic DPID Scheduler (PDS) with up to 16 DPIDs.  The ECU’s actual scheduling rates for the PDS are specified in </w:t>
      </w:r>
      <w:r w:rsidR="00195F6E">
        <w:fldChar w:fldCharType="begin"/>
      </w:r>
      <w:r>
        <w:instrText xml:space="preserve"> REF _Ref48962890 \h  \* MERGEFORMAT </w:instrText>
      </w:r>
      <w:r w:rsidR="00195F6E">
        <w:fldChar w:fldCharType="separate"/>
      </w:r>
      <w:r w:rsidR="00167323">
        <w:t>Table 30: Actual Scheduling Periods for ReadDataByPacketIdentifier ($AA)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880"/>
        <w:gridCol w:w="2880"/>
      </w:tblGrid>
      <w:tr w:rsidR="00FF4F2F">
        <w:trPr>
          <w:cantSplit/>
          <w:jc w:val="center"/>
        </w:trPr>
        <w:tc>
          <w:tcPr>
            <w:tcW w:w="2880" w:type="dxa"/>
            <w:tcBorders>
              <w:bottom w:val="single" w:sz="12" w:space="0" w:color="000000"/>
            </w:tcBorders>
          </w:tcPr>
          <w:p w:rsidR="00FF4F2F" w:rsidRDefault="00FF4F2F">
            <w:pPr>
              <w:jc w:val="center"/>
              <w:rPr>
                <w:b/>
              </w:rPr>
            </w:pPr>
            <w:r>
              <w:rPr>
                <w:b/>
              </w:rPr>
              <w:t>Sub</w:t>
            </w:r>
            <w:r>
              <w:rPr>
                <w:b/>
              </w:rPr>
              <w:noBreakHyphen/>
              <w:t>Function</w:t>
            </w:r>
          </w:p>
        </w:tc>
        <w:tc>
          <w:tcPr>
            <w:tcW w:w="2880" w:type="dxa"/>
            <w:tcBorders>
              <w:bottom w:val="single" w:sz="12" w:space="0" w:color="000000"/>
            </w:tcBorders>
          </w:tcPr>
          <w:p w:rsidR="00FF4F2F" w:rsidRDefault="00FF4F2F">
            <w:pPr>
              <w:jc w:val="center"/>
              <w:rPr>
                <w:b/>
              </w:rPr>
            </w:pPr>
            <w:r>
              <w:rPr>
                <w:b/>
              </w:rPr>
              <w:t>Actual Scheduling Period</w:t>
            </w:r>
          </w:p>
        </w:tc>
      </w:tr>
      <w:tr w:rsidR="00FF4F2F">
        <w:trPr>
          <w:cantSplit/>
          <w:jc w:val="center"/>
        </w:trPr>
        <w:tc>
          <w:tcPr>
            <w:tcW w:w="2880" w:type="dxa"/>
            <w:tcBorders>
              <w:top w:val="nil"/>
            </w:tcBorders>
          </w:tcPr>
          <w:p w:rsidR="00FF4F2F" w:rsidRDefault="00FF4F2F">
            <w:pPr>
              <w:jc w:val="center"/>
            </w:pPr>
            <w:r>
              <w:t>scheduleAtSlowRate ($02)</w:t>
            </w:r>
          </w:p>
        </w:tc>
        <w:tc>
          <w:tcPr>
            <w:tcW w:w="2880" w:type="dxa"/>
            <w:tcBorders>
              <w:top w:val="nil"/>
            </w:tcBorders>
          </w:tcPr>
          <w:p w:rsidR="00FF4F2F" w:rsidRDefault="00FF4F2F">
            <w:pPr>
              <w:jc w:val="center"/>
            </w:pPr>
            <w:r>
              <w:t>1000.0 ms</w:t>
            </w:r>
          </w:p>
        </w:tc>
      </w:tr>
      <w:tr w:rsidR="00FF4F2F">
        <w:trPr>
          <w:cantSplit/>
          <w:jc w:val="center"/>
        </w:trPr>
        <w:tc>
          <w:tcPr>
            <w:tcW w:w="2880" w:type="dxa"/>
          </w:tcPr>
          <w:p w:rsidR="00FF4F2F" w:rsidRDefault="00FF4F2F">
            <w:pPr>
              <w:jc w:val="center"/>
            </w:pPr>
            <w:r>
              <w:t>scheduleAtMediumRate ($03)</w:t>
            </w:r>
          </w:p>
        </w:tc>
        <w:tc>
          <w:tcPr>
            <w:tcW w:w="2880" w:type="dxa"/>
          </w:tcPr>
          <w:p w:rsidR="00FF4F2F" w:rsidRDefault="00FF4F2F">
            <w:pPr>
              <w:jc w:val="center"/>
            </w:pPr>
            <w:r>
              <w:t>200.0 ms</w:t>
            </w:r>
          </w:p>
        </w:tc>
      </w:tr>
      <w:tr w:rsidR="00FF4F2F">
        <w:trPr>
          <w:cantSplit/>
          <w:jc w:val="center"/>
        </w:trPr>
        <w:tc>
          <w:tcPr>
            <w:tcW w:w="2880" w:type="dxa"/>
          </w:tcPr>
          <w:p w:rsidR="00FF4F2F" w:rsidRDefault="00FF4F2F">
            <w:pPr>
              <w:jc w:val="center"/>
            </w:pPr>
            <w:r>
              <w:t>scheduleAtFastRate ($04)</w:t>
            </w:r>
          </w:p>
        </w:tc>
        <w:tc>
          <w:tcPr>
            <w:tcW w:w="2880" w:type="dxa"/>
          </w:tcPr>
          <w:p w:rsidR="00FF4F2F" w:rsidRDefault="00FF4F2F">
            <w:pPr>
              <w:jc w:val="center"/>
            </w:pPr>
            <w:r>
              <w:t>25.0 ms</w:t>
            </w:r>
          </w:p>
        </w:tc>
      </w:tr>
    </w:tbl>
    <w:p w:rsidR="00FF4F2F" w:rsidRDefault="00FF4F2F">
      <w:pPr>
        <w:pStyle w:val="Caption"/>
      </w:pPr>
      <w:bookmarkStart w:id="142" w:name="_Toc223513474"/>
      <w:bookmarkStart w:id="143" w:name="_Ref14786316"/>
      <w:bookmarkStart w:id="144" w:name="_Ref48962890"/>
      <w:r>
        <w:t xml:space="preserve">Table </w:t>
      </w:r>
      <w:fldSimple w:instr=" SEQ Table \* ARABIC ">
        <w:r w:rsidR="00167323">
          <w:rPr>
            <w:noProof/>
          </w:rPr>
          <w:t>30</w:t>
        </w:r>
      </w:fldSimple>
      <w:r>
        <w:t>: Actual Scheduling Periods for ReadDataByPacketIdentifier ($AA) Service</w:t>
      </w:r>
      <w:bookmarkEnd w:id="142"/>
    </w:p>
    <w:bookmarkEnd w:id="143"/>
    <w:bookmarkEnd w:id="144"/>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_Ref48962925 \h  \* MERGEFORMAT </w:instrText>
      </w:r>
      <w:r w:rsidR="00195F6E">
        <w:fldChar w:fldCharType="separate"/>
      </w:r>
      <w:r w:rsidR="00167323">
        <w:t>Table 31: Negative Response Return Codes for ReadDataByPacketIdentifier ($AA)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p w:rsidR="00FF4F2F" w:rsidRDefault="00FF4F2F">
            <w:pPr>
              <w:numPr>
                <w:ilvl w:val="0"/>
                <w:numId w:val="2"/>
              </w:numPr>
            </w:pPr>
            <w:r>
              <w:t>Number of DPIDs requested in a one shot is greater than 5.</w:t>
            </w:r>
          </w:p>
          <w:p w:rsidR="00FF4F2F" w:rsidRDefault="00FF4F2F">
            <w:pPr>
              <w:numPr>
                <w:ilvl w:val="0"/>
                <w:numId w:val="2"/>
              </w:numPr>
            </w:pPr>
            <w:r>
              <w:t>Request contains more than 16 DPIDs to be scheduled.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DPID requested is not supported or has not yet been defined.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$81</w:t>
            </w:r>
          </w:p>
        </w:tc>
        <w:tc>
          <w:tcPr>
            <w:tcW w:w="7200" w:type="dxa"/>
            <w:tcBorders>
              <w:top w:val="nil"/>
            </w:tcBorders>
          </w:tcPr>
          <w:p w:rsidR="00FF4F2F" w:rsidRDefault="00FF4F2F">
            <w:r>
              <w:t>SchedulerFull</w:t>
            </w:r>
          </w:p>
          <w:p w:rsidR="00FF4F2F" w:rsidRDefault="00FF4F2F">
            <w:pPr>
              <w:numPr>
                <w:ilvl w:val="0"/>
                <w:numId w:val="2"/>
              </w:numPr>
            </w:pPr>
            <w:r>
              <w:t>Request would result in more than 16 DPIDs being scheduled.</w:t>
            </w:r>
          </w:p>
        </w:tc>
      </w:tr>
    </w:tbl>
    <w:p w:rsidR="00FF4F2F" w:rsidRDefault="00FF4F2F">
      <w:pPr>
        <w:pStyle w:val="Caption"/>
      </w:pPr>
      <w:bookmarkStart w:id="145" w:name="_Toc223513475"/>
      <w:bookmarkStart w:id="146" w:name="_Ref103241"/>
      <w:bookmarkStart w:id="147" w:name="_Ref48962925"/>
      <w:r>
        <w:t xml:space="preserve">Table </w:t>
      </w:r>
      <w:fldSimple w:instr=" SEQ Table \* ARABIC ">
        <w:r w:rsidR="00167323">
          <w:rPr>
            <w:noProof/>
          </w:rPr>
          <w:t>31</w:t>
        </w:r>
      </w:fldSimple>
      <w:r>
        <w:t>: Negative Response Return Codes for ReadDataByPacketIdentifier ($AA) Service</w:t>
      </w:r>
      <w:bookmarkEnd w:id="145"/>
    </w:p>
    <w:bookmarkEnd w:id="146"/>
    <w:bookmarkEnd w:id="147"/>
    <w:p w:rsidR="00FF4F2F" w:rsidRDefault="00FF4F2F">
      <w:pPr>
        <w:keepNext w:val="0"/>
        <w:keepLines w:val="0"/>
      </w:pPr>
    </w:p>
    <w:p w:rsidR="00FF4F2F" w:rsidRDefault="00FF4F2F">
      <w:pPr>
        <w:pStyle w:val="Heading2"/>
      </w:pPr>
      <w:bookmarkStart w:id="148" w:name="_Toc276632492"/>
      <w:r>
        <w:lastRenderedPageBreak/>
        <w:t xml:space="preserve">ODCR </w:t>
      </w:r>
      <w:r>
        <w:noBreakHyphen/>
        <w:t xml:space="preserve"> DeviceControl ($AE) Service</w:t>
      </w:r>
      <w:bookmarkEnd w:id="148"/>
    </w:p>
    <w:p w:rsidR="00FF4F2F" w:rsidRDefault="00FF4F2F"/>
    <w:p w:rsidR="00FF4F2F" w:rsidRDefault="00FF4F2F">
      <w:r>
        <w:t xml:space="preserve">The values supported for the CPIDNumber parameter of this diagnostic service are specified in Section </w:t>
      </w:r>
      <w:fldSimple w:instr=" REF _Ref251197 \r \h  \* MERGEFORMAT ">
        <w:r w:rsidR="00167323">
          <w:t>5</w:t>
        </w:r>
      </w:fldSimple>
      <w:r>
        <w:t xml:space="preserve">, </w:t>
      </w:r>
      <w:fldSimple w:instr=" REF _Ref251200 \h  \* MERGEFORMAT ">
        <w:r w:rsidR="00167323">
          <w:t>Control Packet Identifiers (CPIDs)</w:t>
        </w:r>
      </w:fldSimple>
      <w:r>
        <w:t>.</w:t>
      </w:r>
    </w:p>
    <w:p w:rsidR="00FF4F2F" w:rsidRDefault="00FF4F2F"/>
    <w:p w:rsidR="00167323" w:rsidRDefault="00FF4F2F" w:rsidP="00167323">
      <w:r>
        <w:t xml:space="preserve">The conditions for each of the negative response return codes for this diagnostic service are documented in </w:t>
      </w:r>
      <w:r w:rsidR="00195F6E">
        <w:fldChar w:fldCharType="begin"/>
      </w:r>
      <w:r>
        <w:instrText xml:space="preserve"> REF _Ref48962967 \h  \* MERGEFORMAT </w:instrText>
      </w:r>
      <w:r w:rsidR="00195F6E">
        <w:fldChar w:fldCharType="separate"/>
      </w:r>
      <w:r w:rsidR="00167323">
        <w:t>Table 32: Negative Response Return Codes for DeviceControl ($AE) Service</w:t>
      </w:r>
    </w:p>
    <w:p w:rsidR="00FF4F2F" w:rsidRDefault="00195F6E">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CPID requested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$E3 $xx $yy</w:t>
            </w:r>
          </w:p>
        </w:tc>
        <w:tc>
          <w:tcPr>
            <w:tcW w:w="7200" w:type="dxa"/>
            <w:tcBorders>
              <w:top w:val="nil"/>
            </w:tcBorders>
          </w:tcPr>
          <w:p w:rsidR="00FF4F2F" w:rsidRDefault="00FF4F2F">
            <w:r>
              <w:t>DeviceControlLimitsExceeded</w:t>
            </w:r>
          </w:p>
          <w:p w:rsidR="00FF4F2F" w:rsidRDefault="00FF4F2F">
            <w:pPr>
              <w:numPr>
                <w:ilvl w:val="0"/>
                <w:numId w:val="2"/>
              </w:numPr>
            </w:pPr>
            <w:r>
              <w:t xml:space="preserve">Device control exited due to internal protection algorithms.  A device control limits exceeded return code ($xx $yy) is appended to the negative response to indicate which limit was exceeded.  The device control limits exceeded return codes supported for each device control are specified in Section </w:t>
            </w:r>
            <w:fldSimple w:instr=" REF _Ref251197 \r \h  \* MERGEFORMAT ">
              <w:r w:rsidR="00167323">
                <w:t>5</w:t>
              </w:r>
            </w:fldSimple>
            <w:r>
              <w:t xml:space="preserve">, </w:t>
            </w:r>
            <w:fldSimple w:instr=" REF _Ref251200 \h  \* MERGEFORMAT ">
              <w:r w:rsidR="00167323">
                <w:t>Control Packet Identifiers (CPIDs)</w:t>
              </w:r>
            </w:fldSimple>
            <w:r>
              <w:t>.</w:t>
            </w:r>
          </w:p>
        </w:tc>
      </w:tr>
    </w:tbl>
    <w:p w:rsidR="00FF4F2F" w:rsidRDefault="00FF4F2F">
      <w:pPr>
        <w:pStyle w:val="Caption"/>
      </w:pPr>
      <w:bookmarkStart w:id="149" w:name="_Toc223513476"/>
      <w:bookmarkStart w:id="150" w:name="_Ref103945"/>
      <w:bookmarkStart w:id="151" w:name="_Ref48962967"/>
      <w:r>
        <w:t xml:space="preserve">Table </w:t>
      </w:r>
      <w:fldSimple w:instr=" SEQ Table \* ARABIC ">
        <w:r w:rsidR="00167323">
          <w:rPr>
            <w:noProof/>
          </w:rPr>
          <w:t>32</w:t>
        </w:r>
      </w:fldSimple>
      <w:r>
        <w:t>: Negative Response Return Codes for DeviceControl ($AE) Service</w:t>
      </w:r>
      <w:bookmarkEnd w:id="149"/>
    </w:p>
    <w:bookmarkEnd w:id="150"/>
    <w:bookmarkEnd w:id="151"/>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52" w:name="_Ref251073"/>
      <w:bookmarkStart w:id="153" w:name="_Ref251077"/>
      <w:bookmarkStart w:id="154" w:name="_Ref251138"/>
      <w:bookmarkStart w:id="155" w:name="_Ref251142"/>
      <w:bookmarkStart w:id="156" w:name="_Toc276632493"/>
      <w:r>
        <w:lastRenderedPageBreak/>
        <w:t>Parameter Identifiers (PIDs)</w:t>
      </w:r>
      <w:bookmarkEnd w:id="152"/>
      <w:bookmarkEnd w:id="153"/>
      <w:bookmarkEnd w:id="154"/>
      <w:bookmarkEnd w:id="155"/>
      <w:bookmarkEnd w:id="156"/>
    </w:p>
    <w:p w:rsidR="00FF4F2F" w:rsidRDefault="00FF4F2F"/>
    <w:p w:rsidR="00167323" w:rsidRDefault="00FF4F2F" w:rsidP="00167323">
      <w:r>
        <w:t xml:space="preserve">PIDs are divided into several ranges that determine their usage and the ownership of their requirements, as shown in </w:t>
      </w:r>
      <w:r w:rsidR="00195F6E">
        <w:fldChar w:fldCharType="begin"/>
      </w:r>
      <w:r>
        <w:instrText xml:space="preserve"> REF _Ref48963015 \h  \* MERGEFORMAT </w:instrText>
      </w:r>
      <w:r w:rsidR="00195F6E">
        <w:fldChar w:fldCharType="separate"/>
      </w:r>
      <w:r w:rsidR="00167323">
        <w:t>Table 33: PID Ranges</w:t>
      </w:r>
    </w:p>
    <w:p w:rsidR="00FF4F2F" w:rsidRDefault="00195F6E">
      <w:r>
        <w:fldChar w:fldCharType="end"/>
      </w:r>
      <w:r w:rsidR="00FF4F2F">
        <w:t xml:space="preserve"> Definitions for legislated PIDs, corporate PIDs, and development PIDs are provided in the following sections.  Definitions for controller specific PIDs must be provided in the associated controller specific diagnostic CTS.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160"/>
        <w:gridCol w:w="5400"/>
      </w:tblGrid>
      <w:tr w:rsidR="00FF4F2F">
        <w:trPr>
          <w:cantSplit/>
          <w:jc w:val="center"/>
        </w:trPr>
        <w:tc>
          <w:tcPr>
            <w:tcW w:w="216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2160" w:type="dxa"/>
          </w:tcPr>
          <w:p w:rsidR="00FF4F2F" w:rsidRDefault="00FF4F2F">
            <w:r>
              <w:t>$0000 to $3FFF</w:t>
            </w:r>
          </w:p>
        </w:tc>
        <w:tc>
          <w:tcPr>
            <w:tcW w:w="5400" w:type="dxa"/>
          </w:tcPr>
          <w:p w:rsidR="00FF4F2F" w:rsidRDefault="00FF4F2F">
            <w:r>
              <w:t>Powertrain PIDs</w:t>
            </w:r>
          </w:p>
        </w:tc>
      </w:tr>
      <w:tr w:rsidR="00FF4F2F">
        <w:trPr>
          <w:cantSplit/>
          <w:jc w:val="center"/>
        </w:trPr>
        <w:tc>
          <w:tcPr>
            <w:tcW w:w="2160" w:type="dxa"/>
          </w:tcPr>
          <w:p w:rsidR="00FF4F2F" w:rsidRDefault="00FF4F2F">
            <w:pPr>
              <w:ind w:left="360"/>
            </w:pPr>
            <w:r>
              <w:t>$0000 to $00FF</w:t>
            </w:r>
          </w:p>
        </w:tc>
        <w:tc>
          <w:tcPr>
            <w:tcW w:w="5400" w:type="dxa"/>
          </w:tcPr>
          <w:p w:rsidR="00FF4F2F" w:rsidRDefault="00FF4F2F">
            <w:pPr>
              <w:ind w:left="360"/>
            </w:pPr>
            <w:r>
              <w:t xml:space="preserve">Legislated PIDs (see Section </w:t>
            </w:r>
            <w:fldSimple w:instr=" REF _Ref19944522 \r \h  \* MERGEFORMAT ">
              <w:r w:rsidR="00167323">
                <w:t>3.1</w:t>
              </w:r>
            </w:fldSimple>
            <w:r>
              <w:t>)</w:t>
            </w:r>
          </w:p>
        </w:tc>
      </w:tr>
      <w:tr w:rsidR="00FF4F2F">
        <w:trPr>
          <w:cantSplit/>
          <w:jc w:val="center"/>
        </w:trPr>
        <w:tc>
          <w:tcPr>
            <w:tcW w:w="2160" w:type="dxa"/>
          </w:tcPr>
          <w:p w:rsidR="00FF4F2F" w:rsidRDefault="00FF4F2F">
            <w:pPr>
              <w:ind w:left="360"/>
            </w:pPr>
            <w:r>
              <w:t>$0100 to $0FFF</w:t>
            </w:r>
          </w:p>
        </w:tc>
        <w:tc>
          <w:tcPr>
            <w:tcW w:w="5400" w:type="dxa"/>
          </w:tcPr>
          <w:p w:rsidR="00FF4F2F" w:rsidRDefault="00FF4F2F">
            <w:pPr>
              <w:ind w:left="360"/>
            </w:pPr>
            <w:r>
              <w:t>Reserved</w:t>
            </w:r>
          </w:p>
        </w:tc>
      </w:tr>
      <w:tr w:rsidR="00FF4F2F">
        <w:trPr>
          <w:cantSplit/>
          <w:jc w:val="center"/>
        </w:trPr>
        <w:tc>
          <w:tcPr>
            <w:tcW w:w="2160" w:type="dxa"/>
          </w:tcPr>
          <w:p w:rsidR="00FF4F2F" w:rsidRDefault="00FF4F2F">
            <w:pPr>
              <w:ind w:left="360"/>
            </w:pPr>
            <w:r>
              <w:t>$1000 to $2FFF</w:t>
            </w:r>
          </w:p>
        </w:tc>
        <w:tc>
          <w:tcPr>
            <w:tcW w:w="5400" w:type="dxa"/>
          </w:tcPr>
          <w:p w:rsidR="00FF4F2F" w:rsidRDefault="00FF4F2F">
            <w:pPr>
              <w:ind w:left="360"/>
            </w:pPr>
            <w:r>
              <w:t xml:space="preserve">Powertrain Corporate Standard PIDs (see Section </w:t>
            </w:r>
            <w:fldSimple w:instr=" REF _Ref19944539 \r \h  \* MERGEFORMAT ">
              <w:r w:rsidR="00167323">
                <w:t>3.2</w:t>
              </w:r>
            </w:fldSimple>
            <w:r>
              <w:t>)</w:t>
            </w:r>
          </w:p>
        </w:tc>
      </w:tr>
      <w:tr w:rsidR="00FF4F2F">
        <w:trPr>
          <w:cantSplit/>
          <w:jc w:val="center"/>
        </w:trPr>
        <w:tc>
          <w:tcPr>
            <w:tcW w:w="2160" w:type="dxa"/>
          </w:tcPr>
          <w:p w:rsidR="00FF4F2F" w:rsidRDefault="00FF4F2F">
            <w:pPr>
              <w:ind w:left="360"/>
            </w:pPr>
            <w:r>
              <w:t>$3000 to $3FFF</w:t>
            </w:r>
          </w:p>
        </w:tc>
        <w:tc>
          <w:tcPr>
            <w:tcW w:w="5400" w:type="dxa"/>
          </w:tcPr>
          <w:p w:rsidR="00FF4F2F" w:rsidRDefault="00FF4F2F">
            <w:pPr>
              <w:ind w:left="360"/>
            </w:pPr>
            <w:r>
              <w:t>Powertrain Controller Specific PIDs</w:t>
            </w:r>
          </w:p>
        </w:tc>
      </w:tr>
      <w:tr w:rsidR="00FF4F2F">
        <w:trPr>
          <w:cantSplit/>
          <w:jc w:val="center"/>
        </w:trPr>
        <w:tc>
          <w:tcPr>
            <w:tcW w:w="2160" w:type="dxa"/>
          </w:tcPr>
          <w:p w:rsidR="00FF4F2F" w:rsidRDefault="00FF4F2F">
            <w:r>
              <w:t>$4000 to $7FFF</w:t>
            </w:r>
          </w:p>
        </w:tc>
        <w:tc>
          <w:tcPr>
            <w:tcW w:w="5400" w:type="dxa"/>
          </w:tcPr>
          <w:p w:rsidR="00FF4F2F" w:rsidRDefault="00FF4F2F">
            <w:r>
              <w:t>Chassis PIDs (Reserved)</w:t>
            </w:r>
          </w:p>
        </w:tc>
      </w:tr>
      <w:tr w:rsidR="00FF4F2F">
        <w:trPr>
          <w:cantSplit/>
          <w:jc w:val="center"/>
        </w:trPr>
        <w:tc>
          <w:tcPr>
            <w:tcW w:w="2160" w:type="dxa"/>
          </w:tcPr>
          <w:p w:rsidR="00FF4F2F" w:rsidRDefault="00FF4F2F">
            <w:r>
              <w:t>$8000 to $BFFF</w:t>
            </w:r>
          </w:p>
        </w:tc>
        <w:tc>
          <w:tcPr>
            <w:tcW w:w="5400" w:type="dxa"/>
          </w:tcPr>
          <w:p w:rsidR="00FF4F2F" w:rsidRDefault="00FF4F2F">
            <w:r>
              <w:t>Body PIDs (Reserved)</w:t>
            </w:r>
          </w:p>
        </w:tc>
      </w:tr>
      <w:tr w:rsidR="00FF4F2F">
        <w:trPr>
          <w:cantSplit/>
          <w:jc w:val="center"/>
        </w:trPr>
        <w:tc>
          <w:tcPr>
            <w:tcW w:w="2160" w:type="dxa"/>
          </w:tcPr>
          <w:p w:rsidR="00FF4F2F" w:rsidRDefault="00FF4F2F">
            <w:r>
              <w:t>$C000 to $FFFF</w:t>
            </w:r>
          </w:p>
        </w:tc>
        <w:tc>
          <w:tcPr>
            <w:tcW w:w="5400" w:type="dxa"/>
          </w:tcPr>
          <w:p w:rsidR="00FF4F2F" w:rsidRDefault="00FF4F2F">
            <w:r>
              <w:t>Development PIDs</w:t>
            </w:r>
          </w:p>
        </w:tc>
      </w:tr>
      <w:tr w:rsidR="00FF4F2F">
        <w:trPr>
          <w:cantSplit/>
          <w:jc w:val="center"/>
        </w:trPr>
        <w:tc>
          <w:tcPr>
            <w:tcW w:w="2160" w:type="dxa"/>
          </w:tcPr>
          <w:p w:rsidR="00FF4F2F" w:rsidRDefault="00FF4F2F">
            <w:pPr>
              <w:ind w:left="360"/>
            </w:pPr>
            <w:r>
              <w:t>$C000 to $FBFF</w:t>
            </w:r>
          </w:p>
        </w:tc>
        <w:tc>
          <w:tcPr>
            <w:tcW w:w="5400" w:type="dxa"/>
          </w:tcPr>
          <w:p w:rsidR="00FF4F2F" w:rsidRDefault="00FF4F2F">
            <w:r>
              <w:t>Reserved</w:t>
            </w:r>
          </w:p>
        </w:tc>
      </w:tr>
      <w:tr w:rsidR="00FF4F2F">
        <w:trPr>
          <w:cantSplit/>
          <w:jc w:val="center"/>
        </w:trPr>
        <w:tc>
          <w:tcPr>
            <w:tcW w:w="2160" w:type="dxa"/>
          </w:tcPr>
          <w:p w:rsidR="00FF4F2F" w:rsidRDefault="00FF4F2F">
            <w:pPr>
              <w:ind w:left="360"/>
            </w:pPr>
            <w:r>
              <w:t>$FC00 to $FCFF</w:t>
            </w:r>
          </w:p>
        </w:tc>
        <w:tc>
          <w:tcPr>
            <w:tcW w:w="5400" w:type="dxa"/>
          </w:tcPr>
          <w:p w:rsidR="00FF4F2F" w:rsidRDefault="00FF4F2F">
            <w:pPr>
              <w:ind w:left="360"/>
            </w:pPr>
            <w:r>
              <w:t xml:space="preserve">Main Processor Development PIDs (see Section </w:t>
            </w:r>
            <w:fldSimple w:instr=" REF _Ref43794500 \r \h  \* MERGEFORMAT ">
              <w:r w:rsidR="00167323">
                <w:t>3.3</w:t>
              </w:r>
            </w:fldSimple>
            <w:r>
              <w:t>)</w:t>
            </w:r>
          </w:p>
        </w:tc>
      </w:tr>
      <w:tr w:rsidR="00FF4F2F">
        <w:trPr>
          <w:cantSplit/>
          <w:jc w:val="center"/>
        </w:trPr>
        <w:tc>
          <w:tcPr>
            <w:tcW w:w="2160" w:type="dxa"/>
          </w:tcPr>
          <w:p w:rsidR="00FF4F2F" w:rsidRDefault="00FF4F2F">
            <w:pPr>
              <w:ind w:left="360"/>
            </w:pPr>
            <w:r>
              <w:t>$FD00 to $FDFF</w:t>
            </w:r>
          </w:p>
        </w:tc>
        <w:tc>
          <w:tcPr>
            <w:tcW w:w="5400" w:type="dxa"/>
          </w:tcPr>
          <w:p w:rsidR="00FF4F2F" w:rsidRDefault="00FF4F2F">
            <w:pPr>
              <w:ind w:left="360"/>
            </w:pPr>
            <w:r>
              <w:t xml:space="preserve">Secondary Processor Development PIDs (see Section </w:t>
            </w:r>
            <w:fldSimple w:instr=" REF _Ref43794500 \r \h  \* MERGEFORMAT ">
              <w:r w:rsidR="00167323">
                <w:t>3.3</w:t>
              </w:r>
            </w:fldSimple>
            <w:r>
              <w:t>)</w:t>
            </w:r>
          </w:p>
        </w:tc>
      </w:tr>
      <w:tr w:rsidR="00FF4F2F">
        <w:trPr>
          <w:cantSplit/>
          <w:jc w:val="center"/>
        </w:trPr>
        <w:tc>
          <w:tcPr>
            <w:tcW w:w="2160" w:type="dxa"/>
          </w:tcPr>
          <w:p w:rsidR="00FF4F2F" w:rsidRDefault="00FF4F2F">
            <w:pPr>
              <w:ind w:left="360"/>
            </w:pPr>
            <w:r>
              <w:t>$FE00 to $FEFF</w:t>
            </w:r>
          </w:p>
        </w:tc>
        <w:tc>
          <w:tcPr>
            <w:tcW w:w="5400" w:type="dxa"/>
          </w:tcPr>
          <w:p w:rsidR="00FF4F2F" w:rsidRDefault="00FF4F2F">
            <w:pPr>
              <w:ind w:left="360"/>
            </w:pPr>
            <w:r>
              <w:t>Secondary Processor Dynamic PIDs</w:t>
            </w:r>
          </w:p>
        </w:tc>
      </w:tr>
      <w:tr w:rsidR="00FF4F2F">
        <w:trPr>
          <w:cantSplit/>
          <w:jc w:val="center"/>
        </w:trPr>
        <w:tc>
          <w:tcPr>
            <w:tcW w:w="2160" w:type="dxa"/>
          </w:tcPr>
          <w:p w:rsidR="00FF4F2F" w:rsidRDefault="00FF4F2F">
            <w:pPr>
              <w:ind w:left="360"/>
            </w:pPr>
            <w:bookmarkStart w:id="157" w:name="_Ref19944224"/>
            <w:r>
              <w:t>$FF00 to $FFFF</w:t>
            </w:r>
          </w:p>
        </w:tc>
        <w:tc>
          <w:tcPr>
            <w:tcW w:w="5400" w:type="dxa"/>
          </w:tcPr>
          <w:p w:rsidR="00FF4F2F" w:rsidRDefault="00FF4F2F">
            <w:pPr>
              <w:ind w:left="360"/>
            </w:pPr>
            <w:r>
              <w:t>Main Processor Dynamic PIDs</w:t>
            </w:r>
          </w:p>
        </w:tc>
      </w:tr>
    </w:tbl>
    <w:p w:rsidR="00FF4F2F" w:rsidRDefault="00FF4F2F">
      <w:pPr>
        <w:pStyle w:val="Caption"/>
      </w:pPr>
      <w:bookmarkStart w:id="158" w:name="_Toc223513477"/>
      <w:bookmarkStart w:id="159" w:name="_Ref39371570"/>
      <w:bookmarkStart w:id="160" w:name="_Ref48963015"/>
      <w:r>
        <w:t xml:space="preserve">Table </w:t>
      </w:r>
      <w:fldSimple w:instr=" SEQ Table \* ARABIC ">
        <w:r w:rsidR="00167323">
          <w:rPr>
            <w:noProof/>
          </w:rPr>
          <w:t>33</w:t>
        </w:r>
      </w:fldSimple>
      <w:r>
        <w:t xml:space="preserve">: </w:t>
      </w:r>
      <w:smartTag w:uri="urn:schemas-microsoft-com:office:smarttags" w:element="place">
        <w:smartTag w:uri="urn:schemas-microsoft-com:office:smarttags" w:element="PlaceName">
          <w:r>
            <w:t>PID</w:t>
          </w:r>
        </w:smartTag>
        <w:r>
          <w:t xml:space="preserve"> </w:t>
        </w:r>
        <w:smartTag w:uri="urn:schemas-microsoft-com:office:smarttags" w:element="PlaceType">
          <w:r>
            <w:t>Ranges</w:t>
          </w:r>
        </w:smartTag>
      </w:smartTag>
      <w:bookmarkEnd w:id="158"/>
    </w:p>
    <w:bookmarkEnd w:id="157"/>
    <w:bookmarkEnd w:id="159"/>
    <w:bookmarkEnd w:id="160"/>
    <w:p w:rsidR="00FF4F2F" w:rsidRDefault="00FF4F2F">
      <w:pPr>
        <w:keepNext w:val="0"/>
        <w:keepLines w:val="0"/>
      </w:pPr>
    </w:p>
    <w:p w:rsidR="00FF4F2F" w:rsidRDefault="00FF4F2F">
      <w:pPr>
        <w:pStyle w:val="Heading2"/>
      </w:pPr>
      <w:bookmarkStart w:id="161" w:name="_Ref19944522"/>
      <w:bookmarkStart w:id="162" w:name="_Toc276632494"/>
      <w:r>
        <w:lastRenderedPageBreak/>
        <w:t>Legislated PIDs</w:t>
      </w:r>
      <w:bookmarkEnd w:id="161"/>
      <w:bookmarkEnd w:id="162"/>
    </w:p>
    <w:p w:rsidR="00FF4F2F" w:rsidRDefault="00FF4F2F"/>
    <w:p w:rsidR="00FF4F2F" w:rsidRDefault="00FF4F2F">
      <w:bookmarkStart w:id="163" w:name="_Ref532214554"/>
      <w:r>
        <w:t>The legislated PIDs below are also specified within [3].  In the event of a conflict between this document and [3], the later shall take precedence. Refer to [11] (Implementation Specification for SAE J1979 Test Modes) for the GM interpretation of the PIDs required to be supported.</w:t>
      </w:r>
    </w:p>
    <w:p w:rsidR="00FF4F2F" w:rsidRDefault="00FF4F2F"/>
    <w:p w:rsidR="00FF4F2F" w:rsidRDefault="00FF4F2F">
      <w:pPr>
        <w:pStyle w:val="Heading3"/>
      </w:pPr>
      <w:bookmarkStart w:id="164" w:name="_Toc17862100"/>
      <w:bookmarkStart w:id="165" w:name="_Toc276632495"/>
      <w:bookmarkEnd w:id="163"/>
      <w:r>
        <w:t>ODAR – PID $0000 – Parameter Identifiers Supported - $01 to $20</w:t>
      </w:r>
      <w:bookmarkEnd w:id="164"/>
      <w:bookmarkEnd w:id="1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$01 to $20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$01 to $20, are supported.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66" w:name="_Toc17862101"/>
      <w:bookmarkStart w:id="167" w:name="_Toc276632496"/>
      <w:r>
        <w:lastRenderedPageBreak/>
        <w:t>DFIR – PID $0001 – Emission Related Monitor Status</w:t>
      </w:r>
      <w:bookmarkEnd w:id="166"/>
      <w:bookmarkEnd w:id="1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$0001</w:t>
            </w:r>
          </w:p>
        </w:tc>
        <w:tc>
          <w:tcPr>
            <w:tcW w:w="2880" w:type="dxa"/>
            <w:tcBorders>
              <w:top w:val="nil"/>
            </w:tcBorders>
          </w:tcPr>
          <w:p w:rsidR="00FF4F2F" w:rsidRDefault="00FF4F2F">
            <w:pPr>
              <w:rPr>
                <w:rFonts w:ascii="Arial" w:hAnsi="Arial"/>
                <w:sz w:val="16"/>
              </w:rPr>
            </w:pPr>
            <w:r>
              <w:rPr>
                <w:rFonts w:ascii="Arial" w:hAnsi="Arial"/>
                <w:sz w:val="16"/>
              </w:rPr>
              <w:t>Emission Related Monitor Status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$0=Off; </w:t>
            </w:r>
            <w:r>
              <w:rPr>
                <w:rFonts w:ascii="Arial" w:hAnsi="Arial"/>
                <w:sz w:val="16"/>
              </w:rPr>
              <w:br/>
              <w:t>$1=On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Number of Emission Related DTCs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bl>
    <w:p w:rsidR="00FF4F2F" w:rsidRDefault="00FF4F2F">
      <w:pPr>
        <w:keepNext w:val="0"/>
        <w:keepLines w:val="0"/>
      </w:pPr>
    </w:p>
    <w:p w:rsidR="00FF4F2F" w:rsidRDefault="00FF4F2F">
      <w:r>
        <w:lastRenderedPageBreak/>
        <w:t>This PID contains the following information associated with the status of the legislated emission related monitors.</w:t>
      </w:r>
    </w:p>
    <w:p w:rsidR="00FF4F2F" w:rsidRDefault="00FF4F2F"/>
    <w:p w:rsidR="00FF4F2F" w:rsidRDefault="00FF4F2F">
      <w:r>
        <w:t>The status of the malfunction indicator lamp (MIL).  Note that the MIL status shall indicate “Off” during the key on, engine off bulb check unless the MIL has also been commanded “On” for a detected malfunction.</w:t>
      </w:r>
    </w:p>
    <w:p w:rsidR="00FF4F2F" w:rsidRDefault="00FF4F2F"/>
    <w:p w:rsidR="00FF4F2F" w:rsidRDefault="00FF4F2F">
      <w:r>
        <w:t>The number of emission related DTCs stored in the ECU.</w:t>
      </w:r>
    </w:p>
    <w:p w:rsidR="00FF4F2F" w:rsidRDefault="00FF4F2F"/>
    <w:p w:rsidR="00FF4F2F" w:rsidRDefault="00FF4F2F">
      <w:r>
        <w:t>The set of continuous monitors (comprehensive component, fuel system, and misfire) and non</w:t>
      </w:r>
      <w:r>
        <w:noBreakHyphen/>
        <w:t>continuous monitors (exhaust gas recirculation system, oxygen sensor heater, oxygen sensor, air conditioning system refrigerant, secondary air system, evaporative system, heated catalyst, catalyst) supported and the status of each monitor since DTCs were cleared.</w:t>
      </w:r>
    </w:p>
    <w:p w:rsidR="00FF4F2F" w:rsidRDefault="00FF4F2F">
      <w:pPr>
        <w:keepNext w:val="0"/>
        <w:keepLines w:val="0"/>
      </w:pPr>
    </w:p>
    <w:p w:rsidR="003A7CE6" w:rsidRDefault="003A7CE6">
      <w:pPr>
        <w:keepNext w:val="0"/>
        <w:keepLines w:val="0"/>
      </w:pPr>
      <w:r w:rsidRPr="00E62580">
        <w:t>Additional PID information and usage examples are detailed in SAE J1979 and ISO 15031-5.</w:t>
      </w:r>
    </w:p>
    <w:p w:rsidR="003A7CE6" w:rsidRDefault="003A7CE6">
      <w:pPr>
        <w:keepNext w:val="0"/>
        <w:keepLines w:val="0"/>
      </w:pPr>
    </w:p>
    <w:p w:rsidR="00FF4F2F" w:rsidRDefault="00FF4F2F">
      <w:pPr>
        <w:pStyle w:val="Heading3"/>
      </w:pPr>
      <w:bookmarkStart w:id="168" w:name="_Toc17862102"/>
      <w:bookmarkStart w:id="169" w:name="_Toc276632497"/>
      <w:r>
        <w:t>FFRR – PID $0002 – Freeze Frame Diagnostic Trouble Code</w:t>
      </w:r>
      <w:bookmarkEnd w:id="168"/>
      <w:bookmarkEnd w:id="1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$0002</w:t>
            </w:r>
          </w:p>
        </w:tc>
        <w:tc>
          <w:tcPr>
            <w:tcW w:w="2880" w:type="dxa"/>
            <w:tcBorders>
              <w:top w:val="nil"/>
            </w:tcBorders>
          </w:tcPr>
          <w:p w:rsidR="00FF4F2F" w:rsidRDefault="00FF4F2F">
            <w:pPr>
              <w:rPr>
                <w:rFonts w:ascii="Arial" w:hAnsi="Arial"/>
                <w:sz w:val="16"/>
              </w:rPr>
            </w:pPr>
            <w:r>
              <w:rPr>
                <w:rFonts w:ascii="Arial" w:hAnsi="Arial"/>
                <w:sz w:val="16"/>
              </w:rPr>
              <w:t>Freeze Frame Diagnostic Trouble Code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diagnostic trouble code (DTC) that caused the freeze frame to be stored.  The mapping of values to DTCs is specified by [4].  A value of zero indicates that a freeze frame has not been stored.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0" w:name="_Toc17862103"/>
      <w:bookmarkStart w:id="171" w:name="_Toc276632498"/>
      <w:r>
        <w:lastRenderedPageBreak/>
        <w:t>FULR – PID $0003 – Fuel System Status</w:t>
      </w:r>
      <w:bookmarkEnd w:id="1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$0003</w:t>
            </w:r>
          </w:p>
        </w:tc>
        <w:tc>
          <w:tcPr>
            <w:tcW w:w="2880" w:type="dxa"/>
            <w:tcBorders>
              <w:top w:val="nil"/>
            </w:tcBorders>
          </w:tcPr>
          <w:p w:rsidR="00FF4F2F" w:rsidRDefault="00FF4F2F">
            <w:pPr>
              <w:rPr>
                <w:rFonts w:ascii="Arial" w:hAnsi="Arial"/>
                <w:sz w:val="16"/>
              </w:rPr>
            </w:pPr>
            <w:r>
              <w:rPr>
                <w:rFonts w:ascii="Arial" w:hAnsi="Arial"/>
                <w:sz w:val="16"/>
              </w:rPr>
              <w:t>Fuel System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Closed </w:t>
            </w:r>
            <w:smartTag w:uri="urn:schemas-microsoft-com:office:smarttags" w:element="place">
              <w:r>
                <w:rPr>
                  <w:rFonts w:ascii="Arial" w:hAnsi="Arial"/>
                  <w:sz w:val="16"/>
                </w:rPr>
                <w:t>Loop</w:t>
              </w:r>
            </w:smartTag>
            <w:r>
              <w:rPr>
                <w:rFonts w:ascii="Arial" w:hAnsi="Arial"/>
                <w:sz w:val="16"/>
              </w:rPr>
              <w:t xml:space="preserve"> - Alternate Control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Open Loop - System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Open Loop - Driving Conditions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Open Loop - Minimum Criteria for Closed </w:t>
            </w:r>
            <w:smartTag w:uri="urn:schemas-microsoft-com:office:smarttags" w:element="place">
              <w:r>
                <w:rPr>
                  <w:rFonts w:ascii="Arial" w:hAnsi="Arial"/>
                  <w:sz w:val="16"/>
                </w:rPr>
                <w:t>Loop</w:t>
              </w:r>
            </w:smartTag>
            <w:r>
              <w:rPr>
                <w:rFonts w:ascii="Arial" w:hAnsi="Arial"/>
                <w:sz w:val="16"/>
              </w:rPr>
              <w:t xml:space="preserve"> Not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Closed </w:t>
            </w:r>
            <w:smartTag w:uri="urn:schemas-microsoft-com:office:smarttags" w:element="place">
              <w:r>
                <w:rPr>
                  <w:rFonts w:ascii="Arial" w:hAnsi="Arial"/>
                  <w:sz w:val="16"/>
                </w:rPr>
                <w:t>Loop</w:t>
              </w:r>
            </w:smartTag>
            <w:r>
              <w:rPr>
                <w:rFonts w:ascii="Arial" w:hAnsi="Arial"/>
                <w:sz w:val="16"/>
              </w:rPr>
              <w:t xml:space="preserve"> - Alternate Control</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Open Loop - System Fault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Open Loop - Driving Conditions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Open Loop - Minimum Criteria for Closed </w:t>
            </w:r>
            <w:smartTag w:uri="urn:schemas-microsoft-com:office:smarttags" w:element="place">
              <w:r>
                <w:rPr>
                  <w:rFonts w:ascii="Arial" w:hAnsi="Arial"/>
                  <w:sz w:val="16"/>
                </w:rPr>
                <w:t>Loop</w:t>
              </w:r>
            </w:smartTag>
            <w:r>
              <w:rPr>
                <w:rFonts w:ascii="Arial" w:hAnsi="Arial"/>
                <w:sz w:val="16"/>
              </w:rPr>
              <w:t xml:space="preserve"> Not Met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status of each bank of the closed loop fuel control system.  For each fuel control bank, exactly one signal within this PID shall have a value of True.  The value of the PID for each fuel control bank should equal 0 when the engine is not running.</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2" w:name="_Toc276632499"/>
      <w:r>
        <w:t>MAFR – PID $0004 – Calculated Engine Load</w:t>
      </w:r>
      <w:bookmarkEnd w:id="1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$0004</w:t>
            </w:r>
          </w:p>
        </w:tc>
        <w:tc>
          <w:tcPr>
            <w:tcW w:w="2880" w:type="dxa"/>
            <w:tcBorders>
              <w:top w:val="nil"/>
            </w:tcBorders>
          </w:tcPr>
          <w:p w:rsidR="00FF4F2F" w:rsidRDefault="00FF4F2F">
            <w:pPr>
              <w:rPr>
                <w:rFonts w:ascii="Arial" w:hAnsi="Arial"/>
                <w:sz w:val="16"/>
              </w:rPr>
            </w:pPr>
            <w:r>
              <w:rPr>
                <w:rFonts w:ascii="Arial" w:hAnsi="Arial"/>
                <w:sz w:val="16"/>
              </w:rPr>
              <w:t>Calculated Engine Load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calculated engine load, mass airflow as a percentage of the maximum mass airflow, where the maximum mass airflow is determined at wide open throttle (WOT) and the current operating conditions (ambient temperature, ambient pressure, and engine speed).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3" w:name="_Toc276632500"/>
      <w:r>
        <w:lastRenderedPageBreak/>
        <w:t>ECTR – PID $0005 – Engine Coolant Temperature</w:t>
      </w:r>
      <w:bookmarkEnd w:id="1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$0005</w:t>
            </w:r>
          </w:p>
        </w:tc>
        <w:tc>
          <w:tcPr>
            <w:tcW w:w="2880" w:type="dxa"/>
            <w:tcBorders>
              <w:top w:val="nil"/>
            </w:tcBorders>
          </w:tcPr>
          <w:p w:rsidR="00FF4F2F" w:rsidRDefault="00FF4F2F">
            <w:pPr>
              <w:rPr>
                <w:rFonts w:ascii="Arial" w:hAnsi="Arial"/>
                <w:sz w:val="16"/>
              </w:rPr>
            </w:pPr>
            <w:r>
              <w:rPr>
                <w:rFonts w:ascii="Arial" w:hAnsi="Arial"/>
                <w:sz w:val="16"/>
              </w:rPr>
              <w:t>Engine Coolant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engine coolant temperature measured by a sensor.</w:t>
      </w:r>
      <w:r w:rsidR="006B7C9C">
        <w:t xml:space="preserve">  </w:t>
      </w:r>
      <w:r w:rsidR="006B7C9C" w:rsidRPr="00107617">
        <w:t>If the data used to compute engine coolant temperature is obtained from a serial data signal, then, if the signal is not received, the value of PID $0005 shall be set to $00 = -40 °C.</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4" w:name="_Toc276632501"/>
      <w:r>
        <w:t>FADR – PID $0006 – Short Term Fuel Trim Bank 1</w:t>
      </w:r>
      <w:bookmarkEnd w:id="1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$0006</w:t>
            </w:r>
          </w:p>
        </w:tc>
        <w:tc>
          <w:tcPr>
            <w:tcW w:w="2880" w:type="dxa"/>
            <w:tcBorders>
              <w:top w:val="nil"/>
            </w:tcBorders>
          </w:tcPr>
          <w:p w:rsidR="00FF4F2F" w:rsidRDefault="00FF4F2F">
            <w:pPr>
              <w:rPr>
                <w:rFonts w:ascii="Arial" w:hAnsi="Arial"/>
                <w:sz w:val="16"/>
              </w:rPr>
            </w:pPr>
            <w:r>
              <w:rPr>
                <w:rFonts w:ascii="Arial" w:hAnsi="Arial"/>
                <w:sz w:val="16"/>
              </w:rPr>
              <w:t>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short term closed loop fuel correction for bank 1.</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5" w:name="_Toc276632502"/>
      <w:r>
        <w:t>FADR – PID $0007 – Long Term Fuel Trim Bank 1</w:t>
      </w:r>
      <w:bookmarkEnd w:id="1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$0007</w:t>
            </w:r>
          </w:p>
        </w:tc>
        <w:tc>
          <w:tcPr>
            <w:tcW w:w="2880" w:type="dxa"/>
            <w:tcBorders>
              <w:top w:val="nil"/>
            </w:tcBorders>
          </w:tcPr>
          <w:p w:rsidR="00FF4F2F" w:rsidRDefault="00FF4F2F">
            <w:pPr>
              <w:rPr>
                <w:rFonts w:ascii="Arial" w:hAnsi="Arial"/>
                <w:sz w:val="16"/>
              </w:rPr>
            </w:pPr>
            <w:r>
              <w:rPr>
                <w:rFonts w:ascii="Arial" w:hAnsi="Arial"/>
                <w:sz w:val="16"/>
              </w:rPr>
              <w:t>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long term fuel correction for bank 1.</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6" w:name="_Toc276632503"/>
      <w:r>
        <w:t>FADR – PID $0008 – Short Term Fuel Trim Bank 2</w:t>
      </w:r>
      <w:bookmarkEnd w:id="1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$0008</w:t>
            </w:r>
          </w:p>
        </w:tc>
        <w:tc>
          <w:tcPr>
            <w:tcW w:w="2880" w:type="dxa"/>
            <w:tcBorders>
              <w:top w:val="nil"/>
            </w:tcBorders>
          </w:tcPr>
          <w:p w:rsidR="00FF4F2F" w:rsidRDefault="00FF4F2F">
            <w:pPr>
              <w:rPr>
                <w:rFonts w:ascii="Arial" w:hAnsi="Arial"/>
                <w:sz w:val="16"/>
              </w:rPr>
            </w:pPr>
            <w:r>
              <w:rPr>
                <w:rFonts w:ascii="Arial" w:hAnsi="Arial"/>
                <w:sz w:val="16"/>
              </w:rPr>
              <w:t>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short term closed loop fuel correction for bank 2.</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77" w:name="_Toc276632504"/>
      <w:r>
        <w:lastRenderedPageBreak/>
        <w:t>FADR – PID $0009 – Long Term Fuel Trim Bank 2</w:t>
      </w:r>
      <w:bookmarkEnd w:id="1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$0009</w:t>
            </w:r>
          </w:p>
        </w:tc>
        <w:tc>
          <w:tcPr>
            <w:tcW w:w="2880" w:type="dxa"/>
            <w:tcBorders>
              <w:top w:val="nil"/>
            </w:tcBorders>
          </w:tcPr>
          <w:p w:rsidR="00FF4F2F" w:rsidRDefault="00FF4F2F">
            <w:pPr>
              <w:rPr>
                <w:rFonts w:ascii="Arial" w:hAnsi="Arial"/>
                <w:sz w:val="16"/>
              </w:rPr>
            </w:pPr>
            <w:r>
              <w:rPr>
                <w:rFonts w:ascii="Arial" w:hAnsi="Arial"/>
                <w:sz w:val="16"/>
              </w:rPr>
              <w:t>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long term fuel correction for bank 2.</w:t>
      </w:r>
      <w:r w:rsidR="003A7CE6">
        <w:t xml:space="preserve">  </w:t>
      </w:r>
      <w:r w:rsidR="003A7CE6" w:rsidRPr="00E62580">
        <w:t>Additional PID information and usage examples are detailed in SAE J1979 and ISO 15031-5.</w:t>
      </w:r>
    </w:p>
    <w:p w:rsidR="00FF4F2F" w:rsidRDefault="00FF4F2F"/>
    <w:p w:rsidR="00FF4F2F" w:rsidRDefault="00FF4F2F">
      <w:pPr>
        <w:pStyle w:val="Heading3"/>
      </w:pPr>
      <w:bookmarkStart w:id="178" w:name="_Toc98651777"/>
      <w:bookmarkStart w:id="179" w:name="_Toc276632505"/>
      <w:r>
        <w:t>FRPR – PID $000A – Fuel Rail Pressure (Gauge)</w:t>
      </w:r>
      <w:bookmarkEnd w:id="178"/>
      <w:bookmarkEnd w:id="1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$000A</w:t>
            </w:r>
          </w:p>
        </w:tc>
        <w:tc>
          <w:tcPr>
            <w:tcW w:w="2880" w:type="dxa"/>
            <w:tcBorders>
              <w:top w:val="nil"/>
            </w:tcBorders>
          </w:tcPr>
          <w:p w:rsidR="00FF4F2F" w:rsidRDefault="00FF4F2F">
            <w:pPr>
              <w:rPr>
                <w:rFonts w:ascii="Arial" w:hAnsi="Arial"/>
                <w:sz w:val="16"/>
              </w:rPr>
            </w:pPr>
            <w:r>
              <w:rPr>
                <w:rFonts w:ascii="Arial" w:hAnsi="Arial"/>
                <w:sz w:val="16"/>
              </w:rPr>
              <w:t>Fuel Rail Pressure (Gauge)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0 - 765 kPa</w:t>
            </w:r>
          </w:p>
        </w:tc>
        <w:tc>
          <w:tcPr>
            <w:tcW w:w="2160" w:type="dxa"/>
            <w:tcBorders>
              <w:top w:val="nil"/>
            </w:tcBorders>
          </w:tcPr>
          <w:p w:rsidR="00FF4F2F" w:rsidRDefault="00FF4F2F">
            <w:pPr>
              <w:rPr>
                <w:rFonts w:ascii="Arial" w:hAnsi="Arial"/>
                <w:sz w:val="16"/>
              </w:rPr>
            </w:pPr>
            <w:r>
              <w:rPr>
                <w:rFonts w:ascii="Arial" w:hAnsi="Arial"/>
                <w:sz w:val="16"/>
              </w:rPr>
              <w:t>E = N * 3</w:t>
            </w:r>
          </w:p>
        </w:tc>
      </w:tr>
    </w:tbl>
    <w:p w:rsidR="00FF4F2F" w:rsidRDefault="00FF4F2F"/>
    <w:p w:rsidR="00FF4F2F" w:rsidRDefault="00FF4F2F">
      <w:r>
        <w:t>This PID displays fuel rail pressure at the engine when the reading is referenced to atmosphere (gauge pressure).  If the data used to compute fuel pressure is obtained from a serial data signal, then, if the signal is not received, the value of PID $000A shall be set to $00 = 0 kPaG.</w:t>
      </w:r>
      <w:r w:rsidR="003A7CE6">
        <w:t xml:space="preserve">  </w:t>
      </w:r>
      <w:r w:rsidR="003A7CE6" w:rsidRPr="00E62580">
        <w:t>Additional PID information and usage examples are detailed in SAE J1979 and ISO 15031-5.</w:t>
      </w:r>
    </w:p>
    <w:p w:rsidR="00FF4F2F" w:rsidRDefault="00FF4F2F"/>
    <w:p w:rsidR="00FF4F2F" w:rsidRDefault="00FF4F2F">
      <w:pPr>
        <w:keepNext w:val="0"/>
        <w:keepLines w:val="0"/>
      </w:pPr>
    </w:p>
    <w:p w:rsidR="00FF4F2F" w:rsidRDefault="00FF4F2F">
      <w:pPr>
        <w:pStyle w:val="Heading3"/>
      </w:pPr>
      <w:bookmarkStart w:id="180" w:name="_Toc276632506"/>
      <w:r>
        <w:t>MAPR – PID $000B – Intake Manifold Absolute Pressure</w:t>
      </w:r>
      <w:bookmarkEnd w:id="1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$000B</w:t>
            </w:r>
          </w:p>
        </w:tc>
        <w:tc>
          <w:tcPr>
            <w:tcW w:w="2880" w:type="dxa"/>
            <w:tcBorders>
              <w:top w:val="nil"/>
            </w:tcBorders>
          </w:tcPr>
          <w:p w:rsidR="00FF4F2F" w:rsidRDefault="00FF4F2F">
            <w:pPr>
              <w:rPr>
                <w:rFonts w:ascii="Arial" w:hAnsi="Arial"/>
                <w:sz w:val="16"/>
              </w:rPr>
            </w:pPr>
            <w:r>
              <w:rPr>
                <w:rFonts w:ascii="Arial" w:hAnsi="Arial"/>
                <w:sz w:val="16"/>
              </w:rPr>
              <w:t>Intake Manifold Absolute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unfiltered engine intake manifold absolute pressure (MAP).</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1" w:name="_Toc276632507"/>
      <w:r>
        <w:t>EPSR – PID $000C – Engine Speed</w:t>
      </w:r>
      <w:bookmarkEnd w:id="1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$000C</w:t>
            </w:r>
          </w:p>
        </w:tc>
        <w:tc>
          <w:tcPr>
            <w:tcW w:w="2880" w:type="dxa"/>
            <w:tcBorders>
              <w:top w:val="nil"/>
            </w:tcBorders>
          </w:tcPr>
          <w:p w:rsidR="00FF4F2F" w:rsidRDefault="00FF4F2F">
            <w:pPr>
              <w:rPr>
                <w:rFonts w:ascii="Arial" w:hAnsi="Arial"/>
                <w:sz w:val="16"/>
              </w:rPr>
            </w:pPr>
            <w:r>
              <w:rPr>
                <w:rFonts w:ascii="Arial" w:hAnsi="Arial"/>
                <w:sz w:val="16"/>
              </w:rPr>
              <w:t>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0 - 16383.75 rpm</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
        <w:t>This PID contains the undefaulted engine speed determined from the low resolution (LORES) period of the crank position sensor.</w:t>
      </w:r>
      <w:r w:rsidR="006B7C9C">
        <w:t xml:space="preserve">  </w:t>
      </w:r>
      <w:r w:rsidR="006B7C9C" w:rsidRPr="00FC2693">
        <w:t xml:space="preserve">If the data used to compute </w:t>
      </w:r>
      <w:r w:rsidR="006B7C9C">
        <w:t>engine speed</w:t>
      </w:r>
      <w:r w:rsidR="006B7C9C" w:rsidRPr="00FC2693">
        <w:t xml:space="preserve"> is obtained from a serial data signal, then, if the signal is not received, the value of PID $000</w:t>
      </w:r>
      <w:r w:rsidR="006B7C9C">
        <w:t>C</w:t>
      </w:r>
      <w:r w:rsidR="006B7C9C" w:rsidRPr="00FC2693">
        <w:t xml:space="preserve"> shall be set to $</w:t>
      </w:r>
      <w:r w:rsidR="006B7C9C">
        <w:t>FF</w:t>
      </w:r>
      <w:r w:rsidR="006B7C9C" w:rsidRPr="00FC2693">
        <w:t xml:space="preserve"> = </w:t>
      </w:r>
      <w:r w:rsidR="006B7C9C">
        <w:t>16383.75 rpm</w:t>
      </w:r>
      <w:r w:rsidR="006B7C9C" w:rsidRPr="00FC2693">
        <w: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2" w:name="_Toc276632508"/>
      <w:r>
        <w:lastRenderedPageBreak/>
        <w:t>VSPR – PID $000D – Vehicle Speed</w:t>
      </w:r>
      <w:bookmarkEnd w:id="170"/>
      <w:bookmarkEnd w:id="1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$000D</w:t>
            </w:r>
          </w:p>
        </w:tc>
        <w:tc>
          <w:tcPr>
            <w:tcW w:w="2880" w:type="dxa"/>
            <w:tcBorders>
              <w:top w:val="nil"/>
            </w:tcBorders>
          </w:tcPr>
          <w:p w:rsidR="00FF4F2F" w:rsidRDefault="00FF4F2F">
            <w:pPr>
              <w:rPr>
                <w:rFonts w:ascii="Arial" w:hAnsi="Arial"/>
                <w:sz w:val="16"/>
              </w:rPr>
            </w:pPr>
            <w:r>
              <w:rPr>
                <w:rFonts w:ascii="Arial" w:hAnsi="Arial"/>
                <w:sz w:val="16"/>
              </w:rPr>
              <w:t>Vehicle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kph</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undefaulted vehicle speed calculated from the transmission output speed.  If the data used to compute vehicle speed is obtained from a serial data signal, then, if the signal is not received, the value of PID $000D shall be set to $FF = 255.</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3" w:name="_Toc17862104"/>
      <w:bookmarkStart w:id="184" w:name="_Toc276632509"/>
      <w:r>
        <w:t>SPKR – PID $000E – Spark Advance</w:t>
      </w:r>
      <w:bookmarkEnd w:id="1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$000E</w:t>
            </w:r>
          </w:p>
        </w:tc>
        <w:tc>
          <w:tcPr>
            <w:tcW w:w="2880" w:type="dxa"/>
            <w:tcBorders>
              <w:top w:val="nil"/>
            </w:tcBorders>
          </w:tcPr>
          <w:p w:rsidR="00FF4F2F" w:rsidRDefault="00FF4F2F">
            <w:pPr>
              <w:rPr>
                <w:rFonts w:ascii="Arial" w:hAnsi="Arial"/>
                <w:sz w:val="16"/>
              </w:rPr>
            </w:pPr>
            <w:r>
              <w:rPr>
                <w:rFonts w:ascii="Arial" w:hAnsi="Arial"/>
                <w:sz w:val="16"/>
              </w:rPr>
              <w:t>Spark Advance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-64 - 63.5 °</w:t>
            </w:r>
          </w:p>
        </w:tc>
        <w:tc>
          <w:tcPr>
            <w:tcW w:w="2160" w:type="dxa"/>
            <w:tcBorders>
              <w:top w:val="nil"/>
            </w:tcBorders>
          </w:tcPr>
          <w:p w:rsidR="00FF4F2F" w:rsidRDefault="00FF4F2F">
            <w:pPr>
              <w:rPr>
                <w:rFonts w:ascii="Arial" w:hAnsi="Arial"/>
                <w:sz w:val="16"/>
              </w:rPr>
            </w:pPr>
            <w:r>
              <w:rPr>
                <w:rFonts w:ascii="Arial" w:hAnsi="Arial"/>
                <w:sz w:val="16"/>
              </w:rPr>
              <w:t>E = N * 0.5 - 64</w:t>
            </w:r>
          </w:p>
        </w:tc>
      </w:tr>
    </w:tbl>
    <w:p w:rsidR="00FF4F2F" w:rsidRDefault="00FF4F2F"/>
    <w:p w:rsidR="00FF4F2F" w:rsidRDefault="00FF4F2F">
      <w:r>
        <w:t>This PID contains the final spark advance in terms of a crankshaft angle.</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5" w:name="_Toc276632510"/>
      <w:r>
        <w:t>EITR – PID $000F – Intake Air Temperature</w:t>
      </w:r>
      <w:bookmarkEnd w:id="1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$000F</w:t>
            </w:r>
          </w:p>
        </w:tc>
        <w:tc>
          <w:tcPr>
            <w:tcW w:w="2880" w:type="dxa"/>
            <w:tcBorders>
              <w:top w:val="nil"/>
            </w:tcBorders>
          </w:tcPr>
          <w:p w:rsidR="00FF4F2F" w:rsidRDefault="00FF4F2F">
            <w:pPr>
              <w:rPr>
                <w:rFonts w:ascii="Arial" w:hAnsi="Arial"/>
                <w:sz w:val="16"/>
              </w:rPr>
            </w:pPr>
            <w:r>
              <w:rPr>
                <w:rFonts w:ascii="Arial" w:hAnsi="Arial"/>
                <w:sz w:val="16"/>
              </w:rPr>
              <w:t>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intake air temperature measured by a sensor that is typically integrated with the MAF sensor and located near the throttle body.</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6" w:name="_Toc276632511"/>
      <w:r>
        <w:t>MAFR – PID $0010 – MAF Sensor Mass Airflow</w:t>
      </w:r>
      <w:bookmarkEnd w:id="1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$0010</w:t>
            </w:r>
          </w:p>
        </w:tc>
        <w:tc>
          <w:tcPr>
            <w:tcW w:w="2880" w:type="dxa"/>
            <w:tcBorders>
              <w:top w:val="nil"/>
            </w:tcBorders>
          </w:tcPr>
          <w:p w:rsidR="00FF4F2F" w:rsidRDefault="00FF4F2F">
            <w:pPr>
              <w:rPr>
                <w:rFonts w:ascii="Arial" w:hAnsi="Arial"/>
                <w:sz w:val="16"/>
              </w:rPr>
            </w:pPr>
            <w:r>
              <w:rPr>
                <w:rFonts w:ascii="Arial" w:hAnsi="Arial"/>
                <w:sz w:val="16"/>
              </w:rPr>
              <w:t>MAF Sensor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g/s</w:t>
            </w:r>
          </w:p>
        </w:tc>
        <w:tc>
          <w:tcPr>
            <w:tcW w:w="2160" w:type="dxa"/>
            <w:tcBorders>
              <w:top w:val="nil"/>
            </w:tcBorders>
          </w:tcPr>
          <w:p w:rsidR="00FF4F2F" w:rsidRDefault="00FF4F2F">
            <w:pPr>
              <w:rPr>
                <w:rFonts w:ascii="Arial" w:hAnsi="Arial"/>
                <w:sz w:val="16"/>
              </w:rPr>
            </w:pPr>
            <w:r>
              <w:rPr>
                <w:rFonts w:ascii="Arial" w:hAnsi="Arial"/>
                <w:sz w:val="16"/>
              </w:rPr>
              <w:t>E = N * 0.01</w:t>
            </w:r>
          </w:p>
        </w:tc>
      </w:tr>
    </w:tbl>
    <w:p w:rsidR="00FF4F2F" w:rsidRDefault="00FF4F2F"/>
    <w:p w:rsidR="00FF4F2F" w:rsidRDefault="00FF4F2F">
      <w:r>
        <w:t>This PID contains the mass airflow measured by a MAF sensor.</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7" w:name="_Toc276632512"/>
      <w:r>
        <w:t>TPSR – PID $0011 – Absolute Throttle Position</w:t>
      </w:r>
      <w:bookmarkEnd w:id="183"/>
      <w:bookmarkEnd w:id="1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$0011</w:t>
            </w:r>
          </w:p>
        </w:tc>
        <w:tc>
          <w:tcPr>
            <w:tcW w:w="2880" w:type="dxa"/>
            <w:tcBorders>
              <w:top w:val="nil"/>
            </w:tcBorders>
          </w:tcPr>
          <w:p w:rsidR="00FF4F2F" w:rsidRDefault="00FF4F2F">
            <w:pPr>
              <w:rPr>
                <w:rFonts w:ascii="Arial" w:hAnsi="Arial"/>
                <w:sz w:val="16"/>
              </w:rPr>
            </w:pPr>
            <w:r>
              <w:rPr>
                <w:rFonts w:ascii="Arial" w:hAnsi="Arial"/>
                <w:sz w:val="16"/>
              </w:rPr>
              <w:t>Absolute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throttle position (no correction based upon learned minimum position) from throttle position sensor 1.</w:t>
      </w:r>
      <w:r w:rsidR="006B7C9C">
        <w:t xml:space="preserve">  </w:t>
      </w:r>
      <w:r w:rsidR="006B7C9C" w:rsidRPr="00FC2693">
        <w:t xml:space="preserve">If the data used to compute </w:t>
      </w:r>
      <w:r w:rsidR="006B7C9C">
        <w:t>absolute throttle position</w:t>
      </w:r>
      <w:r w:rsidR="006B7C9C" w:rsidRPr="00FC2693">
        <w:t xml:space="preserve"> is obtained from a serial data signal, then, if the signal is not received, the value of PID $00</w:t>
      </w:r>
      <w:r w:rsidR="006B7C9C">
        <w:t>11</w:t>
      </w:r>
      <w:r w:rsidR="006B7C9C" w:rsidRPr="00FC2693">
        <w:t xml:space="preserve"> shall be set to $00 = </w:t>
      </w:r>
      <w:r w:rsidR="006B7C9C">
        <w:t>0 %</w:t>
      </w:r>
      <w:r w:rsidR="006B7C9C" w:rsidRPr="00FC2693">
        <w: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88" w:name="_Ref532214575"/>
      <w:bookmarkStart w:id="189" w:name="_Toc17862105"/>
      <w:bookmarkStart w:id="190" w:name="_Toc276632513"/>
      <w:r>
        <w:lastRenderedPageBreak/>
        <w:t xml:space="preserve">AIRR – PID $0012 – </w:t>
      </w:r>
      <w:bookmarkEnd w:id="188"/>
      <w:r>
        <w:t>Commanded Secondary Air Injection Status</w:t>
      </w:r>
      <w:bookmarkEnd w:id="1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$0012</w:t>
            </w:r>
          </w:p>
        </w:tc>
        <w:tc>
          <w:tcPr>
            <w:tcW w:w="2880" w:type="dxa"/>
            <w:tcBorders>
              <w:top w:val="nil"/>
            </w:tcBorders>
          </w:tcPr>
          <w:p w:rsidR="00FF4F2F" w:rsidRDefault="00FF4F2F">
            <w:pPr>
              <w:rPr>
                <w:rFonts w:ascii="Arial" w:hAnsi="Arial"/>
                <w:sz w:val="16"/>
              </w:rPr>
            </w:pPr>
            <w:r>
              <w:rPr>
                <w:rFonts w:ascii="Arial" w:hAnsi="Arial"/>
                <w:sz w:val="16"/>
              </w:rPr>
              <w:t>Commanded Secondary Air Injection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to Atmosphere / Pump Off</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Downstream of First Catalyst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Upstream of First Catalyst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commanded state of the secondary air injection (SAI) system.  When the SAI system is active, the signal Air Diverted Upstream of First Catalyst shall be set to True, and the other signals within this PID shall be set to False.  When the SAI system is not active, the signal Air Diverted to Atmosphere / Pump Off shall be set to True, and the other signals within this PID shall be set to False.  Note that the signal Air Diverted Downstream of First Catalyst is always set to False.</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1" w:name="_Toc276632514"/>
      <w:r>
        <w:t>OXYR – PID $0013 – Location of Oxygen Sensors</w:t>
      </w:r>
      <w:bookmarkEnd w:id="1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$0013</w:t>
            </w:r>
          </w:p>
        </w:tc>
        <w:tc>
          <w:tcPr>
            <w:tcW w:w="2880" w:type="dxa"/>
            <w:tcBorders>
              <w:top w:val="nil"/>
            </w:tcBorders>
          </w:tcPr>
          <w:p w:rsidR="00FF4F2F" w:rsidRDefault="00FF4F2F">
            <w:pPr>
              <w:rPr>
                <w:rFonts w:ascii="Arial" w:hAnsi="Arial"/>
                <w:sz w:val="16"/>
              </w:rPr>
            </w:pPr>
            <w:r>
              <w:rPr>
                <w:rFonts w:ascii="Arial" w:hAnsi="Arial"/>
                <w:sz w:val="16"/>
              </w:rPr>
              <w:t>Location of Oxygen Sensors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4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3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2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1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4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3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2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1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the locations of the set of oxygen sensors that are present on the vehicle.</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2" w:name="_Toc276632515"/>
      <w:r>
        <w:lastRenderedPageBreak/>
        <w:t>OXYR – PID $0014 – Oxygen Sensor Voltage Bank 1 Sensor 1 / Short Term Fuel Trim Bank 1</w:t>
      </w:r>
      <w:bookmarkEnd w:id="1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$0014</w:t>
            </w:r>
          </w:p>
        </w:tc>
        <w:tc>
          <w:tcPr>
            <w:tcW w:w="2880" w:type="dxa"/>
            <w:tcBorders>
              <w:top w:val="nil"/>
            </w:tcBorders>
          </w:tcPr>
          <w:p w:rsidR="00FF4F2F" w:rsidRDefault="00FF4F2F">
            <w:pPr>
              <w:rPr>
                <w:rFonts w:ascii="Arial" w:hAnsi="Arial"/>
                <w:sz w:val="16"/>
              </w:rPr>
            </w:pPr>
            <w:r>
              <w:rPr>
                <w:rFonts w:ascii="Arial" w:hAnsi="Arial"/>
                <w:sz w:val="16"/>
              </w:rPr>
              <w:t>Oxygen Sensor Voltage Bank 1 Sensor 1 / 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1 sensor 1 and the short term fuel correction based upon feedback from this sensor.</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Pr="00287CCB" w:rsidRDefault="00FF4F2F">
      <w:pPr>
        <w:pStyle w:val="Heading3"/>
        <w:rPr>
          <w:lang w:val="de-DE"/>
        </w:rPr>
      </w:pPr>
      <w:bookmarkStart w:id="193" w:name="_Toc276632516"/>
      <w:r w:rsidRPr="00287CCB">
        <w:rPr>
          <w:lang w:val="de-DE"/>
        </w:rPr>
        <w:t>OXYR – PID $0015 – Oxygen Sensor Voltage Bank 1 Sensor 2</w:t>
      </w:r>
      <w:bookmarkEnd w:id="193"/>
    </w:p>
    <w:p w:rsidR="00FF4F2F" w:rsidRPr="00287CCB"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$0015</w:t>
            </w:r>
          </w:p>
        </w:tc>
        <w:tc>
          <w:tcPr>
            <w:tcW w:w="288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Voltage Bank 1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1 sensor 2 (the short term fuel trim signal shall always contain its maximum representable value since short term fuel correction is not based upon feedback from this sensor).</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4" w:name="_Toc276632517"/>
      <w:r>
        <w:t>OXYR – PID $0018 – Oxygen Sensor Voltage Bank 2 Sensor 1 / Short Term Fuel Trim Bank 2</w:t>
      </w:r>
      <w:bookmarkEnd w:id="1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$0018</w:t>
            </w:r>
          </w:p>
        </w:tc>
        <w:tc>
          <w:tcPr>
            <w:tcW w:w="2880" w:type="dxa"/>
            <w:tcBorders>
              <w:top w:val="nil"/>
            </w:tcBorders>
          </w:tcPr>
          <w:p w:rsidR="00FF4F2F" w:rsidRDefault="00FF4F2F">
            <w:pPr>
              <w:rPr>
                <w:rFonts w:ascii="Arial" w:hAnsi="Arial"/>
                <w:sz w:val="16"/>
              </w:rPr>
            </w:pPr>
            <w:r>
              <w:rPr>
                <w:rFonts w:ascii="Arial" w:hAnsi="Arial"/>
                <w:sz w:val="16"/>
              </w:rPr>
              <w:t>Oxygen Sensor Voltage Bank 2 Sensor 1 / 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2 sensor 1 and the short term fuel correction based upon feedback from this sensor.</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Pr="00287CCB" w:rsidRDefault="00FF4F2F">
      <w:pPr>
        <w:pStyle w:val="Heading3"/>
        <w:rPr>
          <w:lang w:val="de-DE"/>
        </w:rPr>
      </w:pPr>
      <w:bookmarkStart w:id="195" w:name="_Toc276632518"/>
      <w:r w:rsidRPr="00287CCB">
        <w:rPr>
          <w:lang w:val="de-DE"/>
        </w:rPr>
        <w:lastRenderedPageBreak/>
        <w:t>OXYR – PID $0019 – Oxygen Sensor Voltage Bank 2 Sensor 2</w:t>
      </w:r>
      <w:bookmarkEnd w:id="195"/>
    </w:p>
    <w:p w:rsidR="00FF4F2F" w:rsidRPr="00287CCB"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$0019</w:t>
            </w:r>
          </w:p>
        </w:tc>
        <w:tc>
          <w:tcPr>
            <w:tcW w:w="288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Voltage Bank 2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2 sensor 2 (the short term fuel trim signal shall always contain its maximum representable value since short term fuel correction is not based upon feedback from this sensor).</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6" w:name="_Toc276632519"/>
      <w:r>
        <w:lastRenderedPageBreak/>
        <w:t>DFIR – PID $001C – On Board Diagnostic System Type</w:t>
      </w:r>
      <w:bookmarkEnd w:id="189"/>
      <w:bookmarkEnd w:id="1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$001C</w:t>
            </w:r>
          </w:p>
        </w:tc>
        <w:tc>
          <w:tcPr>
            <w:tcW w:w="2880" w:type="dxa"/>
            <w:tcBorders>
              <w:top w:val="nil"/>
            </w:tcBorders>
          </w:tcPr>
          <w:p w:rsidR="00FF4F2F" w:rsidRDefault="00FF4F2F">
            <w:pPr>
              <w:rPr>
                <w:rFonts w:ascii="Arial" w:hAnsi="Arial"/>
                <w:sz w:val="16"/>
              </w:rPr>
            </w:pPr>
            <w:r>
              <w:rPr>
                <w:rFonts w:ascii="Arial" w:hAnsi="Arial"/>
                <w:sz w:val="16"/>
              </w:rPr>
              <w:t>On Board Diagnostic System Type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$01=OBD II (CARB); </w:t>
            </w:r>
            <w:r>
              <w:rPr>
                <w:rFonts w:ascii="Arial" w:hAnsi="Arial"/>
                <w:sz w:val="16"/>
              </w:rPr>
              <w:br/>
              <w:t xml:space="preserve">$02=OBD (Federal EPA); </w:t>
            </w:r>
            <w:r>
              <w:rPr>
                <w:rFonts w:ascii="Arial" w:hAnsi="Arial"/>
                <w:sz w:val="16"/>
              </w:rPr>
              <w:br/>
              <w:t xml:space="preserve">$03=OBD and OBD II; </w:t>
            </w:r>
            <w:r>
              <w:rPr>
                <w:rFonts w:ascii="Arial" w:hAnsi="Arial"/>
                <w:sz w:val="16"/>
              </w:rPr>
              <w:br/>
              <w:t xml:space="preserve">$04=OBD I; </w:t>
            </w:r>
            <w:r>
              <w:rPr>
                <w:rFonts w:ascii="Arial" w:hAnsi="Arial"/>
                <w:sz w:val="16"/>
              </w:rPr>
              <w:br/>
              <w:t xml:space="preserve">$05=Not OBD Compliant; </w:t>
            </w:r>
            <w:r>
              <w:rPr>
                <w:rFonts w:ascii="Arial" w:hAnsi="Arial"/>
                <w:sz w:val="16"/>
              </w:rPr>
              <w:br/>
              <w:t xml:space="preserve">$06=EOBD; </w:t>
            </w:r>
            <w:r>
              <w:rPr>
                <w:rFonts w:ascii="Arial" w:hAnsi="Arial"/>
                <w:sz w:val="16"/>
              </w:rPr>
              <w:br/>
              <w:t xml:space="preserve">$07=EOBD and OBD II; </w:t>
            </w:r>
            <w:r>
              <w:rPr>
                <w:rFonts w:ascii="Arial" w:hAnsi="Arial"/>
                <w:sz w:val="16"/>
              </w:rPr>
              <w:br/>
              <w:t xml:space="preserve">$08=EOBD and OBD; </w:t>
            </w:r>
            <w:r>
              <w:rPr>
                <w:rFonts w:ascii="Arial" w:hAnsi="Arial"/>
                <w:sz w:val="16"/>
              </w:rPr>
              <w:br/>
              <w:t xml:space="preserve">$09=EOBD, OBD, and OBD II; </w:t>
            </w:r>
            <w:r>
              <w:rPr>
                <w:rFonts w:ascii="Arial" w:hAnsi="Arial"/>
                <w:sz w:val="16"/>
              </w:rPr>
              <w:br/>
              <w:t xml:space="preserve">$0A=JOBD; </w:t>
            </w:r>
            <w:r>
              <w:rPr>
                <w:rFonts w:ascii="Arial" w:hAnsi="Arial"/>
                <w:sz w:val="16"/>
              </w:rPr>
              <w:br/>
              <w:t xml:space="preserve">$0B=JOBD and OBD II; </w:t>
            </w:r>
            <w:r>
              <w:rPr>
                <w:rFonts w:ascii="Arial" w:hAnsi="Arial"/>
                <w:sz w:val="16"/>
              </w:rPr>
              <w:br/>
              <w:t xml:space="preserve">$0C=JOBD and EOBD; </w:t>
            </w:r>
            <w:r>
              <w:rPr>
                <w:rFonts w:ascii="Arial" w:hAnsi="Arial"/>
                <w:sz w:val="16"/>
              </w:rPr>
              <w:br/>
              <w:t>$0D=JOBD, EOBD, and OBD II</w:t>
            </w:r>
            <w:r w:rsidR="00686E50">
              <w:rPr>
                <w:rFonts w:ascii="Arial" w:hAnsi="Arial"/>
                <w:sz w:val="16"/>
              </w:rPr>
              <w:t>;</w:t>
            </w:r>
          </w:p>
          <w:p w:rsidR="00FF4F2F" w:rsidRPr="00686E50" w:rsidRDefault="00FF4F2F">
            <w:pPr>
              <w:rPr>
                <w:rFonts w:ascii="Arial" w:hAnsi="Arial"/>
                <w:sz w:val="16"/>
              </w:rPr>
            </w:pPr>
            <w:r w:rsidRPr="00686E50">
              <w:rPr>
                <w:rFonts w:ascii="Arial" w:hAnsi="Arial"/>
                <w:sz w:val="16"/>
              </w:rPr>
              <w:t>$0E=</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$0F=</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$10=</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$11=Engine Manufacturer Diagnostics (EMD)</w:t>
            </w:r>
            <w:r w:rsidR="00686E50">
              <w:rPr>
                <w:rFonts w:ascii="Arial" w:hAnsi="Arial"/>
                <w:sz w:val="16"/>
              </w:rPr>
              <w:t>;</w:t>
            </w:r>
          </w:p>
          <w:p w:rsidR="00686E50" w:rsidRPr="00027F24" w:rsidRDefault="00686E50" w:rsidP="00686E50">
            <w:pPr>
              <w:rPr>
                <w:rFonts w:ascii="Arial" w:hAnsi="Arial" w:cs="Arial"/>
                <w:sz w:val="16"/>
                <w:szCs w:val="16"/>
              </w:rPr>
            </w:pPr>
            <w:r w:rsidRPr="00027F24">
              <w:rPr>
                <w:rFonts w:ascii="Arial" w:hAnsi="Arial" w:cs="Arial"/>
                <w:sz w:val="16"/>
                <w:szCs w:val="16"/>
              </w:rPr>
              <w:t>$12=Engine Manufacturer Diagnostics Enhanced (EMD+);</w:t>
            </w:r>
          </w:p>
          <w:p w:rsidR="00686E50" w:rsidRPr="00027F24" w:rsidRDefault="00686E50" w:rsidP="00686E50">
            <w:pPr>
              <w:rPr>
                <w:rFonts w:ascii="Arial" w:hAnsi="Arial" w:cs="Arial"/>
                <w:sz w:val="16"/>
                <w:szCs w:val="16"/>
              </w:rPr>
            </w:pPr>
            <w:r w:rsidRPr="00027F24">
              <w:rPr>
                <w:rFonts w:ascii="Arial" w:hAnsi="Arial" w:cs="Arial"/>
                <w:sz w:val="16"/>
                <w:szCs w:val="16"/>
              </w:rPr>
              <w:t>$13=Heavy Duty On-Board Diagnostics (Child/Partial);</w:t>
            </w:r>
          </w:p>
          <w:p w:rsidR="00686E50" w:rsidRPr="00027F24" w:rsidRDefault="00686E50" w:rsidP="00686E50">
            <w:pPr>
              <w:rPr>
                <w:rFonts w:ascii="Arial" w:hAnsi="Arial" w:cs="Arial"/>
                <w:sz w:val="16"/>
                <w:szCs w:val="16"/>
              </w:rPr>
            </w:pPr>
            <w:r w:rsidRPr="00027F24">
              <w:rPr>
                <w:rFonts w:ascii="Arial" w:hAnsi="Arial" w:cs="Arial"/>
                <w:sz w:val="16"/>
                <w:szCs w:val="16"/>
              </w:rPr>
              <w:t>$14=Heavy Duty On-Board Diagnostics;</w:t>
            </w:r>
          </w:p>
          <w:p w:rsidR="00686E50" w:rsidRPr="00027F24" w:rsidRDefault="00686E50" w:rsidP="00686E50">
            <w:pPr>
              <w:rPr>
                <w:rFonts w:ascii="Arial" w:hAnsi="Arial" w:cs="Arial"/>
                <w:sz w:val="16"/>
                <w:szCs w:val="16"/>
              </w:rPr>
            </w:pPr>
            <w:r w:rsidRPr="00027F24">
              <w:rPr>
                <w:rFonts w:ascii="Arial" w:hAnsi="Arial" w:cs="Arial"/>
                <w:sz w:val="16"/>
                <w:szCs w:val="16"/>
              </w:rPr>
              <w:t>$15=World Wide Harmonized OBD;</w:t>
            </w:r>
          </w:p>
          <w:p w:rsidR="00686E50" w:rsidRPr="00027F24" w:rsidRDefault="00686E50" w:rsidP="00686E50">
            <w:pPr>
              <w:rPr>
                <w:rFonts w:ascii="Arial" w:hAnsi="Arial" w:cs="Arial"/>
                <w:sz w:val="16"/>
                <w:szCs w:val="16"/>
              </w:rPr>
            </w:pPr>
            <w:r w:rsidRPr="00027F24">
              <w:rPr>
                <w:rFonts w:ascii="Arial" w:hAnsi="Arial" w:cs="Arial"/>
                <w:sz w:val="16"/>
                <w:szCs w:val="16"/>
              </w:rPr>
              <w:t>$16=ISO/SAE reserved;</w:t>
            </w:r>
          </w:p>
          <w:p w:rsidR="00686E50" w:rsidRPr="00027F24" w:rsidRDefault="00686E50" w:rsidP="00686E50">
            <w:pPr>
              <w:rPr>
                <w:rFonts w:ascii="Arial" w:hAnsi="Arial" w:cs="Arial"/>
                <w:sz w:val="16"/>
                <w:szCs w:val="16"/>
              </w:rPr>
            </w:pPr>
            <w:r w:rsidRPr="00027F24">
              <w:rPr>
                <w:rFonts w:ascii="Arial" w:hAnsi="Arial" w:cs="Arial"/>
                <w:sz w:val="16"/>
                <w:szCs w:val="16"/>
              </w:rPr>
              <w:t>$17=Heavy Duty Euro OBD Stage I without NOx control;</w:t>
            </w:r>
          </w:p>
          <w:p w:rsidR="00686E50" w:rsidRPr="00027F24" w:rsidRDefault="00686E50" w:rsidP="00686E50">
            <w:pPr>
              <w:rPr>
                <w:rFonts w:ascii="Arial" w:hAnsi="Arial" w:cs="Arial"/>
                <w:sz w:val="16"/>
                <w:szCs w:val="16"/>
              </w:rPr>
            </w:pPr>
            <w:r w:rsidRPr="00027F24">
              <w:rPr>
                <w:rFonts w:ascii="Arial" w:hAnsi="Arial" w:cs="Arial"/>
                <w:sz w:val="16"/>
                <w:szCs w:val="16"/>
              </w:rPr>
              <w:t>$18=Heavy Duty Euro OBD Stage I with NOx control;</w:t>
            </w:r>
          </w:p>
          <w:p w:rsidR="00686E50" w:rsidRPr="00027F24" w:rsidRDefault="00686E50" w:rsidP="00686E50">
            <w:pPr>
              <w:rPr>
                <w:rFonts w:ascii="Arial" w:hAnsi="Arial" w:cs="Arial"/>
                <w:sz w:val="16"/>
                <w:szCs w:val="16"/>
              </w:rPr>
            </w:pPr>
            <w:r w:rsidRPr="00027F24">
              <w:rPr>
                <w:rFonts w:ascii="Arial" w:hAnsi="Arial" w:cs="Arial"/>
                <w:sz w:val="16"/>
                <w:szCs w:val="16"/>
              </w:rPr>
              <w:t>$19=Heavy Duty Euro OBD Stage II without NOx control;</w:t>
            </w:r>
          </w:p>
          <w:p w:rsidR="00686E50" w:rsidRPr="00027F24" w:rsidRDefault="00686E50" w:rsidP="00686E50">
            <w:pPr>
              <w:rPr>
                <w:rFonts w:ascii="Arial" w:hAnsi="Arial" w:cs="Arial"/>
                <w:sz w:val="16"/>
                <w:szCs w:val="16"/>
              </w:rPr>
            </w:pPr>
            <w:r w:rsidRPr="00027F24">
              <w:rPr>
                <w:rFonts w:ascii="Arial" w:hAnsi="Arial" w:cs="Arial"/>
                <w:sz w:val="16"/>
                <w:szCs w:val="16"/>
              </w:rPr>
              <w:t>$1A=Heavy Duty Euro OBD Stage II with NOx control;</w:t>
            </w:r>
          </w:p>
          <w:p w:rsidR="00686E50" w:rsidRPr="00027F24" w:rsidRDefault="00686E50" w:rsidP="00686E50">
            <w:pPr>
              <w:rPr>
                <w:rFonts w:ascii="Arial" w:hAnsi="Arial" w:cs="Arial"/>
                <w:sz w:val="16"/>
                <w:szCs w:val="16"/>
              </w:rPr>
            </w:pPr>
            <w:r w:rsidRPr="00027F24">
              <w:rPr>
                <w:rFonts w:ascii="Arial" w:hAnsi="Arial" w:cs="Arial"/>
                <w:sz w:val="16"/>
                <w:szCs w:val="16"/>
              </w:rPr>
              <w:t>$1B=ISO/SAE reserved;</w:t>
            </w:r>
          </w:p>
          <w:p w:rsidR="00686E50" w:rsidRPr="00027F24" w:rsidRDefault="00686E50" w:rsidP="00686E50">
            <w:pPr>
              <w:rPr>
                <w:rFonts w:ascii="Arial" w:hAnsi="Arial" w:cs="Arial"/>
                <w:sz w:val="16"/>
                <w:szCs w:val="16"/>
              </w:rPr>
            </w:pPr>
            <w:r w:rsidRPr="00027F24">
              <w:rPr>
                <w:rFonts w:ascii="Arial" w:hAnsi="Arial" w:cs="Arial"/>
                <w:sz w:val="16"/>
                <w:szCs w:val="16"/>
              </w:rPr>
              <w:t>$1C=</w:t>
            </w:r>
            <w:smartTag w:uri="urn:schemas-microsoft-com:office:smarttags" w:element="place">
              <w:smartTag w:uri="urn:schemas-microsoft-com:office:smarttags" w:element="country-region">
                <w:r w:rsidRPr="00027F24">
                  <w:rPr>
                    <w:rFonts w:ascii="Arial" w:hAnsi="Arial" w:cs="Arial"/>
                    <w:sz w:val="16"/>
                    <w:szCs w:val="16"/>
                  </w:rPr>
                  <w:t>Brazil</w:t>
                </w:r>
              </w:smartTag>
            </w:smartTag>
            <w:r w:rsidRPr="00027F24">
              <w:rPr>
                <w:rFonts w:ascii="Arial" w:hAnsi="Arial" w:cs="Arial"/>
                <w:sz w:val="16"/>
                <w:szCs w:val="16"/>
              </w:rPr>
              <w:t xml:space="preserve"> OBD Phase 1;</w:t>
            </w:r>
          </w:p>
          <w:p w:rsidR="00686E50" w:rsidRDefault="00686E50" w:rsidP="00686E50">
            <w:pPr>
              <w:rPr>
                <w:rFonts w:ascii="Arial" w:hAnsi="Arial"/>
                <w:sz w:val="16"/>
              </w:rPr>
            </w:pPr>
            <w:r w:rsidRPr="00027F24">
              <w:rPr>
                <w:rFonts w:ascii="Arial" w:hAnsi="Arial" w:cs="Arial"/>
                <w:sz w:val="16"/>
                <w:szCs w:val="16"/>
              </w:rPr>
              <w:t>$1D=</w:t>
            </w:r>
            <w:smartTag w:uri="urn:schemas-microsoft-com:office:smarttags" w:element="place">
              <w:smartTag w:uri="urn:schemas-microsoft-com:office:smarttags" w:element="country-region">
                <w:r w:rsidRPr="00027F24">
                  <w:rPr>
                    <w:rFonts w:ascii="Arial" w:hAnsi="Arial" w:cs="Arial"/>
                    <w:sz w:val="16"/>
                    <w:szCs w:val="16"/>
                  </w:rPr>
                  <w:t>Brazil</w:t>
                </w:r>
              </w:smartTag>
            </w:smartTag>
            <w:r w:rsidRPr="00027F24">
              <w:rPr>
                <w:rFonts w:ascii="Arial" w:hAnsi="Arial" w:cs="Arial"/>
                <w:sz w:val="16"/>
                <w:szCs w:val="16"/>
              </w:rPr>
              <w:t xml:space="preserve"> OBD Phase 2</w:t>
            </w:r>
          </w:p>
        </w:tc>
      </w:tr>
    </w:tbl>
    <w:p w:rsidR="00FF4F2F" w:rsidRDefault="00FF4F2F"/>
    <w:p w:rsidR="00FF4F2F" w:rsidRDefault="00FF4F2F">
      <w:r>
        <w:t>This PID contains the on board diagnostic (OBD) system type required by worldwide OBD regulations.</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7" w:name="_Toc17862106"/>
      <w:bookmarkStart w:id="198" w:name="_Toc276632520"/>
      <w:r>
        <w:lastRenderedPageBreak/>
        <w:t>PTOR – PID $001E – Power Take Off Status</w:t>
      </w:r>
      <w:bookmarkEnd w:id="1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$001E</w:t>
            </w:r>
          </w:p>
        </w:tc>
        <w:tc>
          <w:tcPr>
            <w:tcW w:w="2880" w:type="dxa"/>
            <w:tcBorders>
              <w:top w:val="nil"/>
            </w:tcBorders>
          </w:tcPr>
          <w:p w:rsidR="00FF4F2F" w:rsidRDefault="00FF4F2F">
            <w:pPr>
              <w:rPr>
                <w:rFonts w:ascii="Arial" w:hAnsi="Arial"/>
                <w:sz w:val="16"/>
              </w:rPr>
            </w:pPr>
            <w:r>
              <w:rPr>
                <w:rFonts w:ascii="Arial" w:hAnsi="Arial"/>
                <w:sz w:val="16"/>
              </w:rPr>
              <w:t>Power Take Off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an indication that power take off (PTO) is active.</w:t>
      </w:r>
      <w:r w:rsidR="006B7C9C">
        <w:t xml:space="preserve">  </w:t>
      </w:r>
      <w:r w:rsidR="006B7C9C" w:rsidRPr="00FC2693">
        <w:t xml:space="preserve">If the data used to compute </w:t>
      </w:r>
      <w:r w:rsidR="006B7C9C">
        <w:t>the power take off status</w:t>
      </w:r>
      <w:r w:rsidR="006B7C9C" w:rsidRPr="00FC2693">
        <w:t xml:space="preserve"> is obtained from a serial data signal, then, if the signal is not received, the value of PID $00</w:t>
      </w:r>
      <w:r w:rsidR="006B7C9C">
        <w:t>1E</w:t>
      </w:r>
      <w:r w:rsidR="006B7C9C" w:rsidRPr="00FC2693">
        <w:t xml:space="preserve"> shall be set to 00</w:t>
      </w:r>
      <w:r w:rsidR="006B7C9C">
        <w:t>00 0000 (binary) = False for bit 0</w:t>
      </w:r>
      <w:r w:rsidR="006B7C9C" w:rsidRPr="00FC2693">
        <w: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199" w:name="_Toc276632521"/>
      <w:r>
        <w:t>EPSR – PID $001F – Engine Run Time</w:t>
      </w:r>
      <w:bookmarkEnd w:id="1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$001F</w:t>
            </w:r>
          </w:p>
        </w:tc>
        <w:tc>
          <w:tcPr>
            <w:tcW w:w="2880" w:type="dxa"/>
            <w:tcBorders>
              <w:top w:val="nil"/>
            </w:tcBorders>
          </w:tcPr>
          <w:p w:rsidR="00FF4F2F" w:rsidRDefault="00FF4F2F">
            <w:pPr>
              <w:rPr>
                <w:rFonts w:ascii="Arial" w:hAnsi="Arial"/>
                <w:sz w:val="16"/>
              </w:rPr>
            </w:pPr>
            <w:r>
              <w:rPr>
                <w:rFonts w:ascii="Arial" w:hAnsi="Arial"/>
                <w:sz w:val="16"/>
              </w:rPr>
              <w:t>Engine Run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engine has been running.  The value of this PID shall freeze if an engine stall occurs and shall be reset to zero at power-up (Run/Crank transition from low to high).</w:t>
      </w:r>
      <w:r w:rsidR="006B7C9C">
        <w:t xml:space="preserve">  </w:t>
      </w:r>
      <w:r w:rsidR="006B7C9C" w:rsidRPr="00FC2693">
        <w:t xml:space="preserve">If the data used to compute </w:t>
      </w:r>
      <w:r w:rsidR="006B7C9C">
        <w:t>engine run time</w:t>
      </w:r>
      <w:r w:rsidR="006B7C9C" w:rsidRPr="00FC2693">
        <w:t xml:space="preserve"> is obtained from a serial data signal, then, if the signal is not received, the value of PID $00</w:t>
      </w:r>
      <w:r w:rsidR="006B7C9C">
        <w:t>1F</w:t>
      </w:r>
      <w:r w:rsidR="006B7C9C" w:rsidRPr="00FC2693">
        <w:t xml:space="preserve"> shall be set to $</w:t>
      </w:r>
      <w:r w:rsidR="006B7C9C">
        <w:t>FF</w:t>
      </w:r>
      <w:r w:rsidR="006B7C9C" w:rsidRPr="00FC2693">
        <w:t xml:space="preserve"> = </w:t>
      </w:r>
      <w:r w:rsidR="006B7C9C">
        <w:t>65535 s</w:t>
      </w:r>
      <w:r w:rsidR="006B7C9C" w:rsidRPr="00FC2693">
        <w: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0" w:name="_Toc276632522"/>
      <w:r>
        <w:lastRenderedPageBreak/>
        <w:t>ODAR – PID $0020 – Parameter Identifiers Supported - $21 to $40</w:t>
      </w:r>
      <w:bookmarkEnd w:id="197"/>
      <w:bookmarkEnd w:id="2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$21 to $40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$21 to $40, are supported.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1" w:name="_Toc17862107"/>
      <w:bookmarkStart w:id="202" w:name="_Toc276632523"/>
      <w:r>
        <w:t>VSPR – PID $0021 – Distance With Malfunction Indicator Lamp On</w:t>
      </w:r>
      <w:bookmarkEnd w:id="201"/>
      <w:bookmarkEnd w:id="2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$0021</w:t>
            </w:r>
          </w:p>
        </w:tc>
        <w:tc>
          <w:tcPr>
            <w:tcW w:w="2880" w:type="dxa"/>
            <w:tcBorders>
              <w:top w:val="nil"/>
            </w:tcBorders>
          </w:tcPr>
          <w:p w:rsidR="00FF4F2F" w:rsidRDefault="00FF4F2F">
            <w:pPr>
              <w:rPr>
                <w:rFonts w:ascii="Arial" w:hAnsi="Arial"/>
                <w:sz w:val="16"/>
              </w:rPr>
            </w:pPr>
            <w:r>
              <w:rPr>
                <w:rFonts w:ascii="Arial" w:hAnsi="Arial"/>
                <w:sz w:val="16"/>
              </w:rPr>
              <w:t>Distance With Malfunction Indicator Lamp 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accumulated distance driven with the malfunction indicator lamp (MIL) on.</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3" w:name="_Toc17862108"/>
      <w:bookmarkStart w:id="204" w:name="_Toc276632524"/>
      <w:r>
        <w:lastRenderedPageBreak/>
        <w:t>EGRR – PID $002C – Exhaust Gas Recirculation Desired Pintle Lift</w:t>
      </w:r>
      <w:bookmarkEnd w:id="2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$002C</w:t>
            </w:r>
          </w:p>
        </w:tc>
        <w:tc>
          <w:tcPr>
            <w:tcW w:w="2880" w:type="dxa"/>
            <w:tcBorders>
              <w:top w:val="nil"/>
            </w:tcBorders>
          </w:tcPr>
          <w:p w:rsidR="00FF4F2F" w:rsidRDefault="00FF4F2F">
            <w:pPr>
              <w:rPr>
                <w:rFonts w:ascii="Arial" w:hAnsi="Arial"/>
                <w:sz w:val="16"/>
              </w:rPr>
            </w:pPr>
            <w:r>
              <w:rPr>
                <w:rFonts w:ascii="Arial" w:hAnsi="Arial"/>
                <w:sz w:val="16"/>
              </w:rPr>
              <w:t>Exhaust Gas Recirculation Desired Pintle Lift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exhaust gas recirculation (EGR) desired pintle lift as a percentage of maximum pintle lift.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5" w:name="_Toc276632525"/>
      <w:r>
        <w:t>EGRR – PID $002D – Exhaust Gas Recirculation Error</w:t>
      </w:r>
      <w:bookmarkEnd w:id="2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$002D</w:t>
            </w:r>
          </w:p>
        </w:tc>
        <w:tc>
          <w:tcPr>
            <w:tcW w:w="2880" w:type="dxa"/>
            <w:tcBorders>
              <w:top w:val="nil"/>
            </w:tcBorders>
          </w:tcPr>
          <w:p w:rsidR="00FF4F2F" w:rsidRDefault="00FF4F2F">
            <w:pPr>
              <w:rPr>
                <w:rFonts w:ascii="Arial" w:hAnsi="Arial"/>
                <w:sz w:val="16"/>
              </w:rPr>
            </w:pPr>
            <w:r>
              <w:rPr>
                <w:rFonts w:ascii="Arial" w:hAnsi="Arial"/>
                <w:sz w:val="16"/>
              </w:rPr>
              <w:t>Exhaust Gas Recirculation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exhaust gas recirculation (EGR) error, the difference between the actual and desired EGR pintle lift, as a percentage of the desired EGR pintle lift.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6" w:name="_Toc276632526"/>
      <w:r>
        <w:t>EVPR – PID $002E – Canister Purge Duty Cycle</w:t>
      </w:r>
      <w:bookmarkEnd w:id="2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$002E</w:t>
            </w:r>
          </w:p>
        </w:tc>
        <w:tc>
          <w:tcPr>
            <w:tcW w:w="2880" w:type="dxa"/>
            <w:tcBorders>
              <w:top w:val="nil"/>
            </w:tcBorders>
          </w:tcPr>
          <w:p w:rsidR="00FF4F2F" w:rsidRDefault="00FF4F2F">
            <w:pPr>
              <w:rPr>
                <w:rFonts w:ascii="Arial" w:hAnsi="Arial"/>
                <w:sz w:val="16"/>
              </w:rPr>
            </w:pPr>
            <w:r>
              <w:rPr>
                <w:rFonts w:ascii="Arial" w:hAnsi="Arial"/>
                <w:sz w:val="16"/>
              </w:rPr>
              <w:t>Canister Purge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canister purge output.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7" w:name="_Toc276632527"/>
      <w:r>
        <w:t>FLVR – PID $002F – Total Fuel Level Percentage</w:t>
      </w:r>
      <w:bookmarkEnd w:id="203"/>
      <w:bookmarkEnd w:id="2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$002F</w:t>
            </w:r>
          </w:p>
        </w:tc>
        <w:tc>
          <w:tcPr>
            <w:tcW w:w="2880" w:type="dxa"/>
            <w:tcBorders>
              <w:top w:val="nil"/>
            </w:tcBorders>
          </w:tcPr>
          <w:p w:rsidR="00FF4F2F" w:rsidRDefault="00FF4F2F">
            <w:pPr>
              <w:rPr>
                <w:rFonts w:ascii="Arial" w:hAnsi="Arial"/>
                <w:sz w:val="16"/>
              </w:rPr>
            </w:pPr>
            <w:r>
              <w:rPr>
                <w:rFonts w:ascii="Arial" w:hAnsi="Arial"/>
                <w:sz w:val="16"/>
              </w:rPr>
              <w:t>Total Fuel Level Percentage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undefaulted, total fuel level as a percentage of the rated (advertised) capacity of the fuel tank(s).  If the data used to compute fuel level is obtained from a serial data signal, then, if the signal is not received, the value of PID $002F shall be set to $00=0 %.</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08" w:name="_Toc17862109"/>
      <w:bookmarkStart w:id="209" w:name="_Toc276632528"/>
      <w:r>
        <w:t>DRER – PID $0030 – Warm</w:t>
      </w:r>
      <w:r>
        <w:noBreakHyphen/>
        <w:t>Up Cycles Since Code Clear</w:t>
      </w:r>
      <w:bookmarkEnd w:id="208"/>
      <w:bookmarkEnd w:id="2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$0030</w:t>
            </w:r>
          </w:p>
        </w:tc>
        <w:tc>
          <w:tcPr>
            <w:tcW w:w="2880" w:type="dxa"/>
            <w:tcBorders>
              <w:top w:val="nil"/>
            </w:tcBorders>
          </w:tcPr>
          <w:p w:rsidR="00FF4F2F" w:rsidRDefault="00FF4F2F">
            <w:pPr>
              <w:rPr>
                <w:rFonts w:ascii="Arial" w:hAnsi="Arial"/>
                <w:sz w:val="16"/>
              </w:rPr>
            </w:pPr>
            <w:r>
              <w:rPr>
                <w:rFonts w:ascii="Arial" w:hAnsi="Arial"/>
                <w:sz w:val="16"/>
              </w:rPr>
              <w:t>Warm</w:t>
            </w:r>
            <w:r>
              <w:rPr>
                <w:rFonts w:ascii="Arial" w:hAnsi="Arial"/>
                <w:sz w:val="16"/>
              </w:rPr>
              <w:noBreakHyphen/>
              <w:t>Up Cycles Since Code Clear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time codes were cleared with a scan tool or, when applicable, with a battery disconnect.  Once this counter reaches its maximum value, it will stop counting and will remain at its maximum value until codes are cleared.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0" w:name="_Toc17862110"/>
      <w:bookmarkStart w:id="211" w:name="_Toc276632529"/>
      <w:r>
        <w:lastRenderedPageBreak/>
        <w:t>VSPR – PID $0031 – Distance Since Code Clear</w:t>
      </w:r>
      <w:bookmarkEnd w:id="210"/>
      <w:bookmarkEnd w:id="2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$0031</w:t>
            </w:r>
          </w:p>
        </w:tc>
        <w:tc>
          <w:tcPr>
            <w:tcW w:w="2880" w:type="dxa"/>
            <w:tcBorders>
              <w:top w:val="nil"/>
            </w:tcBorders>
          </w:tcPr>
          <w:p w:rsidR="00FF4F2F" w:rsidRDefault="00FF4F2F">
            <w:pPr>
              <w:rPr>
                <w:rFonts w:ascii="Arial" w:hAnsi="Arial"/>
                <w:sz w:val="16"/>
              </w:rPr>
            </w:pPr>
            <w:r>
              <w:rPr>
                <w:rFonts w:ascii="Arial" w:hAnsi="Arial"/>
                <w:sz w:val="16"/>
              </w:rPr>
              <w:t>Distance Since Code Clear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accumulated distance driven since the last code clear or memory reset.  Note that this distance is not reset by a natural code clear (i.e., 40 warm up cycles without a failure being reported).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2" w:name="_Toc17862111"/>
      <w:bookmarkStart w:id="213" w:name="_Toc276632530"/>
      <w:r>
        <w:t>EVPR – PID $0032 – Fuel Tank Vapor Pressure</w:t>
      </w:r>
      <w:bookmarkEnd w:id="2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$0032</w:t>
            </w:r>
          </w:p>
        </w:tc>
        <w:tc>
          <w:tcPr>
            <w:tcW w:w="2880" w:type="dxa"/>
            <w:tcBorders>
              <w:top w:val="nil"/>
            </w:tcBorders>
          </w:tcPr>
          <w:p w:rsidR="00FF4F2F" w:rsidRDefault="00FF4F2F">
            <w:pPr>
              <w:rPr>
                <w:rFonts w:ascii="Arial" w:hAnsi="Arial"/>
                <w:sz w:val="16"/>
              </w:rPr>
            </w:pPr>
            <w:r>
              <w:rPr>
                <w:rFonts w:ascii="Arial" w:hAnsi="Arial"/>
                <w:sz w:val="16"/>
              </w:rPr>
              <w:t>Fuel Tank Vapor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Pa</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sidP="00092BF4">
      <w:r>
        <w:t xml:space="preserve">This PID contains the undefaulted fuel tank vapor pressure measured by a sensor.  If the data used to compute fuel </w:t>
      </w:r>
      <w:r w:rsidR="00092BF4">
        <w:t>tank vapor pressure</w:t>
      </w:r>
      <w:r>
        <w:t xml:space="preserve"> is obtained from a serial data signal, then if the signal is not received, the value of PID $0032 shall be set to $8000 = -8192 Pa.</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4" w:name="_Toc276632531"/>
      <w:r>
        <w:t>AAPR – PID $0033 – Barometric Pressure</w:t>
      </w:r>
      <w:bookmarkEnd w:id="2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$0033</w:t>
            </w:r>
          </w:p>
        </w:tc>
        <w:tc>
          <w:tcPr>
            <w:tcW w:w="2880" w:type="dxa"/>
            <w:tcBorders>
              <w:top w:val="nil"/>
            </w:tcBorders>
          </w:tcPr>
          <w:p w:rsidR="00FF4F2F" w:rsidRDefault="00FF4F2F">
            <w:pPr>
              <w:rPr>
                <w:rFonts w:ascii="Arial" w:hAnsi="Arial"/>
                <w:sz w:val="16"/>
              </w:rPr>
            </w:pPr>
            <w:r>
              <w:rPr>
                <w:rFonts w:ascii="Arial" w:hAnsi="Arial"/>
                <w:sz w:val="16"/>
              </w:rPr>
              <w:t>Barometric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ambient air (barometric) pressure.  Ambient air pressure is determined directly from a barometric pressure sensor in applications where this sensor is available and is estimated (as a function of MAP and other parameters) in all other applications.</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5" w:name="_Toc276632532"/>
      <w:r>
        <w:t>EGTR – PID $003C – Catalyst Temperature Bank 1 Sensor 1</w:t>
      </w:r>
      <w:bookmarkEnd w:id="2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$003C</w:t>
            </w:r>
          </w:p>
        </w:tc>
        <w:tc>
          <w:tcPr>
            <w:tcW w:w="2880" w:type="dxa"/>
            <w:tcBorders>
              <w:top w:val="nil"/>
            </w:tcBorders>
          </w:tcPr>
          <w:p w:rsidR="00FF4F2F" w:rsidRDefault="00FF4F2F">
            <w:pPr>
              <w:rPr>
                <w:rFonts w:ascii="Arial" w:hAnsi="Arial"/>
                <w:sz w:val="16"/>
              </w:rPr>
            </w:pPr>
            <w:r>
              <w:rPr>
                <w:rFonts w:ascii="Arial" w:hAnsi="Arial"/>
                <w:sz w:val="16"/>
              </w:rPr>
              <w:t>Catalyst Temperature Bank 1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-40 - 6513.5 °C</w:t>
            </w:r>
          </w:p>
        </w:tc>
        <w:tc>
          <w:tcPr>
            <w:tcW w:w="2160" w:type="dxa"/>
            <w:tcBorders>
              <w:top w:val="nil"/>
            </w:tcBorders>
          </w:tcPr>
          <w:p w:rsidR="00FF4F2F" w:rsidRDefault="00FF4F2F">
            <w:pPr>
              <w:rPr>
                <w:rFonts w:ascii="Arial" w:hAnsi="Arial"/>
                <w:sz w:val="16"/>
              </w:rPr>
            </w:pPr>
            <w:r>
              <w:rPr>
                <w:rFonts w:ascii="Arial" w:hAnsi="Arial"/>
                <w:sz w:val="16"/>
              </w:rPr>
              <w:t>E = N * 0.1 - 40</w:t>
            </w:r>
          </w:p>
        </w:tc>
      </w:tr>
    </w:tbl>
    <w:p w:rsidR="00FF4F2F" w:rsidRDefault="00FF4F2F"/>
    <w:p w:rsidR="00FF4F2F" w:rsidRDefault="00FF4F2F">
      <w:r>
        <w:t>This PID contains the estimated catalyst temperature for bank 1 sensor 1 (as a function of engine speed, engine airflow, and fuel ethanol percentage) for use in the oxygen sensor and catalyst monitor diagnostic algorithms.</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6" w:name="_Toc276632533"/>
      <w:r>
        <w:lastRenderedPageBreak/>
        <w:t>EGTR – PID $003D – Catalyst Temperature Bank 2 Sensor 1</w:t>
      </w:r>
      <w:bookmarkEnd w:id="2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$003D</w:t>
            </w:r>
          </w:p>
        </w:tc>
        <w:tc>
          <w:tcPr>
            <w:tcW w:w="2880" w:type="dxa"/>
            <w:tcBorders>
              <w:top w:val="nil"/>
            </w:tcBorders>
          </w:tcPr>
          <w:p w:rsidR="00FF4F2F" w:rsidRDefault="00FF4F2F">
            <w:pPr>
              <w:rPr>
                <w:rFonts w:ascii="Arial" w:hAnsi="Arial"/>
                <w:sz w:val="16"/>
              </w:rPr>
            </w:pPr>
            <w:r>
              <w:rPr>
                <w:rFonts w:ascii="Arial" w:hAnsi="Arial"/>
                <w:sz w:val="16"/>
              </w:rPr>
              <w:t>Catalyst Temperature Bank 2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-40 - 6513.5 °C</w:t>
            </w:r>
          </w:p>
        </w:tc>
        <w:tc>
          <w:tcPr>
            <w:tcW w:w="2160" w:type="dxa"/>
            <w:tcBorders>
              <w:top w:val="nil"/>
            </w:tcBorders>
          </w:tcPr>
          <w:p w:rsidR="00FF4F2F" w:rsidRDefault="00FF4F2F">
            <w:pPr>
              <w:rPr>
                <w:rFonts w:ascii="Arial" w:hAnsi="Arial"/>
                <w:sz w:val="16"/>
              </w:rPr>
            </w:pPr>
            <w:r>
              <w:rPr>
                <w:rFonts w:ascii="Arial" w:hAnsi="Arial"/>
                <w:sz w:val="16"/>
              </w:rPr>
              <w:t>E = N * 0.1 - 40</w:t>
            </w:r>
          </w:p>
        </w:tc>
      </w:tr>
    </w:tbl>
    <w:p w:rsidR="00FF4F2F" w:rsidRDefault="00FF4F2F"/>
    <w:p w:rsidR="00FF4F2F" w:rsidRDefault="00FF4F2F">
      <w:r>
        <w:t>This PID contains the estimated catalyst temperature for bank 2 sensor 1 (as a function of engine speed, engine airflow, and fuel ethanol percentage) for use in the oxygen sensor and catalyst monitor diagnostic algorithms.</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7" w:name="_Toc276632534"/>
      <w:r>
        <w:t>ODAR – PID $0040 – Parameter Identifiers Supported - $41 to $60</w:t>
      </w:r>
      <w:bookmarkEnd w:id="212"/>
      <w:bookmarkEnd w:id="2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$41 to $60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$60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$41 to $60, are supported.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18" w:name="_Toc17862112"/>
      <w:bookmarkStart w:id="219" w:name="_Toc276632535"/>
      <w:r>
        <w:lastRenderedPageBreak/>
        <w:t>DFIR – PID $0041 – Emission Related Monitor Status This Driving Cycle</w:t>
      </w:r>
      <w:bookmarkEnd w:id="218"/>
      <w:bookmarkEnd w:id="2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$0041</w:t>
            </w:r>
          </w:p>
        </w:tc>
        <w:tc>
          <w:tcPr>
            <w:tcW w:w="2880" w:type="dxa"/>
            <w:tcBorders>
              <w:top w:val="nil"/>
            </w:tcBorders>
          </w:tcPr>
          <w:p w:rsidR="00FF4F2F" w:rsidRDefault="00FF4F2F">
            <w:pPr>
              <w:rPr>
                <w:rFonts w:ascii="Arial" w:hAnsi="Arial"/>
                <w:sz w:val="16"/>
              </w:rPr>
            </w:pPr>
            <w:r>
              <w:rPr>
                <w:rFonts w:ascii="Arial" w:hAnsi="Arial"/>
                <w:sz w:val="16"/>
              </w:rPr>
              <w:t>Emission Related Monitor Status This Driving Cycle</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Exhaust Gas Recirculation </w:t>
            </w:r>
            <w:r w:rsidR="004E1EA3">
              <w:rPr>
                <w:rFonts w:ascii="Arial" w:hAnsi="Arial"/>
                <w:sz w:val="16"/>
              </w:rPr>
              <w:t xml:space="preserve">and/or Variable Valve Timing </w:t>
            </w:r>
            <w:r>
              <w:rPr>
                <w:rFonts w:ascii="Arial" w:hAnsi="Arial"/>
                <w:sz w:val="16"/>
              </w:rPr>
              <w:t>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Exhaust Gas Recirculation </w:t>
            </w:r>
            <w:r w:rsidR="004E1EA3">
              <w:rPr>
                <w:rFonts w:ascii="Arial" w:hAnsi="Arial"/>
                <w:sz w:val="16"/>
              </w:rPr>
              <w:t xml:space="preserve">and/or Variable Valve Timing </w:t>
            </w:r>
            <w:r>
              <w:rPr>
                <w:rFonts w:ascii="Arial" w:hAnsi="Arial"/>
                <w:sz w:val="16"/>
              </w:rPr>
              <w:t>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bl>
    <w:p w:rsidR="00FF4F2F" w:rsidRDefault="00FF4F2F">
      <w:pPr>
        <w:keepNext w:val="0"/>
        <w:keepLines w:val="0"/>
      </w:pPr>
    </w:p>
    <w:p w:rsidR="00FF4F2F" w:rsidRDefault="00FF4F2F">
      <w:r>
        <w:t>This PID contains the enable and completion status during the current driving / monitoring cycle of each continuous legislated emission related monitor (comprehensive component, fuel system, and misfire) and non</w:t>
      </w:r>
      <w:r>
        <w:noBreakHyphen/>
        <w:t>continuous legislated emission related monitor (exhaust gas recirculation system, oxygen sensor heater, oxygen sensor, air conditioning system refrigerant, secondary air system, evaporative system, heated catalyst, catalyst).</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20" w:name="_Toc17862113"/>
      <w:bookmarkStart w:id="221" w:name="_Toc276632536"/>
      <w:r>
        <w:t>PMDR – PID $0042 – Control Module Voltage</w:t>
      </w:r>
      <w:bookmarkEnd w:id="220"/>
      <w:bookmarkEnd w:id="2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$0042</w:t>
            </w:r>
          </w:p>
        </w:tc>
        <w:tc>
          <w:tcPr>
            <w:tcW w:w="2880" w:type="dxa"/>
            <w:tcBorders>
              <w:top w:val="nil"/>
            </w:tcBorders>
          </w:tcPr>
          <w:p w:rsidR="00FF4F2F" w:rsidRDefault="00FF4F2F">
            <w:pPr>
              <w:rPr>
                <w:rFonts w:ascii="Arial" w:hAnsi="Arial"/>
                <w:sz w:val="16"/>
              </w:rPr>
            </w:pPr>
            <w:r>
              <w:rPr>
                <w:rFonts w:ascii="Arial" w:hAnsi="Arial"/>
                <w:sz w:val="16"/>
              </w:rPr>
              <w:t>Control Module Voltage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V</w:t>
            </w:r>
          </w:p>
        </w:tc>
        <w:tc>
          <w:tcPr>
            <w:tcW w:w="2160" w:type="dxa"/>
            <w:tcBorders>
              <w:top w:val="nil"/>
            </w:tcBorders>
          </w:tcPr>
          <w:p w:rsidR="00FF4F2F" w:rsidRDefault="00FF4F2F">
            <w:pPr>
              <w:rPr>
                <w:rFonts w:ascii="Arial" w:hAnsi="Arial"/>
                <w:sz w:val="16"/>
              </w:rPr>
            </w:pPr>
            <w:r>
              <w:rPr>
                <w:rFonts w:ascii="Arial" w:hAnsi="Arial"/>
                <w:sz w:val="16"/>
              </w:rPr>
              <w:t>E = N * 0.001</w:t>
            </w:r>
          </w:p>
        </w:tc>
      </w:tr>
    </w:tbl>
    <w:p w:rsidR="00FF4F2F" w:rsidRDefault="00FF4F2F"/>
    <w:p w:rsidR="00FF4F2F" w:rsidRDefault="00FF4F2F">
      <w:r>
        <w:t>This PID contains the voltage of the power input to the control module.  Since battery voltage is not directly measured by powertrain controllers, switched battery voltage, available from the Run/Crank input to the controller, shall be used to populate this PID.</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22" w:name="_Toc17862114"/>
      <w:bookmarkStart w:id="223" w:name="_Toc276632537"/>
      <w:r>
        <w:t>MAFR – PID $0043 – Absolute Engine Load</w:t>
      </w:r>
      <w:bookmarkEnd w:id="2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$0043</w:t>
            </w:r>
          </w:p>
        </w:tc>
        <w:tc>
          <w:tcPr>
            <w:tcW w:w="2880" w:type="dxa"/>
            <w:tcBorders>
              <w:top w:val="nil"/>
            </w:tcBorders>
          </w:tcPr>
          <w:p w:rsidR="00FF4F2F" w:rsidRDefault="00FF4F2F">
            <w:pPr>
              <w:rPr>
                <w:rFonts w:ascii="Arial" w:hAnsi="Arial"/>
                <w:sz w:val="16"/>
              </w:rPr>
            </w:pPr>
            <w:r>
              <w:rPr>
                <w:rFonts w:ascii="Arial" w:hAnsi="Arial"/>
                <w:sz w:val="16"/>
              </w:rPr>
              <w:t>Absolute Engine Load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0 - 25700 %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engine load, air mass per cylinder as a percentage of the maximum air mass per cylinder, where the maximum air mass per cylinder is determined at wide open throttle (WOT), standard temperature and pressure (STP), and 100% volumetric efficiency.</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24" w:name="_Toc276632538"/>
      <w:r>
        <w:t>FULR – PID $0044 – Equivalence Ratio</w:t>
      </w:r>
      <w:bookmarkEnd w:id="2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$0044</w:t>
            </w:r>
          </w:p>
        </w:tc>
        <w:tc>
          <w:tcPr>
            <w:tcW w:w="2880" w:type="dxa"/>
            <w:tcBorders>
              <w:top w:val="nil"/>
            </w:tcBorders>
          </w:tcPr>
          <w:p w:rsidR="00FF4F2F" w:rsidRDefault="00FF4F2F">
            <w:pPr>
              <w:rPr>
                <w:rFonts w:ascii="Arial" w:hAnsi="Arial"/>
                <w:sz w:val="16"/>
              </w:rPr>
            </w:pPr>
            <w:r>
              <w:rPr>
                <w:rFonts w:ascii="Arial" w:hAnsi="Arial"/>
                <w:sz w:val="16"/>
              </w:rPr>
              <w:t>Equivalence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0 - 1.999969482422</w:t>
            </w:r>
          </w:p>
        </w:tc>
        <w:tc>
          <w:tcPr>
            <w:tcW w:w="2160" w:type="dxa"/>
            <w:tcBorders>
              <w:top w:val="nil"/>
            </w:tcBorders>
          </w:tcPr>
          <w:p w:rsidR="00FF4F2F" w:rsidRDefault="00FF4F2F">
            <w:pPr>
              <w:rPr>
                <w:rFonts w:ascii="Arial" w:hAnsi="Arial"/>
                <w:sz w:val="16"/>
              </w:rPr>
            </w:pPr>
            <w:r>
              <w:rPr>
                <w:rFonts w:ascii="Arial" w:hAnsi="Arial"/>
                <w:sz w:val="16"/>
              </w:rPr>
              <w:t>E = N / 32768</w:t>
            </w:r>
          </w:p>
        </w:tc>
      </w:tr>
    </w:tbl>
    <w:p w:rsidR="00FF4F2F" w:rsidRDefault="00FF4F2F"/>
    <w:p w:rsidR="00FF4F2F" w:rsidRDefault="00FF4F2F">
      <w:r>
        <w:t>This PID contains the commanded equivalence ratio.  The equivalence ratio should be reported as 1.0 when PID $0003 indicates that the vehicle is closed loop.</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25" w:name="_Toc276632539"/>
      <w:r>
        <w:t>TPSR – PID $0045 – Relative Throttle Position</w:t>
      </w:r>
      <w:bookmarkEnd w:id="222"/>
      <w:bookmarkEnd w:id="2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$0045</w:t>
            </w:r>
          </w:p>
        </w:tc>
        <w:tc>
          <w:tcPr>
            <w:tcW w:w="2880" w:type="dxa"/>
            <w:tcBorders>
              <w:top w:val="nil"/>
            </w:tcBorders>
          </w:tcPr>
          <w:p w:rsidR="00FF4F2F" w:rsidRDefault="00FF4F2F">
            <w:pPr>
              <w:rPr>
                <w:rFonts w:ascii="Arial" w:hAnsi="Arial"/>
                <w:sz w:val="16"/>
              </w:rPr>
            </w:pPr>
            <w:r>
              <w:rPr>
                <w:rFonts w:ascii="Arial" w:hAnsi="Arial"/>
                <w:sz w:val="16"/>
              </w:rPr>
              <w:t>Relative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relative throttle position (corrected based upon its learned minimum position) from throttle position sensor 1.</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26" w:name="_Toc276632540"/>
      <w:r>
        <w:lastRenderedPageBreak/>
        <w:t>EVPR – PID $0046 – Ambient Air Temperature</w:t>
      </w:r>
      <w:bookmarkEnd w:id="2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$0046</w:t>
            </w:r>
          </w:p>
        </w:tc>
        <w:tc>
          <w:tcPr>
            <w:tcW w:w="2880" w:type="dxa"/>
            <w:tcBorders>
              <w:top w:val="nil"/>
            </w:tcBorders>
          </w:tcPr>
          <w:p w:rsidR="00FF4F2F" w:rsidRDefault="00FF4F2F">
            <w:pPr>
              <w:rPr>
                <w:rFonts w:ascii="Arial" w:hAnsi="Arial"/>
                <w:sz w:val="16"/>
              </w:rPr>
            </w:pPr>
            <w:r>
              <w:rPr>
                <w:rFonts w:ascii="Arial" w:hAnsi="Arial"/>
                <w:sz w:val="16"/>
              </w:rPr>
              <w:t>Ambient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Pr="006B7C9C" w:rsidRDefault="00FF4F2F"/>
    <w:p w:rsidR="00FF4F2F" w:rsidRPr="006B7C9C" w:rsidRDefault="00F107DC">
      <w:r w:rsidRPr="00F107DC">
        <w:t>This PID shall display the estimated ambient air temperature.  The variable used for the estimated ambient air temperature shall be the variable that estimates the ambient air temperature by using minimum intake air temperature sampled at a calibrated number of counts.</w:t>
      </w:r>
      <w:r w:rsidR="006B7C9C">
        <w:t xml:space="preserve">  </w:t>
      </w:r>
      <w:r w:rsidR="006B7C9C" w:rsidRPr="00107617">
        <w:t>If the data used to compute outside air temperature is obtained from a serial data signal, then, if the signal is not received, the value of PID $0046 shall be set to $00 = -40 °C.</w:t>
      </w:r>
      <w:r w:rsidR="003A7CE6">
        <w:t xml:space="preserve">  </w:t>
      </w:r>
      <w:r w:rsidR="003A7CE6" w:rsidRPr="00E62580">
        <w:t>Additional PID information and usage examples are detailed in SAE J1979 and ISO 15031-5.</w:t>
      </w:r>
    </w:p>
    <w:p w:rsidR="00FF4F2F" w:rsidRPr="006B7C9C" w:rsidRDefault="00FF4F2F">
      <w:pPr>
        <w:keepNext w:val="0"/>
        <w:keepLines w:val="0"/>
      </w:pPr>
    </w:p>
    <w:p w:rsidR="00FF4F2F" w:rsidRDefault="00FF4F2F">
      <w:pPr>
        <w:pStyle w:val="Heading3"/>
      </w:pPr>
      <w:bookmarkStart w:id="227" w:name="_Toc17862115"/>
      <w:bookmarkStart w:id="228" w:name="_Toc276632541"/>
      <w:r>
        <w:t>TPSR – PID $0047 – Absolute Throttle Position B</w:t>
      </w:r>
      <w:bookmarkEnd w:id="227"/>
      <w:bookmarkEnd w:id="2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$0047</w:t>
            </w:r>
          </w:p>
        </w:tc>
        <w:tc>
          <w:tcPr>
            <w:tcW w:w="2880" w:type="dxa"/>
            <w:tcBorders>
              <w:top w:val="nil"/>
            </w:tcBorders>
          </w:tcPr>
          <w:p w:rsidR="00FF4F2F" w:rsidRDefault="00FF4F2F">
            <w:pPr>
              <w:rPr>
                <w:rFonts w:ascii="Arial" w:hAnsi="Arial"/>
                <w:sz w:val="16"/>
              </w:rPr>
            </w:pPr>
            <w:r>
              <w:rPr>
                <w:rFonts w:ascii="Arial" w:hAnsi="Arial"/>
                <w:sz w:val="16"/>
              </w:rPr>
              <w:t>Absolute Throttle Position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throttle position (no correction based upon learned minimum position) from throttle position sensor 2.</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Pr="00DD2ECF" w:rsidRDefault="00FF4F2F">
      <w:pPr>
        <w:pStyle w:val="Heading3"/>
        <w:rPr>
          <w:lang w:val="it-IT"/>
        </w:rPr>
      </w:pPr>
      <w:bookmarkStart w:id="229" w:name="_Toc17862116"/>
      <w:bookmarkStart w:id="230" w:name="_Toc276632542"/>
      <w:r w:rsidRPr="00DD2ECF">
        <w:rPr>
          <w:lang w:val="it-IT"/>
        </w:rPr>
        <w:t>APSR – PID $0049 – Accelerator Pedal Position D</w:t>
      </w:r>
      <w:bookmarkEnd w:id="229"/>
      <w:bookmarkEnd w:id="230"/>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$0049</w:t>
            </w:r>
          </w:p>
        </w:tc>
        <w:tc>
          <w:tcPr>
            <w:tcW w:w="2880" w:type="dxa"/>
            <w:tcBorders>
              <w:top w:val="nil"/>
            </w:tcBorders>
          </w:tcPr>
          <w:p w:rsidR="00FF4F2F" w:rsidRDefault="00FF4F2F">
            <w:pPr>
              <w:rPr>
                <w:rFonts w:ascii="Arial" w:hAnsi="Arial"/>
                <w:sz w:val="16"/>
              </w:rPr>
            </w:pPr>
            <w:r>
              <w:rPr>
                <w:rFonts w:ascii="Arial" w:hAnsi="Arial"/>
                <w:sz w:val="16"/>
              </w:rPr>
              <w:t>Accelerator Pedal Position 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accelerator pedal position (no correction or normalization based upon learned minimum or maximum positions) from accelerator pedal position sensor 1.</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Pr="00DD2ECF" w:rsidRDefault="00FF4F2F">
      <w:pPr>
        <w:pStyle w:val="Heading3"/>
        <w:rPr>
          <w:lang w:val="it-IT"/>
        </w:rPr>
      </w:pPr>
      <w:bookmarkStart w:id="231" w:name="_Toc17862117"/>
      <w:bookmarkStart w:id="232" w:name="_Toc276632543"/>
      <w:r w:rsidRPr="00DD2ECF">
        <w:rPr>
          <w:lang w:val="it-IT"/>
        </w:rPr>
        <w:t>APSR – PID $004A – Accelerator Pedal Position E</w:t>
      </w:r>
      <w:bookmarkEnd w:id="231"/>
      <w:bookmarkEnd w:id="232"/>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$004A</w:t>
            </w:r>
          </w:p>
        </w:tc>
        <w:tc>
          <w:tcPr>
            <w:tcW w:w="2880" w:type="dxa"/>
            <w:tcBorders>
              <w:top w:val="nil"/>
            </w:tcBorders>
          </w:tcPr>
          <w:p w:rsidR="00FF4F2F" w:rsidRDefault="00FF4F2F">
            <w:pPr>
              <w:rPr>
                <w:rFonts w:ascii="Arial" w:hAnsi="Arial"/>
                <w:sz w:val="16"/>
              </w:rPr>
            </w:pPr>
            <w:r>
              <w:rPr>
                <w:rFonts w:ascii="Arial" w:hAnsi="Arial"/>
                <w:sz w:val="16"/>
              </w:rPr>
              <w:t>Accelerator Pedal Position 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accelerator pedal position (no correction or normalization based upon learned minimum or maximum positions) from accelerator pedal position sensor 2.</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33" w:name="_Toc17862118"/>
      <w:bookmarkStart w:id="234" w:name="_Toc276632544"/>
      <w:r>
        <w:lastRenderedPageBreak/>
        <w:t>TPSR – PID $004C – Commanded Throttle Position</w:t>
      </w:r>
      <w:bookmarkEnd w:id="233"/>
      <w:bookmarkEnd w:id="2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$004C</w:t>
            </w:r>
          </w:p>
        </w:tc>
        <w:tc>
          <w:tcPr>
            <w:tcW w:w="2880" w:type="dxa"/>
            <w:tcBorders>
              <w:top w:val="nil"/>
            </w:tcBorders>
          </w:tcPr>
          <w:p w:rsidR="00FF4F2F" w:rsidRDefault="00FF4F2F">
            <w:pPr>
              <w:rPr>
                <w:rFonts w:ascii="Arial" w:hAnsi="Arial"/>
                <w:sz w:val="16"/>
              </w:rPr>
            </w:pPr>
            <w:r>
              <w:rPr>
                <w:rFonts w:ascii="Arial" w:hAnsi="Arial"/>
                <w:sz w:val="16"/>
              </w:rPr>
              <w:t>Commanded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throttle position used to control the throttle motor, which is determined from the arbitration of the various requests for the authority to control the throttle, including remedial actions.  A value of 0% indicates that closed throttle is commanded, and a value of 100% indicates that wide open throttle (WOT) is commanded.</w:t>
      </w:r>
      <w:r w:rsidR="003A7CE6">
        <w:t xml:space="preserve">  </w:t>
      </w:r>
      <w:r w:rsidR="003A7CE6" w:rsidRPr="00E62580">
        <w:t>Additional PID information and usage examples are detailed in SAE J1979 and ISO 15031-5.</w:t>
      </w:r>
    </w:p>
    <w:p w:rsidR="003A7CE6" w:rsidRDefault="003A7CE6"/>
    <w:p w:rsidR="00FF4F2F" w:rsidRDefault="00FF4F2F">
      <w:pPr>
        <w:pStyle w:val="Heading3"/>
      </w:pPr>
      <w:bookmarkStart w:id="235" w:name="_Toc80751453"/>
      <w:bookmarkStart w:id="236" w:name="_Toc84666385"/>
      <w:bookmarkStart w:id="237" w:name="_Toc276632545"/>
      <w:r>
        <w:t>FULR – PID $0051 – Type of fuel currently being utilized by the vehicle</w:t>
      </w:r>
      <w:bookmarkEnd w:id="235"/>
      <w:bookmarkEnd w:id="236"/>
      <w:bookmarkEnd w:id="2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$0051</w:t>
            </w:r>
          </w:p>
        </w:tc>
        <w:tc>
          <w:tcPr>
            <w:tcW w:w="2880" w:type="dxa"/>
            <w:tcBorders>
              <w:top w:val="nil"/>
            </w:tcBorders>
          </w:tcPr>
          <w:p w:rsidR="00FF4F2F" w:rsidRDefault="00FF4F2F">
            <w:pPr>
              <w:rPr>
                <w:rFonts w:ascii="Arial" w:hAnsi="Arial" w:cs="Arial"/>
                <w:sz w:val="16"/>
              </w:rPr>
            </w:pPr>
            <w:r>
              <w:rPr>
                <w:rFonts w:ascii="Arial" w:hAnsi="Arial" w:cs="Arial"/>
                <w:sz w:val="16"/>
              </w:rPr>
              <w:t>Type of fuel currently being utilized by the vehicle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cs="Arial"/>
                <w:sz w:val="16"/>
              </w:rPr>
            </w:pPr>
            <w:r>
              <w:rPr>
                <w:rFonts w:ascii="Arial" w:hAnsi="Arial" w:cs="Arial"/>
                <w:sz w:val="16"/>
              </w:rPr>
              <w:t xml:space="preserve">$01= Gasoline/petrol; </w:t>
            </w:r>
            <w:r>
              <w:rPr>
                <w:rFonts w:ascii="Arial" w:hAnsi="Arial" w:cs="Arial"/>
                <w:sz w:val="16"/>
              </w:rPr>
              <w:br/>
              <w:t xml:space="preserve">$02= Methanol; </w:t>
            </w:r>
            <w:r>
              <w:rPr>
                <w:rFonts w:ascii="Arial" w:hAnsi="Arial" w:cs="Arial"/>
                <w:sz w:val="16"/>
              </w:rPr>
              <w:br/>
              <w:t>$03=</w:t>
            </w:r>
            <w:r w:rsidRPr="00287CCB">
              <w:rPr>
                <w:rFonts w:ascii="Arial" w:hAnsi="Arial" w:cs="Arial"/>
                <w:sz w:val="16"/>
              </w:rPr>
              <w:t xml:space="preserve"> Ethanol</w:t>
            </w:r>
            <w:r>
              <w:rPr>
                <w:rFonts w:ascii="Arial" w:hAnsi="Arial" w:cs="Arial"/>
                <w:sz w:val="16"/>
              </w:rPr>
              <w:t xml:space="preserve">; </w:t>
            </w:r>
            <w:r>
              <w:rPr>
                <w:rFonts w:ascii="Arial" w:hAnsi="Arial" w:cs="Arial"/>
                <w:sz w:val="16"/>
              </w:rPr>
              <w:br/>
              <w:t>$04=</w:t>
            </w:r>
            <w:r w:rsidRPr="00287CCB">
              <w:rPr>
                <w:rFonts w:ascii="Arial" w:hAnsi="Arial" w:cs="Arial"/>
                <w:sz w:val="16"/>
              </w:rPr>
              <w:t xml:space="preserve"> Diesel</w:t>
            </w:r>
            <w:r>
              <w:rPr>
                <w:rFonts w:ascii="Arial" w:hAnsi="Arial" w:cs="Arial"/>
                <w:sz w:val="16"/>
              </w:rPr>
              <w:t xml:space="preserve">; </w:t>
            </w:r>
            <w:r>
              <w:rPr>
                <w:rFonts w:ascii="Arial" w:hAnsi="Arial" w:cs="Arial"/>
                <w:sz w:val="16"/>
              </w:rPr>
              <w:br/>
              <w:t xml:space="preserve">$05= Liquefied Petroleum Gas (LPG); </w:t>
            </w:r>
            <w:r>
              <w:rPr>
                <w:rFonts w:ascii="Arial" w:hAnsi="Arial" w:cs="Arial"/>
                <w:sz w:val="16"/>
              </w:rPr>
              <w:br/>
              <w:t xml:space="preserve">$06= Compressed Natural Gas (CNG); </w:t>
            </w:r>
            <w:r>
              <w:rPr>
                <w:rFonts w:ascii="Arial" w:hAnsi="Arial" w:cs="Arial"/>
                <w:sz w:val="16"/>
              </w:rPr>
              <w:br/>
              <w:t xml:space="preserve">$07= Propane; </w:t>
            </w:r>
            <w:r>
              <w:rPr>
                <w:rFonts w:ascii="Arial" w:hAnsi="Arial" w:cs="Arial"/>
                <w:sz w:val="16"/>
              </w:rPr>
              <w:br/>
              <w:t xml:space="preserve">$08= Battery/electric; </w:t>
            </w:r>
            <w:r>
              <w:rPr>
                <w:rFonts w:ascii="Arial" w:hAnsi="Arial" w:cs="Arial"/>
                <w:sz w:val="16"/>
              </w:rPr>
              <w:br/>
              <w:t xml:space="preserve">$09= Bi-fuel vehicle using gasoline; </w:t>
            </w:r>
            <w:r>
              <w:rPr>
                <w:rFonts w:ascii="Arial" w:hAnsi="Arial" w:cs="Arial"/>
                <w:sz w:val="16"/>
              </w:rPr>
              <w:br/>
              <w:t xml:space="preserve">$0A= Bi-fuel vehicle using methanol; </w:t>
            </w:r>
            <w:r>
              <w:rPr>
                <w:rFonts w:ascii="Arial" w:hAnsi="Arial" w:cs="Arial"/>
                <w:sz w:val="16"/>
              </w:rPr>
              <w:br/>
              <w:t xml:space="preserve">$0B= Bi-fuel vehicle using ethanol; </w:t>
            </w:r>
            <w:r>
              <w:rPr>
                <w:rFonts w:ascii="Arial" w:hAnsi="Arial" w:cs="Arial"/>
                <w:sz w:val="16"/>
              </w:rPr>
              <w:br/>
              <w:t xml:space="preserve">$0C= Bi-fuel vehicle using LPG; </w:t>
            </w:r>
            <w:r>
              <w:rPr>
                <w:rFonts w:ascii="Arial" w:hAnsi="Arial" w:cs="Arial"/>
                <w:sz w:val="16"/>
              </w:rPr>
              <w:br/>
              <w:t>$0D= Bi-fuel vehicle using CNG;</w:t>
            </w:r>
          </w:p>
          <w:p w:rsidR="00FF4F2F" w:rsidRDefault="00FF4F2F">
            <w:pPr>
              <w:rPr>
                <w:rFonts w:ascii="Arial" w:hAnsi="Arial" w:cs="Arial"/>
                <w:sz w:val="16"/>
              </w:rPr>
            </w:pPr>
            <w:r>
              <w:rPr>
                <w:rFonts w:ascii="Arial" w:hAnsi="Arial" w:cs="Arial"/>
                <w:sz w:val="16"/>
              </w:rPr>
              <w:t>$0E= Bi-fuel vehicle using propane;</w:t>
            </w:r>
          </w:p>
          <w:p w:rsidR="00FF4F2F" w:rsidRDefault="00FF4F2F">
            <w:pPr>
              <w:rPr>
                <w:rFonts w:ascii="Arial" w:hAnsi="Arial" w:cs="Arial"/>
                <w:sz w:val="16"/>
              </w:rPr>
            </w:pPr>
            <w:r>
              <w:rPr>
                <w:rFonts w:ascii="Arial" w:hAnsi="Arial" w:cs="Arial"/>
                <w:sz w:val="16"/>
              </w:rPr>
              <w:t>$0F= Bi-fuel vehicle using battery;</w:t>
            </w:r>
          </w:p>
          <w:p w:rsidR="00FF4F2F" w:rsidRDefault="00FF4F2F">
            <w:pPr>
              <w:rPr>
                <w:rFonts w:ascii="Arial" w:hAnsi="Arial" w:cs="Arial"/>
                <w:sz w:val="16"/>
              </w:rPr>
            </w:pPr>
            <w:r>
              <w:rPr>
                <w:rFonts w:ascii="Arial" w:hAnsi="Arial" w:cs="Arial"/>
                <w:sz w:val="16"/>
              </w:rPr>
              <w:t>$10-$FF= ISO/SAE reserved</w:t>
            </w:r>
          </w:p>
        </w:tc>
      </w:tr>
    </w:tbl>
    <w:p w:rsidR="00FF4F2F" w:rsidRDefault="00FF4F2F"/>
    <w:p w:rsidR="00FF4F2F" w:rsidRDefault="00FF4F2F">
      <w:r>
        <w:t>This PID contains the type of fuel currently being utilized by the vehicle.</w:t>
      </w:r>
      <w:r w:rsidR="003A7CE6">
        <w:t xml:space="preserve">  </w:t>
      </w:r>
      <w:r w:rsidR="003A7CE6" w:rsidRPr="00E62580">
        <w:t>Additional PID information and usage examples are detailed in SAE J1979 and ISO 15031-5.</w:t>
      </w:r>
    </w:p>
    <w:p w:rsidR="00FF4F2F" w:rsidRDefault="00FF4F2F">
      <w:pPr>
        <w:keepNext w:val="0"/>
        <w:keepLines w:val="0"/>
      </w:pPr>
    </w:p>
    <w:p w:rsidR="00FF4F2F" w:rsidRDefault="00FF4F2F">
      <w:pPr>
        <w:pStyle w:val="Heading3"/>
      </w:pPr>
      <w:bookmarkStart w:id="238" w:name="_Toc65372143"/>
      <w:bookmarkStart w:id="239" w:name="_Toc276632546"/>
      <w:r>
        <w:lastRenderedPageBreak/>
        <w:t>E85R – PID $0052 – Alcohol Fuel Percentage</w:t>
      </w:r>
      <w:bookmarkEnd w:id="238"/>
      <w:bookmarkEnd w:id="2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$0052</w:t>
            </w:r>
          </w:p>
        </w:tc>
        <w:tc>
          <w:tcPr>
            <w:tcW w:w="2880" w:type="dxa"/>
            <w:tcBorders>
              <w:top w:val="nil"/>
            </w:tcBorders>
          </w:tcPr>
          <w:p w:rsidR="00FF4F2F" w:rsidRDefault="00FF4F2F">
            <w:pPr>
              <w:rPr>
                <w:rFonts w:ascii="Arial" w:hAnsi="Arial"/>
                <w:sz w:val="16"/>
              </w:rPr>
            </w:pPr>
            <w:r>
              <w:rPr>
                <w:rFonts w:ascii="Arial" w:hAnsi="Arial"/>
                <w:sz w:val="16"/>
              </w:rPr>
              <w:t>Alcohol Fuel Percentage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rsidP="0057107B">
            <w:pPr>
              <w:rPr>
                <w:rFonts w:ascii="Arial" w:hAnsi="Arial"/>
                <w:sz w:val="16"/>
              </w:rPr>
            </w:pPr>
            <w:r>
              <w:rPr>
                <w:rFonts w:ascii="Arial" w:hAnsi="Arial"/>
                <w:sz w:val="16"/>
              </w:rPr>
              <w:t xml:space="preserve">0 </w:t>
            </w:r>
            <w:r w:rsidR="0057107B">
              <w:rPr>
                <w:rFonts w:ascii="Arial" w:hAnsi="Arial"/>
                <w:sz w:val="16"/>
              </w:rPr>
              <w:t xml:space="preserve">to </w:t>
            </w:r>
            <w:r>
              <w:rPr>
                <w:rFonts w:ascii="Arial" w:hAnsi="Arial"/>
                <w:sz w:val="16"/>
              </w:rPr>
              <w:t>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Pr="0057107B" w:rsidRDefault="00FF4F2F"/>
    <w:p w:rsidR="00FF4F2F" w:rsidRPr="0057107B" w:rsidRDefault="00FF4F2F">
      <w:r w:rsidRPr="0057107B">
        <w:t xml:space="preserve">PID $0052 shall indicate the percentage of alcohol contained in ethanol or methanol fuels, if </w:t>
      </w:r>
      <w:r w:rsidR="0012240E" w:rsidRPr="0057107B">
        <w:t>utilized</w:t>
      </w:r>
      <w:r w:rsidRPr="0057107B">
        <w:t xml:space="preserve">. Alcohol percentage can be determined using a sensor or can be inferred by the fuel control software.  If alcohol percentage is </w:t>
      </w:r>
      <w:r w:rsidR="0057107B" w:rsidRPr="0057107B">
        <w:t>determined</w:t>
      </w:r>
      <w:r w:rsidRPr="0057107B">
        <w:t xml:space="preserve"> using a sensor, PID $0052 must display the undefaulted representation of that sensor.</w:t>
      </w:r>
      <w:r w:rsidR="003A7CE6">
        <w:t xml:space="preserve">  </w:t>
      </w:r>
      <w:r w:rsidR="003A7CE6" w:rsidRPr="00E62580">
        <w:t>Additional PID information and usage examples are detailed in SAE J1979 and ISO 15031-5.</w:t>
      </w:r>
    </w:p>
    <w:p w:rsidR="00FF4F2F" w:rsidRPr="0057107B" w:rsidRDefault="00FF4F2F"/>
    <w:p w:rsidR="006D29E0" w:rsidRDefault="006D29E0" w:rsidP="006D29E0">
      <w:pPr>
        <w:pStyle w:val="Heading3"/>
      </w:pPr>
      <w:bookmarkStart w:id="240" w:name="_Toc172022869"/>
      <w:bookmarkStart w:id="241" w:name="_Toc191368096"/>
      <w:bookmarkStart w:id="242" w:name="_Toc217457113"/>
      <w:bookmarkStart w:id="243" w:name="_Toc172022855"/>
      <w:bookmarkStart w:id="244" w:name="_Toc191368098"/>
      <w:bookmarkStart w:id="245" w:name="_Toc205971877"/>
      <w:bookmarkStart w:id="246" w:name="_Toc276632547"/>
      <w:r>
        <w:t>ODAR – PID $0060 – Parameter Identifiers Supported - $61 to $80</w:t>
      </w:r>
      <w:bookmarkEnd w:id="240"/>
      <w:bookmarkEnd w:id="241"/>
      <w:bookmarkEnd w:id="242"/>
      <w:bookmarkEnd w:id="246"/>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143C8B">
        <w:trPr>
          <w:cantSplit/>
          <w:jc w:val="center"/>
        </w:trPr>
        <w:tc>
          <w:tcPr>
            <w:tcW w:w="720" w:type="dxa"/>
            <w:tcBorders>
              <w:bottom w:val="single" w:sz="12" w:space="0" w:color="000000"/>
            </w:tcBorders>
          </w:tcPr>
          <w:p w:rsidR="006D29E0" w:rsidRDefault="006D29E0" w:rsidP="00143C8B">
            <w:pPr>
              <w:jc w:val="center"/>
              <w:rPr>
                <w:b/>
                <w:sz w:val="16"/>
              </w:rPr>
            </w:pPr>
            <w:r>
              <w:rPr>
                <w:b/>
                <w:sz w:val="16"/>
              </w:rPr>
              <w:t>PID</w:t>
            </w:r>
          </w:p>
        </w:tc>
        <w:tc>
          <w:tcPr>
            <w:tcW w:w="2880"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Length (Bytes)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160" w:type="dxa"/>
            <w:tcBorders>
              <w:bottom w:val="single" w:sz="12" w:space="0" w:color="000000"/>
            </w:tcBorders>
          </w:tcPr>
          <w:p w:rsidR="006D29E0" w:rsidRDefault="006D29E0" w:rsidP="00143C8B">
            <w:pPr>
              <w:jc w:val="center"/>
              <w:rPr>
                <w:b/>
                <w:sz w:val="16"/>
              </w:rPr>
            </w:pPr>
            <w:r>
              <w:rPr>
                <w:b/>
                <w:sz w:val="16"/>
              </w:rPr>
              <w:t>Range</w:t>
            </w:r>
          </w:p>
        </w:tc>
        <w:tc>
          <w:tcPr>
            <w:tcW w:w="2160"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720" w:type="dxa"/>
            <w:tcBorders>
              <w:top w:val="nil"/>
            </w:tcBorders>
          </w:tcPr>
          <w:p w:rsidR="006D29E0" w:rsidRDefault="006D29E0" w:rsidP="00143C8B">
            <w:pPr>
              <w:jc w:val="right"/>
              <w:rPr>
                <w:rFonts w:ascii="Arial" w:hAnsi="Arial"/>
                <w:sz w:val="16"/>
              </w:rPr>
            </w:pPr>
            <w:r>
              <w:rPr>
                <w:rFonts w:ascii="Arial" w:hAnsi="Arial"/>
                <w:sz w:val="16"/>
              </w:rPr>
              <w:t>$0060</w:t>
            </w:r>
          </w:p>
        </w:tc>
        <w:tc>
          <w:tcPr>
            <w:tcW w:w="2880" w:type="dxa"/>
            <w:tcBorders>
              <w:top w:val="nil"/>
            </w:tcBorders>
          </w:tcPr>
          <w:p w:rsidR="006D29E0" w:rsidRDefault="006D29E0" w:rsidP="00143C8B">
            <w:pPr>
              <w:rPr>
                <w:rFonts w:ascii="Arial" w:hAnsi="Arial"/>
                <w:sz w:val="16"/>
              </w:rPr>
            </w:pPr>
            <w:r>
              <w:rPr>
                <w:rFonts w:ascii="Arial" w:hAnsi="Arial"/>
                <w:sz w:val="16"/>
              </w:rPr>
              <w:t>Parameter Identifiers Supported - $61 to $80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rPr>
                <w:rFonts w:ascii="Arial" w:hAnsi="Arial"/>
                <w:sz w:val="16"/>
              </w:rPr>
            </w:pPr>
            <w:r>
              <w:rPr>
                <w:rFonts w:ascii="Arial" w:hAnsi="Arial"/>
                <w:sz w:val="16"/>
              </w:rPr>
              <w:t>PKT</w:t>
            </w:r>
          </w:p>
        </w:tc>
        <w:tc>
          <w:tcPr>
            <w:tcW w:w="2160" w:type="dxa"/>
            <w:tcBorders>
              <w:top w:val="nil"/>
            </w:tcBorders>
          </w:tcPr>
          <w:p w:rsidR="006D29E0" w:rsidRDefault="006D29E0" w:rsidP="00143C8B">
            <w:pPr>
              <w:rPr>
                <w:rFonts w:ascii="Arial" w:hAnsi="Arial"/>
                <w:sz w:val="16"/>
              </w:rPr>
            </w:pPr>
            <w:r>
              <w:rPr>
                <w:rFonts w:ascii="Arial" w:hAnsi="Arial"/>
                <w:sz w:val="16"/>
              </w:rPr>
              <w:t>N/A</w:t>
            </w:r>
          </w:p>
        </w:tc>
        <w:tc>
          <w:tcPr>
            <w:tcW w:w="2160" w:type="dxa"/>
            <w:tcBorders>
              <w:top w:val="nil"/>
            </w:tcBorders>
          </w:tcPr>
          <w:p w:rsidR="006D29E0" w:rsidRDefault="006D29E0" w:rsidP="00143C8B">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143C8B">
        <w:trPr>
          <w:cantSplit/>
          <w:jc w:val="center"/>
        </w:trPr>
        <w:tc>
          <w:tcPr>
            <w:tcW w:w="2448"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Start Byte</w:t>
            </w:r>
          </w:p>
        </w:tc>
        <w:tc>
          <w:tcPr>
            <w:tcW w:w="720" w:type="dxa"/>
            <w:tcBorders>
              <w:bottom w:val="single" w:sz="12" w:space="0" w:color="000000"/>
            </w:tcBorders>
          </w:tcPr>
          <w:p w:rsidR="006D29E0" w:rsidRDefault="006D29E0" w:rsidP="00143C8B">
            <w:pPr>
              <w:jc w:val="center"/>
              <w:rPr>
                <w:b/>
                <w:sz w:val="16"/>
              </w:rPr>
            </w:pPr>
            <w:r>
              <w:rPr>
                <w:b/>
                <w:sz w:val="16"/>
              </w:rPr>
              <w:t>Start Bit</w:t>
            </w:r>
          </w:p>
        </w:tc>
        <w:tc>
          <w:tcPr>
            <w:tcW w:w="720" w:type="dxa"/>
            <w:tcBorders>
              <w:bottom w:val="single" w:sz="12" w:space="0" w:color="000000"/>
            </w:tcBorders>
          </w:tcPr>
          <w:p w:rsidR="006D29E0" w:rsidRDefault="006D29E0" w:rsidP="00143C8B">
            <w:pPr>
              <w:jc w:val="center"/>
              <w:rPr>
                <w:b/>
                <w:sz w:val="16"/>
              </w:rPr>
            </w:pPr>
            <w:r>
              <w:rPr>
                <w:b/>
                <w:sz w:val="16"/>
              </w:rPr>
              <w:t>Length (Bits)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016" w:type="dxa"/>
            <w:tcBorders>
              <w:bottom w:val="single" w:sz="12" w:space="0" w:color="000000"/>
            </w:tcBorders>
          </w:tcPr>
          <w:p w:rsidR="006D29E0" w:rsidRDefault="006D29E0" w:rsidP="00143C8B">
            <w:pPr>
              <w:jc w:val="center"/>
              <w:rPr>
                <w:b/>
                <w:sz w:val="16"/>
              </w:rPr>
            </w:pPr>
            <w:r>
              <w:rPr>
                <w:b/>
                <w:sz w:val="16"/>
              </w:rPr>
              <w:t>Range</w:t>
            </w:r>
          </w:p>
        </w:tc>
        <w:tc>
          <w:tcPr>
            <w:tcW w:w="2016"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$6F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$7F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 $80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This PID indicates which legislated PIDs, within the range of $61 to $80, are supported.</w:t>
      </w:r>
      <w:r w:rsidR="003A7CE6">
        <w:t xml:space="preserve">  </w:t>
      </w:r>
      <w:r w:rsidR="003A7CE6" w:rsidRPr="00E62580">
        <w:t>Additional PID information and usage examples are detailed in SAE J1979 and ISO 15031-5.</w:t>
      </w:r>
    </w:p>
    <w:p w:rsidR="006D29E0" w:rsidRPr="00BB20AB" w:rsidRDefault="006D29E0" w:rsidP="006D29E0"/>
    <w:p w:rsidR="000B3F05" w:rsidRPr="00470EC0" w:rsidRDefault="000B3F05" w:rsidP="000B3F05">
      <w:pPr>
        <w:pStyle w:val="Heading3"/>
        <w:rPr>
          <w:szCs w:val="24"/>
        </w:rPr>
      </w:pPr>
      <w:bookmarkStart w:id="247" w:name="_Toc276632548"/>
      <w:r>
        <w:rPr>
          <w:szCs w:val="24"/>
        </w:rPr>
        <w:t>EIT</w:t>
      </w:r>
      <w:r w:rsidRPr="00470EC0">
        <w:rPr>
          <w:szCs w:val="24"/>
        </w:rPr>
        <w:t>R – PID $0068 – Intake Air Temperature Sensor</w:t>
      </w:r>
      <w:bookmarkEnd w:id="247"/>
    </w:p>
    <w:p w:rsidR="000B3F05" w:rsidRDefault="000B3F05" w:rsidP="000B3F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0B3F05" w:rsidTr="00143C8B">
        <w:trPr>
          <w:cantSplit/>
          <w:jc w:val="center"/>
        </w:trPr>
        <w:tc>
          <w:tcPr>
            <w:tcW w:w="720" w:type="dxa"/>
            <w:tcBorders>
              <w:bottom w:val="single" w:sz="12" w:space="0" w:color="000000"/>
            </w:tcBorders>
          </w:tcPr>
          <w:p w:rsidR="000B3F05" w:rsidRDefault="000B3F05" w:rsidP="00143C8B">
            <w:pPr>
              <w:jc w:val="center"/>
              <w:rPr>
                <w:b/>
                <w:sz w:val="16"/>
              </w:rPr>
            </w:pPr>
            <w:r>
              <w:rPr>
                <w:b/>
                <w:sz w:val="16"/>
              </w:rPr>
              <w:t>PID</w:t>
            </w:r>
          </w:p>
        </w:tc>
        <w:tc>
          <w:tcPr>
            <w:tcW w:w="2880" w:type="dxa"/>
            <w:tcBorders>
              <w:bottom w:val="single" w:sz="12" w:space="0" w:color="000000"/>
            </w:tcBorders>
          </w:tcPr>
          <w:p w:rsidR="000B3F05" w:rsidRDefault="000B3F05" w:rsidP="00143C8B">
            <w:pPr>
              <w:jc w:val="center"/>
              <w:rPr>
                <w:b/>
                <w:sz w:val="16"/>
              </w:rPr>
            </w:pPr>
            <w:r>
              <w:rPr>
                <w:b/>
                <w:sz w:val="16"/>
              </w:rPr>
              <w:t>Signal</w:t>
            </w:r>
          </w:p>
        </w:tc>
        <w:tc>
          <w:tcPr>
            <w:tcW w:w="720" w:type="dxa"/>
            <w:tcBorders>
              <w:bottom w:val="single" w:sz="12" w:space="0" w:color="000000"/>
            </w:tcBorders>
          </w:tcPr>
          <w:p w:rsidR="000B3F05" w:rsidRDefault="000B3F05" w:rsidP="00143C8B">
            <w:pPr>
              <w:jc w:val="center"/>
              <w:rPr>
                <w:b/>
                <w:sz w:val="16"/>
              </w:rPr>
            </w:pPr>
            <w:r>
              <w:rPr>
                <w:b/>
                <w:sz w:val="16"/>
              </w:rPr>
              <w:t>Length (Bytes)</w:t>
            </w:r>
          </w:p>
        </w:tc>
        <w:tc>
          <w:tcPr>
            <w:tcW w:w="720" w:type="dxa"/>
            <w:tcBorders>
              <w:bottom w:val="single" w:sz="12" w:space="0" w:color="000000"/>
            </w:tcBorders>
          </w:tcPr>
          <w:p w:rsidR="000B3F05" w:rsidRDefault="000B3F05" w:rsidP="00143C8B">
            <w:pPr>
              <w:jc w:val="center"/>
              <w:rPr>
                <w:b/>
                <w:sz w:val="16"/>
              </w:rPr>
            </w:pPr>
            <w:r>
              <w:rPr>
                <w:b/>
                <w:sz w:val="16"/>
              </w:rPr>
              <w:t>Data Type</w:t>
            </w:r>
          </w:p>
        </w:tc>
        <w:tc>
          <w:tcPr>
            <w:tcW w:w="2160" w:type="dxa"/>
            <w:tcBorders>
              <w:bottom w:val="single" w:sz="12" w:space="0" w:color="000000"/>
            </w:tcBorders>
          </w:tcPr>
          <w:p w:rsidR="000B3F05" w:rsidRDefault="000B3F05" w:rsidP="00143C8B">
            <w:pPr>
              <w:jc w:val="center"/>
              <w:rPr>
                <w:b/>
                <w:sz w:val="16"/>
              </w:rPr>
            </w:pPr>
            <w:r>
              <w:rPr>
                <w:b/>
                <w:sz w:val="16"/>
              </w:rPr>
              <w:t>Range</w:t>
            </w:r>
          </w:p>
        </w:tc>
        <w:tc>
          <w:tcPr>
            <w:tcW w:w="2160" w:type="dxa"/>
            <w:tcBorders>
              <w:bottom w:val="single" w:sz="12" w:space="0" w:color="000000"/>
            </w:tcBorders>
          </w:tcPr>
          <w:p w:rsidR="000B3F05" w:rsidRDefault="000B3F05" w:rsidP="00143C8B">
            <w:pPr>
              <w:jc w:val="center"/>
              <w:rPr>
                <w:b/>
                <w:sz w:val="16"/>
              </w:rPr>
            </w:pPr>
            <w:r>
              <w:rPr>
                <w:b/>
                <w:sz w:val="16"/>
              </w:rPr>
              <w:t>Conversion</w:t>
            </w:r>
          </w:p>
        </w:tc>
      </w:tr>
      <w:tr w:rsidR="000B3F05" w:rsidTr="00143C8B">
        <w:trPr>
          <w:cantSplit/>
          <w:jc w:val="center"/>
        </w:trPr>
        <w:tc>
          <w:tcPr>
            <w:tcW w:w="720" w:type="dxa"/>
            <w:tcBorders>
              <w:top w:val="nil"/>
            </w:tcBorders>
          </w:tcPr>
          <w:p w:rsidR="000B3F05" w:rsidRDefault="000B3F05" w:rsidP="00143C8B">
            <w:pPr>
              <w:jc w:val="right"/>
              <w:rPr>
                <w:rFonts w:ascii="Arial" w:hAnsi="Arial"/>
                <w:sz w:val="16"/>
              </w:rPr>
            </w:pPr>
            <w:r>
              <w:rPr>
                <w:rFonts w:ascii="Arial" w:hAnsi="Arial"/>
                <w:sz w:val="16"/>
              </w:rPr>
              <w:t>$0068</w:t>
            </w:r>
          </w:p>
        </w:tc>
        <w:tc>
          <w:tcPr>
            <w:tcW w:w="2880" w:type="dxa"/>
            <w:tcBorders>
              <w:top w:val="nil"/>
            </w:tcBorders>
          </w:tcPr>
          <w:p w:rsidR="000B3F05" w:rsidRPr="00470EC0" w:rsidRDefault="000B3F05" w:rsidP="00143C8B">
            <w:pPr>
              <w:rPr>
                <w:rFonts w:ascii="Arial" w:hAnsi="Arial" w:cs="Arial"/>
                <w:sz w:val="16"/>
                <w:szCs w:val="16"/>
              </w:rPr>
            </w:pPr>
            <w:r w:rsidRPr="00470EC0">
              <w:rPr>
                <w:rFonts w:ascii="Arial" w:hAnsi="Arial" w:cs="Arial"/>
                <w:sz w:val="16"/>
                <w:szCs w:val="16"/>
              </w:rPr>
              <w:t>Intake Air Temperature Sensor</w:t>
            </w:r>
          </w:p>
        </w:tc>
        <w:tc>
          <w:tcPr>
            <w:tcW w:w="720" w:type="dxa"/>
            <w:tcBorders>
              <w:top w:val="nil"/>
            </w:tcBorders>
          </w:tcPr>
          <w:p w:rsidR="000B3F05" w:rsidRDefault="000B3F05" w:rsidP="00143C8B">
            <w:pPr>
              <w:jc w:val="right"/>
              <w:rPr>
                <w:rFonts w:ascii="Arial" w:hAnsi="Arial"/>
                <w:sz w:val="16"/>
              </w:rPr>
            </w:pPr>
            <w:r>
              <w:rPr>
                <w:rFonts w:ascii="Arial" w:hAnsi="Arial"/>
                <w:sz w:val="16"/>
              </w:rPr>
              <w:t>7</w:t>
            </w:r>
          </w:p>
        </w:tc>
        <w:tc>
          <w:tcPr>
            <w:tcW w:w="720" w:type="dxa"/>
            <w:tcBorders>
              <w:top w:val="nil"/>
            </w:tcBorders>
          </w:tcPr>
          <w:p w:rsidR="000B3F05" w:rsidRDefault="000B3F05" w:rsidP="00143C8B">
            <w:pPr>
              <w:rPr>
                <w:rFonts w:ascii="Arial" w:hAnsi="Arial"/>
                <w:sz w:val="16"/>
              </w:rPr>
            </w:pPr>
            <w:r>
              <w:rPr>
                <w:rFonts w:ascii="Arial" w:hAnsi="Arial"/>
                <w:sz w:val="16"/>
              </w:rPr>
              <w:t>PKT</w:t>
            </w:r>
          </w:p>
        </w:tc>
        <w:tc>
          <w:tcPr>
            <w:tcW w:w="2160" w:type="dxa"/>
            <w:tcBorders>
              <w:top w:val="nil"/>
            </w:tcBorders>
          </w:tcPr>
          <w:p w:rsidR="000B3F05" w:rsidRDefault="000B3F05" w:rsidP="00143C8B">
            <w:pPr>
              <w:rPr>
                <w:rFonts w:ascii="Arial" w:hAnsi="Arial"/>
                <w:sz w:val="16"/>
              </w:rPr>
            </w:pPr>
            <w:r>
              <w:rPr>
                <w:rFonts w:ascii="Arial" w:hAnsi="Arial"/>
                <w:sz w:val="16"/>
              </w:rPr>
              <w:t>N/A</w:t>
            </w:r>
          </w:p>
        </w:tc>
        <w:tc>
          <w:tcPr>
            <w:tcW w:w="2160" w:type="dxa"/>
            <w:tcBorders>
              <w:top w:val="nil"/>
            </w:tcBorders>
          </w:tcPr>
          <w:p w:rsidR="000B3F05" w:rsidRDefault="000B3F05" w:rsidP="00143C8B">
            <w:pPr>
              <w:rPr>
                <w:rFonts w:ascii="Arial" w:hAnsi="Arial"/>
                <w:sz w:val="16"/>
              </w:rPr>
            </w:pPr>
            <w:r>
              <w:rPr>
                <w:rFonts w:ascii="Arial" w:hAnsi="Arial"/>
                <w:sz w:val="16"/>
              </w:rPr>
              <w:t>N/A</w:t>
            </w:r>
          </w:p>
        </w:tc>
      </w:tr>
    </w:tbl>
    <w:p w:rsidR="000B3F05" w:rsidRDefault="000B3F05" w:rsidP="000B3F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0B3F05" w:rsidTr="00143C8B">
        <w:trPr>
          <w:cantSplit/>
          <w:jc w:val="center"/>
        </w:trPr>
        <w:tc>
          <w:tcPr>
            <w:tcW w:w="2448" w:type="dxa"/>
            <w:tcBorders>
              <w:bottom w:val="single" w:sz="12" w:space="0" w:color="000000"/>
            </w:tcBorders>
          </w:tcPr>
          <w:p w:rsidR="000B3F05" w:rsidRDefault="000B3F05" w:rsidP="00143C8B">
            <w:pPr>
              <w:jc w:val="center"/>
              <w:rPr>
                <w:b/>
                <w:sz w:val="16"/>
              </w:rPr>
            </w:pPr>
            <w:r>
              <w:rPr>
                <w:b/>
                <w:sz w:val="16"/>
              </w:rPr>
              <w:t>Signal</w:t>
            </w:r>
          </w:p>
        </w:tc>
        <w:tc>
          <w:tcPr>
            <w:tcW w:w="720" w:type="dxa"/>
            <w:tcBorders>
              <w:bottom w:val="single" w:sz="12" w:space="0" w:color="000000"/>
            </w:tcBorders>
          </w:tcPr>
          <w:p w:rsidR="000B3F05" w:rsidRDefault="000B3F05" w:rsidP="00143C8B">
            <w:pPr>
              <w:jc w:val="center"/>
              <w:rPr>
                <w:b/>
                <w:sz w:val="16"/>
              </w:rPr>
            </w:pPr>
            <w:r>
              <w:rPr>
                <w:b/>
                <w:sz w:val="16"/>
              </w:rPr>
              <w:t>Start Byte</w:t>
            </w:r>
          </w:p>
        </w:tc>
        <w:tc>
          <w:tcPr>
            <w:tcW w:w="720" w:type="dxa"/>
            <w:tcBorders>
              <w:bottom w:val="single" w:sz="12" w:space="0" w:color="000000"/>
            </w:tcBorders>
          </w:tcPr>
          <w:p w:rsidR="000B3F05" w:rsidRDefault="000B3F05" w:rsidP="00143C8B">
            <w:pPr>
              <w:jc w:val="center"/>
              <w:rPr>
                <w:b/>
                <w:sz w:val="16"/>
              </w:rPr>
            </w:pPr>
            <w:r>
              <w:rPr>
                <w:b/>
                <w:sz w:val="16"/>
              </w:rPr>
              <w:t>Start Bit</w:t>
            </w:r>
          </w:p>
        </w:tc>
        <w:tc>
          <w:tcPr>
            <w:tcW w:w="720" w:type="dxa"/>
            <w:tcBorders>
              <w:bottom w:val="single" w:sz="12" w:space="0" w:color="000000"/>
            </w:tcBorders>
          </w:tcPr>
          <w:p w:rsidR="000B3F05" w:rsidRDefault="000B3F05" w:rsidP="00143C8B">
            <w:pPr>
              <w:jc w:val="center"/>
              <w:rPr>
                <w:b/>
                <w:sz w:val="16"/>
              </w:rPr>
            </w:pPr>
            <w:r>
              <w:rPr>
                <w:b/>
                <w:sz w:val="16"/>
              </w:rPr>
              <w:t>Length (Bits)</w:t>
            </w:r>
          </w:p>
        </w:tc>
        <w:tc>
          <w:tcPr>
            <w:tcW w:w="720" w:type="dxa"/>
            <w:tcBorders>
              <w:bottom w:val="single" w:sz="12" w:space="0" w:color="000000"/>
            </w:tcBorders>
          </w:tcPr>
          <w:p w:rsidR="000B3F05" w:rsidRDefault="000B3F05" w:rsidP="00143C8B">
            <w:pPr>
              <w:jc w:val="center"/>
              <w:rPr>
                <w:b/>
                <w:sz w:val="16"/>
              </w:rPr>
            </w:pPr>
            <w:r>
              <w:rPr>
                <w:b/>
                <w:sz w:val="16"/>
              </w:rPr>
              <w:t>Data Type</w:t>
            </w:r>
          </w:p>
        </w:tc>
        <w:tc>
          <w:tcPr>
            <w:tcW w:w="2016" w:type="dxa"/>
            <w:tcBorders>
              <w:bottom w:val="single" w:sz="12" w:space="0" w:color="000000"/>
            </w:tcBorders>
          </w:tcPr>
          <w:p w:rsidR="000B3F05" w:rsidRDefault="000B3F05" w:rsidP="00143C8B">
            <w:pPr>
              <w:jc w:val="center"/>
              <w:rPr>
                <w:b/>
                <w:sz w:val="16"/>
              </w:rPr>
            </w:pPr>
            <w:r>
              <w:rPr>
                <w:b/>
                <w:sz w:val="16"/>
              </w:rPr>
              <w:t>Range</w:t>
            </w:r>
          </w:p>
        </w:tc>
        <w:tc>
          <w:tcPr>
            <w:tcW w:w="2016" w:type="dxa"/>
            <w:tcBorders>
              <w:bottom w:val="single" w:sz="12" w:space="0" w:color="000000"/>
            </w:tcBorders>
          </w:tcPr>
          <w:p w:rsidR="000B3F05" w:rsidRDefault="000B3F05" w:rsidP="00143C8B">
            <w:pPr>
              <w:jc w:val="center"/>
              <w:rPr>
                <w:b/>
                <w:sz w:val="16"/>
              </w:rPr>
            </w:pPr>
            <w:r>
              <w:rPr>
                <w:b/>
                <w:sz w:val="16"/>
              </w:rPr>
              <w:t>Conversion</w:t>
            </w:r>
          </w:p>
        </w:tc>
      </w:tr>
      <w:tr w:rsidR="000B3F05" w:rsidTr="00143C8B">
        <w:trPr>
          <w:cantSplit/>
          <w:jc w:val="center"/>
        </w:trPr>
        <w:tc>
          <w:tcPr>
            <w:tcW w:w="2448" w:type="dxa"/>
            <w:tcBorders>
              <w:top w:val="nil"/>
            </w:tcBorders>
          </w:tcPr>
          <w:p w:rsidR="000B3F05" w:rsidRDefault="000B3F05" w:rsidP="00143C8B">
            <w:pPr>
              <w:rPr>
                <w:rFonts w:ascii="Arial" w:hAnsi="Arial"/>
                <w:sz w:val="16"/>
              </w:rPr>
            </w:pPr>
            <w:r>
              <w:rPr>
                <w:rFonts w:ascii="Arial" w:hAnsi="Arial"/>
                <w:sz w:val="16"/>
              </w:rPr>
              <w:t>Reserved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7</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p>
        </w:tc>
        <w:tc>
          <w:tcPr>
            <w:tcW w:w="2016" w:type="dxa"/>
            <w:tcBorders>
              <w:top w:val="nil"/>
            </w:tcBorders>
          </w:tcPr>
          <w:p w:rsidR="000B3F05" w:rsidRDefault="000B3F05" w:rsidP="00143C8B">
            <w:pPr>
              <w:rPr>
                <w:rFonts w:ascii="Arial" w:hAnsi="Arial"/>
                <w:sz w:val="16"/>
              </w:rPr>
            </w:pPr>
          </w:p>
        </w:tc>
        <w:tc>
          <w:tcPr>
            <w:tcW w:w="2016" w:type="dxa"/>
            <w:tcBorders>
              <w:top w:val="nil"/>
            </w:tcBorders>
          </w:tcPr>
          <w:p w:rsidR="000B3F05" w:rsidRDefault="000B3F05" w:rsidP="00143C8B">
            <w:pPr>
              <w:rPr>
                <w:rFonts w:ascii="Arial" w:hAnsi="Arial"/>
                <w:sz w:val="16"/>
              </w:rPr>
            </w:pPr>
          </w:p>
        </w:tc>
      </w:tr>
      <w:tr w:rsidR="000B3F05" w:rsidTr="00143C8B">
        <w:trPr>
          <w:cantSplit/>
          <w:jc w:val="center"/>
        </w:trPr>
        <w:tc>
          <w:tcPr>
            <w:tcW w:w="2448" w:type="dxa"/>
            <w:tcBorders>
              <w:top w:val="nil"/>
            </w:tcBorders>
          </w:tcPr>
          <w:p w:rsidR="000B3F05" w:rsidRDefault="000B3F05" w:rsidP="00143C8B">
            <w:pPr>
              <w:rPr>
                <w:rFonts w:ascii="Arial" w:hAnsi="Arial"/>
                <w:sz w:val="16"/>
              </w:rPr>
            </w:pPr>
            <w:r>
              <w:rPr>
                <w:rFonts w:ascii="Arial" w:hAnsi="Arial"/>
                <w:sz w:val="16"/>
              </w:rPr>
              <w:t>Reserved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6</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p>
        </w:tc>
        <w:tc>
          <w:tcPr>
            <w:tcW w:w="2016" w:type="dxa"/>
            <w:tcBorders>
              <w:top w:val="nil"/>
            </w:tcBorders>
          </w:tcPr>
          <w:p w:rsidR="000B3F05" w:rsidRDefault="000B3F05" w:rsidP="00143C8B">
            <w:pPr>
              <w:rPr>
                <w:rFonts w:ascii="Arial" w:hAnsi="Arial"/>
                <w:sz w:val="16"/>
              </w:rPr>
            </w:pPr>
          </w:p>
        </w:tc>
        <w:tc>
          <w:tcPr>
            <w:tcW w:w="2016" w:type="dxa"/>
            <w:tcBorders>
              <w:top w:val="nil"/>
            </w:tcBorders>
          </w:tcPr>
          <w:p w:rsidR="000B3F05" w:rsidRDefault="000B3F05" w:rsidP="00143C8B">
            <w:pPr>
              <w:rPr>
                <w:rFonts w:ascii="Arial" w:hAnsi="Arial"/>
                <w:sz w:val="16"/>
              </w:rPr>
            </w:pP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2, Sensor 3</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5</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2, Sensor 2</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4</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2, Sensor 1</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3</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1, Sensor 3</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143C8B">
            <w:pPr>
              <w:jc w:val="right"/>
              <w:rPr>
                <w:rFonts w:ascii="Arial" w:hAnsi="Arial"/>
                <w:sz w:val="16"/>
              </w:rPr>
            </w:pPr>
            <w:r>
              <w:rPr>
                <w:rFonts w:ascii="Arial" w:hAnsi="Arial"/>
                <w:sz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2</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1, Sensor 2</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IAT Bank 1, Sensor 1</w:t>
            </w:r>
          </w:p>
          <w:p w:rsidR="000B3F05" w:rsidRPr="00921CC0" w:rsidRDefault="000B3F05" w:rsidP="00143C8B">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Default="000B3F05" w:rsidP="00143C8B">
            <w:pPr>
              <w:jc w:val="right"/>
              <w:rPr>
                <w:rFonts w:ascii="Arial" w:hAnsi="Arial"/>
                <w:sz w:val="16"/>
              </w:rPr>
            </w:pPr>
            <w:r>
              <w:rPr>
                <w:rFonts w:ascii="Arial" w:hAnsi="Arial"/>
                <w:sz w:val="16"/>
              </w:rPr>
              <w:t>1</w:t>
            </w:r>
          </w:p>
        </w:tc>
        <w:tc>
          <w:tcPr>
            <w:tcW w:w="720" w:type="dxa"/>
            <w:tcBorders>
              <w:top w:val="nil"/>
            </w:tcBorders>
          </w:tcPr>
          <w:p w:rsidR="000B3F05" w:rsidRDefault="000B3F05" w:rsidP="00143C8B">
            <w:pPr>
              <w:pStyle w:val="FootnoteText"/>
              <w:rPr>
                <w:rFonts w:ascii="Arial" w:hAnsi="Arial"/>
              </w:rPr>
            </w:pPr>
            <w:r>
              <w:rPr>
                <w:rFonts w:ascii="Arial" w:hAnsi="Arial"/>
              </w:rPr>
              <w:t>BLN</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143C8B">
            <w:pPr>
              <w:rPr>
                <w:rFonts w:ascii="Arial" w:hAnsi="Arial" w:cs="Arial"/>
                <w:sz w:val="16"/>
                <w:szCs w:val="16"/>
              </w:rPr>
            </w:pPr>
            <w:r w:rsidRPr="001A74DB">
              <w:rPr>
                <w:rFonts w:ascii="Arial" w:hAnsi="Arial" w:cs="Arial"/>
                <w:sz w:val="16"/>
                <w:szCs w:val="16"/>
              </w:rPr>
              <w:t>$1=True; $0=False</w:t>
            </w:r>
          </w:p>
        </w:tc>
      </w:tr>
      <w:tr w:rsidR="000B3F05" w:rsidTr="00143C8B">
        <w:trPr>
          <w:cantSplit/>
          <w:jc w:val="center"/>
        </w:trPr>
        <w:tc>
          <w:tcPr>
            <w:tcW w:w="2448" w:type="dxa"/>
            <w:tcBorders>
              <w:top w:val="nil"/>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143C8B">
            <w:pPr>
              <w:rPr>
                <w:rFonts w:ascii="Arial" w:hAnsi="Arial" w:cs="Arial"/>
                <w:sz w:val="16"/>
                <w:szCs w:val="16"/>
              </w:rPr>
            </w:pPr>
            <w:r w:rsidRPr="00921CC0">
              <w:rPr>
                <w:rFonts w:ascii="Arial" w:hAnsi="Arial" w:cs="Arial"/>
                <w:sz w:val="16"/>
                <w:szCs w:val="16"/>
              </w:rPr>
              <w:t>Sensor 1</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nil"/>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nil"/>
            </w:tcBorders>
          </w:tcPr>
          <w:p w:rsidR="000B3F05" w:rsidRDefault="000B3F05" w:rsidP="00143C8B">
            <w:pPr>
              <w:rPr>
                <w:rFonts w:ascii="Arial" w:hAnsi="Arial"/>
                <w:sz w:val="16"/>
              </w:rPr>
            </w:pPr>
            <w:r>
              <w:rPr>
                <w:rFonts w:ascii="Arial" w:hAnsi="Arial"/>
                <w:sz w:val="16"/>
              </w:rPr>
              <w:t>E = N * 1 - 40</w:t>
            </w:r>
          </w:p>
        </w:tc>
      </w:tr>
      <w:tr w:rsidR="000B3F05" w:rsidTr="00143C8B">
        <w:trPr>
          <w:cantSplit/>
          <w:jc w:val="center"/>
        </w:trPr>
        <w:tc>
          <w:tcPr>
            <w:tcW w:w="2448" w:type="dxa"/>
            <w:tcBorders>
              <w:top w:val="nil"/>
              <w:bottom w:val="single" w:sz="6" w:space="0" w:color="000000"/>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143C8B">
            <w:pPr>
              <w:rPr>
                <w:rFonts w:ascii="Arial" w:hAnsi="Arial" w:cs="Arial"/>
                <w:sz w:val="16"/>
                <w:szCs w:val="16"/>
              </w:rPr>
            </w:pPr>
            <w:r w:rsidRPr="00921CC0">
              <w:rPr>
                <w:rFonts w:ascii="Arial" w:hAnsi="Arial" w:cs="Arial"/>
                <w:sz w:val="16"/>
                <w:szCs w:val="16"/>
              </w:rPr>
              <w:t>Sensor 2</w:t>
            </w:r>
          </w:p>
        </w:tc>
        <w:tc>
          <w:tcPr>
            <w:tcW w:w="720" w:type="dxa"/>
            <w:tcBorders>
              <w:top w:val="nil"/>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2</w:t>
            </w:r>
          </w:p>
        </w:tc>
        <w:tc>
          <w:tcPr>
            <w:tcW w:w="720" w:type="dxa"/>
            <w:tcBorders>
              <w:top w:val="nil"/>
              <w:bottom w:val="single" w:sz="6" w:space="0" w:color="000000"/>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nil"/>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nil"/>
              <w:bottom w:val="single" w:sz="6" w:space="0" w:color="000000"/>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nil"/>
              <w:bottom w:val="single" w:sz="6" w:space="0" w:color="000000"/>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nil"/>
              <w:bottom w:val="single" w:sz="6" w:space="0" w:color="000000"/>
            </w:tcBorders>
          </w:tcPr>
          <w:p w:rsidR="000B3F05" w:rsidRDefault="000B3F05" w:rsidP="00143C8B">
            <w:pPr>
              <w:rPr>
                <w:rFonts w:ascii="Arial" w:hAnsi="Arial"/>
                <w:sz w:val="16"/>
              </w:rPr>
            </w:pPr>
            <w:r>
              <w:rPr>
                <w:rFonts w:ascii="Arial" w:hAnsi="Arial"/>
                <w:sz w:val="16"/>
              </w:rPr>
              <w:t>E = N * 1 - 40</w:t>
            </w:r>
          </w:p>
        </w:tc>
      </w:tr>
      <w:tr w:rsidR="000B3F05" w:rsidTr="00143C8B">
        <w:trPr>
          <w:cantSplit/>
          <w:jc w:val="center"/>
        </w:trPr>
        <w:tc>
          <w:tcPr>
            <w:tcW w:w="2448" w:type="dxa"/>
            <w:tcBorders>
              <w:top w:val="single" w:sz="6" w:space="0" w:color="000000"/>
              <w:bottom w:val="single" w:sz="6" w:space="0" w:color="000000"/>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143C8B">
            <w:pPr>
              <w:rPr>
                <w:rFonts w:ascii="Arial" w:hAnsi="Arial" w:cs="Arial"/>
                <w:sz w:val="16"/>
                <w:szCs w:val="16"/>
              </w:rPr>
            </w:pPr>
            <w:r w:rsidRPr="00921CC0">
              <w:rPr>
                <w:rFonts w:ascii="Arial" w:hAnsi="Arial" w:cs="Arial"/>
                <w:sz w:val="16"/>
                <w:szCs w:val="16"/>
              </w:rPr>
              <w:t>Sensor 3</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3</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143C8B">
            <w:pPr>
              <w:rPr>
                <w:rFonts w:ascii="Arial" w:hAnsi="Arial"/>
                <w:sz w:val="16"/>
              </w:rPr>
            </w:pPr>
            <w:r>
              <w:rPr>
                <w:rFonts w:ascii="Arial" w:hAnsi="Arial"/>
                <w:sz w:val="16"/>
              </w:rPr>
              <w:t>E = N * 1 - 40</w:t>
            </w:r>
          </w:p>
        </w:tc>
      </w:tr>
      <w:tr w:rsidR="000B3F05" w:rsidTr="00143C8B">
        <w:trPr>
          <w:cantSplit/>
          <w:jc w:val="center"/>
        </w:trPr>
        <w:tc>
          <w:tcPr>
            <w:tcW w:w="2448" w:type="dxa"/>
            <w:tcBorders>
              <w:top w:val="single" w:sz="6" w:space="0" w:color="000000"/>
              <w:bottom w:val="single" w:sz="6" w:space="0" w:color="000000"/>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143C8B">
            <w:pPr>
              <w:rPr>
                <w:rFonts w:ascii="Arial" w:hAnsi="Arial" w:cs="Arial"/>
                <w:sz w:val="16"/>
                <w:szCs w:val="16"/>
              </w:rPr>
            </w:pPr>
            <w:r w:rsidRPr="00921CC0">
              <w:rPr>
                <w:rFonts w:ascii="Arial" w:hAnsi="Arial" w:cs="Arial"/>
                <w:sz w:val="16"/>
                <w:szCs w:val="16"/>
              </w:rPr>
              <w:t>Sensor 1</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4</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143C8B">
            <w:pPr>
              <w:rPr>
                <w:rFonts w:ascii="Arial" w:hAnsi="Arial"/>
                <w:sz w:val="16"/>
              </w:rPr>
            </w:pPr>
            <w:r>
              <w:rPr>
                <w:rFonts w:ascii="Arial" w:hAnsi="Arial"/>
                <w:sz w:val="16"/>
              </w:rPr>
              <w:t>E = N * 1 - 40</w:t>
            </w:r>
          </w:p>
        </w:tc>
      </w:tr>
      <w:tr w:rsidR="000B3F05" w:rsidTr="00143C8B">
        <w:trPr>
          <w:cantSplit/>
          <w:jc w:val="center"/>
        </w:trPr>
        <w:tc>
          <w:tcPr>
            <w:tcW w:w="2448" w:type="dxa"/>
            <w:tcBorders>
              <w:top w:val="single" w:sz="6" w:space="0" w:color="000000"/>
              <w:bottom w:val="single" w:sz="6" w:space="0" w:color="000000"/>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143C8B">
            <w:pPr>
              <w:rPr>
                <w:rFonts w:ascii="Arial" w:hAnsi="Arial" w:cs="Arial"/>
                <w:sz w:val="16"/>
                <w:szCs w:val="16"/>
              </w:rPr>
            </w:pPr>
            <w:r w:rsidRPr="00921CC0">
              <w:rPr>
                <w:rFonts w:ascii="Arial" w:hAnsi="Arial" w:cs="Arial"/>
                <w:sz w:val="16"/>
                <w:szCs w:val="16"/>
              </w:rPr>
              <w:t>Sensor 2</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5</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143C8B">
            <w:pPr>
              <w:rPr>
                <w:rFonts w:ascii="Arial" w:hAnsi="Arial"/>
                <w:sz w:val="16"/>
              </w:rPr>
            </w:pPr>
            <w:r>
              <w:rPr>
                <w:rFonts w:ascii="Arial" w:hAnsi="Arial"/>
                <w:sz w:val="16"/>
              </w:rPr>
              <w:t>E = N * 1 - 40</w:t>
            </w:r>
          </w:p>
        </w:tc>
      </w:tr>
      <w:tr w:rsidR="000B3F05" w:rsidTr="00143C8B">
        <w:trPr>
          <w:cantSplit/>
          <w:jc w:val="center"/>
        </w:trPr>
        <w:tc>
          <w:tcPr>
            <w:tcW w:w="2448" w:type="dxa"/>
            <w:tcBorders>
              <w:top w:val="single" w:sz="6" w:space="0" w:color="000000"/>
            </w:tcBorders>
          </w:tcPr>
          <w:p w:rsidR="000B3F05" w:rsidRPr="00921CC0" w:rsidRDefault="000B3F05" w:rsidP="00143C8B">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143C8B">
            <w:pPr>
              <w:rPr>
                <w:rFonts w:ascii="Arial" w:hAnsi="Arial" w:cs="Arial"/>
                <w:sz w:val="16"/>
                <w:szCs w:val="16"/>
              </w:rPr>
            </w:pPr>
            <w:r w:rsidRPr="00921CC0">
              <w:rPr>
                <w:rFonts w:ascii="Arial" w:hAnsi="Arial" w:cs="Arial"/>
                <w:sz w:val="16"/>
                <w:szCs w:val="16"/>
              </w:rPr>
              <w:t>Sensor 3</w:t>
            </w:r>
          </w:p>
        </w:tc>
        <w:tc>
          <w:tcPr>
            <w:tcW w:w="720" w:type="dxa"/>
            <w:tcBorders>
              <w:top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6</w:t>
            </w:r>
          </w:p>
        </w:tc>
        <w:tc>
          <w:tcPr>
            <w:tcW w:w="720" w:type="dxa"/>
            <w:tcBorders>
              <w:top w:val="single" w:sz="6" w:space="0" w:color="000000"/>
            </w:tcBorders>
          </w:tcPr>
          <w:p w:rsidR="000B3F05" w:rsidRPr="001A74DB" w:rsidRDefault="000B3F05" w:rsidP="00143C8B">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tcBorders>
          </w:tcPr>
          <w:p w:rsidR="000B3F05" w:rsidRPr="001A74DB" w:rsidRDefault="000B3F05" w:rsidP="00143C8B">
            <w:pPr>
              <w:jc w:val="right"/>
              <w:rPr>
                <w:rFonts w:ascii="Arial" w:hAnsi="Arial" w:cs="Arial"/>
                <w:sz w:val="16"/>
                <w:szCs w:val="16"/>
              </w:rPr>
            </w:pPr>
            <w:r>
              <w:rPr>
                <w:rFonts w:ascii="Arial" w:hAnsi="Arial" w:cs="Arial"/>
                <w:sz w:val="16"/>
                <w:szCs w:val="16"/>
              </w:rPr>
              <w:t>8</w:t>
            </w:r>
          </w:p>
        </w:tc>
        <w:tc>
          <w:tcPr>
            <w:tcW w:w="720" w:type="dxa"/>
            <w:tcBorders>
              <w:top w:val="single" w:sz="6" w:space="0" w:color="000000"/>
            </w:tcBorders>
          </w:tcPr>
          <w:p w:rsidR="000B3F05" w:rsidRPr="001A74DB" w:rsidRDefault="000B3F05" w:rsidP="00143C8B">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tcBorders>
          </w:tcPr>
          <w:p w:rsidR="000B3F05" w:rsidRPr="001A74DB" w:rsidRDefault="000B3F05" w:rsidP="00143C8B">
            <w:pPr>
              <w:rPr>
                <w:rFonts w:ascii="Arial" w:hAnsi="Arial" w:cs="Arial"/>
                <w:sz w:val="16"/>
                <w:szCs w:val="16"/>
              </w:rPr>
            </w:pPr>
            <w:r>
              <w:rPr>
                <w:rFonts w:ascii="Arial" w:hAnsi="Arial"/>
                <w:sz w:val="16"/>
              </w:rPr>
              <w:t>-40 to 215 °C</w:t>
            </w:r>
          </w:p>
        </w:tc>
        <w:tc>
          <w:tcPr>
            <w:tcW w:w="2016" w:type="dxa"/>
            <w:tcBorders>
              <w:top w:val="single" w:sz="6" w:space="0" w:color="000000"/>
            </w:tcBorders>
          </w:tcPr>
          <w:p w:rsidR="000B3F05" w:rsidRDefault="000B3F05" w:rsidP="00143C8B">
            <w:pPr>
              <w:rPr>
                <w:rFonts w:ascii="Arial" w:hAnsi="Arial"/>
                <w:sz w:val="16"/>
              </w:rPr>
            </w:pPr>
            <w:r>
              <w:rPr>
                <w:rFonts w:ascii="Arial" w:hAnsi="Arial"/>
                <w:sz w:val="16"/>
              </w:rPr>
              <w:t>E = N * 1 - 40</w:t>
            </w:r>
          </w:p>
        </w:tc>
      </w:tr>
    </w:tbl>
    <w:p w:rsidR="000B3F05" w:rsidRPr="00CE732A" w:rsidRDefault="000B3F05" w:rsidP="000B3F05">
      <w:pPr>
        <w:rPr>
          <w:rFonts w:cs="Arial"/>
        </w:rPr>
      </w:pPr>
    </w:p>
    <w:p w:rsidR="000B3F05" w:rsidRPr="00CE732A" w:rsidRDefault="000B3F05" w:rsidP="000B3F05">
      <w:r w:rsidRPr="00CE732A">
        <w:t xml:space="preserve">This PID contains the undefaulted intake air temperature measured by </w:t>
      </w:r>
      <w:r>
        <w:t>up to six sensors as follows.</w:t>
      </w:r>
    </w:p>
    <w:p w:rsidR="000B3F05" w:rsidRPr="00CE732A" w:rsidRDefault="000B3F05" w:rsidP="000B3F05"/>
    <w:p w:rsidR="000B3F05" w:rsidRPr="00CE732A" w:rsidRDefault="000B3F05" w:rsidP="000B3F05">
      <w:pPr>
        <w:autoSpaceDE w:val="0"/>
        <w:autoSpaceDN w:val="0"/>
        <w:adjustRightInd w:val="0"/>
      </w:pPr>
      <w:r w:rsidRPr="00CE732A">
        <w:t>IAT Bank 1, Sensor 1 shall display intake air temperature, if utilized by the control module strategy.  IAT may be obtained directly from a sensor, or may be inferred by the control strategy using other sensor inputs.</w:t>
      </w:r>
    </w:p>
    <w:p w:rsidR="000B3F05" w:rsidRPr="00CE732A" w:rsidRDefault="000B3F05" w:rsidP="000B3F05"/>
    <w:p w:rsidR="000B3F05" w:rsidRPr="00CE732A" w:rsidRDefault="000B3F05" w:rsidP="000B3F05">
      <w:r w:rsidRPr="00CE732A">
        <w:t>IAT Bank 1, Sensor 2 shall display intake air temperature, if utilized by the control module strategy.</w:t>
      </w:r>
    </w:p>
    <w:p w:rsidR="000B3F05" w:rsidRPr="00CE732A" w:rsidRDefault="000B3F05" w:rsidP="000B3F05"/>
    <w:p w:rsidR="000B3F05" w:rsidRPr="00CE732A" w:rsidRDefault="000B3F05" w:rsidP="000B3F05">
      <w:r w:rsidRPr="00CE732A">
        <w:t>IAT Bank 1, Sensor 3 shall display intake air temperature, if utilized by the control module strategy.</w:t>
      </w:r>
    </w:p>
    <w:p w:rsidR="000B3F05" w:rsidRPr="00CE732A" w:rsidRDefault="000B3F05" w:rsidP="000B3F05"/>
    <w:p w:rsidR="000B3F05" w:rsidRPr="00CE732A" w:rsidRDefault="000B3F05" w:rsidP="000B3F05">
      <w:r w:rsidRPr="00CE732A">
        <w:t>IAT Bank 2, Sensor 1 shall display intake air temperature, if utilized by the control module strategy.</w:t>
      </w:r>
    </w:p>
    <w:p w:rsidR="000B3F05" w:rsidRPr="00CE732A" w:rsidRDefault="000B3F05" w:rsidP="000B3F05"/>
    <w:p w:rsidR="000B3F05" w:rsidRPr="00CE732A" w:rsidRDefault="000B3F05" w:rsidP="000B3F05">
      <w:r w:rsidRPr="00CE732A">
        <w:t>IAT Bank 2, Sensor 2 shall display intake air temperature, if utilized by the control module strategy.</w:t>
      </w:r>
    </w:p>
    <w:p w:rsidR="000B3F05" w:rsidRPr="00CE732A" w:rsidRDefault="000B3F05" w:rsidP="000B3F05"/>
    <w:p w:rsidR="000B3F05" w:rsidRPr="00CE732A" w:rsidRDefault="000B3F05" w:rsidP="000B3F05">
      <w:r w:rsidRPr="00CE732A">
        <w:t>IAT Bank 2, Sensor 3 shall display intake air temperature, if utilized by the control module strategy.</w:t>
      </w:r>
    </w:p>
    <w:p w:rsidR="000B3F05" w:rsidRDefault="000B3F05" w:rsidP="000B3F05"/>
    <w:p w:rsidR="003A7CE6" w:rsidRDefault="003A7CE6" w:rsidP="000B3F05">
      <w:r w:rsidRPr="00E62580">
        <w:t>Additional PID information and usage examples are detailed in SAE J1979 and ISO 15031-5.</w:t>
      </w:r>
    </w:p>
    <w:p w:rsidR="003A7CE6" w:rsidRDefault="003A7CE6" w:rsidP="000B3F05"/>
    <w:p w:rsidR="0057107B" w:rsidRPr="00FC3D0F" w:rsidRDefault="0057107B" w:rsidP="0057107B">
      <w:pPr>
        <w:pStyle w:val="Heading3"/>
        <w:spacing w:after="0"/>
        <w:rPr>
          <w:szCs w:val="24"/>
        </w:rPr>
      </w:pPr>
      <w:bookmarkStart w:id="248" w:name="_Toc276632549"/>
      <w:r>
        <w:rPr>
          <w:szCs w:val="24"/>
        </w:rPr>
        <w:t>EPS</w:t>
      </w:r>
      <w:r w:rsidRPr="00FC3D0F">
        <w:rPr>
          <w:szCs w:val="24"/>
        </w:rPr>
        <w:t xml:space="preserve">R – PID $007F – </w:t>
      </w:r>
      <w:bookmarkEnd w:id="243"/>
      <w:bookmarkEnd w:id="244"/>
      <w:bookmarkEnd w:id="245"/>
      <w:r w:rsidRPr="00FC3D0F">
        <w:rPr>
          <w:szCs w:val="24"/>
        </w:rPr>
        <w:t>Engine Run Time</w:t>
      </w:r>
      <w:bookmarkEnd w:id="248"/>
    </w:p>
    <w:p w:rsidR="0057107B" w:rsidRDefault="0057107B" w:rsidP="0057107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57107B" w:rsidTr="00143C8B">
        <w:trPr>
          <w:cantSplit/>
          <w:jc w:val="center"/>
        </w:trPr>
        <w:tc>
          <w:tcPr>
            <w:tcW w:w="720" w:type="dxa"/>
            <w:tcBorders>
              <w:bottom w:val="single" w:sz="12" w:space="0" w:color="000000"/>
            </w:tcBorders>
          </w:tcPr>
          <w:p w:rsidR="0057107B" w:rsidRDefault="0057107B" w:rsidP="00143C8B">
            <w:pPr>
              <w:jc w:val="center"/>
              <w:rPr>
                <w:b/>
                <w:sz w:val="16"/>
              </w:rPr>
            </w:pPr>
            <w:r>
              <w:rPr>
                <w:b/>
                <w:sz w:val="16"/>
              </w:rPr>
              <w:t>PID</w:t>
            </w:r>
          </w:p>
        </w:tc>
        <w:tc>
          <w:tcPr>
            <w:tcW w:w="2880" w:type="dxa"/>
            <w:tcBorders>
              <w:bottom w:val="single" w:sz="12" w:space="0" w:color="000000"/>
            </w:tcBorders>
          </w:tcPr>
          <w:p w:rsidR="0057107B" w:rsidRDefault="0057107B" w:rsidP="00143C8B">
            <w:pPr>
              <w:jc w:val="center"/>
              <w:rPr>
                <w:b/>
                <w:sz w:val="16"/>
              </w:rPr>
            </w:pPr>
            <w:r>
              <w:rPr>
                <w:b/>
                <w:sz w:val="16"/>
              </w:rPr>
              <w:t>Signal</w:t>
            </w:r>
          </w:p>
        </w:tc>
        <w:tc>
          <w:tcPr>
            <w:tcW w:w="720" w:type="dxa"/>
            <w:tcBorders>
              <w:bottom w:val="single" w:sz="12" w:space="0" w:color="000000"/>
            </w:tcBorders>
          </w:tcPr>
          <w:p w:rsidR="0057107B" w:rsidRDefault="0057107B" w:rsidP="00143C8B">
            <w:pPr>
              <w:jc w:val="center"/>
              <w:rPr>
                <w:b/>
                <w:sz w:val="16"/>
              </w:rPr>
            </w:pPr>
            <w:r>
              <w:rPr>
                <w:b/>
                <w:sz w:val="16"/>
              </w:rPr>
              <w:t>Length (Bytes)</w:t>
            </w:r>
          </w:p>
        </w:tc>
        <w:tc>
          <w:tcPr>
            <w:tcW w:w="720" w:type="dxa"/>
            <w:tcBorders>
              <w:bottom w:val="single" w:sz="12" w:space="0" w:color="000000"/>
            </w:tcBorders>
          </w:tcPr>
          <w:p w:rsidR="0057107B" w:rsidRDefault="0057107B" w:rsidP="00143C8B">
            <w:pPr>
              <w:jc w:val="center"/>
              <w:rPr>
                <w:b/>
                <w:sz w:val="16"/>
              </w:rPr>
            </w:pPr>
            <w:r>
              <w:rPr>
                <w:b/>
                <w:sz w:val="16"/>
              </w:rPr>
              <w:t>Data Type</w:t>
            </w:r>
          </w:p>
        </w:tc>
        <w:tc>
          <w:tcPr>
            <w:tcW w:w="2160" w:type="dxa"/>
            <w:tcBorders>
              <w:bottom w:val="single" w:sz="12" w:space="0" w:color="000000"/>
            </w:tcBorders>
          </w:tcPr>
          <w:p w:rsidR="0057107B" w:rsidRDefault="0057107B" w:rsidP="00143C8B">
            <w:pPr>
              <w:jc w:val="center"/>
              <w:rPr>
                <w:b/>
                <w:sz w:val="16"/>
              </w:rPr>
            </w:pPr>
            <w:r>
              <w:rPr>
                <w:b/>
                <w:sz w:val="16"/>
              </w:rPr>
              <w:t>Range</w:t>
            </w:r>
          </w:p>
        </w:tc>
        <w:tc>
          <w:tcPr>
            <w:tcW w:w="2160" w:type="dxa"/>
            <w:tcBorders>
              <w:bottom w:val="single" w:sz="12" w:space="0" w:color="000000"/>
            </w:tcBorders>
          </w:tcPr>
          <w:p w:rsidR="0057107B" w:rsidRDefault="0057107B" w:rsidP="00143C8B">
            <w:pPr>
              <w:jc w:val="center"/>
              <w:rPr>
                <w:b/>
                <w:sz w:val="16"/>
              </w:rPr>
            </w:pPr>
            <w:r>
              <w:rPr>
                <w:b/>
                <w:sz w:val="16"/>
              </w:rPr>
              <w:t>Conversion</w:t>
            </w:r>
          </w:p>
        </w:tc>
      </w:tr>
      <w:tr w:rsidR="0057107B" w:rsidTr="00143C8B">
        <w:trPr>
          <w:cantSplit/>
          <w:jc w:val="center"/>
        </w:trPr>
        <w:tc>
          <w:tcPr>
            <w:tcW w:w="720" w:type="dxa"/>
            <w:tcBorders>
              <w:top w:val="nil"/>
            </w:tcBorders>
          </w:tcPr>
          <w:p w:rsidR="0057107B" w:rsidRDefault="0057107B" w:rsidP="00143C8B">
            <w:pPr>
              <w:jc w:val="right"/>
              <w:rPr>
                <w:rFonts w:ascii="Arial" w:hAnsi="Arial"/>
                <w:sz w:val="16"/>
              </w:rPr>
            </w:pPr>
            <w:r>
              <w:rPr>
                <w:rFonts w:ascii="Arial" w:hAnsi="Arial"/>
                <w:sz w:val="16"/>
              </w:rPr>
              <w:t>$007F</w:t>
            </w:r>
          </w:p>
        </w:tc>
        <w:tc>
          <w:tcPr>
            <w:tcW w:w="2880" w:type="dxa"/>
            <w:tcBorders>
              <w:top w:val="nil"/>
            </w:tcBorders>
          </w:tcPr>
          <w:p w:rsidR="0057107B" w:rsidRPr="00FC3D0F" w:rsidRDefault="0057107B" w:rsidP="00143C8B">
            <w:pPr>
              <w:rPr>
                <w:rFonts w:ascii="Arial" w:hAnsi="Arial" w:cs="Arial"/>
                <w:sz w:val="16"/>
                <w:szCs w:val="16"/>
              </w:rPr>
            </w:pPr>
            <w:r w:rsidRPr="00FC3D0F">
              <w:rPr>
                <w:rFonts w:ascii="Arial" w:hAnsi="Arial" w:cs="Arial"/>
                <w:sz w:val="16"/>
                <w:szCs w:val="16"/>
              </w:rPr>
              <w:t>Engine Run Time</w:t>
            </w:r>
          </w:p>
        </w:tc>
        <w:tc>
          <w:tcPr>
            <w:tcW w:w="720" w:type="dxa"/>
            <w:tcBorders>
              <w:top w:val="nil"/>
            </w:tcBorders>
          </w:tcPr>
          <w:p w:rsidR="0057107B" w:rsidRDefault="0057107B" w:rsidP="00143C8B">
            <w:pPr>
              <w:jc w:val="right"/>
              <w:rPr>
                <w:rFonts w:ascii="Arial" w:hAnsi="Arial"/>
                <w:sz w:val="16"/>
              </w:rPr>
            </w:pPr>
            <w:r>
              <w:rPr>
                <w:rFonts w:ascii="Arial" w:hAnsi="Arial"/>
                <w:sz w:val="16"/>
              </w:rPr>
              <w:t>13</w:t>
            </w:r>
          </w:p>
        </w:tc>
        <w:tc>
          <w:tcPr>
            <w:tcW w:w="720" w:type="dxa"/>
            <w:tcBorders>
              <w:top w:val="nil"/>
            </w:tcBorders>
          </w:tcPr>
          <w:p w:rsidR="0057107B" w:rsidRDefault="0057107B" w:rsidP="00143C8B">
            <w:pPr>
              <w:rPr>
                <w:rFonts w:ascii="Arial" w:hAnsi="Arial"/>
                <w:sz w:val="16"/>
              </w:rPr>
            </w:pPr>
            <w:r>
              <w:rPr>
                <w:rFonts w:ascii="Arial" w:hAnsi="Arial"/>
                <w:sz w:val="16"/>
              </w:rPr>
              <w:t>PKT</w:t>
            </w:r>
          </w:p>
        </w:tc>
        <w:tc>
          <w:tcPr>
            <w:tcW w:w="2160" w:type="dxa"/>
            <w:tcBorders>
              <w:top w:val="nil"/>
            </w:tcBorders>
          </w:tcPr>
          <w:p w:rsidR="0057107B" w:rsidRDefault="0057107B" w:rsidP="00143C8B">
            <w:pPr>
              <w:rPr>
                <w:rFonts w:ascii="Arial" w:hAnsi="Arial"/>
                <w:sz w:val="16"/>
              </w:rPr>
            </w:pPr>
            <w:r>
              <w:rPr>
                <w:rFonts w:ascii="Arial" w:hAnsi="Arial"/>
                <w:sz w:val="16"/>
              </w:rPr>
              <w:t>N/A</w:t>
            </w:r>
          </w:p>
        </w:tc>
        <w:tc>
          <w:tcPr>
            <w:tcW w:w="2160" w:type="dxa"/>
            <w:tcBorders>
              <w:top w:val="nil"/>
            </w:tcBorders>
          </w:tcPr>
          <w:p w:rsidR="0057107B" w:rsidRDefault="0057107B" w:rsidP="00143C8B">
            <w:pPr>
              <w:rPr>
                <w:rFonts w:ascii="Arial" w:hAnsi="Arial"/>
                <w:sz w:val="16"/>
              </w:rPr>
            </w:pPr>
            <w:r>
              <w:rPr>
                <w:rFonts w:ascii="Arial" w:hAnsi="Arial"/>
                <w:sz w:val="16"/>
              </w:rPr>
              <w:t>N/A</w:t>
            </w:r>
          </w:p>
        </w:tc>
      </w:tr>
    </w:tbl>
    <w:p w:rsidR="0057107B" w:rsidRDefault="0057107B" w:rsidP="0057107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57107B" w:rsidTr="00143C8B">
        <w:trPr>
          <w:cantSplit/>
          <w:jc w:val="center"/>
        </w:trPr>
        <w:tc>
          <w:tcPr>
            <w:tcW w:w="2448" w:type="dxa"/>
            <w:tcBorders>
              <w:bottom w:val="single" w:sz="12" w:space="0" w:color="000000"/>
            </w:tcBorders>
          </w:tcPr>
          <w:p w:rsidR="0057107B" w:rsidRDefault="0057107B" w:rsidP="00143C8B">
            <w:pPr>
              <w:jc w:val="center"/>
              <w:rPr>
                <w:b/>
                <w:sz w:val="16"/>
              </w:rPr>
            </w:pPr>
            <w:r>
              <w:rPr>
                <w:b/>
                <w:sz w:val="16"/>
              </w:rPr>
              <w:t>Signal</w:t>
            </w:r>
          </w:p>
        </w:tc>
        <w:tc>
          <w:tcPr>
            <w:tcW w:w="720" w:type="dxa"/>
            <w:tcBorders>
              <w:bottom w:val="single" w:sz="12" w:space="0" w:color="000000"/>
            </w:tcBorders>
          </w:tcPr>
          <w:p w:rsidR="0057107B" w:rsidRDefault="0057107B" w:rsidP="00143C8B">
            <w:pPr>
              <w:jc w:val="center"/>
              <w:rPr>
                <w:b/>
                <w:sz w:val="16"/>
              </w:rPr>
            </w:pPr>
            <w:r>
              <w:rPr>
                <w:b/>
                <w:sz w:val="16"/>
              </w:rPr>
              <w:t>Start Byte</w:t>
            </w:r>
          </w:p>
        </w:tc>
        <w:tc>
          <w:tcPr>
            <w:tcW w:w="720" w:type="dxa"/>
            <w:tcBorders>
              <w:bottom w:val="single" w:sz="12" w:space="0" w:color="000000"/>
            </w:tcBorders>
          </w:tcPr>
          <w:p w:rsidR="0057107B" w:rsidRDefault="0057107B" w:rsidP="00143C8B">
            <w:pPr>
              <w:jc w:val="center"/>
              <w:rPr>
                <w:b/>
                <w:sz w:val="16"/>
              </w:rPr>
            </w:pPr>
            <w:r>
              <w:rPr>
                <w:b/>
                <w:sz w:val="16"/>
              </w:rPr>
              <w:t>Start Bit</w:t>
            </w:r>
          </w:p>
        </w:tc>
        <w:tc>
          <w:tcPr>
            <w:tcW w:w="720" w:type="dxa"/>
            <w:tcBorders>
              <w:bottom w:val="single" w:sz="12" w:space="0" w:color="000000"/>
            </w:tcBorders>
          </w:tcPr>
          <w:p w:rsidR="0057107B" w:rsidRDefault="0057107B" w:rsidP="00143C8B">
            <w:pPr>
              <w:jc w:val="center"/>
              <w:rPr>
                <w:b/>
                <w:sz w:val="16"/>
              </w:rPr>
            </w:pPr>
            <w:r>
              <w:rPr>
                <w:b/>
                <w:sz w:val="16"/>
              </w:rPr>
              <w:t>Length (Bits)</w:t>
            </w:r>
          </w:p>
        </w:tc>
        <w:tc>
          <w:tcPr>
            <w:tcW w:w="720" w:type="dxa"/>
            <w:tcBorders>
              <w:bottom w:val="single" w:sz="12" w:space="0" w:color="000000"/>
            </w:tcBorders>
          </w:tcPr>
          <w:p w:rsidR="0057107B" w:rsidRDefault="0057107B" w:rsidP="00143C8B">
            <w:pPr>
              <w:jc w:val="center"/>
              <w:rPr>
                <w:b/>
                <w:sz w:val="16"/>
              </w:rPr>
            </w:pPr>
            <w:r>
              <w:rPr>
                <w:b/>
                <w:sz w:val="16"/>
              </w:rPr>
              <w:t>Data Type</w:t>
            </w:r>
          </w:p>
        </w:tc>
        <w:tc>
          <w:tcPr>
            <w:tcW w:w="2016" w:type="dxa"/>
            <w:tcBorders>
              <w:bottom w:val="single" w:sz="12" w:space="0" w:color="000000"/>
            </w:tcBorders>
          </w:tcPr>
          <w:p w:rsidR="0057107B" w:rsidRDefault="0057107B" w:rsidP="00143C8B">
            <w:pPr>
              <w:jc w:val="center"/>
              <w:rPr>
                <w:b/>
                <w:sz w:val="16"/>
              </w:rPr>
            </w:pPr>
            <w:r>
              <w:rPr>
                <w:b/>
                <w:sz w:val="16"/>
              </w:rPr>
              <w:t>Range</w:t>
            </w:r>
          </w:p>
        </w:tc>
        <w:tc>
          <w:tcPr>
            <w:tcW w:w="2016" w:type="dxa"/>
            <w:tcBorders>
              <w:bottom w:val="single" w:sz="12" w:space="0" w:color="000000"/>
            </w:tcBorders>
          </w:tcPr>
          <w:p w:rsidR="0057107B" w:rsidRDefault="0057107B" w:rsidP="00143C8B">
            <w:pPr>
              <w:jc w:val="center"/>
              <w:rPr>
                <w:b/>
                <w:sz w:val="16"/>
              </w:rPr>
            </w:pPr>
            <w:r>
              <w:rPr>
                <w:b/>
                <w:sz w:val="16"/>
              </w:rPr>
              <w:t>Conversion</w:t>
            </w:r>
          </w:p>
        </w:tc>
      </w:tr>
      <w:tr w:rsidR="0057107B" w:rsidTr="00143C8B">
        <w:trPr>
          <w:cantSplit/>
          <w:jc w:val="center"/>
        </w:trPr>
        <w:tc>
          <w:tcPr>
            <w:tcW w:w="2448" w:type="dxa"/>
            <w:tcBorders>
              <w:top w:val="nil"/>
            </w:tcBorders>
          </w:tcPr>
          <w:p w:rsidR="0057107B" w:rsidRDefault="0057107B" w:rsidP="00143C8B">
            <w:pPr>
              <w:rPr>
                <w:rFonts w:ascii="Arial" w:hAnsi="Arial"/>
                <w:sz w:val="16"/>
              </w:rPr>
            </w:pPr>
            <w:r>
              <w:rPr>
                <w:rFonts w:ascii="Arial" w:hAnsi="Arial"/>
                <w:sz w:val="16"/>
              </w:rPr>
              <w:t>Reserved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7</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p>
        </w:tc>
        <w:tc>
          <w:tcPr>
            <w:tcW w:w="2016" w:type="dxa"/>
            <w:tcBorders>
              <w:top w:val="nil"/>
            </w:tcBorders>
          </w:tcPr>
          <w:p w:rsidR="0057107B" w:rsidRDefault="0057107B" w:rsidP="00143C8B">
            <w:pPr>
              <w:rPr>
                <w:rFonts w:ascii="Arial" w:hAnsi="Arial"/>
                <w:sz w:val="16"/>
              </w:rPr>
            </w:pPr>
          </w:p>
        </w:tc>
        <w:tc>
          <w:tcPr>
            <w:tcW w:w="2016" w:type="dxa"/>
            <w:tcBorders>
              <w:top w:val="nil"/>
            </w:tcBorders>
          </w:tcPr>
          <w:p w:rsidR="0057107B" w:rsidRDefault="0057107B" w:rsidP="00143C8B">
            <w:pPr>
              <w:rPr>
                <w:rFonts w:ascii="Arial" w:hAnsi="Arial"/>
                <w:sz w:val="16"/>
              </w:rPr>
            </w:pPr>
          </w:p>
        </w:tc>
      </w:tr>
      <w:tr w:rsidR="0057107B" w:rsidTr="00143C8B">
        <w:trPr>
          <w:cantSplit/>
          <w:jc w:val="center"/>
        </w:trPr>
        <w:tc>
          <w:tcPr>
            <w:tcW w:w="2448" w:type="dxa"/>
            <w:tcBorders>
              <w:top w:val="nil"/>
            </w:tcBorders>
          </w:tcPr>
          <w:p w:rsidR="0057107B" w:rsidRDefault="0057107B" w:rsidP="00143C8B">
            <w:pPr>
              <w:rPr>
                <w:rFonts w:ascii="Arial" w:hAnsi="Arial"/>
                <w:sz w:val="16"/>
              </w:rPr>
            </w:pPr>
            <w:r>
              <w:rPr>
                <w:rFonts w:ascii="Arial" w:hAnsi="Arial"/>
                <w:sz w:val="16"/>
              </w:rPr>
              <w:lastRenderedPageBreak/>
              <w:t>Reserved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6</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p>
        </w:tc>
        <w:tc>
          <w:tcPr>
            <w:tcW w:w="2016" w:type="dxa"/>
            <w:tcBorders>
              <w:top w:val="nil"/>
            </w:tcBorders>
          </w:tcPr>
          <w:p w:rsidR="0057107B" w:rsidRDefault="0057107B" w:rsidP="00143C8B">
            <w:pPr>
              <w:rPr>
                <w:rFonts w:ascii="Arial" w:hAnsi="Arial"/>
                <w:sz w:val="16"/>
              </w:rPr>
            </w:pPr>
          </w:p>
        </w:tc>
        <w:tc>
          <w:tcPr>
            <w:tcW w:w="2016" w:type="dxa"/>
            <w:tcBorders>
              <w:top w:val="nil"/>
            </w:tcBorders>
          </w:tcPr>
          <w:p w:rsidR="0057107B" w:rsidRDefault="0057107B" w:rsidP="00143C8B">
            <w:pPr>
              <w:rPr>
                <w:rFonts w:ascii="Arial" w:hAnsi="Arial"/>
                <w:sz w:val="16"/>
              </w:rPr>
            </w:pPr>
          </w:p>
        </w:tc>
      </w:tr>
      <w:tr w:rsidR="0057107B" w:rsidTr="00143C8B">
        <w:trPr>
          <w:cantSplit/>
          <w:jc w:val="center"/>
        </w:trPr>
        <w:tc>
          <w:tcPr>
            <w:tcW w:w="2448" w:type="dxa"/>
            <w:tcBorders>
              <w:top w:val="nil"/>
            </w:tcBorders>
          </w:tcPr>
          <w:p w:rsidR="0057107B" w:rsidRDefault="0057107B" w:rsidP="00143C8B">
            <w:pPr>
              <w:rPr>
                <w:rFonts w:ascii="Arial" w:hAnsi="Arial"/>
                <w:sz w:val="16"/>
              </w:rPr>
            </w:pPr>
            <w:r>
              <w:rPr>
                <w:rFonts w:ascii="Arial" w:hAnsi="Arial"/>
                <w:sz w:val="16"/>
              </w:rPr>
              <w:t>Reserved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5</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p>
        </w:tc>
        <w:tc>
          <w:tcPr>
            <w:tcW w:w="2016" w:type="dxa"/>
            <w:tcBorders>
              <w:top w:val="nil"/>
            </w:tcBorders>
          </w:tcPr>
          <w:p w:rsidR="0057107B" w:rsidRDefault="0057107B" w:rsidP="00143C8B">
            <w:pPr>
              <w:rPr>
                <w:rFonts w:ascii="Arial" w:hAnsi="Arial"/>
                <w:sz w:val="16"/>
              </w:rPr>
            </w:pPr>
          </w:p>
        </w:tc>
        <w:tc>
          <w:tcPr>
            <w:tcW w:w="2016" w:type="dxa"/>
            <w:tcBorders>
              <w:top w:val="nil"/>
            </w:tcBorders>
          </w:tcPr>
          <w:p w:rsidR="0057107B" w:rsidRDefault="0057107B" w:rsidP="00143C8B">
            <w:pPr>
              <w:rPr>
                <w:rFonts w:ascii="Arial" w:hAnsi="Arial"/>
                <w:sz w:val="16"/>
              </w:rPr>
            </w:pPr>
          </w:p>
        </w:tc>
      </w:tr>
      <w:tr w:rsidR="0057107B" w:rsidTr="00143C8B">
        <w:trPr>
          <w:cantSplit/>
          <w:jc w:val="center"/>
        </w:trPr>
        <w:tc>
          <w:tcPr>
            <w:tcW w:w="2448" w:type="dxa"/>
            <w:tcBorders>
              <w:top w:val="nil"/>
            </w:tcBorders>
          </w:tcPr>
          <w:p w:rsidR="0057107B" w:rsidRDefault="0057107B" w:rsidP="00143C8B">
            <w:pPr>
              <w:rPr>
                <w:rFonts w:ascii="Arial" w:hAnsi="Arial"/>
                <w:sz w:val="16"/>
              </w:rPr>
            </w:pPr>
            <w:r>
              <w:rPr>
                <w:rFonts w:ascii="Arial" w:hAnsi="Arial"/>
                <w:sz w:val="16"/>
              </w:rPr>
              <w:t>Reserved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4</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p>
        </w:tc>
        <w:tc>
          <w:tcPr>
            <w:tcW w:w="2016" w:type="dxa"/>
            <w:tcBorders>
              <w:top w:val="nil"/>
            </w:tcBorders>
          </w:tcPr>
          <w:p w:rsidR="0057107B" w:rsidRDefault="0057107B" w:rsidP="00143C8B">
            <w:pPr>
              <w:rPr>
                <w:rFonts w:ascii="Arial" w:hAnsi="Arial"/>
                <w:sz w:val="16"/>
              </w:rPr>
            </w:pPr>
          </w:p>
        </w:tc>
        <w:tc>
          <w:tcPr>
            <w:tcW w:w="2016" w:type="dxa"/>
            <w:tcBorders>
              <w:top w:val="nil"/>
            </w:tcBorders>
          </w:tcPr>
          <w:p w:rsidR="0057107B" w:rsidRDefault="0057107B" w:rsidP="00143C8B">
            <w:pPr>
              <w:rPr>
                <w:rFonts w:ascii="Arial" w:hAnsi="Arial"/>
                <w:sz w:val="16"/>
              </w:rPr>
            </w:pPr>
          </w:p>
        </w:tc>
      </w:tr>
      <w:tr w:rsidR="0057107B" w:rsidTr="00143C8B">
        <w:trPr>
          <w:cantSplit/>
          <w:jc w:val="center"/>
        </w:trPr>
        <w:tc>
          <w:tcPr>
            <w:tcW w:w="2448" w:type="dxa"/>
            <w:tcBorders>
              <w:top w:val="nil"/>
            </w:tcBorders>
          </w:tcPr>
          <w:p w:rsidR="0057107B" w:rsidRDefault="0057107B" w:rsidP="00143C8B">
            <w:pPr>
              <w:rPr>
                <w:rFonts w:ascii="Arial" w:hAnsi="Arial"/>
                <w:sz w:val="16"/>
              </w:rPr>
            </w:pPr>
            <w:r>
              <w:rPr>
                <w:rFonts w:ascii="Arial" w:hAnsi="Arial"/>
                <w:sz w:val="16"/>
              </w:rPr>
              <w:t>Reserved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3</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p>
        </w:tc>
        <w:tc>
          <w:tcPr>
            <w:tcW w:w="2016" w:type="dxa"/>
            <w:tcBorders>
              <w:top w:val="nil"/>
            </w:tcBorders>
          </w:tcPr>
          <w:p w:rsidR="0057107B" w:rsidRDefault="0057107B" w:rsidP="00143C8B">
            <w:pPr>
              <w:rPr>
                <w:rFonts w:ascii="Arial" w:hAnsi="Arial"/>
                <w:sz w:val="16"/>
              </w:rPr>
            </w:pPr>
          </w:p>
        </w:tc>
        <w:tc>
          <w:tcPr>
            <w:tcW w:w="2016" w:type="dxa"/>
            <w:tcBorders>
              <w:top w:val="nil"/>
            </w:tcBorders>
          </w:tcPr>
          <w:p w:rsidR="0057107B" w:rsidRDefault="0057107B" w:rsidP="00143C8B">
            <w:pPr>
              <w:rPr>
                <w:rFonts w:ascii="Arial" w:hAnsi="Arial"/>
                <w:sz w:val="16"/>
              </w:rPr>
            </w:pPr>
          </w:p>
        </w:tc>
      </w:tr>
      <w:tr w:rsidR="0057107B" w:rsidTr="00143C8B">
        <w:trPr>
          <w:cantSplit/>
          <w:jc w:val="center"/>
        </w:trPr>
        <w:tc>
          <w:tcPr>
            <w:tcW w:w="2448" w:type="dxa"/>
            <w:tcBorders>
              <w:top w:val="nil"/>
            </w:tcBorders>
          </w:tcPr>
          <w:p w:rsidR="0057107B" w:rsidRPr="00151BE4" w:rsidRDefault="0057107B" w:rsidP="00143C8B">
            <w:pPr>
              <w:autoSpaceDE w:val="0"/>
              <w:autoSpaceDN w:val="0"/>
              <w:adjustRightInd w:val="0"/>
              <w:rPr>
                <w:rFonts w:ascii="Arial" w:hAnsi="Arial" w:cs="Arial"/>
                <w:sz w:val="16"/>
                <w:szCs w:val="16"/>
              </w:rPr>
            </w:pPr>
            <w:r w:rsidRPr="00151BE4">
              <w:rPr>
                <w:rFonts w:ascii="Arial" w:hAnsi="Arial" w:cs="Arial"/>
                <w:sz w:val="16"/>
                <w:szCs w:val="16"/>
              </w:rPr>
              <w:t>Total Run Time With PTO</w:t>
            </w:r>
          </w:p>
          <w:p w:rsidR="0057107B" w:rsidRPr="00151BE4" w:rsidRDefault="0057107B" w:rsidP="00143C8B">
            <w:pPr>
              <w:rPr>
                <w:rFonts w:ascii="Arial" w:hAnsi="Arial" w:cs="Arial"/>
                <w:sz w:val="16"/>
                <w:szCs w:val="16"/>
              </w:rPr>
            </w:pPr>
            <w:r w:rsidRPr="00151BE4">
              <w:rPr>
                <w:rFonts w:ascii="Arial" w:hAnsi="Arial" w:cs="Arial"/>
                <w:sz w:val="16"/>
                <w:szCs w:val="16"/>
              </w:rPr>
              <w:t>Active supported</w:t>
            </w:r>
          </w:p>
        </w:tc>
        <w:tc>
          <w:tcPr>
            <w:tcW w:w="720" w:type="dxa"/>
            <w:tcBorders>
              <w:top w:val="nil"/>
            </w:tcBorders>
          </w:tcPr>
          <w:p w:rsidR="0057107B" w:rsidRDefault="0057107B" w:rsidP="00143C8B">
            <w:pPr>
              <w:jc w:val="right"/>
              <w:rPr>
                <w:rFonts w:ascii="Arial" w:hAnsi="Arial"/>
                <w:sz w:val="16"/>
              </w:rPr>
            </w:pPr>
            <w:r>
              <w:rPr>
                <w:rFonts w:ascii="Arial" w:hAnsi="Arial"/>
                <w:sz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2</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$1=True; $0=False</w:t>
            </w:r>
          </w:p>
        </w:tc>
      </w:tr>
      <w:tr w:rsidR="0057107B" w:rsidTr="00143C8B">
        <w:trPr>
          <w:cantSplit/>
          <w:jc w:val="center"/>
        </w:trPr>
        <w:tc>
          <w:tcPr>
            <w:tcW w:w="2448" w:type="dxa"/>
            <w:tcBorders>
              <w:top w:val="nil"/>
            </w:tcBorders>
          </w:tcPr>
          <w:p w:rsidR="0057107B" w:rsidRPr="00151BE4" w:rsidRDefault="0057107B" w:rsidP="00143C8B">
            <w:pPr>
              <w:autoSpaceDE w:val="0"/>
              <w:autoSpaceDN w:val="0"/>
              <w:adjustRightInd w:val="0"/>
              <w:rPr>
                <w:rFonts w:ascii="Arial" w:hAnsi="Arial" w:cs="Arial"/>
                <w:sz w:val="16"/>
                <w:szCs w:val="16"/>
              </w:rPr>
            </w:pPr>
            <w:r w:rsidRPr="00151BE4">
              <w:rPr>
                <w:rFonts w:ascii="Arial" w:hAnsi="Arial" w:cs="Arial"/>
                <w:sz w:val="16"/>
                <w:szCs w:val="16"/>
              </w:rPr>
              <w:t>Total Idle Run Time</w:t>
            </w:r>
          </w:p>
          <w:p w:rsidR="0057107B" w:rsidRPr="00151BE4" w:rsidRDefault="0057107B" w:rsidP="00143C8B">
            <w:pPr>
              <w:rPr>
                <w:rFonts w:ascii="Arial" w:hAnsi="Arial" w:cs="Arial"/>
                <w:sz w:val="16"/>
                <w:szCs w:val="16"/>
              </w:rPr>
            </w:pPr>
            <w:r w:rsidRPr="00151BE4">
              <w:rPr>
                <w:rFonts w:ascii="Arial" w:hAnsi="Arial" w:cs="Arial"/>
                <w:sz w:val="16"/>
                <w:szCs w:val="16"/>
              </w:rPr>
              <w:t>supported</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57107B" w:rsidRDefault="0057107B" w:rsidP="00143C8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$1=True; $0=False</w:t>
            </w:r>
          </w:p>
        </w:tc>
      </w:tr>
      <w:tr w:rsidR="0057107B" w:rsidTr="00143C8B">
        <w:trPr>
          <w:cantSplit/>
          <w:jc w:val="center"/>
        </w:trPr>
        <w:tc>
          <w:tcPr>
            <w:tcW w:w="2448" w:type="dxa"/>
            <w:tcBorders>
              <w:top w:val="nil"/>
            </w:tcBorders>
          </w:tcPr>
          <w:p w:rsidR="0057107B" w:rsidRPr="00151BE4" w:rsidRDefault="0057107B" w:rsidP="00143C8B">
            <w:pPr>
              <w:autoSpaceDE w:val="0"/>
              <w:autoSpaceDN w:val="0"/>
              <w:adjustRightInd w:val="0"/>
              <w:rPr>
                <w:rFonts w:ascii="Arial" w:hAnsi="Arial" w:cs="Arial"/>
                <w:sz w:val="16"/>
                <w:szCs w:val="16"/>
              </w:rPr>
            </w:pPr>
            <w:r w:rsidRPr="00151BE4">
              <w:rPr>
                <w:rFonts w:ascii="Arial" w:hAnsi="Arial" w:cs="Arial"/>
                <w:sz w:val="16"/>
                <w:szCs w:val="16"/>
              </w:rPr>
              <w:t>Total Engine Run Time</w:t>
            </w:r>
          </w:p>
          <w:p w:rsidR="0057107B" w:rsidRPr="00151BE4" w:rsidRDefault="0057107B" w:rsidP="00143C8B">
            <w:pPr>
              <w:rPr>
                <w:rFonts w:ascii="Arial" w:hAnsi="Arial" w:cs="Arial"/>
                <w:sz w:val="16"/>
                <w:szCs w:val="16"/>
              </w:rPr>
            </w:pPr>
            <w:r w:rsidRPr="00151BE4">
              <w:rPr>
                <w:rFonts w:ascii="Arial" w:hAnsi="Arial" w:cs="Arial"/>
                <w:sz w:val="16"/>
                <w:szCs w:val="16"/>
              </w:rPr>
              <w:t>supported</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Default="0057107B" w:rsidP="00143C8B">
            <w:pPr>
              <w:jc w:val="right"/>
              <w:rPr>
                <w:rFonts w:ascii="Arial" w:hAnsi="Arial"/>
                <w:sz w:val="16"/>
              </w:rPr>
            </w:pPr>
            <w:r>
              <w:rPr>
                <w:rFonts w:ascii="Arial" w:hAnsi="Arial"/>
                <w:sz w:val="16"/>
              </w:rPr>
              <w:t>1</w:t>
            </w:r>
          </w:p>
        </w:tc>
        <w:tc>
          <w:tcPr>
            <w:tcW w:w="720" w:type="dxa"/>
            <w:tcBorders>
              <w:top w:val="nil"/>
            </w:tcBorders>
          </w:tcPr>
          <w:p w:rsidR="0057107B" w:rsidRDefault="0057107B" w:rsidP="00143C8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43C8B">
            <w:pPr>
              <w:rPr>
                <w:rFonts w:ascii="Arial" w:hAnsi="Arial" w:cs="Arial"/>
                <w:sz w:val="16"/>
                <w:szCs w:val="16"/>
              </w:rPr>
            </w:pPr>
            <w:r w:rsidRPr="001A74DB">
              <w:rPr>
                <w:rFonts w:ascii="Arial" w:hAnsi="Arial" w:cs="Arial"/>
                <w:sz w:val="16"/>
                <w:szCs w:val="16"/>
              </w:rPr>
              <w:t>$1=True; $0=False</w:t>
            </w:r>
          </w:p>
        </w:tc>
      </w:tr>
      <w:tr w:rsidR="0057107B" w:rsidTr="00143C8B">
        <w:trPr>
          <w:cantSplit/>
          <w:jc w:val="center"/>
        </w:trPr>
        <w:tc>
          <w:tcPr>
            <w:tcW w:w="2448" w:type="dxa"/>
            <w:tcBorders>
              <w:top w:val="nil"/>
            </w:tcBorders>
          </w:tcPr>
          <w:p w:rsidR="0057107B" w:rsidRPr="00151BE4" w:rsidRDefault="0057107B" w:rsidP="00143C8B">
            <w:pPr>
              <w:rPr>
                <w:rFonts w:ascii="Arial" w:hAnsi="Arial" w:cs="Arial"/>
                <w:sz w:val="16"/>
                <w:szCs w:val="16"/>
              </w:rPr>
            </w:pPr>
            <w:r w:rsidRPr="00151BE4">
              <w:rPr>
                <w:rFonts w:ascii="Arial" w:hAnsi="Arial" w:cs="Arial"/>
                <w:sz w:val="16"/>
                <w:szCs w:val="16"/>
              </w:rPr>
              <w:t>Total Engine Run Time</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1</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7</w:t>
            </w:r>
          </w:p>
        </w:tc>
        <w:tc>
          <w:tcPr>
            <w:tcW w:w="720" w:type="dxa"/>
            <w:tcBorders>
              <w:top w:val="nil"/>
            </w:tcBorders>
          </w:tcPr>
          <w:p w:rsidR="0057107B" w:rsidRDefault="0057107B" w:rsidP="00143C8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43C8B">
            <w:pPr>
              <w:pStyle w:val="FootnoteText"/>
              <w:rPr>
                <w:rFonts w:ascii="Arial" w:hAnsi="Arial" w:cs="Arial"/>
                <w:szCs w:val="16"/>
              </w:rPr>
            </w:pPr>
            <w:r>
              <w:rPr>
                <w:rFonts w:ascii="Arial" w:hAnsi="Arial" w:cs="Arial"/>
                <w:szCs w:val="16"/>
              </w:rPr>
              <w:t>UNM</w:t>
            </w:r>
          </w:p>
        </w:tc>
        <w:tc>
          <w:tcPr>
            <w:tcW w:w="2016" w:type="dxa"/>
            <w:tcBorders>
              <w:top w:val="nil"/>
            </w:tcBorders>
          </w:tcPr>
          <w:p w:rsidR="0057107B" w:rsidRPr="001A74DB" w:rsidRDefault="0057107B" w:rsidP="00143C8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43C8B">
            <w:pPr>
              <w:rPr>
                <w:rFonts w:ascii="Arial" w:hAnsi="Arial"/>
                <w:sz w:val="16"/>
              </w:rPr>
            </w:pPr>
            <w:r>
              <w:rPr>
                <w:rFonts w:ascii="Arial" w:hAnsi="Arial"/>
                <w:sz w:val="16"/>
              </w:rPr>
              <w:t>E = N * 1</w:t>
            </w:r>
          </w:p>
        </w:tc>
      </w:tr>
      <w:tr w:rsidR="0057107B" w:rsidTr="00143C8B">
        <w:trPr>
          <w:cantSplit/>
          <w:jc w:val="center"/>
        </w:trPr>
        <w:tc>
          <w:tcPr>
            <w:tcW w:w="2448" w:type="dxa"/>
            <w:tcBorders>
              <w:top w:val="nil"/>
            </w:tcBorders>
          </w:tcPr>
          <w:p w:rsidR="0057107B" w:rsidRPr="00151BE4" w:rsidRDefault="0057107B" w:rsidP="00143C8B">
            <w:pPr>
              <w:rPr>
                <w:rFonts w:ascii="Arial" w:hAnsi="Arial" w:cs="Arial"/>
                <w:sz w:val="16"/>
                <w:szCs w:val="16"/>
              </w:rPr>
            </w:pPr>
            <w:r w:rsidRPr="00151BE4">
              <w:rPr>
                <w:rFonts w:ascii="Arial" w:hAnsi="Arial" w:cs="Arial"/>
                <w:sz w:val="16"/>
                <w:szCs w:val="16"/>
              </w:rPr>
              <w:t>Total Idle Run Time</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5</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43C8B">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57107B" w:rsidRPr="001A74DB" w:rsidRDefault="0057107B" w:rsidP="00143C8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43C8B">
            <w:pPr>
              <w:rPr>
                <w:rFonts w:ascii="Arial" w:hAnsi="Arial"/>
                <w:sz w:val="16"/>
              </w:rPr>
            </w:pPr>
            <w:r>
              <w:rPr>
                <w:rFonts w:ascii="Arial" w:hAnsi="Arial"/>
                <w:sz w:val="16"/>
              </w:rPr>
              <w:t>E = N * 1</w:t>
            </w:r>
          </w:p>
        </w:tc>
      </w:tr>
      <w:tr w:rsidR="0057107B" w:rsidTr="00143C8B">
        <w:trPr>
          <w:cantSplit/>
          <w:jc w:val="center"/>
        </w:trPr>
        <w:tc>
          <w:tcPr>
            <w:tcW w:w="2448" w:type="dxa"/>
            <w:tcBorders>
              <w:top w:val="nil"/>
            </w:tcBorders>
          </w:tcPr>
          <w:p w:rsidR="0057107B" w:rsidRPr="00151BE4" w:rsidRDefault="0057107B" w:rsidP="00143C8B">
            <w:pPr>
              <w:autoSpaceDE w:val="0"/>
              <w:autoSpaceDN w:val="0"/>
              <w:adjustRightInd w:val="0"/>
              <w:rPr>
                <w:rFonts w:ascii="Arial" w:hAnsi="Arial" w:cs="Arial"/>
                <w:sz w:val="16"/>
                <w:szCs w:val="16"/>
              </w:rPr>
            </w:pPr>
            <w:r w:rsidRPr="00151BE4">
              <w:rPr>
                <w:rFonts w:ascii="Arial" w:hAnsi="Arial" w:cs="Arial"/>
                <w:sz w:val="16"/>
                <w:szCs w:val="16"/>
              </w:rPr>
              <w:t>Total Run Time With PTO</w:t>
            </w:r>
          </w:p>
          <w:p w:rsidR="0057107B" w:rsidRPr="00151BE4" w:rsidRDefault="0057107B" w:rsidP="00143C8B">
            <w:pPr>
              <w:rPr>
                <w:rFonts w:ascii="Arial" w:hAnsi="Arial" w:cs="Arial"/>
                <w:sz w:val="16"/>
                <w:szCs w:val="16"/>
              </w:rPr>
            </w:pPr>
            <w:r w:rsidRPr="00151BE4">
              <w:rPr>
                <w:rFonts w:ascii="Arial" w:hAnsi="Arial" w:cs="Arial"/>
                <w:sz w:val="16"/>
                <w:szCs w:val="16"/>
              </w:rPr>
              <w:t>Active</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9</w:t>
            </w:r>
          </w:p>
        </w:tc>
        <w:tc>
          <w:tcPr>
            <w:tcW w:w="720" w:type="dxa"/>
            <w:tcBorders>
              <w:top w:val="nil"/>
            </w:tcBorders>
          </w:tcPr>
          <w:p w:rsidR="0057107B" w:rsidRPr="001A74DB" w:rsidRDefault="0057107B" w:rsidP="00143C8B">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57107B" w:rsidRPr="001A74DB" w:rsidRDefault="0057107B" w:rsidP="00143C8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43C8B">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57107B" w:rsidRPr="001A74DB" w:rsidRDefault="0057107B" w:rsidP="00143C8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43C8B">
            <w:pPr>
              <w:rPr>
                <w:rFonts w:ascii="Arial" w:hAnsi="Arial"/>
                <w:sz w:val="16"/>
              </w:rPr>
            </w:pPr>
            <w:r>
              <w:rPr>
                <w:rFonts w:ascii="Arial" w:hAnsi="Arial"/>
                <w:sz w:val="16"/>
              </w:rPr>
              <w:t>E = N * 1</w:t>
            </w:r>
          </w:p>
        </w:tc>
      </w:tr>
    </w:tbl>
    <w:p w:rsidR="0057107B" w:rsidRPr="00FC3D0F" w:rsidRDefault="0057107B" w:rsidP="0057107B"/>
    <w:p w:rsidR="0057107B" w:rsidRPr="00384227" w:rsidRDefault="0057107B" w:rsidP="0057107B">
      <w:r w:rsidRPr="00384227">
        <w:t>This PID contains</w:t>
      </w:r>
      <w:r>
        <w:t xml:space="preserve"> information for total engine run time, run time at idle, and run time with PTO active.  Each timer is described below.</w:t>
      </w:r>
    </w:p>
    <w:p w:rsidR="0057107B" w:rsidRPr="00384227" w:rsidRDefault="0057107B" w:rsidP="0057107B"/>
    <w:p w:rsidR="0057107B" w:rsidRPr="00384227" w:rsidRDefault="0057107B" w:rsidP="0057107B">
      <w:pPr>
        <w:autoSpaceDE w:val="0"/>
        <w:autoSpaceDN w:val="0"/>
        <w:adjustRightInd w:val="0"/>
      </w:pPr>
      <w:r w:rsidRPr="00384227">
        <w:t>Total Engine Run Time shall display the total engine run time for the life of vehicle.  Total Engine Run Time shall increment while the engine is running. It shall freeze if the engine stalls.  Total Engine Run Time shall never be reset to zero.</w:t>
      </w:r>
    </w:p>
    <w:p w:rsidR="0057107B" w:rsidRPr="00384227" w:rsidRDefault="0057107B" w:rsidP="0057107B">
      <w:pPr>
        <w:autoSpaceDE w:val="0"/>
        <w:autoSpaceDN w:val="0"/>
        <w:adjustRightInd w:val="0"/>
      </w:pPr>
    </w:p>
    <w:p w:rsidR="0057107B" w:rsidRPr="00384227" w:rsidRDefault="0057107B" w:rsidP="0057107B">
      <w:pPr>
        <w:autoSpaceDE w:val="0"/>
        <w:autoSpaceDN w:val="0"/>
        <w:adjustRightInd w:val="0"/>
      </w:pPr>
      <w:r w:rsidRPr="00384227">
        <w:t xml:space="preserve">Total Idle Run Time shall display the total engine idle time for the life of vehicle. </w:t>
      </w:r>
      <w:r>
        <w:t xml:space="preserve"> </w:t>
      </w:r>
      <w:r w:rsidRPr="00384227">
        <w:t xml:space="preserve">Total Idle Run Time shall increment while the engine is running at closed throttle/closed pedal and vehicle speed is less than 5 kph. </w:t>
      </w:r>
      <w:r>
        <w:t xml:space="preserve"> </w:t>
      </w:r>
      <w:r w:rsidRPr="00384227">
        <w:t>It shall freeze if the engine stalls or the engine is no longer at idle.  Total Idle Run Time shall never be reset to zero.</w:t>
      </w:r>
    </w:p>
    <w:p w:rsidR="0057107B" w:rsidRPr="00384227" w:rsidRDefault="0057107B" w:rsidP="0057107B">
      <w:pPr>
        <w:autoSpaceDE w:val="0"/>
        <w:autoSpaceDN w:val="0"/>
        <w:adjustRightInd w:val="0"/>
      </w:pPr>
    </w:p>
    <w:p w:rsidR="0057107B" w:rsidRPr="00384227" w:rsidRDefault="0057107B" w:rsidP="0057107B">
      <w:pPr>
        <w:autoSpaceDE w:val="0"/>
        <w:autoSpaceDN w:val="0"/>
        <w:adjustRightInd w:val="0"/>
      </w:pPr>
      <w:r w:rsidRPr="00384227">
        <w:t xml:space="preserve">Total Run Time With PTO Active shall display the total engine run time with PTO engaged for the life of vehicle. </w:t>
      </w:r>
      <w:r>
        <w:t xml:space="preserve"> </w:t>
      </w:r>
      <w:r w:rsidRPr="00384227">
        <w:t xml:space="preserve">Total Run Time With PTO Active shall increment while the engine is running with PTO engaged. </w:t>
      </w:r>
      <w:r>
        <w:t xml:space="preserve"> </w:t>
      </w:r>
      <w:r w:rsidRPr="00384227">
        <w:t xml:space="preserve">It shall freeze if the engine stalls. </w:t>
      </w:r>
      <w:r>
        <w:t xml:space="preserve"> </w:t>
      </w:r>
      <w:r w:rsidRPr="00384227">
        <w:t>Total Run Time With PTO Active shall never be reset to zero.</w:t>
      </w:r>
    </w:p>
    <w:p w:rsidR="00FF4F2F" w:rsidRDefault="00FF4F2F">
      <w:pPr>
        <w:keepNext w:val="0"/>
        <w:keepLines w:val="0"/>
      </w:pPr>
    </w:p>
    <w:p w:rsidR="003A7CE6" w:rsidRDefault="003A7CE6">
      <w:pPr>
        <w:keepNext w:val="0"/>
        <w:keepLines w:val="0"/>
      </w:pPr>
      <w:r w:rsidRPr="00E62580">
        <w:t>Additional PID information and usage examples are detailed in SAE J1979 and ISO 15031-5.</w:t>
      </w:r>
    </w:p>
    <w:p w:rsidR="006D29E0" w:rsidRDefault="006D29E0" w:rsidP="006D29E0">
      <w:pPr>
        <w:pStyle w:val="Heading3"/>
      </w:pPr>
      <w:bookmarkStart w:id="249" w:name="_Toc217457116"/>
      <w:bookmarkStart w:id="250" w:name="_Toc276632550"/>
      <w:r>
        <w:lastRenderedPageBreak/>
        <w:t>ODAR – PID $0080 – Parameter Identifiers Supported - $81 to $A0</w:t>
      </w:r>
      <w:bookmarkEnd w:id="249"/>
      <w:bookmarkEnd w:id="250"/>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143C8B">
        <w:trPr>
          <w:cantSplit/>
          <w:jc w:val="center"/>
        </w:trPr>
        <w:tc>
          <w:tcPr>
            <w:tcW w:w="720" w:type="dxa"/>
            <w:tcBorders>
              <w:bottom w:val="single" w:sz="12" w:space="0" w:color="000000"/>
            </w:tcBorders>
          </w:tcPr>
          <w:p w:rsidR="006D29E0" w:rsidRDefault="006D29E0" w:rsidP="00143C8B">
            <w:pPr>
              <w:jc w:val="center"/>
              <w:rPr>
                <w:b/>
                <w:sz w:val="16"/>
              </w:rPr>
            </w:pPr>
            <w:r>
              <w:rPr>
                <w:b/>
                <w:sz w:val="16"/>
              </w:rPr>
              <w:t>PID</w:t>
            </w:r>
          </w:p>
        </w:tc>
        <w:tc>
          <w:tcPr>
            <w:tcW w:w="2880"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Length (Bytes)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160" w:type="dxa"/>
            <w:tcBorders>
              <w:bottom w:val="single" w:sz="12" w:space="0" w:color="000000"/>
            </w:tcBorders>
          </w:tcPr>
          <w:p w:rsidR="006D29E0" w:rsidRDefault="006D29E0" w:rsidP="00143C8B">
            <w:pPr>
              <w:jc w:val="center"/>
              <w:rPr>
                <w:b/>
                <w:sz w:val="16"/>
              </w:rPr>
            </w:pPr>
            <w:r>
              <w:rPr>
                <w:b/>
                <w:sz w:val="16"/>
              </w:rPr>
              <w:t>Range</w:t>
            </w:r>
          </w:p>
        </w:tc>
        <w:tc>
          <w:tcPr>
            <w:tcW w:w="2160"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720" w:type="dxa"/>
            <w:tcBorders>
              <w:top w:val="nil"/>
            </w:tcBorders>
          </w:tcPr>
          <w:p w:rsidR="006D29E0" w:rsidRDefault="006D29E0" w:rsidP="00143C8B">
            <w:pPr>
              <w:jc w:val="right"/>
              <w:rPr>
                <w:rFonts w:ascii="Arial" w:hAnsi="Arial"/>
                <w:sz w:val="16"/>
              </w:rPr>
            </w:pPr>
            <w:r>
              <w:rPr>
                <w:rFonts w:ascii="Arial" w:hAnsi="Arial"/>
                <w:sz w:val="16"/>
              </w:rPr>
              <w:t>$0080</w:t>
            </w:r>
          </w:p>
        </w:tc>
        <w:tc>
          <w:tcPr>
            <w:tcW w:w="2880" w:type="dxa"/>
            <w:tcBorders>
              <w:top w:val="nil"/>
            </w:tcBorders>
          </w:tcPr>
          <w:p w:rsidR="006D29E0" w:rsidRDefault="006D29E0" w:rsidP="00143C8B">
            <w:pPr>
              <w:rPr>
                <w:rFonts w:ascii="Arial" w:hAnsi="Arial"/>
                <w:sz w:val="16"/>
              </w:rPr>
            </w:pPr>
            <w:r>
              <w:rPr>
                <w:rFonts w:ascii="Arial" w:hAnsi="Arial"/>
                <w:sz w:val="16"/>
              </w:rPr>
              <w:t>Parameter Identifiers Supported - $81 to $A0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rPr>
                <w:rFonts w:ascii="Arial" w:hAnsi="Arial"/>
                <w:sz w:val="16"/>
              </w:rPr>
            </w:pPr>
            <w:r>
              <w:rPr>
                <w:rFonts w:ascii="Arial" w:hAnsi="Arial"/>
                <w:sz w:val="16"/>
              </w:rPr>
              <w:t>PKT</w:t>
            </w:r>
          </w:p>
        </w:tc>
        <w:tc>
          <w:tcPr>
            <w:tcW w:w="2160" w:type="dxa"/>
            <w:tcBorders>
              <w:top w:val="nil"/>
            </w:tcBorders>
          </w:tcPr>
          <w:p w:rsidR="006D29E0" w:rsidRDefault="006D29E0" w:rsidP="00143C8B">
            <w:pPr>
              <w:rPr>
                <w:rFonts w:ascii="Arial" w:hAnsi="Arial"/>
                <w:sz w:val="16"/>
              </w:rPr>
            </w:pPr>
            <w:r>
              <w:rPr>
                <w:rFonts w:ascii="Arial" w:hAnsi="Arial"/>
                <w:sz w:val="16"/>
              </w:rPr>
              <w:t>N/A</w:t>
            </w:r>
          </w:p>
        </w:tc>
        <w:tc>
          <w:tcPr>
            <w:tcW w:w="2160" w:type="dxa"/>
            <w:tcBorders>
              <w:top w:val="nil"/>
            </w:tcBorders>
          </w:tcPr>
          <w:p w:rsidR="006D29E0" w:rsidRDefault="006D29E0" w:rsidP="00143C8B">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143C8B">
        <w:trPr>
          <w:cantSplit/>
          <w:jc w:val="center"/>
        </w:trPr>
        <w:tc>
          <w:tcPr>
            <w:tcW w:w="2448"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Start Byte</w:t>
            </w:r>
          </w:p>
        </w:tc>
        <w:tc>
          <w:tcPr>
            <w:tcW w:w="720" w:type="dxa"/>
            <w:tcBorders>
              <w:bottom w:val="single" w:sz="12" w:space="0" w:color="000000"/>
            </w:tcBorders>
          </w:tcPr>
          <w:p w:rsidR="006D29E0" w:rsidRDefault="006D29E0" w:rsidP="00143C8B">
            <w:pPr>
              <w:jc w:val="center"/>
              <w:rPr>
                <w:b/>
                <w:sz w:val="16"/>
              </w:rPr>
            </w:pPr>
            <w:r>
              <w:rPr>
                <w:b/>
                <w:sz w:val="16"/>
              </w:rPr>
              <w:t>Start Bit</w:t>
            </w:r>
          </w:p>
        </w:tc>
        <w:tc>
          <w:tcPr>
            <w:tcW w:w="720" w:type="dxa"/>
            <w:tcBorders>
              <w:bottom w:val="single" w:sz="12" w:space="0" w:color="000000"/>
            </w:tcBorders>
          </w:tcPr>
          <w:p w:rsidR="006D29E0" w:rsidRDefault="006D29E0" w:rsidP="00143C8B">
            <w:pPr>
              <w:jc w:val="center"/>
              <w:rPr>
                <w:b/>
                <w:sz w:val="16"/>
              </w:rPr>
            </w:pPr>
            <w:r>
              <w:rPr>
                <w:b/>
                <w:sz w:val="16"/>
              </w:rPr>
              <w:t>Length (Bits)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016" w:type="dxa"/>
            <w:tcBorders>
              <w:bottom w:val="single" w:sz="12" w:space="0" w:color="000000"/>
            </w:tcBorders>
          </w:tcPr>
          <w:p w:rsidR="006D29E0" w:rsidRDefault="006D29E0" w:rsidP="00143C8B">
            <w:pPr>
              <w:jc w:val="center"/>
              <w:rPr>
                <w:b/>
                <w:sz w:val="16"/>
              </w:rPr>
            </w:pPr>
            <w:r>
              <w:rPr>
                <w:b/>
                <w:sz w:val="16"/>
              </w:rPr>
              <w:t>Range</w:t>
            </w:r>
          </w:p>
        </w:tc>
        <w:tc>
          <w:tcPr>
            <w:tcW w:w="2016"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$8</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w:t>
            </w:r>
            <w:r>
              <w:rPr>
                <w:rFonts w:ascii="Arial" w:hAnsi="Arial" w:cs="Arial"/>
                <w:sz w:val="16"/>
              </w:rPr>
              <w:t>ID $9</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w:t>
            </w:r>
            <w:r>
              <w:rPr>
                <w:rFonts w:ascii="Arial" w:hAnsi="Arial" w:cs="Arial"/>
                <w:sz w:val="16"/>
              </w:rPr>
              <w:t>D $9</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w:t>
            </w:r>
            <w:r>
              <w:rPr>
                <w:rFonts w:ascii="Arial" w:hAnsi="Arial" w:cs="Arial"/>
                <w:sz w:val="16"/>
              </w:rPr>
              <w:t xml:space="preserve"> $9</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$9</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 xml:space="preserve">PID </w:t>
            </w:r>
            <w:r>
              <w:rPr>
                <w:rFonts w:ascii="Arial" w:hAnsi="Arial" w:cs="Arial"/>
                <w:sz w:val="16"/>
              </w:rPr>
              <w:t>$9</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This PID indicates which legislated PIDs, within the range of $81 to $A0, are supported.</w:t>
      </w:r>
      <w:r w:rsidR="003A7CE6">
        <w:t xml:space="preserve">  </w:t>
      </w:r>
      <w:r w:rsidR="003A7CE6" w:rsidRPr="00E62580">
        <w:t>Additional PID information and usage examples are detailed in SAE J1979 and ISO 15031-5.</w:t>
      </w:r>
    </w:p>
    <w:p w:rsidR="006D29E0" w:rsidRPr="00BB20AB" w:rsidRDefault="006D29E0" w:rsidP="006D29E0"/>
    <w:p w:rsidR="006D29E0" w:rsidRDefault="006D29E0" w:rsidP="006D29E0">
      <w:pPr>
        <w:pStyle w:val="Heading3"/>
      </w:pPr>
      <w:bookmarkStart w:id="251" w:name="_Toc276632551"/>
      <w:r>
        <w:t>ODAR – PID $00A0 – Parameter Identifiers Supported - $A1 to $C0</w:t>
      </w:r>
      <w:bookmarkEnd w:id="251"/>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143C8B">
        <w:trPr>
          <w:cantSplit/>
          <w:jc w:val="center"/>
        </w:trPr>
        <w:tc>
          <w:tcPr>
            <w:tcW w:w="720" w:type="dxa"/>
            <w:tcBorders>
              <w:bottom w:val="single" w:sz="12" w:space="0" w:color="000000"/>
            </w:tcBorders>
          </w:tcPr>
          <w:p w:rsidR="006D29E0" w:rsidRDefault="006D29E0" w:rsidP="00143C8B">
            <w:pPr>
              <w:jc w:val="center"/>
              <w:rPr>
                <w:b/>
                <w:sz w:val="16"/>
              </w:rPr>
            </w:pPr>
            <w:r>
              <w:rPr>
                <w:b/>
                <w:sz w:val="16"/>
              </w:rPr>
              <w:t>PID</w:t>
            </w:r>
          </w:p>
        </w:tc>
        <w:tc>
          <w:tcPr>
            <w:tcW w:w="2880"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Length (Bytes)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160" w:type="dxa"/>
            <w:tcBorders>
              <w:bottom w:val="single" w:sz="12" w:space="0" w:color="000000"/>
            </w:tcBorders>
          </w:tcPr>
          <w:p w:rsidR="006D29E0" w:rsidRDefault="006D29E0" w:rsidP="00143C8B">
            <w:pPr>
              <w:jc w:val="center"/>
              <w:rPr>
                <w:b/>
                <w:sz w:val="16"/>
              </w:rPr>
            </w:pPr>
            <w:r>
              <w:rPr>
                <w:b/>
                <w:sz w:val="16"/>
              </w:rPr>
              <w:t>Range</w:t>
            </w:r>
          </w:p>
        </w:tc>
        <w:tc>
          <w:tcPr>
            <w:tcW w:w="2160"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720" w:type="dxa"/>
            <w:tcBorders>
              <w:top w:val="nil"/>
            </w:tcBorders>
          </w:tcPr>
          <w:p w:rsidR="006D29E0" w:rsidRDefault="006D29E0" w:rsidP="00143C8B">
            <w:pPr>
              <w:jc w:val="right"/>
              <w:rPr>
                <w:rFonts w:ascii="Arial" w:hAnsi="Arial"/>
                <w:sz w:val="16"/>
              </w:rPr>
            </w:pPr>
            <w:r>
              <w:rPr>
                <w:rFonts w:ascii="Arial" w:hAnsi="Arial"/>
                <w:sz w:val="16"/>
              </w:rPr>
              <w:t>$00A0</w:t>
            </w:r>
          </w:p>
        </w:tc>
        <w:tc>
          <w:tcPr>
            <w:tcW w:w="2880" w:type="dxa"/>
            <w:tcBorders>
              <w:top w:val="nil"/>
            </w:tcBorders>
          </w:tcPr>
          <w:p w:rsidR="006D29E0" w:rsidRDefault="006D29E0" w:rsidP="00143C8B">
            <w:pPr>
              <w:rPr>
                <w:rFonts w:ascii="Arial" w:hAnsi="Arial"/>
                <w:sz w:val="16"/>
              </w:rPr>
            </w:pPr>
            <w:r>
              <w:rPr>
                <w:rFonts w:ascii="Arial" w:hAnsi="Arial"/>
                <w:sz w:val="16"/>
              </w:rPr>
              <w:t>Parameter Identifiers Supported - $A1 to $C0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rPr>
                <w:rFonts w:ascii="Arial" w:hAnsi="Arial"/>
                <w:sz w:val="16"/>
              </w:rPr>
            </w:pPr>
            <w:r>
              <w:rPr>
                <w:rFonts w:ascii="Arial" w:hAnsi="Arial"/>
                <w:sz w:val="16"/>
              </w:rPr>
              <w:t>PKT</w:t>
            </w:r>
          </w:p>
        </w:tc>
        <w:tc>
          <w:tcPr>
            <w:tcW w:w="2160" w:type="dxa"/>
            <w:tcBorders>
              <w:top w:val="nil"/>
            </w:tcBorders>
          </w:tcPr>
          <w:p w:rsidR="006D29E0" w:rsidRDefault="006D29E0" w:rsidP="00143C8B">
            <w:pPr>
              <w:rPr>
                <w:rFonts w:ascii="Arial" w:hAnsi="Arial"/>
                <w:sz w:val="16"/>
              </w:rPr>
            </w:pPr>
            <w:r>
              <w:rPr>
                <w:rFonts w:ascii="Arial" w:hAnsi="Arial"/>
                <w:sz w:val="16"/>
              </w:rPr>
              <w:t>N/A</w:t>
            </w:r>
          </w:p>
        </w:tc>
        <w:tc>
          <w:tcPr>
            <w:tcW w:w="2160" w:type="dxa"/>
            <w:tcBorders>
              <w:top w:val="nil"/>
            </w:tcBorders>
          </w:tcPr>
          <w:p w:rsidR="006D29E0" w:rsidRDefault="006D29E0" w:rsidP="00143C8B">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143C8B">
        <w:trPr>
          <w:cantSplit/>
          <w:jc w:val="center"/>
        </w:trPr>
        <w:tc>
          <w:tcPr>
            <w:tcW w:w="2448"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Start Byte</w:t>
            </w:r>
          </w:p>
        </w:tc>
        <w:tc>
          <w:tcPr>
            <w:tcW w:w="720" w:type="dxa"/>
            <w:tcBorders>
              <w:bottom w:val="single" w:sz="12" w:space="0" w:color="000000"/>
            </w:tcBorders>
          </w:tcPr>
          <w:p w:rsidR="006D29E0" w:rsidRDefault="006D29E0" w:rsidP="00143C8B">
            <w:pPr>
              <w:jc w:val="center"/>
              <w:rPr>
                <w:b/>
                <w:sz w:val="16"/>
              </w:rPr>
            </w:pPr>
            <w:r>
              <w:rPr>
                <w:b/>
                <w:sz w:val="16"/>
              </w:rPr>
              <w:t>Start Bit</w:t>
            </w:r>
          </w:p>
        </w:tc>
        <w:tc>
          <w:tcPr>
            <w:tcW w:w="720" w:type="dxa"/>
            <w:tcBorders>
              <w:bottom w:val="single" w:sz="12" w:space="0" w:color="000000"/>
            </w:tcBorders>
          </w:tcPr>
          <w:p w:rsidR="006D29E0" w:rsidRDefault="006D29E0" w:rsidP="00143C8B">
            <w:pPr>
              <w:jc w:val="center"/>
              <w:rPr>
                <w:b/>
                <w:sz w:val="16"/>
              </w:rPr>
            </w:pPr>
            <w:r>
              <w:rPr>
                <w:b/>
                <w:sz w:val="16"/>
              </w:rPr>
              <w:t>Length (Bits)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016" w:type="dxa"/>
            <w:tcBorders>
              <w:bottom w:val="single" w:sz="12" w:space="0" w:color="000000"/>
            </w:tcBorders>
          </w:tcPr>
          <w:p w:rsidR="006D29E0" w:rsidRDefault="006D29E0" w:rsidP="00143C8B">
            <w:pPr>
              <w:jc w:val="center"/>
              <w:rPr>
                <w:b/>
                <w:sz w:val="16"/>
              </w:rPr>
            </w:pPr>
            <w:r>
              <w:rPr>
                <w:b/>
                <w:sz w:val="16"/>
              </w:rPr>
              <w:t>Range</w:t>
            </w:r>
          </w:p>
        </w:tc>
        <w:tc>
          <w:tcPr>
            <w:tcW w:w="2016"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$A1</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$A2</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lastRenderedPageBreak/>
              <w:t>PID $A</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$A</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w:t>
            </w:r>
            <w:r>
              <w:rPr>
                <w:rFonts w:ascii="Arial" w:hAnsi="Arial" w:cs="Arial"/>
                <w:sz w:val="16"/>
              </w:rPr>
              <w:t>ID $B</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w:t>
            </w:r>
            <w:r>
              <w:rPr>
                <w:rFonts w:ascii="Arial" w:hAnsi="Arial" w:cs="Arial"/>
                <w:sz w:val="16"/>
              </w:rPr>
              <w:t>D $B</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w:t>
            </w:r>
            <w:r>
              <w:rPr>
                <w:rFonts w:ascii="Arial" w:hAnsi="Arial" w:cs="Arial"/>
                <w:sz w:val="16"/>
              </w:rPr>
              <w:t xml:space="preserve"> $B</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$B</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 xml:space="preserve">PID </w:t>
            </w:r>
            <w:r>
              <w:rPr>
                <w:rFonts w:ascii="Arial" w:hAnsi="Arial" w:cs="Arial"/>
                <w:sz w:val="16"/>
              </w:rPr>
              <w:t>$B</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 xml:space="preserve">This PID indicates which legislated PIDs, within the range of </w:t>
      </w:r>
      <w:r>
        <w:t>$A</w:t>
      </w:r>
      <w:r w:rsidRPr="00BB20AB">
        <w:t>1 to $</w:t>
      </w:r>
      <w:r>
        <w:t>C</w:t>
      </w:r>
      <w:r w:rsidRPr="00BB20AB">
        <w:t>0, are supported.</w:t>
      </w:r>
      <w:r w:rsidR="003A7CE6">
        <w:t xml:space="preserve">  </w:t>
      </w:r>
      <w:r w:rsidR="003A7CE6" w:rsidRPr="00E62580">
        <w:t>Additional PID information and usage examples are detailed in SAE J1979 and ISO 15031-5.</w:t>
      </w:r>
    </w:p>
    <w:p w:rsidR="006D29E0" w:rsidRPr="00BB20AB" w:rsidRDefault="006D29E0" w:rsidP="006D29E0"/>
    <w:p w:rsidR="006D29E0" w:rsidRDefault="006D29E0" w:rsidP="006D29E0">
      <w:pPr>
        <w:pStyle w:val="Heading3"/>
      </w:pPr>
      <w:bookmarkStart w:id="252" w:name="_Toc276632552"/>
      <w:r>
        <w:t>ODAR – PID $00C0 – Parameter Identifiers Supported - $C1 to $E0</w:t>
      </w:r>
      <w:bookmarkEnd w:id="252"/>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143C8B">
        <w:trPr>
          <w:cantSplit/>
          <w:jc w:val="center"/>
        </w:trPr>
        <w:tc>
          <w:tcPr>
            <w:tcW w:w="720" w:type="dxa"/>
            <w:tcBorders>
              <w:bottom w:val="single" w:sz="12" w:space="0" w:color="000000"/>
            </w:tcBorders>
          </w:tcPr>
          <w:p w:rsidR="006D29E0" w:rsidRDefault="006D29E0" w:rsidP="00143C8B">
            <w:pPr>
              <w:jc w:val="center"/>
              <w:rPr>
                <w:b/>
                <w:sz w:val="16"/>
              </w:rPr>
            </w:pPr>
            <w:r>
              <w:rPr>
                <w:b/>
                <w:sz w:val="16"/>
              </w:rPr>
              <w:t>PID</w:t>
            </w:r>
          </w:p>
        </w:tc>
        <w:tc>
          <w:tcPr>
            <w:tcW w:w="2880"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Length (Bytes)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160" w:type="dxa"/>
            <w:tcBorders>
              <w:bottom w:val="single" w:sz="12" w:space="0" w:color="000000"/>
            </w:tcBorders>
          </w:tcPr>
          <w:p w:rsidR="006D29E0" w:rsidRDefault="006D29E0" w:rsidP="00143C8B">
            <w:pPr>
              <w:jc w:val="center"/>
              <w:rPr>
                <w:b/>
                <w:sz w:val="16"/>
              </w:rPr>
            </w:pPr>
            <w:r>
              <w:rPr>
                <w:b/>
                <w:sz w:val="16"/>
              </w:rPr>
              <w:t>Range</w:t>
            </w:r>
          </w:p>
        </w:tc>
        <w:tc>
          <w:tcPr>
            <w:tcW w:w="2160"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720" w:type="dxa"/>
            <w:tcBorders>
              <w:top w:val="nil"/>
            </w:tcBorders>
          </w:tcPr>
          <w:p w:rsidR="006D29E0" w:rsidRDefault="006D29E0" w:rsidP="00143C8B">
            <w:pPr>
              <w:jc w:val="right"/>
              <w:rPr>
                <w:rFonts w:ascii="Arial" w:hAnsi="Arial"/>
                <w:sz w:val="16"/>
              </w:rPr>
            </w:pPr>
            <w:r>
              <w:rPr>
                <w:rFonts w:ascii="Arial" w:hAnsi="Arial"/>
                <w:sz w:val="16"/>
              </w:rPr>
              <w:t>$00C0</w:t>
            </w:r>
          </w:p>
        </w:tc>
        <w:tc>
          <w:tcPr>
            <w:tcW w:w="2880" w:type="dxa"/>
            <w:tcBorders>
              <w:top w:val="nil"/>
            </w:tcBorders>
          </w:tcPr>
          <w:p w:rsidR="006D29E0" w:rsidRDefault="006D29E0" w:rsidP="00143C8B">
            <w:pPr>
              <w:rPr>
                <w:rFonts w:ascii="Arial" w:hAnsi="Arial"/>
                <w:sz w:val="16"/>
              </w:rPr>
            </w:pPr>
            <w:r>
              <w:rPr>
                <w:rFonts w:ascii="Arial" w:hAnsi="Arial"/>
                <w:sz w:val="16"/>
              </w:rPr>
              <w:t>Parameter Identifiers Supported - $C1 to $E0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rPr>
                <w:rFonts w:ascii="Arial" w:hAnsi="Arial"/>
                <w:sz w:val="16"/>
              </w:rPr>
            </w:pPr>
            <w:r>
              <w:rPr>
                <w:rFonts w:ascii="Arial" w:hAnsi="Arial"/>
                <w:sz w:val="16"/>
              </w:rPr>
              <w:t>PKT</w:t>
            </w:r>
          </w:p>
        </w:tc>
        <w:tc>
          <w:tcPr>
            <w:tcW w:w="2160" w:type="dxa"/>
            <w:tcBorders>
              <w:top w:val="nil"/>
            </w:tcBorders>
          </w:tcPr>
          <w:p w:rsidR="006D29E0" w:rsidRDefault="006D29E0" w:rsidP="00143C8B">
            <w:pPr>
              <w:rPr>
                <w:rFonts w:ascii="Arial" w:hAnsi="Arial"/>
                <w:sz w:val="16"/>
              </w:rPr>
            </w:pPr>
            <w:r>
              <w:rPr>
                <w:rFonts w:ascii="Arial" w:hAnsi="Arial"/>
                <w:sz w:val="16"/>
              </w:rPr>
              <w:t>N/A</w:t>
            </w:r>
          </w:p>
        </w:tc>
        <w:tc>
          <w:tcPr>
            <w:tcW w:w="2160" w:type="dxa"/>
            <w:tcBorders>
              <w:top w:val="nil"/>
            </w:tcBorders>
          </w:tcPr>
          <w:p w:rsidR="006D29E0" w:rsidRDefault="006D29E0" w:rsidP="00143C8B">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143C8B">
        <w:trPr>
          <w:cantSplit/>
          <w:jc w:val="center"/>
        </w:trPr>
        <w:tc>
          <w:tcPr>
            <w:tcW w:w="2448"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Start Byte</w:t>
            </w:r>
          </w:p>
        </w:tc>
        <w:tc>
          <w:tcPr>
            <w:tcW w:w="720" w:type="dxa"/>
            <w:tcBorders>
              <w:bottom w:val="single" w:sz="12" w:space="0" w:color="000000"/>
            </w:tcBorders>
          </w:tcPr>
          <w:p w:rsidR="006D29E0" w:rsidRDefault="006D29E0" w:rsidP="00143C8B">
            <w:pPr>
              <w:jc w:val="center"/>
              <w:rPr>
                <w:b/>
                <w:sz w:val="16"/>
              </w:rPr>
            </w:pPr>
            <w:r>
              <w:rPr>
                <w:b/>
                <w:sz w:val="16"/>
              </w:rPr>
              <w:t>Start Bit</w:t>
            </w:r>
          </w:p>
        </w:tc>
        <w:tc>
          <w:tcPr>
            <w:tcW w:w="720" w:type="dxa"/>
            <w:tcBorders>
              <w:bottom w:val="single" w:sz="12" w:space="0" w:color="000000"/>
            </w:tcBorders>
          </w:tcPr>
          <w:p w:rsidR="006D29E0" w:rsidRDefault="006D29E0" w:rsidP="00143C8B">
            <w:pPr>
              <w:jc w:val="center"/>
              <w:rPr>
                <w:b/>
                <w:sz w:val="16"/>
              </w:rPr>
            </w:pPr>
            <w:r>
              <w:rPr>
                <w:b/>
                <w:sz w:val="16"/>
              </w:rPr>
              <w:t>Length (Bits)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016" w:type="dxa"/>
            <w:tcBorders>
              <w:bottom w:val="single" w:sz="12" w:space="0" w:color="000000"/>
            </w:tcBorders>
          </w:tcPr>
          <w:p w:rsidR="006D29E0" w:rsidRDefault="006D29E0" w:rsidP="00143C8B">
            <w:pPr>
              <w:jc w:val="center"/>
              <w:rPr>
                <w:b/>
                <w:sz w:val="16"/>
              </w:rPr>
            </w:pPr>
            <w:r>
              <w:rPr>
                <w:b/>
                <w:sz w:val="16"/>
              </w:rPr>
              <w:t>Range</w:t>
            </w:r>
          </w:p>
        </w:tc>
        <w:tc>
          <w:tcPr>
            <w:tcW w:w="2016"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$C1</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$C2</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$C</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w:t>
            </w:r>
            <w:r>
              <w:rPr>
                <w:rFonts w:ascii="Arial" w:hAnsi="Arial" w:cs="Arial"/>
                <w:sz w:val="16"/>
              </w:rPr>
              <w:t>ID $D</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w:t>
            </w:r>
            <w:r>
              <w:rPr>
                <w:rFonts w:ascii="Arial" w:hAnsi="Arial" w:cs="Arial"/>
                <w:sz w:val="16"/>
              </w:rPr>
              <w:t>D $D</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lastRenderedPageBreak/>
              <w:t>PID $D</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w:t>
            </w:r>
            <w:r>
              <w:rPr>
                <w:rFonts w:ascii="Arial" w:hAnsi="Arial" w:cs="Arial"/>
                <w:sz w:val="16"/>
              </w:rPr>
              <w:t xml:space="preserve"> $D</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$D</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 xml:space="preserve">PID </w:t>
            </w:r>
            <w:r>
              <w:rPr>
                <w:rFonts w:ascii="Arial" w:hAnsi="Arial" w:cs="Arial"/>
                <w:sz w:val="16"/>
              </w:rPr>
              <w:t>$D</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 xml:space="preserve">This PID indicates which legislated PIDs, within the range of </w:t>
      </w:r>
      <w:r>
        <w:t>$C</w:t>
      </w:r>
      <w:r w:rsidRPr="00BB20AB">
        <w:t>1 to $</w:t>
      </w:r>
      <w:r>
        <w:t>E</w:t>
      </w:r>
      <w:r w:rsidRPr="00BB20AB">
        <w:t>0, are supported.</w:t>
      </w:r>
      <w:r w:rsidR="003A7CE6">
        <w:t xml:space="preserve">  </w:t>
      </w:r>
      <w:r w:rsidR="003A7CE6" w:rsidRPr="00E62580">
        <w:t>Additional PID information and usage examples are detailed in SAE J1979 and ISO 15031-5.</w:t>
      </w:r>
    </w:p>
    <w:p w:rsidR="006D29E0" w:rsidRPr="00BB20AB" w:rsidRDefault="006D29E0" w:rsidP="006D29E0"/>
    <w:p w:rsidR="006D29E0" w:rsidRDefault="006D29E0" w:rsidP="006D29E0">
      <w:pPr>
        <w:pStyle w:val="Heading3"/>
      </w:pPr>
      <w:bookmarkStart w:id="253" w:name="_Toc276632553"/>
      <w:r>
        <w:t>ODAR – PID $00E0 – Parameter Identifiers Supported - $E1 to $FF</w:t>
      </w:r>
      <w:bookmarkEnd w:id="253"/>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143C8B">
        <w:trPr>
          <w:cantSplit/>
          <w:jc w:val="center"/>
        </w:trPr>
        <w:tc>
          <w:tcPr>
            <w:tcW w:w="720" w:type="dxa"/>
            <w:tcBorders>
              <w:bottom w:val="single" w:sz="12" w:space="0" w:color="000000"/>
            </w:tcBorders>
          </w:tcPr>
          <w:p w:rsidR="006D29E0" w:rsidRDefault="006D29E0" w:rsidP="00143C8B">
            <w:pPr>
              <w:jc w:val="center"/>
              <w:rPr>
                <w:b/>
                <w:sz w:val="16"/>
              </w:rPr>
            </w:pPr>
            <w:r>
              <w:rPr>
                <w:b/>
                <w:sz w:val="16"/>
              </w:rPr>
              <w:t>PID</w:t>
            </w:r>
          </w:p>
        </w:tc>
        <w:tc>
          <w:tcPr>
            <w:tcW w:w="2880"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Length (Bytes)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160" w:type="dxa"/>
            <w:tcBorders>
              <w:bottom w:val="single" w:sz="12" w:space="0" w:color="000000"/>
            </w:tcBorders>
          </w:tcPr>
          <w:p w:rsidR="006D29E0" w:rsidRDefault="006D29E0" w:rsidP="00143C8B">
            <w:pPr>
              <w:jc w:val="center"/>
              <w:rPr>
                <w:b/>
                <w:sz w:val="16"/>
              </w:rPr>
            </w:pPr>
            <w:r>
              <w:rPr>
                <w:b/>
                <w:sz w:val="16"/>
              </w:rPr>
              <w:t>Range</w:t>
            </w:r>
          </w:p>
        </w:tc>
        <w:tc>
          <w:tcPr>
            <w:tcW w:w="2160"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720" w:type="dxa"/>
            <w:tcBorders>
              <w:top w:val="nil"/>
            </w:tcBorders>
          </w:tcPr>
          <w:p w:rsidR="006D29E0" w:rsidRDefault="006D29E0" w:rsidP="00143C8B">
            <w:pPr>
              <w:jc w:val="right"/>
              <w:rPr>
                <w:rFonts w:ascii="Arial" w:hAnsi="Arial"/>
                <w:sz w:val="16"/>
              </w:rPr>
            </w:pPr>
            <w:r>
              <w:rPr>
                <w:rFonts w:ascii="Arial" w:hAnsi="Arial"/>
                <w:sz w:val="16"/>
              </w:rPr>
              <w:t>$00E0</w:t>
            </w:r>
          </w:p>
        </w:tc>
        <w:tc>
          <w:tcPr>
            <w:tcW w:w="2880" w:type="dxa"/>
            <w:tcBorders>
              <w:top w:val="nil"/>
            </w:tcBorders>
          </w:tcPr>
          <w:p w:rsidR="006D29E0" w:rsidRDefault="006D29E0" w:rsidP="00143C8B">
            <w:pPr>
              <w:rPr>
                <w:rFonts w:ascii="Arial" w:hAnsi="Arial"/>
                <w:sz w:val="16"/>
              </w:rPr>
            </w:pPr>
            <w:r>
              <w:rPr>
                <w:rFonts w:ascii="Arial" w:hAnsi="Arial"/>
                <w:sz w:val="16"/>
              </w:rPr>
              <w:t>Parameter Identifiers Supported - $E1 to $FF</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rPr>
                <w:rFonts w:ascii="Arial" w:hAnsi="Arial"/>
                <w:sz w:val="16"/>
              </w:rPr>
            </w:pPr>
            <w:r>
              <w:rPr>
                <w:rFonts w:ascii="Arial" w:hAnsi="Arial"/>
                <w:sz w:val="16"/>
              </w:rPr>
              <w:t>PKT</w:t>
            </w:r>
          </w:p>
        </w:tc>
        <w:tc>
          <w:tcPr>
            <w:tcW w:w="2160" w:type="dxa"/>
            <w:tcBorders>
              <w:top w:val="nil"/>
            </w:tcBorders>
          </w:tcPr>
          <w:p w:rsidR="006D29E0" w:rsidRDefault="006D29E0" w:rsidP="00143C8B">
            <w:pPr>
              <w:rPr>
                <w:rFonts w:ascii="Arial" w:hAnsi="Arial"/>
                <w:sz w:val="16"/>
              </w:rPr>
            </w:pPr>
            <w:r>
              <w:rPr>
                <w:rFonts w:ascii="Arial" w:hAnsi="Arial"/>
                <w:sz w:val="16"/>
              </w:rPr>
              <w:t>N/A</w:t>
            </w:r>
          </w:p>
        </w:tc>
        <w:tc>
          <w:tcPr>
            <w:tcW w:w="2160" w:type="dxa"/>
            <w:tcBorders>
              <w:top w:val="nil"/>
            </w:tcBorders>
          </w:tcPr>
          <w:p w:rsidR="006D29E0" w:rsidRDefault="006D29E0" w:rsidP="00143C8B">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143C8B">
        <w:trPr>
          <w:cantSplit/>
          <w:jc w:val="center"/>
        </w:trPr>
        <w:tc>
          <w:tcPr>
            <w:tcW w:w="2448" w:type="dxa"/>
            <w:tcBorders>
              <w:bottom w:val="single" w:sz="12" w:space="0" w:color="000000"/>
            </w:tcBorders>
          </w:tcPr>
          <w:p w:rsidR="006D29E0" w:rsidRDefault="006D29E0" w:rsidP="00143C8B">
            <w:pPr>
              <w:jc w:val="center"/>
              <w:rPr>
                <w:b/>
                <w:sz w:val="16"/>
              </w:rPr>
            </w:pPr>
            <w:r>
              <w:rPr>
                <w:b/>
                <w:sz w:val="16"/>
              </w:rPr>
              <w:t>Signal</w:t>
            </w:r>
          </w:p>
        </w:tc>
        <w:tc>
          <w:tcPr>
            <w:tcW w:w="720" w:type="dxa"/>
            <w:tcBorders>
              <w:bottom w:val="single" w:sz="12" w:space="0" w:color="000000"/>
            </w:tcBorders>
          </w:tcPr>
          <w:p w:rsidR="006D29E0" w:rsidRDefault="006D29E0" w:rsidP="00143C8B">
            <w:pPr>
              <w:jc w:val="center"/>
              <w:rPr>
                <w:b/>
                <w:sz w:val="16"/>
              </w:rPr>
            </w:pPr>
            <w:r>
              <w:rPr>
                <w:b/>
                <w:sz w:val="16"/>
              </w:rPr>
              <w:t>Start Byte</w:t>
            </w:r>
          </w:p>
        </w:tc>
        <w:tc>
          <w:tcPr>
            <w:tcW w:w="720" w:type="dxa"/>
            <w:tcBorders>
              <w:bottom w:val="single" w:sz="12" w:space="0" w:color="000000"/>
            </w:tcBorders>
          </w:tcPr>
          <w:p w:rsidR="006D29E0" w:rsidRDefault="006D29E0" w:rsidP="00143C8B">
            <w:pPr>
              <w:jc w:val="center"/>
              <w:rPr>
                <w:b/>
                <w:sz w:val="16"/>
              </w:rPr>
            </w:pPr>
            <w:r>
              <w:rPr>
                <w:b/>
                <w:sz w:val="16"/>
              </w:rPr>
              <w:t>Start Bit</w:t>
            </w:r>
          </w:p>
        </w:tc>
        <w:tc>
          <w:tcPr>
            <w:tcW w:w="720" w:type="dxa"/>
            <w:tcBorders>
              <w:bottom w:val="single" w:sz="12" w:space="0" w:color="000000"/>
            </w:tcBorders>
          </w:tcPr>
          <w:p w:rsidR="006D29E0" w:rsidRDefault="006D29E0" w:rsidP="00143C8B">
            <w:pPr>
              <w:jc w:val="center"/>
              <w:rPr>
                <w:b/>
                <w:sz w:val="16"/>
              </w:rPr>
            </w:pPr>
            <w:r>
              <w:rPr>
                <w:b/>
                <w:sz w:val="16"/>
              </w:rPr>
              <w:t>Length (Bits)</w:t>
            </w:r>
          </w:p>
        </w:tc>
        <w:tc>
          <w:tcPr>
            <w:tcW w:w="720" w:type="dxa"/>
            <w:tcBorders>
              <w:bottom w:val="single" w:sz="12" w:space="0" w:color="000000"/>
            </w:tcBorders>
          </w:tcPr>
          <w:p w:rsidR="006D29E0" w:rsidRDefault="006D29E0" w:rsidP="00143C8B">
            <w:pPr>
              <w:jc w:val="center"/>
              <w:rPr>
                <w:b/>
                <w:sz w:val="16"/>
              </w:rPr>
            </w:pPr>
            <w:r>
              <w:rPr>
                <w:b/>
                <w:sz w:val="16"/>
              </w:rPr>
              <w:t>Data Type</w:t>
            </w:r>
          </w:p>
        </w:tc>
        <w:tc>
          <w:tcPr>
            <w:tcW w:w="2016" w:type="dxa"/>
            <w:tcBorders>
              <w:bottom w:val="single" w:sz="12" w:space="0" w:color="000000"/>
            </w:tcBorders>
          </w:tcPr>
          <w:p w:rsidR="006D29E0" w:rsidRDefault="006D29E0" w:rsidP="00143C8B">
            <w:pPr>
              <w:jc w:val="center"/>
              <w:rPr>
                <w:b/>
                <w:sz w:val="16"/>
              </w:rPr>
            </w:pPr>
            <w:r>
              <w:rPr>
                <w:b/>
                <w:sz w:val="16"/>
              </w:rPr>
              <w:t>Range</w:t>
            </w:r>
          </w:p>
        </w:tc>
        <w:tc>
          <w:tcPr>
            <w:tcW w:w="2016" w:type="dxa"/>
            <w:tcBorders>
              <w:bottom w:val="single" w:sz="12" w:space="0" w:color="000000"/>
            </w:tcBorders>
          </w:tcPr>
          <w:p w:rsidR="006D29E0" w:rsidRDefault="006D29E0" w:rsidP="00143C8B">
            <w:pPr>
              <w:jc w:val="center"/>
              <w:rPr>
                <w:b/>
                <w:sz w:val="16"/>
              </w:rPr>
            </w:pPr>
            <w:r>
              <w:rPr>
                <w:b/>
                <w:sz w:val="16"/>
              </w:rPr>
              <w:t>Conversion</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$E1</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$E2</w:t>
            </w:r>
            <w:r w:rsidRPr="005F0F09">
              <w:rPr>
                <w:rFonts w:ascii="Arial" w:hAnsi="Arial" w:cs="Arial"/>
                <w:sz w:val="16"/>
              </w:rPr>
              <w:t xml:space="preserv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$E</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w:t>
            </w:r>
            <w:r>
              <w:rPr>
                <w:rFonts w:ascii="Arial" w:hAnsi="Arial" w:cs="Arial"/>
                <w:sz w:val="16"/>
              </w:rPr>
              <w:t>ID $F</w:t>
            </w:r>
            <w:r w:rsidRPr="005F0F09">
              <w:rPr>
                <w:rFonts w:ascii="Arial" w:hAnsi="Arial" w:cs="Arial"/>
                <w:sz w:val="16"/>
              </w:rPr>
              <w:t>0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1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2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3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4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w:t>
            </w:r>
            <w:r>
              <w:rPr>
                <w:rFonts w:ascii="Arial" w:hAnsi="Arial" w:cs="Arial"/>
                <w:sz w:val="16"/>
              </w:rPr>
              <w:t>D $F</w:t>
            </w:r>
            <w:r w:rsidRPr="005F0F09">
              <w:rPr>
                <w:rFonts w:ascii="Arial" w:hAnsi="Arial" w:cs="Arial"/>
                <w:sz w:val="16"/>
              </w:rPr>
              <w:t>5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6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7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8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9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7</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PID</w:t>
            </w:r>
            <w:r>
              <w:rPr>
                <w:rFonts w:ascii="Arial" w:hAnsi="Arial" w:cs="Arial"/>
                <w:sz w:val="16"/>
              </w:rPr>
              <w:t xml:space="preserve"> $F</w:t>
            </w:r>
            <w:r w:rsidRPr="005F0F09">
              <w:rPr>
                <w:rFonts w:ascii="Arial" w:hAnsi="Arial" w:cs="Arial"/>
                <w:sz w:val="16"/>
              </w:rPr>
              <w:t>A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6</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B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5</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C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4</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D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PID $F</w:t>
            </w:r>
            <w:r w:rsidRPr="005F0F09">
              <w:rPr>
                <w:rFonts w:ascii="Arial" w:hAnsi="Arial" w:cs="Arial"/>
                <w:sz w:val="16"/>
              </w:rPr>
              <w:t>E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2</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sidRPr="005F0F09">
              <w:rPr>
                <w:rFonts w:ascii="Arial" w:hAnsi="Arial" w:cs="Arial"/>
                <w:sz w:val="16"/>
              </w:rPr>
              <w:t xml:space="preserve">PID </w:t>
            </w:r>
            <w:r>
              <w:rPr>
                <w:rFonts w:ascii="Arial" w:hAnsi="Arial" w:cs="Arial"/>
                <w:sz w:val="16"/>
              </w:rPr>
              <w:t>$F</w:t>
            </w:r>
            <w:r w:rsidRPr="005F0F09">
              <w:rPr>
                <w:rFonts w:ascii="Arial" w:hAnsi="Arial" w:cs="Arial"/>
                <w:sz w:val="16"/>
              </w:rPr>
              <w:t>F Supported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143C8B">
            <w:pPr>
              <w:rPr>
                <w:rFonts w:ascii="Arial" w:hAnsi="Arial"/>
                <w:sz w:val="16"/>
              </w:rPr>
            </w:pPr>
            <w:r>
              <w:rPr>
                <w:rFonts w:ascii="Arial" w:hAnsi="Arial"/>
                <w:sz w:val="16"/>
              </w:rPr>
              <w:t>N/A</w:t>
            </w:r>
          </w:p>
        </w:tc>
        <w:tc>
          <w:tcPr>
            <w:tcW w:w="2016" w:type="dxa"/>
            <w:tcBorders>
              <w:top w:val="nil"/>
            </w:tcBorders>
          </w:tcPr>
          <w:p w:rsidR="006D29E0" w:rsidRDefault="006D29E0" w:rsidP="00143C8B">
            <w:pPr>
              <w:rPr>
                <w:rFonts w:ascii="Arial" w:hAnsi="Arial"/>
                <w:sz w:val="16"/>
              </w:rPr>
            </w:pPr>
            <w:r>
              <w:rPr>
                <w:rFonts w:ascii="Arial" w:hAnsi="Arial"/>
                <w:sz w:val="16"/>
              </w:rPr>
              <w:t>$1=True; $0=False</w:t>
            </w:r>
          </w:p>
        </w:tc>
      </w:tr>
      <w:tr w:rsidR="006D29E0" w:rsidTr="00143C8B">
        <w:trPr>
          <w:cantSplit/>
          <w:jc w:val="center"/>
        </w:trPr>
        <w:tc>
          <w:tcPr>
            <w:tcW w:w="2448" w:type="dxa"/>
            <w:tcBorders>
              <w:top w:val="nil"/>
            </w:tcBorders>
          </w:tcPr>
          <w:p w:rsidR="006D29E0" w:rsidRPr="005F0F09" w:rsidRDefault="006D29E0" w:rsidP="00143C8B">
            <w:pPr>
              <w:rPr>
                <w:rFonts w:ascii="Arial" w:hAnsi="Arial" w:cs="Arial"/>
                <w:sz w:val="16"/>
              </w:rPr>
            </w:pPr>
            <w:r>
              <w:rPr>
                <w:rFonts w:ascii="Arial" w:hAnsi="Arial" w:cs="Arial"/>
                <w:sz w:val="16"/>
              </w:rPr>
              <w:t>Reserved</w:t>
            </w:r>
          </w:p>
        </w:tc>
        <w:tc>
          <w:tcPr>
            <w:tcW w:w="720" w:type="dxa"/>
            <w:tcBorders>
              <w:top w:val="nil"/>
            </w:tcBorders>
          </w:tcPr>
          <w:p w:rsidR="006D29E0" w:rsidRDefault="006D29E0" w:rsidP="00143C8B">
            <w:pPr>
              <w:jc w:val="right"/>
              <w:rPr>
                <w:rFonts w:ascii="Arial" w:hAnsi="Arial"/>
                <w:sz w:val="16"/>
              </w:rPr>
            </w:pPr>
            <w:r>
              <w:rPr>
                <w:rFonts w:ascii="Arial" w:hAnsi="Arial"/>
                <w:sz w:val="16"/>
              </w:rPr>
              <w:t>3</w:t>
            </w:r>
          </w:p>
        </w:tc>
        <w:tc>
          <w:tcPr>
            <w:tcW w:w="720" w:type="dxa"/>
            <w:tcBorders>
              <w:top w:val="nil"/>
            </w:tcBorders>
          </w:tcPr>
          <w:p w:rsidR="006D29E0" w:rsidRDefault="006D29E0" w:rsidP="00143C8B">
            <w:pPr>
              <w:jc w:val="right"/>
              <w:rPr>
                <w:rFonts w:ascii="Arial" w:hAnsi="Arial"/>
                <w:sz w:val="16"/>
              </w:rPr>
            </w:pPr>
            <w:r>
              <w:rPr>
                <w:rFonts w:ascii="Arial" w:hAnsi="Arial"/>
                <w:sz w:val="16"/>
              </w:rPr>
              <w:t>0</w:t>
            </w:r>
          </w:p>
        </w:tc>
        <w:tc>
          <w:tcPr>
            <w:tcW w:w="720" w:type="dxa"/>
            <w:tcBorders>
              <w:top w:val="nil"/>
            </w:tcBorders>
          </w:tcPr>
          <w:p w:rsidR="006D29E0" w:rsidRDefault="006D29E0" w:rsidP="00143C8B">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143C8B">
            <w:pPr>
              <w:pStyle w:val="CellBody"/>
              <w:rPr>
                <w:rFonts w:ascii="Arial" w:hAnsi="Arial"/>
                <w:sz w:val="16"/>
                <w:szCs w:val="16"/>
              </w:rPr>
            </w:pPr>
          </w:p>
        </w:tc>
        <w:tc>
          <w:tcPr>
            <w:tcW w:w="2016" w:type="dxa"/>
            <w:tcBorders>
              <w:top w:val="nil"/>
            </w:tcBorders>
          </w:tcPr>
          <w:p w:rsidR="006D29E0" w:rsidRDefault="006D29E0" w:rsidP="00143C8B">
            <w:pPr>
              <w:rPr>
                <w:rFonts w:ascii="Arial" w:hAnsi="Arial"/>
                <w:sz w:val="16"/>
              </w:rPr>
            </w:pPr>
          </w:p>
        </w:tc>
        <w:tc>
          <w:tcPr>
            <w:tcW w:w="2016" w:type="dxa"/>
            <w:tcBorders>
              <w:top w:val="nil"/>
            </w:tcBorders>
          </w:tcPr>
          <w:p w:rsidR="006D29E0" w:rsidRDefault="006D29E0" w:rsidP="00143C8B">
            <w:pPr>
              <w:rPr>
                <w:rFonts w:ascii="Arial" w:hAnsi="Arial"/>
                <w:sz w:val="16"/>
              </w:rPr>
            </w:pPr>
          </w:p>
        </w:tc>
      </w:tr>
    </w:tbl>
    <w:p w:rsidR="006D29E0" w:rsidRPr="00BB20AB" w:rsidRDefault="006D29E0" w:rsidP="006D29E0"/>
    <w:p w:rsidR="006D29E0" w:rsidRPr="00BB20AB" w:rsidRDefault="006D29E0" w:rsidP="006D29E0">
      <w:r w:rsidRPr="00BB20AB">
        <w:t xml:space="preserve">This PID indicates which legislated PIDs, within the range of </w:t>
      </w:r>
      <w:r>
        <w:t>$E</w:t>
      </w:r>
      <w:r w:rsidRPr="00BB20AB">
        <w:t>1 to $</w:t>
      </w:r>
      <w:r>
        <w:t>FF</w:t>
      </w:r>
      <w:r w:rsidRPr="00BB20AB">
        <w:t>, are supported.</w:t>
      </w:r>
      <w:r w:rsidR="003A7CE6">
        <w:t xml:space="preserve">  </w:t>
      </w:r>
      <w:r w:rsidR="003A7CE6" w:rsidRPr="00E62580">
        <w:t>Additional PID information and usage examples are detailed in SAE J1979 and ISO 15031-5.</w:t>
      </w:r>
    </w:p>
    <w:p w:rsidR="006D29E0" w:rsidRPr="00BB20AB" w:rsidRDefault="006D29E0" w:rsidP="006D29E0"/>
    <w:p w:rsidR="006D29E0" w:rsidRPr="0057107B" w:rsidRDefault="006D29E0">
      <w:pPr>
        <w:keepNext w:val="0"/>
        <w:keepLines w:val="0"/>
      </w:pPr>
    </w:p>
    <w:p w:rsidR="00FF4F2F" w:rsidRDefault="00FF4F2F">
      <w:pPr>
        <w:pStyle w:val="Heading2"/>
      </w:pPr>
      <w:bookmarkStart w:id="254" w:name="_Ref19944539"/>
      <w:bookmarkStart w:id="255" w:name="_Toc276632554"/>
      <w:r>
        <w:lastRenderedPageBreak/>
        <w:t>Corporate Standard PIDs</w:t>
      </w:r>
      <w:bookmarkEnd w:id="254"/>
      <w:bookmarkEnd w:id="255"/>
    </w:p>
    <w:p w:rsidR="00FF4F2F" w:rsidRDefault="00FF4F2F"/>
    <w:p w:rsidR="00FF4F2F" w:rsidRDefault="00FF4F2F">
      <w:r>
        <w:t>The corporate standard PIDs below are also specified within [5].  In the event of a conflict between this document and [5], the former shall take precedence.</w:t>
      </w:r>
    </w:p>
    <w:p w:rsidR="00FF4F2F" w:rsidRDefault="00FF4F2F"/>
    <w:p w:rsidR="00FF4F2F" w:rsidRDefault="00FF4F2F">
      <w:pPr>
        <w:pStyle w:val="Heading3"/>
      </w:pPr>
      <w:bookmarkStart w:id="256" w:name="_Toc17862120"/>
      <w:bookmarkStart w:id="257" w:name="_Toc276632555"/>
      <w:r>
        <w:t>TPSR – PID $1121 – Electronic Throttle Control Status</w:t>
      </w:r>
      <w:bookmarkEnd w:id="256"/>
      <w:bookmarkEnd w:id="2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$1121</w:t>
            </w:r>
          </w:p>
        </w:tc>
        <w:tc>
          <w:tcPr>
            <w:tcW w:w="2880" w:type="dxa"/>
            <w:tcBorders>
              <w:top w:val="nil"/>
            </w:tcBorders>
          </w:tcPr>
          <w:p w:rsidR="00FF4F2F" w:rsidRDefault="00FF4F2F">
            <w:pPr>
              <w:rPr>
                <w:rFonts w:ascii="Arial" w:hAnsi="Arial"/>
                <w:sz w:val="16"/>
              </w:rPr>
            </w:pPr>
            <w:r>
              <w:rPr>
                <w:rFonts w:ascii="Arial" w:hAnsi="Arial"/>
                <w:sz w:val="16"/>
              </w:rPr>
              <w:t>Electronic Throttle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Sensors 1 and 2 Disagree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Accelerator Pedal Position Sensors 1 and 2 Disagree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Reduced Engine Power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Stall Forced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Default Throttle Authority</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Commanded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Self Test Failed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Self Test Complete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electronic throttle control system.  The content of each of these signals is described below.</w:t>
      </w:r>
    </w:p>
    <w:p w:rsidR="00FF4F2F" w:rsidRDefault="00FF4F2F"/>
    <w:p w:rsidR="00FF4F2F" w:rsidRDefault="00FF4F2F">
      <w:r>
        <w:t>Throttle Position Sensors 1 and 2 Disagree indicates that the (corrected) throttle positions 1 and 2 are currently out of correlation, that a fault has been detected (and latched) based upon the (corrected) throttle positions 1 and 2 being out of correlation, or that a fault has been detected (and latched) based upon the detection of a short between TPS 1 and 2.</w:t>
      </w:r>
    </w:p>
    <w:p w:rsidR="00FF4F2F" w:rsidRDefault="00FF4F2F"/>
    <w:p w:rsidR="00FF4F2F" w:rsidRDefault="00FF4F2F">
      <w:r>
        <w:t>Accelerator Pedal Position Sensors 1 and 2 Disagree indicates that the (corrected) accelerator pedal positions 1 and 2 are currently out of correlation, that a fault has been detected (and latched) based upon the (corrected) accelerator pedal positions 1 and 2 being out of correlation, or that a fault has been detected (and latched) based upon the detection of a short between PPS 1 and 2.</w:t>
      </w:r>
    </w:p>
    <w:p w:rsidR="00FF4F2F" w:rsidRDefault="00FF4F2F"/>
    <w:p w:rsidR="00FF4F2F" w:rsidRDefault="00FF4F2F">
      <w:r>
        <w:t>Reduced Engine Power indicates that engine power is being limited due to an ETC related failure and that the reduced power indication is on.</w:t>
      </w:r>
    </w:p>
    <w:p w:rsidR="00FF4F2F" w:rsidRDefault="00FF4F2F"/>
    <w:p w:rsidR="00FF4F2F" w:rsidRDefault="00FF4F2F">
      <w:r>
        <w:t>Engine Stall Forced indicates that the engine is being or has been shutdown (i.e., forced to stall) due to an ETC related failure and that the starting disabled indication is on.</w:t>
      </w:r>
    </w:p>
    <w:p w:rsidR="00FF4F2F" w:rsidRDefault="00FF4F2F"/>
    <w:p w:rsidR="00FF4F2F" w:rsidRDefault="00FF4F2F">
      <w:r>
        <w:t>Default Throttle Authority indicates that power has been removed from the throttle actuator, resulting in default / pop-up throttle authority, due to an inability to actuate the throttle appropriately.</w:t>
      </w:r>
    </w:p>
    <w:p w:rsidR="00FF4F2F" w:rsidRDefault="00FF4F2F">
      <w:pPr>
        <w:keepNext w:val="0"/>
        <w:keepLines w:val="0"/>
      </w:pPr>
    </w:p>
    <w:p w:rsidR="00FF4F2F" w:rsidRDefault="00FF4F2F">
      <w:r>
        <w:lastRenderedPageBreak/>
        <w:t>Wide Open Throttle Commanded indicates that the desired throttle position exceeds a WOT threshold (selected specifically for service).</w:t>
      </w:r>
    </w:p>
    <w:p w:rsidR="00FF4F2F" w:rsidRDefault="00FF4F2F"/>
    <w:p w:rsidR="00FF4F2F" w:rsidRDefault="00FF4F2F">
      <w:r>
        <w:t>Wide Open Throttle Self Test Failed indicates that the WOT self test device control has failed due to the throttle position failing to reach a WOT threshold within a calibratable duration.</w:t>
      </w:r>
    </w:p>
    <w:p w:rsidR="00FF4F2F" w:rsidRDefault="00FF4F2F"/>
    <w:p w:rsidR="00FF4F2F" w:rsidRDefault="00FF4F2F">
      <w:r>
        <w:t>Wide Open Throttle Self Test Complete indicates that the forced idle and WOT self test device controls have completed.</w:t>
      </w:r>
    </w:p>
    <w:p w:rsidR="00FF4F2F" w:rsidRDefault="00FF4F2F">
      <w:pPr>
        <w:keepNext w:val="0"/>
        <w:keepLines w:val="0"/>
      </w:pPr>
    </w:p>
    <w:p w:rsidR="00FF4F2F" w:rsidRDefault="00FF4F2F">
      <w:pPr>
        <w:pStyle w:val="Heading3"/>
      </w:pPr>
      <w:bookmarkStart w:id="258" w:name="_Toc17862121"/>
      <w:bookmarkStart w:id="259" w:name="_Toc276632556"/>
      <w:r>
        <w:t>FANR – PID $1122 – Cooling Fan Control Status</w:t>
      </w:r>
      <w:bookmarkEnd w:id="258"/>
      <w:bookmarkEnd w:id="2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$1122</w:t>
            </w:r>
          </w:p>
        </w:tc>
        <w:tc>
          <w:tcPr>
            <w:tcW w:w="2880" w:type="dxa"/>
            <w:tcBorders>
              <w:top w:val="nil"/>
            </w:tcBorders>
          </w:tcPr>
          <w:p w:rsidR="00FF4F2F" w:rsidRDefault="00FF4F2F">
            <w:pPr>
              <w:rPr>
                <w:rFonts w:ascii="Arial" w:hAnsi="Arial"/>
                <w:sz w:val="16"/>
              </w:rPr>
            </w:pPr>
            <w:r>
              <w:rPr>
                <w:rFonts w:ascii="Arial" w:hAnsi="Arial"/>
                <w:sz w:val="16"/>
              </w:rPr>
              <w:t>Cooling Fan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cooling fan control system.  This PID is only applicable to discrete cooling fan electrical architectures.  The content of each of these signals is described below.</w:t>
      </w:r>
    </w:p>
    <w:p w:rsidR="00FF4F2F" w:rsidRDefault="00FF4F2F"/>
    <w:p w:rsidR="00FF4F2F" w:rsidRDefault="00FF4F2F">
      <w:r>
        <w:t>Fan Relay 1 On, Fan Relay 2 On, and Fan Relay 3 On indicate that fan relays 1, 2, and 3, respectively, are commanded on.  For single speed (Off / On) discrete cooling fan electrical architectures, a value of False will always be provided for the signals Fan Relay 2 On and Fan Relay 3 On.  For two speed (Off / Low / High) and three speed (Off / Low / Medium / High) discrete cooling fan electrical architectures, a value of False will always be provided for the signal Fan Relay 3 On.  Up to seven speeds may be supported when all three fan relay outputs are used.  In cooling fan electrical architectures from PPEI 3.x or later, only two fan relay outputs are supported, and a value of False will always be provided for the signal Fan Relay 3 On.</w:t>
      </w:r>
    </w:p>
    <w:p w:rsidR="00FF4F2F" w:rsidRDefault="00FF4F2F">
      <w:pPr>
        <w:keepNext w:val="0"/>
        <w:keepLines w:val="0"/>
      </w:pPr>
    </w:p>
    <w:p w:rsidR="00FF4F2F" w:rsidRDefault="00FF4F2F">
      <w:pPr>
        <w:pStyle w:val="Heading3"/>
      </w:pPr>
      <w:bookmarkStart w:id="260" w:name="_Toc17862122"/>
      <w:bookmarkStart w:id="261" w:name="_Toc276632557"/>
      <w:r>
        <w:lastRenderedPageBreak/>
        <w:t>ACCR – PID $1123 – Air Conditioning Status</w:t>
      </w:r>
      <w:bookmarkEnd w:id="260"/>
      <w:bookmarkEnd w:id="2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$1123</w:t>
            </w:r>
          </w:p>
        </w:tc>
        <w:tc>
          <w:tcPr>
            <w:tcW w:w="2880" w:type="dxa"/>
            <w:tcBorders>
              <w:top w:val="nil"/>
            </w:tcBorders>
          </w:tcPr>
          <w:p w:rsidR="00FF4F2F" w:rsidRDefault="00FF4F2F">
            <w:pPr>
              <w:rPr>
                <w:rFonts w:ascii="Arial" w:hAnsi="Arial"/>
                <w:sz w:val="16"/>
              </w:rPr>
            </w:pPr>
            <w:r>
              <w:rPr>
                <w:rFonts w:ascii="Arial" w:hAnsi="Arial"/>
                <w:sz w:val="16"/>
              </w:rPr>
              <w:t>Air Conditioning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Wide Open Throttle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Pressure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Request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High Side Pressure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Low Side Pressure Cycling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Recirculation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air conditioning (A/C) system.  The content of each of these signals is described below.</w:t>
      </w:r>
    </w:p>
    <w:p w:rsidR="00FF4F2F" w:rsidRDefault="00FF4F2F"/>
    <w:p w:rsidR="00FF4F2F" w:rsidRDefault="00FF4F2F">
      <w:r>
        <w:t>Air Conditioning Compressor On indicates that the A/C compressor output is commanded on.</w:t>
      </w:r>
    </w:p>
    <w:p w:rsidR="00FF4F2F" w:rsidRDefault="00FF4F2F"/>
    <w:p w:rsidR="00FF4F2F" w:rsidRDefault="00FF4F2F">
      <w:r>
        <w:t>Air Conditioning Compressor Wide Open Throttle Disable indicates that the A/C compressor is being disabled during a wide open throttle maneuver in order to attain increased vehicle performance.</w:t>
      </w:r>
    </w:p>
    <w:p w:rsidR="00FF4F2F" w:rsidRDefault="00FF4F2F"/>
    <w:p w:rsidR="00FF4F2F" w:rsidRDefault="00FF4F2F">
      <w:r>
        <w:t>Air Conditioning Compressor Pressure Disable indicates that the A/C compressor is being disabled due to an A/C high side pressure condition in order to protect the A/C compressor.</w:t>
      </w:r>
    </w:p>
    <w:p w:rsidR="00FF4F2F" w:rsidRDefault="00FF4F2F">
      <w:pPr>
        <w:keepNext w:val="0"/>
        <w:keepLines w:val="0"/>
      </w:pPr>
    </w:p>
    <w:p w:rsidR="00FF4F2F" w:rsidRDefault="00FF4F2F">
      <w:r>
        <w:t>Air Conditioning Request On indicates that the A/C request received over serial communication from the platform electronics is requesting the A/C compressor to be commanded on.  In applications using an A/C electrical architecture that precedes any version of PPEI, this signal indicates that the A/C request hardwire input to the controller is active.</w:t>
      </w:r>
    </w:p>
    <w:p w:rsidR="00FF4F2F" w:rsidRDefault="00FF4F2F"/>
    <w:p w:rsidR="00FF4F2F" w:rsidRDefault="00FF4F2F">
      <w:r>
        <w:t>Air Conditioning High Side Pressure Switch Active indicates that the A/C high side pressure switch hardwire input to the controller is active.  The A/C high side pressure switch hardwire input is only supported in A/C electrical architectures that precede any version of PPEI.  A value of False will always be provided for this signal in all other A/C electrical architectures.</w:t>
      </w:r>
    </w:p>
    <w:p w:rsidR="00FF4F2F" w:rsidRDefault="00FF4F2F"/>
    <w:p w:rsidR="00FF4F2F" w:rsidRDefault="00FF4F2F">
      <w:r>
        <w:t>Air Conditioning Low Side Pressure Cycling Switch Active indicates that the A/C low side pressure cycling switch hardwire input to the controller is active.  The A/C low side pressure cycling switch hardwire input is only supported in A/C electrical architectures that precede any version of PPEI.  A value of False will always be provided for this signal in all other A/C electrical architectures.</w:t>
      </w:r>
    </w:p>
    <w:p w:rsidR="00FF4F2F" w:rsidRDefault="00FF4F2F"/>
    <w:p w:rsidR="00FF4F2F" w:rsidRDefault="00FF4F2F">
      <w:r>
        <w:t>Air Conditioning Recirculation On indicates that the A/C recirculation hardwire output from the controller is commanded on.  The A/C recirculation hardwire output is only supported in A/C electrical architectures that precede any version of PPEI.  A value of False will always be provided for this signal in all other A/C electrical architectures.</w:t>
      </w:r>
    </w:p>
    <w:p w:rsidR="00FF4F2F" w:rsidRDefault="00FF4F2F">
      <w:pPr>
        <w:keepNext w:val="0"/>
        <w:keepLines w:val="0"/>
      </w:pPr>
    </w:p>
    <w:p w:rsidR="00FF4F2F" w:rsidRDefault="00FF4F2F">
      <w:pPr>
        <w:pStyle w:val="Heading3"/>
      </w:pPr>
      <w:bookmarkStart w:id="262" w:name="_Toc17862123"/>
      <w:bookmarkStart w:id="263" w:name="_Toc276632558"/>
      <w:r>
        <w:lastRenderedPageBreak/>
        <w:t>BRKR – PID $1124 – Brake Pedal Status</w:t>
      </w:r>
      <w:bookmarkEnd w:id="262"/>
      <w:bookmarkEnd w:id="2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$1124</w:t>
            </w:r>
          </w:p>
        </w:tc>
        <w:tc>
          <w:tcPr>
            <w:tcW w:w="2880" w:type="dxa"/>
            <w:tcBorders>
              <w:top w:val="nil"/>
            </w:tcBorders>
          </w:tcPr>
          <w:p w:rsidR="00FF4F2F" w:rsidRDefault="00FF4F2F">
            <w:pPr>
              <w:rPr>
                <w:rFonts w:ascii="Arial" w:hAnsi="Arial"/>
                <w:sz w:val="16"/>
              </w:rPr>
            </w:pPr>
            <w:r>
              <w:rPr>
                <w:rFonts w:ascii="Arial" w:hAnsi="Arial"/>
                <w:sz w:val="16"/>
              </w:rPr>
              <w:t>Brake Pedal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Initial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Brake Pedal Initial Travel Achieved </w:t>
            </w:r>
            <w:r w:rsidR="003566E3">
              <w:rPr>
                <w:rFonts w:ascii="Arial" w:hAnsi="Arial"/>
                <w:sz w:val="16"/>
              </w:rPr>
              <w:t>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Moderate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Brake Pedal Moderate Travel Achieved </w:t>
            </w:r>
            <w:r w:rsidR="003566E3">
              <w:rPr>
                <w:rFonts w:ascii="Arial" w:hAnsi="Arial"/>
                <w:sz w:val="16"/>
              </w:rPr>
              <w:t>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Apply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Cruise/ETC/TCC Brake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Extended Travel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brake pedal system.  The content of each of these signals is described below.</w:t>
      </w:r>
    </w:p>
    <w:p w:rsidR="00FF4F2F" w:rsidRDefault="00FF4F2F"/>
    <w:p w:rsidR="00FF4F2F" w:rsidRDefault="00FF4F2F">
      <w:r>
        <w:t>Brake Pedal Initial Travel Achieved indicates the undefaulted determination of brake pedal travel beyond a top</w:t>
      </w:r>
      <w:r>
        <w:noBreakHyphen/>
        <w:t>of</w:t>
      </w:r>
      <w:r>
        <w:noBreakHyphen/>
        <w:t>travel threshold by the platform brake sensing module and is received over serial communication.  In brake apply sensing system (BASS) brake pedal electrical architectures, this signal is based upon the brake pedal position passing a top</w:t>
      </w:r>
      <w:r>
        <w:noBreakHyphen/>
        <w:t>of</w:t>
      </w:r>
      <w:r>
        <w:noBreakHyphen/>
        <w:t>travel threshold.  In discrete brake pedal electrical architectures from PPEI 3.x or later, this signal is based upon the state of the redundant brake switch.  A value of False will always be provided for this signal in applications using other brake pedal electrical architectures.</w:t>
      </w:r>
    </w:p>
    <w:p w:rsidR="00FF4F2F" w:rsidRDefault="00FF4F2F"/>
    <w:p w:rsidR="003566E3" w:rsidRDefault="003566E3" w:rsidP="003566E3">
      <w:r>
        <w:t>Brake Pedal Initial Travel Achieved Valid indicates that no failures have been detected in the determination of the Brake Pedal Initial Travel Achieved signal within the platform brake sensing module as received over serial communication.  In BASS brake pedal electrical architectures, this signal is based upon diagnosis of the brake pedal position sensor.  In discrete brake pedal electrical architectures from PPEI 3.x or later, this signal is based upon diagnosis of the redundant brake switch.  A value of True will always be provided for this signal in applications using other brake pedal electrical architectures.</w:t>
      </w:r>
    </w:p>
    <w:p w:rsidR="00FF4F2F" w:rsidRDefault="00FF4F2F"/>
    <w:p w:rsidR="00FF4F2F" w:rsidRDefault="00FF4F2F">
      <w:r>
        <w:t>Brake Pedal Moderate Travel Achieved indicates the undefaulted determination of brake pedal travel beyond a moderate / extended travel threshold by the platform brake sensing module and is received over serial communication.  In BASS brake pedal electrical architectures, this signal is based upon the brake pedal position passing a moderate travel threshold.  In discrete brake pedal electrical architectures from PPEI 3.x or later with the optional moderate travel brake switch, this signal is based upon the state of the moderate travel brake switch.  A value of False will always be provided for this signal in applications using other brake pedal electrical architectures.</w:t>
      </w:r>
    </w:p>
    <w:p w:rsidR="00FF4F2F" w:rsidRDefault="00FF4F2F"/>
    <w:p w:rsidR="003566E3" w:rsidRDefault="003566E3" w:rsidP="003566E3">
      <w:r>
        <w:t>Brake Pedal Moderate Travel Achieved Valid indicates that no failures have been detected in the determination of the Brake Pedal Moderate Travel Achieved signal within the platform brake sensing module as received over serial communication.  In BASS brake pedal electrical architectures, this signal is based upon diagnosis of the brake pedal position sensor.  In discrete brake pedal electrical architectures from PPEI 3.x or later with the optional moderate travel brake switch, this signal is based upon diagnosis of the moderate travel brake switch.  A value of True will always be provided for this signal in applications using other brake pedal electrical architectures.</w:t>
      </w:r>
    </w:p>
    <w:p w:rsidR="00FF4F2F" w:rsidRDefault="00FF4F2F">
      <w:pPr>
        <w:keepNext w:val="0"/>
        <w:keepLines w:val="0"/>
      </w:pPr>
    </w:p>
    <w:p w:rsidR="00FF4F2F" w:rsidRDefault="00FF4F2F">
      <w:r>
        <w:lastRenderedPageBreak/>
        <w:t>Brake Pedal Apply Active indicates that the undebounced / undefaulted state of the discrete brake pedal apply input to the controller indicates that the brake is applied.  In BASS brake pedal electrical architectures, this signal is generated by the platform brake sensing module.  In discrete brake pedal electrical architectures, this signal is generated by the brake lamp switch.</w:t>
      </w:r>
    </w:p>
    <w:p w:rsidR="00FF4F2F" w:rsidRDefault="00FF4F2F"/>
    <w:p w:rsidR="00FF4F2F" w:rsidRDefault="00FF4F2F">
      <w:r>
        <w:t>Cruise/ETC/TCC Brake Switch Active indicates that the undebounced / undefaulted state of the redundant discrete brake switch input to the controller indicates that the brake is applied.  The redundant discrete brake switch hardwire input is only supported in discrete brake pedal electrical architectures that precede PPEI 3.x.  A value of False will always be provided for this signal in all other brake pedal electrical architectures.</w:t>
      </w:r>
    </w:p>
    <w:p w:rsidR="00FF4F2F" w:rsidRDefault="00FF4F2F"/>
    <w:p w:rsidR="00FF4F2F" w:rsidRDefault="00FF4F2F">
      <w:r>
        <w:t>Brake Extended Travel Switch Active indicates that the undebounced / undefaulted state of the extended travel brake switch input to the ECM indicates that the brake is applied beyond a moderate / extended travel threshold.  The extended travel brake switch hardwire input is only supported in discrete brake pedal electrical architectures that precede PPEI 3.x, within which it is optional.  A value of False will always be provided for this signal when the extended travel brake switch input is not present.</w:t>
      </w:r>
    </w:p>
    <w:p w:rsidR="00FF4F2F" w:rsidRDefault="00FF4F2F">
      <w:pPr>
        <w:keepNext w:val="0"/>
        <w:keepLines w:val="0"/>
      </w:pPr>
    </w:p>
    <w:p w:rsidR="00FF4F2F" w:rsidRDefault="00FF4F2F">
      <w:pPr>
        <w:pStyle w:val="Heading3"/>
      </w:pPr>
      <w:bookmarkStart w:id="264" w:name="_Toc17862124"/>
      <w:bookmarkStart w:id="265" w:name="_Toc276632559"/>
      <w:r>
        <w:lastRenderedPageBreak/>
        <w:t>TRNR – PID $1125 – Manual Transmission Status</w:t>
      </w:r>
      <w:bookmarkEnd w:id="2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$1125</w:t>
            </w:r>
          </w:p>
        </w:tc>
        <w:tc>
          <w:tcPr>
            <w:tcW w:w="2880" w:type="dxa"/>
            <w:tcBorders>
              <w:top w:val="nil"/>
            </w:tcBorders>
          </w:tcPr>
          <w:p w:rsidR="00FF4F2F" w:rsidRDefault="00FF4F2F">
            <w:pPr>
              <w:rPr>
                <w:rFonts w:ascii="Arial" w:hAnsi="Arial"/>
                <w:sz w:val="16"/>
              </w:rPr>
            </w:pPr>
            <w:r>
              <w:rPr>
                <w:rFonts w:ascii="Arial" w:hAnsi="Arial"/>
                <w:sz w:val="16"/>
              </w:rPr>
              <w:t>Manual Transmission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Manual Transmission Reverse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Upshift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Clutch Pedal Top of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Clutch Pedal Bottom of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manual transmission system.  The content of each of these signals is described below.</w:t>
      </w:r>
    </w:p>
    <w:p w:rsidR="00FF4F2F" w:rsidRDefault="00FF4F2F"/>
    <w:p w:rsidR="00FF4F2F" w:rsidRDefault="00FF4F2F">
      <w:r>
        <w:t>Reverse Inhibit Active indicates that the driver is inhibited from shifting into reverse.  A value of False will always be provided for this signal when the reverse inhibit solenoid is not present.</w:t>
      </w:r>
    </w:p>
    <w:p w:rsidR="00FF4F2F" w:rsidRDefault="00FF4F2F"/>
    <w:p w:rsidR="00FF4F2F" w:rsidRDefault="00FF4F2F">
      <w:r>
        <w:t>Manual Transmission Reverse Switch On indicates that the reverse switch hardwire input to the ECM is active.  The reverse switch hardwire input is only supported in manual transmission electrical architectures from PPEI 3.x or later.  A value of False will always be provided for this signal in applications using a manual transmission electrical architecture that precedes PPEI 3.x.</w:t>
      </w:r>
    </w:p>
    <w:p w:rsidR="00FF4F2F" w:rsidRDefault="00FF4F2F"/>
    <w:p w:rsidR="00FF4F2F" w:rsidRDefault="00FF4F2F">
      <w:r>
        <w:t>Upshift Indication On indicates that the transmission upshift indication is being requested on over serial communication in order to recommend that the driver shift up to a higher gear to improve fuel economy.</w:t>
      </w:r>
    </w:p>
    <w:p w:rsidR="00FF4F2F" w:rsidRDefault="00FF4F2F"/>
    <w:p w:rsidR="00FF4F2F" w:rsidRDefault="00FF4F2F">
      <w:r>
        <w:t>Skip Shift Indication On indicates that the transmission skip shift indication is being requested on over serial communication in order to inform the driver that shifting up to one of the next highest gears is inhibited (i.e., the driver is forced to skip one or more gears when performing an upshift).  A value of False will always be provided for this signal when the skip shift solenoid is not present.</w:t>
      </w:r>
    </w:p>
    <w:p w:rsidR="00FF4F2F" w:rsidRDefault="00FF4F2F"/>
    <w:p w:rsidR="00FF4F2F" w:rsidRDefault="00FF4F2F">
      <w:r>
        <w:t>Skip Shift Solenoid On indicates that the skip shift solenoid is commanded on, inhibiting the driver from shifting up to one of the next highest gears.  A value of False will always be provided for this signal when the skip shift solenoid is not present.</w:t>
      </w:r>
    </w:p>
    <w:p w:rsidR="00FF4F2F" w:rsidRDefault="00FF4F2F"/>
    <w:p w:rsidR="00FF4F2F" w:rsidRDefault="00FF4F2F">
      <w:pPr>
        <w:pStyle w:val="BodyText"/>
        <w:rPr>
          <w:color w:val="auto"/>
          <w:u w:val="none"/>
        </w:rPr>
      </w:pPr>
      <w:r>
        <w:rPr>
          <w:color w:val="auto"/>
          <w:u w:val="none"/>
        </w:rPr>
        <w:t>Clutch Pedal Top of Travel Achieved indicates the undefaulted determination of clutch pedal travel beyond a top of travel threshold.  In clutch apply sensing system (CASS) electrical architectures, this signal is based upon the clutch pedal position passing a top of travel threshold.  In discrete clutch switch electrical architectures, this signal is based upon the state of the top of travel clutch switch.</w:t>
      </w:r>
    </w:p>
    <w:p w:rsidR="00FF4F2F" w:rsidRDefault="00FF4F2F"/>
    <w:p w:rsidR="00FF4F2F" w:rsidRDefault="00FF4F2F">
      <w:r>
        <w:t>Clutch Pedal Bottom of Travel Achieved indicates the undefaulted determination of clutch pedal travel beyond a bottom of travel threshold.  In CASS electrical architectures, this signal is based upon the clutch pedal position passing a bottom of travel threshold.  In discrete clutch switch electrical architectures, this signal is based upon the state of the clutch start switch.</w:t>
      </w:r>
    </w:p>
    <w:p w:rsidR="00FF4F2F" w:rsidRDefault="00FF4F2F">
      <w:pPr>
        <w:keepNext w:val="0"/>
        <w:keepLines w:val="0"/>
      </w:pPr>
    </w:p>
    <w:p w:rsidR="00FF4F2F" w:rsidRDefault="00FF4F2F">
      <w:pPr>
        <w:pStyle w:val="Heading3"/>
      </w:pPr>
      <w:bookmarkStart w:id="266" w:name="_Toc276632560"/>
      <w:r>
        <w:lastRenderedPageBreak/>
        <w:t>OXYR – PID $1126 – Oxygen Sensor Heater Status</w:t>
      </w:r>
      <w:bookmarkEnd w:id="2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$1126</w:t>
            </w:r>
          </w:p>
        </w:tc>
        <w:tc>
          <w:tcPr>
            <w:tcW w:w="2880" w:type="dxa"/>
            <w:tcBorders>
              <w:top w:val="nil"/>
            </w:tcBorders>
          </w:tcPr>
          <w:p w:rsidR="00FF4F2F" w:rsidRDefault="00FF4F2F">
            <w:pPr>
              <w:rPr>
                <w:rFonts w:ascii="Arial" w:hAnsi="Arial"/>
                <w:sz w:val="16"/>
              </w:rPr>
            </w:pPr>
            <w:r>
              <w:rPr>
                <w:rFonts w:ascii="Arial" w:hAnsi="Arial"/>
                <w:sz w:val="16"/>
              </w:rPr>
              <w:t>Oxygen Sensor Heater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1 Sensor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2 Sensor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1 Sensor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2 Sensor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oxygen sensor heater system.  The content of each of these signals is described below.</w:t>
      </w:r>
    </w:p>
    <w:p w:rsidR="00FF4F2F" w:rsidRDefault="00FF4F2F"/>
    <w:p w:rsidR="00FF4F2F" w:rsidRDefault="00FF4F2F">
      <w:r>
        <w:t>Oxygen Sensor Heater On Bank 1 Sensor 1, Oxygen Sensor Heater On Bank 2 Sensor 1, Oxygen Sensor Heater On Bank 1 Sensor 2, and Oxygen Sensor Heater On Bank 2 Sensor 2 indicate that the oxygen sensor heaters associated with the indicated banks and sensors are commanded on (for PWM controlled heaters, a heater is considered to be commanded on if its duty cycle is not zero).  Values of False will always be provided for these signals when the oxygen sensor heaters associated with the indicated banks and sensors are not present.</w:t>
      </w:r>
    </w:p>
    <w:p w:rsidR="00FF4F2F" w:rsidRDefault="00FF4F2F">
      <w:pPr>
        <w:keepNext w:val="0"/>
        <w:keepLines w:val="0"/>
      </w:pPr>
    </w:p>
    <w:p w:rsidR="00FF4F2F" w:rsidRDefault="00FF4F2F">
      <w:pPr>
        <w:pStyle w:val="Heading3"/>
      </w:pPr>
      <w:bookmarkStart w:id="267" w:name="_Toc276632561"/>
      <w:r>
        <w:lastRenderedPageBreak/>
        <w:t>EODR – PID $1127 – Engine Oil Status</w:t>
      </w:r>
      <w:bookmarkEnd w:id="264"/>
      <w:bookmarkEnd w:id="2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$1127</w:t>
            </w:r>
          </w:p>
        </w:tc>
        <w:tc>
          <w:tcPr>
            <w:tcW w:w="2880" w:type="dxa"/>
            <w:tcBorders>
              <w:top w:val="nil"/>
            </w:tcBorders>
          </w:tcPr>
          <w:p w:rsidR="00FF4F2F" w:rsidRDefault="00FF4F2F">
            <w:pPr>
              <w:rPr>
                <w:rFonts w:ascii="Arial" w:hAnsi="Arial"/>
                <w:sz w:val="16"/>
              </w:rPr>
            </w:pPr>
            <w:r>
              <w:rPr>
                <w:rFonts w:ascii="Arial" w:hAnsi="Arial"/>
                <w:sz w:val="16"/>
              </w:rPr>
              <w:t>Engine Oil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 Debounced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 Debounced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Engine Oil Change Indication On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engine oil system.  The content of each of these signals is described below.</w:t>
      </w:r>
    </w:p>
    <w:p w:rsidR="00FF4F2F" w:rsidRDefault="00FF4F2F"/>
    <w:p w:rsidR="00FF4F2F" w:rsidRDefault="00FF4F2F">
      <w:r>
        <w:t>Engine Oil Level Low indicates that the undebounced state of the engine oil level switch input to the ECM indicates a low engine oil level condition.</w:t>
      </w:r>
    </w:p>
    <w:p w:rsidR="00FF4F2F" w:rsidRDefault="00FF4F2F"/>
    <w:p w:rsidR="00FF4F2F" w:rsidRDefault="00FF4F2F">
      <w:r>
        <w:t>Engine Oil Level Low Debounced indicates that the debounced state of the engine oil level switch input to the ECM indicates a low engine oil level condition.</w:t>
      </w:r>
    </w:p>
    <w:p w:rsidR="00FF4F2F" w:rsidRDefault="00FF4F2F"/>
    <w:p w:rsidR="00FF4F2F" w:rsidRDefault="00FF4F2F">
      <w:r>
        <w:t>Engine Oil Level Low Indication On indicates that the low engine oil level indication is being requested on over serial communication in order to inform the driver of a low engine oil level condition.</w:t>
      </w:r>
    </w:p>
    <w:p w:rsidR="00FF4F2F" w:rsidRDefault="00FF4F2F"/>
    <w:p w:rsidR="00FF4F2F" w:rsidRDefault="00FF4F2F">
      <w:r>
        <w:t>Engine Oil Pressure Low indicates that the undebounced state of the engine oil pressure switch input to the ECM indicates a low engine oil pressure condition.  A value of False will always be provided for this signal when the engine oil pressure switch is not present (i.e., in applications that determine low engine oil pressure based upon the engine oil pressure sensor).</w:t>
      </w:r>
    </w:p>
    <w:p w:rsidR="00FF4F2F" w:rsidRDefault="00FF4F2F"/>
    <w:p w:rsidR="00FF4F2F" w:rsidRDefault="00FF4F2F">
      <w:r>
        <w:t>Engine Oil Pressure Low Debounced indicates that the debounced state of the engine oil pressure switch input to the ECM indicates a low engine oil pressure condition.  A value of False will always be provided for this signal when the engine oil pressure switch is not present (i.e., in applications that determine low engine oil pressure based upon the engine oil pressure sensor).</w:t>
      </w:r>
    </w:p>
    <w:p w:rsidR="00FF4F2F" w:rsidRDefault="00FF4F2F"/>
    <w:p w:rsidR="00FF4F2F" w:rsidRDefault="00FF4F2F">
      <w:r>
        <w:t>Engine Oil Pressure Low Indication On indicates that the low engine oil pressure indication is being requested on over serial communication in order to inform the driver of a low engine oil pressure condition.  This signal is based upon either the engine oil pressure switch or the engine oil pressure sensor.</w:t>
      </w:r>
    </w:p>
    <w:p w:rsidR="00FF4F2F" w:rsidRDefault="00FF4F2F"/>
    <w:p w:rsidR="00FF4F2F" w:rsidRDefault="00FF4F2F">
      <w:r>
        <w:t>Engine Oil Change Indication On indicates that the change engine oil indication is being requested on over serial communication in order to inform the driver that the engine oil needs to be changed.  This signal is based upon either the engine oil life algorithm or the engine oil condition sensor.</w:t>
      </w:r>
    </w:p>
    <w:p w:rsidR="00FF4F2F" w:rsidRDefault="00FF4F2F">
      <w:pPr>
        <w:keepNext w:val="0"/>
        <w:keepLines w:val="0"/>
      </w:pPr>
    </w:p>
    <w:p w:rsidR="00FF4F2F" w:rsidRDefault="00FF4F2F">
      <w:pPr>
        <w:pStyle w:val="Heading3"/>
      </w:pPr>
      <w:bookmarkStart w:id="268" w:name="_Toc17862125"/>
      <w:bookmarkStart w:id="269" w:name="_Toc276632562"/>
      <w:r>
        <w:lastRenderedPageBreak/>
        <w:t>EVPR – PID $1128 – Evaporative Emissions Status</w:t>
      </w:r>
      <w:bookmarkEnd w:id="2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$1128</w:t>
            </w:r>
          </w:p>
        </w:tc>
        <w:tc>
          <w:tcPr>
            <w:tcW w:w="2880" w:type="dxa"/>
            <w:tcBorders>
              <w:top w:val="nil"/>
            </w:tcBorders>
          </w:tcPr>
          <w:p w:rsidR="00FF4F2F" w:rsidRDefault="00FF4F2F">
            <w:pPr>
              <w:rPr>
                <w:rFonts w:ascii="Arial" w:hAnsi="Arial"/>
                <w:sz w:val="16"/>
              </w:rPr>
            </w:pPr>
            <w:r>
              <w:rPr>
                <w:rFonts w:ascii="Arial" w:hAnsi="Arial"/>
                <w:sz w:val="16"/>
              </w:rPr>
              <w:t>Evaporative Emissions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Open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Cold Start Conditions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Volatility Level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$0=Low; </w:t>
            </w:r>
            <w:r>
              <w:rPr>
                <w:rFonts w:ascii="Arial" w:hAnsi="Arial"/>
                <w:sz w:val="16"/>
              </w:rPr>
              <w:br/>
              <w:t xml:space="preserve">$1=Moderate; </w:t>
            </w:r>
            <w:r>
              <w:rPr>
                <w:rFonts w:ascii="Arial" w:hAnsi="Arial"/>
                <w:sz w:val="16"/>
              </w:rPr>
              <w:br/>
              <w:t>$2=High</w:t>
            </w:r>
          </w:p>
        </w:tc>
      </w:tr>
    </w:tbl>
    <w:p w:rsidR="00FF4F2F" w:rsidRDefault="00FF4F2F"/>
    <w:p w:rsidR="00FF4F2F" w:rsidRDefault="00FF4F2F">
      <w:r>
        <w:t>This PID contains several signals associated with the status of the evaporative emissions system.  The content of each of these signals is described below.</w:t>
      </w:r>
    </w:p>
    <w:p w:rsidR="00FF4F2F" w:rsidRDefault="00FF4F2F"/>
    <w:p w:rsidR="00FF4F2F" w:rsidRDefault="00FF4F2F">
      <w:r>
        <w:t>Canister Vent Open indicates that the canister vent is commanded open.</w:t>
      </w:r>
    </w:p>
    <w:p w:rsidR="00FF4F2F" w:rsidRDefault="00FF4F2F"/>
    <w:p w:rsidR="00FF4F2F" w:rsidRDefault="00FF4F2F">
      <w:r>
        <w:t>Cold Start Conditions Met indicates that the conditions used to identify a cold start (based on the difference between the intake air temperature and engine coolant temperature at engine start) have been met.</w:t>
      </w:r>
    </w:p>
    <w:p w:rsidR="00FF4F2F" w:rsidRDefault="00FF4F2F"/>
    <w:p w:rsidR="00FF4F2F" w:rsidRDefault="00FF4F2F">
      <w:r>
        <w:t>Fuel Volatility Level contains the classification of the volatility of the fuel based upon the integration of the fuel tank pressure with the canister vent open.</w:t>
      </w:r>
    </w:p>
    <w:p w:rsidR="00FF4F2F" w:rsidRDefault="00FF4F2F">
      <w:pPr>
        <w:keepNext w:val="0"/>
        <w:keepLines w:val="0"/>
      </w:pPr>
    </w:p>
    <w:p w:rsidR="00FF4F2F" w:rsidRDefault="00FF4F2F">
      <w:pPr>
        <w:pStyle w:val="Heading3"/>
      </w:pPr>
      <w:bookmarkStart w:id="270" w:name="_Toc276632563"/>
      <w:r>
        <w:lastRenderedPageBreak/>
        <w:t>FWDR – PID $1129 – Four Wheel Drive Status</w:t>
      </w:r>
      <w:bookmarkEnd w:id="268"/>
      <w:bookmarkEnd w:id="2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$1129</w:t>
            </w:r>
          </w:p>
        </w:tc>
        <w:tc>
          <w:tcPr>
            <w:tcW w:w="2880"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Low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Low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Mode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Rear Axle Low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four wheel drive system.  The content of each of these signals is described below.</w:t>
      </w:r>
    </w:p>
    <w:p w:rsidR="00FF4F2F" w:rsidRDefault="00FF4F2F"/>
    <w:p w:rsidR="00FF4F2F" w:rsidRDefault="00FF4F2F">
      <w:smartTag w:uri="urn:schemas-microsoft-com:office:smarttags" w:element="Street">
        <w:smartTag w:uri="urn:schemas-microsoft-com:office:smarttags" w:element="address">
          <w:r>
            <w:t>Four Wheel Drive</w:t>
          </w:r>
        </w:smartTag>
      </w:smartTag>
      <w:r>
        <w:t xml:space="preserve"> Low Active indicates that the transfer case is in its low range in applications that are equipped with a transfer case capable of providing range selection (a value of False will be provided for this signal in all other applications).  In manual transfer case applications, where a transfer case control module (TCCM) is not present, this signal is based upon the four wheel drive low hardwire input from the transfer case.  In applications with a TCCM that precede PPEI 3.x, this signal is based upon the four wheel drive low hardwire input from the TCCM.  In applications with a TCCM from PPEI 3.x or later, this signal is received over serial communication from the TCCM.</w:t>
      </w:r>
    </w:p>
    <w:p w:rsidR="00FF4F2F" w:rsidRDefault="00FF4F2F"/>
    <w:p w:rsidR="00FF4F2F" w:rsidRDefault="00FF4F2F">
      <w:smartTag w:uri="urn:schemas-microsoft-com:office:smarttags" w:element="Street">
        <w:smartTag w:uri="urn:schemas-microsoft-com:office:smarttags" w:element="address">
          <w:r>
            <w:t>Four Wheel Drive</w:t>
          </w:r>
        </w:smartTag>
      </w:smartTag>
      <w:r>
        <w:t xml:space="preserve"> Low Fault indicates that a failure in the determination of the transfer case range has been detected (and a corresponding DTC has been stored) within the TCCM in applications that are equipped with a transfer case capable of providing range selection (a value of False will be provided for this signal in all other applications).  In applications with a TCCM from PPEI 3.x or later, this signal is based upon failure information received over serial communication from the TCCM.  A value of False will be provided for this signal in all other applications.</w:t>
      </w:r>
    </w:p>
    <w:p w:rsidR="00FF4F2F" w:rsidRDefault="00FF4F2F"/>
    <w:p w:rsidR="00FF4F2F" w:rsidRDefault="00FF4F2F">
      <w:r>
        <w:t xml:space="preserve">Four Wheel Drive Mode Active indicates that the secondary axle is engaged in applications that are equipped with part time four wheel drive (a value of False will be provided for this signal in all other applications, including all wheel drive and full-time four wheel drive applications).  In manual transfer case applications, this signal is based upon the secondary axle feedback (four wheel drive mode) hardwire input from the </w:t>
      </w:r>
      <w:r w:rsidR="00235DDC">
        <w:t>front axle switch</w:t>
      </w:r>
      <w:r>
        <w:t>.  In applications with a TCCM, this signal is received over serial communication from the TCCM.</w:t>
      </w:r>
    </w:p>
    <w:p w:rsidR="00FF4F2F" w:rsidRDefault="00FF4F2F"/>
    <w:p w:rsidR="00FF4F2F" w:rsidRDefault="00FF4F2F">
      <w:r>
        <w:t>Rear Axle Low Active indicates that the rear axle is in its low range in applications that are equipped with a two speed rear axle (a value of False will be provided for this signal in all other applications).</w:t>
      </w:r>
    </w:p>
    <w:p w:rsidR="00FF4F2F" w:rsidRDefault="00FF4F2F">
      <w:pPr>
        <w:keepNext w:val="0"/>
        <w:keepLines w:val="0"/>
      </w:pPr>
    </w:p>
    <w:p w:rsidR="00000000" w:rsidRDefault="00BA1421">
      <w:pPr>
        <w:pStyle w:val="Heading3"/>
        <w:rPr>
          <w:ins w:id="271" w:author="Eric B Rayford" w:date="2010-11-04T11:01:00Z"/>
          <w:rFonts w:ascii="Tms Rmn" w:hAnsi="Tms Rmn"/>
        </w:rPr>
        <w:pPrChange w:id="272" w:author="Eric B Rayford" w:date="2010-11-04T10:56:00Z">
          <w:pPr>
            <w:autoSpaceDE w:val="0"/>
            <w:autoSpaceDN w:val="0"/>
            <w:adjustRightInd w:val="0"/>
            <w:spacing w:line="240" w:lineRule="atLeast"/>
            <w:ind w:left="72"/>
          </w:pPr>
        </w:pPrChange>
      </w:pPr>
      <w:bookmarkStart w:id="273" w:name="_Toc17862126"/>
      <w:bookmarkStart w:id="274" w:name="_Toc276632564"/>
      <w:ins w:id="275" w:author="Eric B Rayford" w:date="2010-11-04T11:01:00Z">
        <w:r w:rsidRPr="00C53E34">
          <w:lastRenderedPageBreak/>
          <w:t>OXYR – PID $112A– Oxygen Sensor Fault Status</w:t>
        </w:r>
        <w:bookmarkEnd w:id="274"/>
      </w:ins>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760"/>
        <w:gridCol w:w="2880"/>
        <w:gridCol w:w="720"/>
        <w:gridCol w:w="720"/>
        <w:gridCol w:w="2160"/>
        <w:gridCol w:w="2160"/>
      </w:tblGrid>
      <w:tr w:rsidR="00BA1421" w:rsidRPr="00C53E34" w:rsidTr="00645187">
        <w:trPr>
          <w:ins w:id="276" w:author="Eric B Rayford" w:date="2010-11-04T11:01:00Z"/>
        </w:trPr>
        <w:tc>
          <w:tcPr>
            <w:tcW w:w="760" w:type="dxa"/>
          </w:tcPr>
          <w:p w:rsidR="00BA1421" w:rsidRPr="00C53E34" w:rsidRDefault="00BA1421" w:rsidP="00645187">
            <w:pPr>
              <w:autoSpaceDE w:val="0"/>
              <w:autoSpaceDN w:val="0"/>
              <w:adjustRightInd w:val="0"/>
              <w:spacing w:line="240" w:lineRule="atLeast"/>
              <w:ind w:left="72" w:right="72"/>
              <w:jc w:val="center"/>
              <w:rPr>
                <w:ins w:id="277" w:author="Eric B Rayford" w:date="2010-11-04T11:01:00Z"/>
                <w:b/>
                <w:bCs/>
                <w:color w:val="1F497D" w:themeColor="text2"/>
                <w:sz w:val="16"/>
                <w:szCs w:val="16"/>
              </w:rPr>
            </w:pPr>
            <w:ins w:id="278" w:author="Eric B Rayford" w:date="2010-11-04T11:01:00Z">
              <w:r w:rsidRPr="00C53E34">
                <w:rPr>
                  <w:b/>
                  <w:bCs/>
                  <w:color w:val="1F497D" w:themeColor="text2"/>
                  <w:sz w:val="16"/>
                  <w:szCs w:val="16"/>
                </w:rPr>
                <w:t>PID</w:t>
              </w:r>
            </w:ins>
          </w:p>
        </w:tc>
        <w:tc>
          <w:tcPr>
            <w:tcW w:w="2880" w:type="dxa"/>
          </w:tcPr>
          <w:p w:rsidR="00BA1421" w:rsidRPr="00C53E34" w:rsidRDefault="00BA1421" w:rsidP="00645187">
            <w:pPr>
              <w:autoSpaceDE w:val="0"/>
              <w:autoSpaceDN w:val="0"/>
              <w:adjustRightInd w:val="0"/>
              <w:spacing w:line="240" w:lineRule="atLeast"/>
              <w:ind w:left="72" w:right="72"/>
              <w:jc w:val="center"/>
              <w:rPr>
                <w:ins w:id="279" w:author="Eric B Rayford" w:date="2010-11-04T11:01:00Z"/>
                <w:b/>
                <w:bCs/>
                <w:color w:val="1F497D" w:themeColor="text2"/>
                <w:sz w:val="16"/>
                <w:szCs w:val="16"/>
              </w:rPr>
            </w:pPr>
            <w:ins w:id="280" w:author="Eric B Rayford" w:date="2010-11-04T11:01:00Z">
              <w:r w:rsidRPr="00C53E34">
                <w:rPr>
                  <w:b/>
                  <w:bCs/>
                  <w:color w:val="1F497D" w:themeColor="text2"/>
                  <w:sz w:val="16"/>
                  <w:szCs w:val="16"/>
                </w:rPr>
                <w:t>Signal</w:t>
              </w:r>
            </w:ins>
          </w:p>
        </w:tc>
        <w:tc>
          <w:tcPr>
            <w:tcW w:w="720" w:type="dxa"/>
          </w:tcPr>
          <w:p w:rsidR="00BA1421" w:rsidRPr="00C53E34" w:rsidRDefault="00BA1421" w:rsidP="00645187">
            <w:pPr>
              <w:autoSpaceDE w:val="0"/>
              <w:autoSpaceDN w:val="0"/>
              <w:adjustRightInd w:val="0"/>
              <w:spacing w:line="240" w:lineRule="atLeast"/>
              <w:ind w:left="72" w:right="72"/>
              <w:jc w:val="center"/>
              <w:rPr>
                <w:ins w:id="281" w:author="Eric B Rayford" w:date="2010-11-04T11:01:00Z"/>
                <w:b/>
                <w:bCs/>
                <w:color w:val="1F497D" w:themeColor="text2"/>
                <w:sz w:val="16"/>
                <w:szCs w:val="16"/>
              </w:rPr>
            </w:pPr>
            <w:ins w:id="282" w:author="Eric B Rayford" w:date="2010-11-04T11:01:00Z">
              <w:r w:rsidRPr="00C53E34">
                <w:rPr>
                  <w:b/>
                  <w:bCs/>
                  <w:color w:val="1F497D" w:themeColor="text2"/>
                  <w:sz w:val="16"/>
                  <w:szCs w:val="16"/>
                </w:rPr>
                <w:t>Length (Bytes)</w:t>
              </w:r>
            </w:ins>
          </w:p>
        </w:tc>
        <w:tc>
          <w:tcPr>
            <w:tcW w:w="720" w:type="dxa"/>
          </w:tcPr>
          <w:p w:rsidR="00BA1421" w:rsidRPr="00C53E34" w:rsidRDefault="00BA1421" w:rsidP="00645187">
            <w:pPr>
              <w:autoSpaceDE w:val="0"/>
              <w:autoSpaceDN w:val="0"/>
              <w:adjustRightInd w:val="0"/>
              <w:spacing w:line="240" w:lineRule="atLeast"/>
              <w:ind w:left="72" w:right="72"/>
              <w:jc w:val="center"/>
              <w:rPr>
                <w:ins w:id="283" w:author="Eric B Rayford" w:date="2010-11-04T11:01:00Z"/>
                <w:b/>
                <w:bCs/>
                <w:color w:val="1F497D" w:themeColor="text2"/>
                <w:sz w:val="16"/>
                <w:szCs w:val="16"/>
              </w:rPr>
            </w:pPr>
            <w:ins w:id="284" w:author="Eric B Rayford" w:date="2010-11-04T11:01:00Z">
              <w:r w:rsidRPr="00C53E34">
                <w:rPr>
                  <w:b/>
                  <w:bCs/>
                  <w:color w:val="1F497D" w:themeColor="text2"/>
                  <w:sz w:val="16"/>
                  <w:szCs w:val="16"/>
                </w:rPr>
                <w:t>Data Type</w:t>
              </w:r>
            </w:ins>
          </w:p>
        </w:tc>
        <w:tc>
          <w:tcPr>
            <w:tcW w:w="2160" w:type="dxa"/>
          </w:tcPr>
          <w:p w:rsidR="00BA1421" w:rsidRPr="00C53E34" w:rsidRDefault="00BA1421" w:rsidP="00645187">
            <w:pPr>
              <w:autoSpaceDE w:val="0"/>
              <w:autoSpaceDN w:val="0"/>
              <w:adjustRightInd w:val="0"/>
              <w:spacing w:line="240" w:lineRule="atLeast"/>
              <w:ind w:left="72" w:right="72"/>
              <w:jc w:val="center"/>
              <w:rPr>
                <w:ins w:id="285" w:author="Eric B Rayford" w:date="2010-11-04T11:01:00Z"/>
                <w:b/>
                <w:bCs/>
                <w:color w:val="1F497D" w:themeColor="text2"/>
                <w:sz w:val="16"/>
                <w:szCs w:val="16"/>
              </w:rPr>
            </w:pPr>
            <w:ins w:id="286" w:author="Eric B Rayford" w:date="2010-11-04T11:01:00Z">
              <w:r w:rsidRPr="00C53E34">
                <w:rPr>
                  <w:b/>
                  <w:bCs/>
                  <w:color w:val="1F497D" w:themeColor="text2"/>
                  <w:sz w:val="16"/>
                  <w:szCs w:val="16"/>
                </w:rPr>
                <w:t>Range</w:t>
              </w:r>
            </w:ins>
          </w:p>
        </w:tc>
        <w:tc>
          <w:tcPr>
            <w:tcW w:w="2160" w:type="dxa"/>
          </w:tcPr>
          <w:p w:rsidR="00BA1421" w:rsidRPr="00C53E34" w:rsidRDefault="00BA1421" w:rsidP="00645187">
            <w:pPr>
              <w:autoSpaceDE w:val="0"/>
              <w:autoSpaceDN w:val="0"/>
              <w:adjustRightInd w:val="0"/>
              <w:rPr>
                <w:ins w:id="287" w:author="Eric B Rayford" w:date="2010-11-04T11:01:00Z"/>
                <w:b/>
                <w:bCs/>
                <w:color w:val="1F497D" w:themeColor="text2"/>
                <w:sz w:val="16"/>
                <w:szCs w:val="16"/>
              </w:rPr>
            </w:pPr>
            <w:ins w:id="288" w:author="Eric B Rayford" w:date="2010-11-04T11:01:00Z">
              <w:r w:rsidRPr="00C53E34">
                <w:rPr>
                  <w:b/>
                  <w:bCs/>
                  <w:color w:val="1F497D" w:themeColor="text2"/>
                  <w:sz w:val="16"/>
                  <w:szCs w:val="16"/>
                </w:rPr>
                <w:t>Conversion</w:t>
              </w:r>
            </w:ins>
          </w:p>
        </w:tc>
      </w:tr>
      <w:tr w:rsidR="00BA1421" w:rsidRPr="00C53E34" w:rsidTr="00645187">
        <w:trPr>
          <w:ins w:id="289" w:author="Eric B Rayford" w:date="2010-11-04T11:01:00Z"/>
        </w:trPr>
        <w:tc>
          <w:tcPr>
            <w:tcW w:w="760" w:type="dxa"/>
          </w:tcPr>
          <w:p w:rsidR="00BA1421" w:rsidRPr="00C53E34" w:rsidRDefault="00BA1421" w:rsidP="00645187">
            <w:pPr>
              <w:autoSpaceDE w:val="0"/>
              <w:autoSpaceDN w:val="0"/>
              <w:adjustRightInd w:val="0"/>
              <w:spacing w:line="240" w:lineRule="atLeast"/>
              <w:ind w:left="72" w:right="72"/>
              <w:jc w:val="right"/>
              <w:rPr>
                <w:ins w:id="290" w:author="Eric B Rayford" w:date="2010-11-04T11:01:00Z"/>
                <w:rFonts w:ascii="Arial" w:hAnsi="Arial" w:cs="Arial"/>
                <w:color w:val="1F497D" w:themeColor="text2"/>
                <w:sz w:val="16"/>
                <w:szCs w:val="16"/>
              </w:rPr>
            </w:pPr>
            <w:ins w:id="291" w:author="Eric B Rayford" w:date="2010-11-04T11:01:00Z">
              <w:r w:rsidRPr="00C53E34">
                <w:rPr>
                  <w:rFonts w:ascii="Arial" w:hAnsi="Arial" w:cs="Arial"/>
                  <w:color w:val="1F497D" w:themeColor="text2"/>
                  <w:sz w:val="16"/>
                  <w:szCs w:val="16"/>
                </w:rPr>
                <w:t>$112A</w:t>
              </w:r>
            </w:ins>
          </w:p>
        </w:tc>
        <w:tc>
          <w:tcPr>
            <w:tcW w:w="2880" w:type="dxa"/>
          </w:tcPr>
          <w:p w:rsidR="00BA1421" w:rsidRPr="00C53E34" w:rsidRDefault="00BA1421" w:rsidP="00645187">
            <w:pPr>
              <w:autoSpaceDE w:val="0"/>
              <w:autoSpaceDN w:val="0"/>
              <w:adjustRightInd w:val="0"/>
              <w:spacing w:line="240" w:lineRule="atLeast"/>
              <w:ind w:left="72" w:right="72"/>
              <w:rPr>
                <w:ins w:id="292" w:author="Eric B Rayford" w:date="2010-11-04T11:01:00Z"/>
                <w:rFonts w:ascii="Arial" w:hAnsi="Arial" w:cs="Arial"/>
                <w:color w:val="1F497D" w:themeColor="text2"/>
                <w:sz w:val="16"/>
                <w:szCs w:val="16"/>
              </w:rPr>
            </w:pPr>
            <w:ins w:id="293" w:author="Eric B Rayford" w:date="2010-11-04T11:01:00Z">
              <w:r w:rsidRPr="00C53E34">
                <w:rPr>
                  <w:rFonts w:ascii="Arial" w:hAnsi="Arial" w:cs="Arial"/>
                  <w:iCs/>
                  <w:color w:val="1F497D" w:themeColor="text2"/>
                  <w:sz w:val="16"/>
                  <w:szCs w:val="16"/>
                </w:rPr>
                <w:t>Oxygen Sensor Fault Status</w:t>
              </w:r>
            </w:ins>
          </w:p>
        </w:tc>
        <w:tc>
          <w:tcPr>
            <w:tcW w:w="720" w:type="dxa"/>
          </w:tcPr>
          <w:p w:rsidR="00BA1421" w:rsidRPr="00C53E34" w:rsidRDefault="00BA1421" w:rsidP="00645187">
            <w:pPr>
              <w:autoSpaceDE w:val="0"/>
              <w:autoSpaceDN w:val="0"/>
              <w:adjustRightInd w:val="0"/>
              <w:spacing w:line="240" w:lineRule="atLeast"/>
              <w:ind w:left="72" w:right="72"/>
              <w:jc w:val="right"/>
              <w:rPr>
                <w:ins w:id="294" w:author="Eric B Rayford" w:date="2010-11-04T11:01:00Z"/>
                <w:rFonts w:ascii="Arial" w:hAnsi="Arial" w:cs="Arial"/>
                <w:color w:val="1F497D" w:themeColor="text2"/>
                <w:sz w:val="16"/>
                <w:szCs w:val="16"/>
              </w:rPr>
            </w:pPr>
            <w:ins w:id="295"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72" w:right="72"/>
              <w:rPr>
                <w:ins w:id="296" w:author="Eric B Rayford" w:date="2010-11-04T11:01:00Z"/>
                <w:rFonts w:ascii="Arial" w:hAnsi="Arial" w:cs="Arial"/>
                <w:color w:val="1F497D" w:themeColor="text2"/>
                <w:sz w:val="16"/>
                <w:szCs w:val="16"/>
              </w:rPr>
            </w:pPr>
            <w:ins w:id="297" w:author="Eric B Rayford" w:date="2010-11-04T11:01:00Z">
              <w:r w:rsidRPr="00C53E34">
                <w:rPr>
                  <w:rFonts w:ascii="Arial" w:hAnsi="Arial" w:cs="Arial"/>
                  <w:color w:val="1F497D" w:themeColor="text2"/>
                  <w:sz w:val="16"/>
                  <w:szCs w:val="16"/>
                </w:rPr>
                <w:t>PKT</w:t>
              </w:r>
            </w:ins>
          </w:p>
        </w:tc>
        <w:tc>
          <w:tcPr>
            <w:tcW w:w="2160" w:type="dxa"/>
          </w:tcPr>
          <w:p w:rsidR="00BA1421" w:rsidRPr="00C53E34" w:rsidRDefault="00BA1421" w:rsidP="00645187">
            <w:pPr>
              <w:autoSpaceDE w:val="0"/>
              <w:autoSpaceDN w:val="0"/>
              <w:adjustRightInd w:val="0"/>
              <w:spacing w:line="240" w:lineRule="atLeast"/>
              <w:ind w:left="72" w:right="72"/>
              <w:rPr>
                <w:ins w:id="298" w:author="Eric B Rayford" w:date="2010-11-04T11:01:00Z"/>
                <w:rFonts w:ascii="Arial" w:hAnsi="Arial" w:cs="Arial"/>
                <w:color w:val="1F497D" w:themeColor="text2"/>
                <w:sz w:val="16"/>
                <w:szCs w:val="16"/>
              </w:rPr>
            </w:pPr>
            <w:ins w:id="299" w:author="Eric B Rayford" w:date="2010-11-04T11:01:00Z">
              <w:r w:rsidRPr="00C53E34">
                <w:rPr>
                  <w:rFonts w:ascii="Arial" w:hAnsi="Arial" w:cs="Arial"/>
                  <w:color w:val="1F497D" w:themeColor="text2"/>
                  <w:sz w:val="16"/>
                  <w:szCs w:val="16"/>
                </w:rPr>
                <w:t>N/A</w:t>
              </w:r>
            </w:ins>
          </w:p>
        </w:tc>
        <w:tc>
          <w:tcPr>
            <w:tcW w:w="2160" w:type="dxa"/>
          </w:tcPr>
          <w:p w:rsidR="00BA1421" w:rsidRPr="00C53E34" w:rsidRDefault="00BA1421" w:rsidP="00645187">
            <w:pPr>
              <w:autoSpaceDE w:val="0"/>
              <w:autoSpaceDN w:val="0"/>
              <w:adjustRightInd w:val="0"/>
              <w:rPr>
                <w:ins w:id="300" w:author="Eric B Rayford" w:date="2010-11-04T11:01:00Z"/>
                <w:rFonts w:ascii="Arial" w:hAnsi="Arial" w:cs="Arial"/>
                <w:color w:val="1F497D" w:themeColor="text2"/>
                <w:sz w:val="16"/>
                <w:szCs w:val="16"/>
              </w:rPr>
            </w:pPr>
            <w:ins w:id="301" w:author="Eric B Rayford" w:date="2010-11-04T11:01:00Z">
              <w:r w:rsidRPr="00C53E34">
                <w:rPr>
                  <w:rFonts w:ascii="Arial" w:hAnsi="Arial" w:cs="Arial"/>
                  <w:color w:val="1F497D" w:themeColor="text2"/>
                  <w:sz w:val="16"/>
                  <w:szCs w:val="16"/>
                </w:rPr>
                <w:t>N/A</w:t>
              </w:r>
            </w:ins>
          </w:p>
        </w:tc>
      </w:tr>
    </w:tbl>
    <w:p w:rsidR="00BA1421" w:rsidRPr="00C53E34" w:rsidRDefault="00BA1421" w:rsidP="00BA1421">
      <w:pPr>
        <w:autoSpaceDE w:val="0"/>
        <w:autoSpaceDN w:val="0"/>
        <w:adjustRightInd w:val="0"/>
        <w:rPr>
          <w:ins w:id="302" w:author="Eric B Rayford" w:date="2010-11-04T11:01:00Z"/>
          <w:rFonts w:ascii="Arial" w:hAnsi="Arial" w:cs="Arial"/>
          <w:color w:val="1F497D" w:themeColor="text2"/>
          <w:sz w:val="16"/>
          <w:szCs w:val="16"/>
        </w:rPr>
      </w:pPr>
    </w:p>
    <w:p w:rsidR="00BA1421" w:rsidRPr="00C53E34" w:rsidRDefault="00BA1421" w:rsidP="00BA1421">
      <w:pPr>
        <w:autoSpaceDE w:val="0"/>
        <w:autoSpaceDN w:val="0"/>
        <w:adjustRightInd w:val="0"/>
        <w:spacing w:line="240" w:lineRule="atLeast"/>
        <w:ind w:left="72"/>
        <w:rPr>
          <w:ins w:id="303" w:author="Eric B Rayford" w:date="2010-11-04T11:01:00Z"/>
          <w:rFonts w:ascii="Arial" w:hAnsi="Arial" w:cs="Arial"/>
          <w:color w:val="1F497D" w:themeColor="text2"/>
          <w:sz w:val="16"/>
          <w:szCs w:val="16"/>
        </w:rPr>
      </w:pPr>
    </w:p>
    <w:tbl>
      <w:tblPr>
        <w:tblW w:w="94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2488"/>
        <w:gridCol w:w="720"/>
        <w:gridCol w:w="720"/>
        <w:gridCol w:w="720"/>
        <w:gridCol w:w="720"/>
        <w:gridCol w:w="2016"/>
        <w:gridCol w:w="2016"/>
      </w:tblGrid>
      <w:tr w:rsidR="00BA1421" w:rsidRPr="00C53E34" w:rsidTr="00645187">
        <w:trPr>
          <w:ins w:id="304" w:author="Eric B Rayford" w:date="2010-11-04T11:01:00Z"/>
        </w:trPr>
        <w:tc>
          <w:tcPr>
            <w:tcW w:w="2488" w:type="dxa"/>
          </w:tcPr>
          <w:p w:rsidR="00BA1421" w:rsidRPr="00C53E34" w:rsidRDefault="00BA1421" w:rsidP="00645187">
            <w:pPr>
              <w:autoSpaceDE w:val="0"/>
              <w:autoSpaceDN w:val="0"/>
              <w:adjustRightInd w:val="0"/>
              <w:spacing w:line="240" w:lineRule="atLeast"/>
              <w:ind w:left="72" w:right="72"/>
              <w:jc w:val="center"/>
              <w:rPr>
                <w:ins w:id="305" w:author="Eric B Rayford" w:date="2010-11-04T11:01:00Z"/>
                <w:b/>
                <w:bCs/>
                <w:color w:val="1F497D" w:themeColor="text2"/>
                <w:sz w:val="16"/>
                <w:szCs w:val="16"/>
              </w:rPr>
            </w:pPr>
            <w:ins w:id="306" w:author="Eric B Rayford" w:date="2010-11-04T11:01:00Z">
              <w:r w:rsidRPr="00C53E34">
                <w:rPr>
                  <w:b/>
                  <w:bCs/>
                  <w:color w:val="1F497D" w:themeColor="text2"/>
                  <w:sz w:val="16"/>
                  <w:szCs w:val="16"/>
                </w:rPr>
                <w:t>Signal</w:t>
              </w:r>
            </w:ins>
          </w:p>
        </w:tc>
        <w:tc>
          <w:tcPr>
            <w:tcW w:w="720" w:type="dxa"/>
          </w:tcPr>
          <w:p w:rsidR="00BA1421" w:rsidRPr="00C53E34" w:rsidRDefault="00BA1421" w:rsidP="00645187">
            <w:pPr>
              <w:autoSpaceDE w:val="0"/>
              <w:autoSpaceDN w:val="0"/>
              <w:adjustRightInd w:val="0"/>
              <w:spacing w:line="240" w:lineRule="atLeast"/>
              <w:ind w:left="72" w:right="72"/>
              <w:jc w:val="center"/>
              <w:rPr>
                <w:ins w:id="307" w:author="Eric B Rayford" w:date="2010-11-04T11:01:00Z"/>
                <w:b/>
                <w:bCs/>
                <w:color w:val="1F497D" w:themeColor="text2"/>
                <w:sz w:val="16"/>
                <w:szCs w:val="16"/>
              </w:rPr>
            </w:pPr>
            <w:ins w:id="308" w:author="Eric B Rayford" w:date="2010-11-04T11:01:00Z">
              <w:r w:rsidRPr="00C53E34">
                <w:rPr>
                  <w:b/>
                  <w:bCs/>
                  <w:color w:val="1F497D" w:themeColor="text2"/>
                  <w:sz w:val="16"/>
                  <w:szCs w:val="16"/>
                </w:rPr>
                <w:t>Start Byte</w:t>
              </w:r>
            </w:ins>
          </w:p>
        </w:tc>
        <w:tc>
          <w:tcPr>
            <w:tcW w:w="720" w:type="dxa"/>
          </w:tcPr>
          <w:p w:rsidR="00BA1421" w:rsidRPr="00C53E34" w:rsidRDefault="00BA1421" w:rsidP="00645187">
            <w:pPr>
              <w:autoSpaceDE w:val="0"/>
              <w:autoSpaceDN w:val="0"/>
              <w:adjustRightInd w:val="0"/>
              <w:spacing w:line="240" w:lineRule="atLeast"/>
              <w:ind w:left="72" w:right="72"/>
              <w:jc w:val="center"/>
              <w:rPr>
                <w:ins w:id="309" w:author="Eric B Rayford" w:date="2010-11-04T11:01:00Z"/>
                <w:b/>
                <w:bCs/>
                <w:color w:val="1F497D" w:themeColor="text2"/>
                <w:sz w:val="16"/>
                <w:szCs w:val="16"/>
              </w:rPr>
            </w:pPr>
            <w:ins w:id="310" w:author="Eric B Rayford" w:date="2010-11-04T11:01:00Z">
              <w:r w:rsidRPr="00C53E34">
                <w:rPr>
                  <w:b/>
                  <w:bCs/>
                  <w:color w:val="1F497D" w:themeColor="text2"/>
                  <w:sz w:val="16"/>
                  <w:szCs w:val="16"/>
                </w:rPr>
                <w:t>Start Bit</w:t>
              </w:r>
            </w:ins>
          </w:p>
        </w:tc>
        <w:tc>
          <w:tcPr>
            <w:tcW w:w="720" w:type="dxa"/>
          </w:tcPr>
          <w:p w:rsidR="00BA1421" w:rsidRPr="00C53E34" w:rsidRDefault="00BA1421" w:rsidP="00645187">
            <w:pPr>
              <w:autoSpaceDE w:val="0"/>
              <w:autoSpaceDN w:val="0"/>
              <w:adjustRightInd w:val="0"/>
              <w:spacing w:line="240" w:lineRule="atLeast"/>
              <w:ind w:left="72" w:right="72"/>
              <w:jc w:val="center"/>
              <w:rPr>
                <w:ins w:id="311" w:author="Eric B Rayford" w:date="2010-11-04T11:01:00Z"/>
                <w:b/>
                <w:bCs/>
                <w:color w:val="1F497D" w:themeColor="text2"/>
                <w:sz w:val="16"/>
                <w:szCs w:val="16"/>
              </w:rPr>
            </w:pPr>
            <w:ins w:id="312" w:author="Eric B Rayford" w:date="2010-11-04T11:01:00Z">
              <w:r w:rsidRPr="00C53E34">
                <w:rPr>
                  <w:b/>
                  <w:bCs/>
                  <w:color w:val="1F497D" w:themeColor="text2"/>
                  <w:sz w:val="16"/>
                  <w:szCs w:val="16"/>
                </w:rPr>
                <w:t>Length (Bits)</w:t>
              </w:r>
            </w:ins>
          </w:p>
        </w:tc>
        <w:tc>
          <w:tcPr>
            <w:tcW w:w="720" w:type="dxa"/>
          </w:tcPr>
          <w:p w:rsidR="00BA1421" w:rsidRPr="00C53E34" w:rsidRDefault="00BA1421" w:rsidP="00645187">
            <w:pPr>
              <w:autoSpaceDE w:val="0"/>
              <w:autoSpaceDN w:val="0"/>
              <w:adjustRightInd w:val="0"/>
              <w:spacing w:line="240" w:lineRule="atLeast"/>
              <w:ind w:left="72" w:right="72"/>
              <w:jc w:val="center"/>
              <w:rPr>
                <w:ins w:id="313" w:author="Eric B Rayford" w:date="2010-11-04T11:01:00Z"/>
                <w:b/>
                <w:bCs/>
                <w:color w:val="1F497D" w:themeColor="text2"/>
                <w:sz w:val="16"/>
                <w:szCs w:val="16"/>
              </w:rPr>
            </w:pPr>
            <w:ins w:id="314" w:author="Eric B Rayford" w:date="2010-11-04T11:01:00Z">
              <w:r w:rsidRPr="00C53E34">
                <w:rPr>
                  <w:b/>
                  <w:bCs/>
                  <w:color w:val="1F497D" w:themeColor="text2"/>
                  <w:sz w:val="16"/>
                  <w:szCs w:val="16"/>
                </w:rPr>
                <w:t>Data Type</w:t>
              </w:r>
            </w:ins>
          </w:p>
        </w:tc>
        <w:tc>
          <w:tcPr>
            <w:tcW w:w="2016" w:type="dxa"/>
          </w:tcPr>
          <w:p w:rsidR="00BA1421" w:rsidRPr="00C53E34" w:rsidRDefault="00BA1421" w:rsidP="00645187">
            <w:pPr>
              <w:autoSpaceDE w:val="0"/>
              <w:autoSpaceDN w:val="0"/>
              <w:adjustRightInd w:val="0"/>
              <w:spacing w:line="240" w:lineRule="atLeast"/>
              <w:ind w:left="72" w:right="72"/>
              <w:jc w:val="center"/>
              <w:rPr>
                <w:ins w:id="315" w:author="Eric B Rayford" w:date="2010-11-04T11:01:00Z"/>
                <w:b/>
                <w:bCs/>
                <w:color w:val="1F497D" w:themeColor="text2"/>
                <w:sz w:val="16"/>
                <w:szCs w:val="16"/>
              </w:rPr>
            </w:pPr>
            <w:ins w:id="316" w:author="Eric B Rayford" w:date="2010-11-04T11:01:00Z">
              <w:r w:rsidRPr="00C53E34">
                <w:rPr>
                  <w:b/>
                  <w:bCs/>
                  <w:color w:val="1F497D" w:themeColor="text2"/>
                  <w:sz w:val="16"/>
                  <w:szCs w:val="16"/>
                </w:rPr>
                <w:t>Range</w:t>
              </w:r>
            </w:ins>
          </w:p>
        </w:tc>
        <w:tc>
          <w:tcPr>
            <w:tcW w:w="2016" w:type="dxa"/>
          </w:tcPr>
          <w:p w:rsidR="00BA1421" w:rsidRPr="00C53E34" w:rsidRDefault="00BA1421" w:rsidP="00645187">
            <w:pPr>
              <w:autoSpaceDE w:val="0"/>
              <w:autoSpaceDN w:val="0"/>
              <w:adjustRightInd w:val="0"/>
              <w:rPr>
                <w:ins w:id="317" w:author="Eric B Rayford" w:date="2010-11-04T11:01:00Z"/>
                <w:b/>
                <w:bCs/>
                <w:color w:val="1F497D" w:themeColor="text2"/>
                <w:sz w:val="16"/>
                <w:szCs w:val="16"/>
              </w:rPr>
            </w:pPr>
            <w:ins w:id="318" w:author="Eric B Rayford" w:date="2010-11-04T11:01:00Z">
              <w:r w:rsidRPr="00C53E34">
                <w:rPr>
                  <w:b/>
                  <w:bCs/>
                  <w:color w:val="1F497D" w:themeColor="text2"/>
                  <w:sz w:val="16"/>
                  <w:szCs w:val="16"/>
                </w:rPr>
                <w:t>Conversion</w:t>
              </w:r>
            </w:ins>
          </w:p>
        </w:tc>
      </w:tr>
      <w:tr w:rsidR="00BA1421" w:rsidRPr="00C53E34" w:rsidTr="00645187">
        <w:trPr>
          <w:ins w:id="319" w:author="Eric B Rayford" w:date="2010-11-04T11:01:00Z"/>
        </w:trPr>
        <w:tc>
          <w:tcPr>
            <w:tcW w:w="2488" w:type="dxa"/>
          </w:tcPr>
          <w:p w:rsidR="00BA1421" w:rsidRPr="00C53E34" w:rsidRDefault="00BA1421" w:rsidP="00645187">
            <w:pPr>
              <w:autoSpaceDE w:val="0"/>
              <w:autoSpaceDN w:val="0"/>
              <w:adjustRightInd w:val="0"/>
              <w:spacing w:line="240" w:lineRule="atLeast"/>
              <w:ind w:left="72" w:right="72"/>
              <w:rPr>
                <w:ins w:id="320" w:author="Eric B Rayford" w:date="2010-11-04T11:01:00Z"/>
                <w:rFonts w:ascii="Arial" w:hAnsi="Arial" w:cs="Arial"/>
                <w:color w:val="1F497D" w:themeColor="text2"/>
                <w:sz w:val="16"/>
                <w:szCs w:val="16"/>
              </w:rPr>
            </w:pPr>
            <w:ins w:id="321" w:author="Eric B Rayford" w:date="2010-11-04T11:01:00Z">
              <w:r w:rsidRPr="00C53E34">
                <w:rPr>
                  <w:rFonts w:ascii="Arial" w:hAnsi="Arial" w:cs="Arial"/>
                  <w:color w:val="1F497D" w:themeColor="text2"/>
                  <w:sz w:val="16"/>
                  <w:szCs w:val="16"/>
                </w:rPr>
                <w:t xml:space="preserve">B1S1 L2R Fault Detected – caused P015B </w:t>
              </w:r>
            </w:ins>
          </w:p>
        </w:tc>
        <w:tc>
          <w:tcPr>
            <w:tcW w:w="720" w:type="dxa"/>
          </w:tcPr>
          <w:p w:rsidR="00BA1421" w:rsidRPr="00C53E34" w:rsidRDefault="00BA1421" w:rsidP="00645187">
            <w:pPr>
              <w:autoSpaceDE w:val="0"/>
              <w:autoSpaceDN w:val="0"/>
              <w:adjustRightInd w:val="0"/>
              <w:spacing w:line="240" w:lineRule="atLeast"/>
              <w:ind w:left="72" w:right="72"/>
              <w:jc w:val="right"/>
              <w:rPr>
                <w:ins w:id="322" w:author="Eric B Rayford" w:date="2010-11-04T11:01:00Z"/>
                <w:rFonts w:ascii="Arial" w:hAnsi="Arial" w:cs="Arial"/>
                <w:color w:val="1F497D" w:themeColor="text2"/>
                <w:sz w:val="16"/>
                <w:szCs w:val="16"/>
              </w:rPr>
            </w:pPr>
            <w:ins w:id="323" w:author="Eric B Rayford" w:date="2010-11-04T11:01:00Z">
              <w:r w:rsidRPr="00C53E34">
                <w:rPr>
                  <w:rFonts w:ascii="Arial" w:hAnsi="Arial" w:cs="Arial"/>
                  <w:color w:val="1F497D" w:themeColor="text2"/>
                  <w:sz w:val="16"/>
                  <w:szCs w:val="16"/>
                </w:rPr>
                <w:t xml:space="preserve">   0</w:t>
              </w:r>
            </w:ins>
          </w:p>
        </w:tc>
        <w:tc>
          <w:tcPr>
            <w:tcW w:w="720" w:type="dxa"/>
          </w:tcPr>
          <w:p w:rsidR="00BA1421" w:rsidRPr="00C53E34" w:rsidRDefault="00BA1421" w:rsidP="00645187">
            <w:pPr>
              <w:autoSpaceDE w:val="0"/>
              <w:autoSpaceDN w:val="0"/>
              <w:adjustRightInd w:val="0"/>
              <w:spacing w:line="240" w:lineRule="atLeast"/>
              <w:ind w:left="72" w:right="72"/>
              <w:jc w:val="right"/>
              <w:rPr>
                <w:ins w:id="324" w:author="Eric B Rayford" w:date="2010-11-04T11:01:00Z"/>
                <w:rFonts w:ascii="Arial" w:hAnsi="Arial" w:cs="Arial"/>
                <w:color w:val="1F497D" w:themeColor="text2"/>
                <w:sz w:val="16"/>
                <w:szCs w:val="16"/>
              </w:rPr>
            </w:pPr>
            <w:ins w:id="325" w:author="Eric B Rayford" w:date="2010-11-04T11:01:00Z">
              <w:r w:rsidRPr="00C53E34">
                <w:rPr>
                  <w:rFonts w:ascii="Arial" w:hAnsi="Arial" w:cs="Arial"/>
                  <w:color w:val="1F497D" w:themeColor="text2"/>
                  <w:sz w:val="16"/>
                  <w:szCs w:val="16"/>
                </w:rPr>
                <w:t>7</w:t>
              </w:r>
            </w:ins>
          </w:p>
        </w:tc>
        <w:tc>
          <w:tcPr>
            <w:tcW w:w="720" w:type="dxa"/>
          </w:tcPr>
          <w:p w:rsidR="00BA1421" w:rsidRPr="00C53E34" w:rsidRDefault="00BA1421" w:rsidP="00645187">
            <w:pPr>
              <w:autoSpaceDE w:val="0"/>
              <w:autoSpaceDN w:val="0"/>
              <w:adjustRightInd w:val="0"/>
              <w:spacing w:line="240" w:lineRule="atLeast"/>
              <w:ind w:left="72" w:right="72"/>
              <w:jc w:val="right"/>
              <w:rPr>
                <w:ins w:id="326" w:author="Eric B Rayford" w:date="2010-11-04T11:01:00Z"/>
                <w:rFonts w:ascii="Arial" w:hAnsi="Arial" w:cs="Arial"/>
                <w:color w:val="1F497D" w:themeColor="text2"/>
                <w:sz w:val="16"/>
                <w:szCs w:val="16"/>
              </w:rPr>
            </w:pPr>
            <w:ins w:id="327"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72" w:right="72"/>
              <w:rPr>
                <w:ins w:id="328" w:author="Eric B Rayford" w:date="2010-11-04T11:01:00Z"/>
                <w:rFonts w:ascii="Arial" w:hAnsi="Arial" w:cs="Arial"/>
                <w:color w:val="1F497D" w:themeColor="text2"/>
                <w:sz w:val="16"/>
                <w:szCs w:val="16"/>
              </w:rPr>
            </w:pPr>
            <w:ins w:id="329" w:author="Eric B Rayford" w:date="2010-11-04T11:01:00Z">
              <w:r w:rsidRPr="00C53E34">
                <w:rPr>
                  <w:rFonts w:ascii="Arial" w:hAnsi="Arial" w:cs="Arial"/>
                  <w:color w:val="1F497D" w:themeColor="text2"/>
                  <w:sz w:val="16"/>
                  <w:szCs w:val="16"/>
                </w:rPr>
                <w:t>BLN</w:t>
              </w:r>
            </w:ins>
          </w:p>
        </w:tc>
        <w:tc>
          <w:tcPr>
            <w:tcW w:w="2016" w:type="dxa"/>
          </w:tcPr>
          <w:p w:rsidR="00BA1421" w:rsidRPr="00C53E34" w:rsidRDefault="00BA1421" w:rsidP="00645187">
            <w:pPr>
              <w:autoSpaceDE w:val="0"/>
              <w:autoSpaceDN w:val="0"/>
              <w:adjustRightInd w:val="0"/>
              <w:spacing w:line="240" w:lineRule="atLeast"/>
              <w:ind w:left="72" w:right="72"/>
              <w:rPr>
                <w:ins w:id="330" w:author="Eric B Rayford" w:date="2010-11-04T11:01:00Z"/>
                <w:rFonts w:ascii="Arial" w:hAnsi="Arial" w:cs="Arial"/>
                <w:color w:val="1F497D" w:themeColor="text2"/>
                <w:sz w:val="16"/>
                <w:szCs w:val="16"/>
              </w:rPr>
            </w:pPr>
            <w:ins w:id="331" w:author="Eric B Rayford" w:date="2010-11-04T11:01:00Z">
              <w:r w:rsidRPr="00C53E34">
                <w:rPr>
                  <w:rFonts w:ascii="Arial" w:hAnsi="Arial" w:cs="Arial"/>
                  <w:color w:val="1F497D" w:themeColor="text2"/>
                  <w:sz w:val="16"/>
                  <w:szCs w:val="16"/>
                </w:rPr>
                <w:t>N/A</w:t>
              </w:r>
            </w:ins>
          </w:p>
        </w:tc>
        <w:tc>
          <w:tcPr>
            <w:tcW w:w="2016" w:type="dxa"/>
          </w:tcPr>
          <w:p w:rsidR="00BA1421" w:rsidRPr="00C53E34" w:rsidRDefault="00BA1421" w:rsidP="00645187">
            <w:pPr>
              <w:autoSpaceDE w:val="0"/>
              <w:autoSpaceDN w:val="0"/>
              <w:adjustRightInd w:val="0"/>
              <w:rPr>
                <w:ins w:id="332" w:author="Eric B Rayford" w:date="2010-11-04T11:01:00Z"/>
                <w:rFonts w:ascii="Arial" w:hAnsi="Arial" w:cs="Arial"/>
                <w:color w:val="1F497D" w:themeColor="text2"/>
                <w:sz w:val="16"/>
                <w:szCs w:val="16"/>
              </w:rPr>
            </w:pPr>
            <w:ins w:id="333" w:author="Eric B Rayford" w:date="2010-11-04T11:01:00Z">
              <w:r w:rsidRPr="00C53E34">
                <w:rPr>
                  <w:rFonts w:ascii="Arial" w:hAnsi="Arial" w:cs="Arial"/>
                  <w:color w:val="1F497D" w:themeColor="text2"/>
                  <w:sz w:val="16"/>
                  <w:szCs w:val="16"/>
                </w:rPr>
                <w:t>$1=True; $0=False</w:t>
              </w:r>
            </w:ins>
          </w:p>
        </w:tc>
      </w:tr>
      <w:tr w:rsidR="00BA1421" w:rsidRPr="00C53E34" w:rsidTr="00645187">
        <w:trPr>
          <w:ins w:id="334"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35" w:author="Eric B Rayford" w:date="2010-11-04T11:01:00Z"/>
                <w:rFonts w:ascii="Arial" w:hAnsi="Arial" w:cs="Arial"/>
                <w:color w:val="1F497D" w:themeColor="text2"/>
                <w:sz w:val="16"/>
                <w:szCs w:val="16"/>
              </w:rPr>
            </w:pPr>
            <w:ins w:id="336" w:author="Eric B Rayford" w:date="2010-11-04T11:01:00Z">
              <w:r w:rsidRPr="00C53E34">
                <w:rPr>
                  <w:rFonts w:ascii="Arial" w:hAnsi="Arial" w:cs="Arial"/>
                  <w:color w:val="1F497D" w:themeColor="text2"/>
                  <w:sz w:val="16"/>
                  <w:szCs w:val="16"/>
                </w:rPr>
                <w:t>B2S1 L2R Fault Detected – caused P015D</w:t>
              </w:r>
            </w:ins>
          </w:p>
        </w:tc>
        <w:tc>
          <w:tcPr>
            <w:tcW w:w="720" w:type="dxa"/>
          </w:tcPr>
          <w:p w:rsidR="00BA1421" w:rsidRPr="00C53E34" w:rsidRDefault="00BA1421" w:rsidP="00645187">
            <w:pPr>
              <w:autoSpaceDE w:val="0"/>
              <w:autoSpaceDN w:val="0"/>
              <w:adjustRightInd w:val="0"/>
              <w:spacing w:line="240" w:lineRule="atLeast"/>
              <w:ind w:left="15"/>
              <w:jc w:val="right"/>
              <w:rPr>
                <w:ins w:id="337" w:author="Eric B Rayford" w:date="2010-11-04T11:01:00Z"/>
                <w:rFonts w:ascii="Arial" w:hAnsi="Arial" w:cs="Arial"/>
                <w:color w:val="1F497D" w:themeColor="text2"/>
                <w:sz w:val="16"/>
                <w:szCs w:val="16"/>
              </w:rPr>
            </w:pPr>
            <w:ins w:id="338"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339" w:author="Eric B Rayford" w:date="2010-11-04T11:01:00Z"/>
                <w:rFonts w:ascii="Arial" w:hAnsi="Arial" w:cs="Arial"/>
                <w:color w:val="1F497D" w:themeColor="text2"/>
                <w:sz w:val="16"/>
                <w:szCs w:val="16"/>
              </w:rPr>
            </w:pPr>
            <w:ins w:id="340" w:author="Eric B Rayford" w:date="2010-11-04T11:01:00Z">
              <w:r w:rsidRPr="00C53E34">
                <w:rPr>
                  <w:rFonts w:ascii="Arial" w:hAnsi="Arial" w:cs="Arial"/>
                  <w:color w:val="1F497D" w:themeColor="text2"/>
                  <w:sz w:val="16"/>
                  <w:szCs w:val="16"/>
                </w:rPr>
                <w:t>6</w:t>
              </w:r>
            </w:ins>
          </w:p>
        </w:tc>
        <w:tc>
          <w:tcPr>
            <w:tcW w:w="720" w:type="dxa"/>
          </w:tcPr>
          <w:p w:rsidR="00BA1421" w:rsidRPr="00C53E34" w:rsidRDefault="00BA1421" w:rsidP="00645187">
            <w:pPr>
              <w:autoSpaceDE w:val="0"/>
              <w:autoSpaceDN w:val="0"/>
              <w:adjustRightInd w:val="0"/>
              <w:spacing w:line="240" w:lineRule="atLeast"/>
              <w:ind w:left="72" w:right="72"/>
              <w:jc w:val="right"/>
              <w:rPr>
                <w:ins w:id="341" w:author="Eric B Rayford" w:date="2010-11-04T11:01:00Z"/>
                <w:rFonts w:ascii="Arial" w:hAnsi="Arial" w:cs="Arial"/>
                <w:color w:val="1F497D" w:themeColor="text2"/>
                <w:sz w:val="16"/>
                <w:szCs w:val="16"/>
              </w:rPr>
            </w:pPr>
            <w:ins w:id="342"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343" w:author="Eric B Rayford" w:date="2010-11-04T11:01:00Z"/>
                <w:rFonts w:ascii="Arial" w:hAnsi="Arial" w:cs="Arial"/>
                <w:color w:val="1F497D" w:themeColor="text2"/>
                <w:sz w:val="16"/>
                <w:szCs w:val="16"/>
              </w:rPr>
            </w:pPr>
            <w:ins w:id="344" w:author="Eric B Rayford" w:date="2010-11-04T11:01:00Z">
              <w:r w:rsidRPr="00C53E34">
                <w:rPr>
                  <w:rFonts w:ascii="Arial" w:hAnsi="Arial" w:cs="Arial"/>
                  <w:color w:val="1F497D" w:themeColor="text2"/>
                  <w:sz w:val="16"/>
                  <w:szCs w:val="16"/>
                </w:rPr>
                <w:t>BLN</w:t>
              </w:r>
            </w:ins>
          </w:p>
        </w:tc>
        <w:tc>
          <w:tcPr>
            <w:tcW w:w="2016" w:type="dxa"/>
          </w:tcPr>
          <w:p w:rsidR="00BA1421" w:rsidRPr="00C53E34" w:rsidRDefault="00BA1421" w:rsidP="00645187">
            <w:pPr>
              <w:autoSpaceDE w:val="0"/>
              <w:autoSpaceDN w:val="0"/>
              <w:adjustRightInd w:val="0"/>
              <w:spacing w:line="240" w:lineRule="atLeast"/>
              <w:ind w:left="15"/>
              <w:rPr>
                <w:ins w:id="345" w:author="Eric B Rayford" w:date="2010-11-04T11:01:00Z"/>
                <w:rFonts w:ascii="Arial" w:hAnsi="Arial" w:cs="Arial"/>
                <w:color w:val="1F497D" w:themeColor="text2"/>
                <w:sz w:val="16"/>
                <w:szCs w:val="16"/>
              </w:rPr>
            </w:pPr>
            <w:ins w:id="346" w:author="Eric B Rayford" w:date="2010-11-04T11:01:00Z">
              <w:r w:rsidRPr="00C53E34">
                <w:rPr>
                  <w:rFonts w:ascii="Arial" w:hAnsi="Arial" w:cs="Arial"/>
                  <w:color w:val="1F497D" w:themeColor="text2"/>
                  <w:sz w:val="16"/>
                  <w:szCs w:val="16"/>
                </w:rPr>
                <w:t>N/A</w:t>
              </w:r>
            </w:ins>
          </w:p>
        </w:tc>
        <w:tc>
          <w:tcPr>
            <w:tcW w:w="2016" w:type="dxa"/>
          </w:tcPr>
          <w:p w:rsidR="00BA1421" w:rsidRPr="00C53E34" w:rsidRDefault="00BA1421" w:rsidP="00645187">
            <w:pPr>
              <w:autoSpaceDE w:val="0"/>
              <w:autoSpaceDN w:val="0"/>
              <w:adjustRightInd w:val="0"/>
              <w:rPr>
                <w:ins w:id="347" w:author="Eric B Rayford" w:date="2010-11-04T11:01:00Z"/>
                <w:rFonts w:ascii="Arial" w:hAnsi="Arial" w:cs="Arial"/>
                <w:color w:val="1F497D" w:themeColor="text2"/>
                <w:sz w:val="16"/>
                <w:szCs w:val="16"/>
              </w:rPr>
            </w:pPr>
            <w:ins w:id="348" w:author="Eric B Rayford" w:date="2010-11-04T11:01:00Z">
              <w:r w:rsidRPr="00C53E34">
                <w:rPr>
                  <w:rFonts w:ascii="Arial" w:hAnsi="Arial" w:cs="Arial"/>
                  <w:color w:val="1F497D" w:themeColor="text2"/>
                  <w:sz w:val="16"/>
                  <w:szCs w:val="16"/>
                </w:rPr>
                <w:t>$1=True; $0=False</w:t>
              </w:r>
            </w:ins>
          </w:p>
        </w:tc>
      </w:tr>
      <w:tr w:rsidR="00BA1421" w:rsidRPr="00C53E34" w:rsidTr="00645187">
        <w:trPr>
          <w:ins w:id="349"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50" w:author="Eric B Rayford" w:date="2010-11-04T11:01:00Z"/>
                <w:rFonts w:ascii="Arial" w:hAnsi="Arial" w:cs="Arial"/>
                <w:color w:val="1F497D" w:themeColor="text2"/>
                <w:sz w:val="16"/>
                <w:szCs w:val="16"/>
              </w:rPr>
            </w:pPr>
            <w:ins w:id="351"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352" w:author="Eric B Rayford" w:date="2010-11-04T11:01:00Z"/>
                <w:rFonts w:ascii="Arial" w:hAnsi="Arial" w:cs="Arial"/>
                <w:color w:val="1F497D" w:themeColor="text2"/>
                <w:sz w:val="16"/>
                <w:szCs w:val="16"/>
              </w:rPr>
            </w:pPr>
            <w:ins w:id="353"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354" w:author="Eric B Rayford" w:date="2010-11-04T11:01:00Z"/>
                <w:rFonts w:ascii="Arial" w:hAnsi="Arial" w:cs="Arial"/>
                <w:color w:val="1F497D" w:themeColor="text2"/>
                <w:sz w:val="16"/>
                <w:szCs w:val="16"/>
              </w:rPr>
            </w:pPr>
            <w:ins w:id="355" w:author="Eric B Rayford" w:date="2010-11-04T11:01:00Z">
              <w:r w:rsidRPr="00C53E34">
                <w:rPr>
                  <w:rFonts w:ascii="Arial" w:hAnsi="Arial" w:cs="Arial"/>
                  <w:color w:val="1F497D" w:themeColor="text2"/>
                  <w:sz w:val="16"/>
                  <w:szCs w:val="16"/>
                </w:rPr>
                <w:t>5</w:t>
              </w:r>
            </w:ins>
          </w:p>
        </w:tc>
        <w:tc>
          <w:tcPr>
            <w:tcW w:w="720" w:type="dxa"/>
          </w:tcPr>
          <w:p w:rsidR="00BA1421" w:rsidRPr="00C53E34" w:rsidRDefault="00BA1421" w:rsidP="00645187">
            <w:pPr>
              <w:autoSpaceDE w:val="0"/>
              <w:autoSpaceDN w:val="0"/>
              <w:adjustRightInd w:val="0"/>
              <w:spacing w:line="240" w:lineRule="atLeast"/>
              <w:ind w:left="72" w:right="72"/>
              <w:jc w:val="right"/>
              <w:rPr>
                <w:ins w:id="356" w:author="Eric B Rayford" w:date="2010-11-04T11:01:00Z"/>
                <w:rFonts w:ascii="Arial" w:hAnsi="Arial" w:cs="Arial"/>
                <w:color w:val="1F497D" w:themeColor="text2"/>
                <w:sz w:val="16"/>
                <w:szCs w:val="16"/>
              </w:rPr>
            </w:pPr>
            <w:ins w:id="357"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358"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359"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360" w:author="Eric B Rayford" w:date="2010-11-04T11:01:00Z"/>
                <w:rFonts w:ascii="Arial" w:hAnsi="Arial" w:cs="Arial"/>
                <w:color w:val="1F497D" w:themeColor="text2"/>
                <w:sz w:val="16"/>
                <w:szCs w:val="16"/>
              </w:rPr>
            </w:pPr>
          </w:p>
        </w:tc>
      </w:tr>
      <w:tr w:rsidR="00BA1421" w:rsidRPr="00C53E34" w:rsidTr="00645187">
        <w:trPr>
          <w:ins w:id="361"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62" w:author="Eric B Rayford" w:date="2010-11-04T11:01:00Z"/>
                <w:rFonts w:ascii="Arial" w:hAnsi="Arial" w:cs="Arial"/>
                <w:color w:val="1F497D" w:themeColor="text2"/>
                <w:sz w:val="16"/>
                <w:szCs w:val="16"/>
              </w:rPr>
            </w:pPr>
            <w:ins w:id="363"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364" w:author="Eric B Rayford" w:date="2010-11-04T11:01:00Z"/>
                <w:rFonts w:ascii="Arial" w:hAnsi="Arial" w:cs="Arial"/>
                <w:color w:val="1F497D" w:themeColor="text2"/>
                <w:sz w:val="16"/>
                <w:szCs w:val="16"/>
              </w:rPr>
            </w:pPr>
            <w:ins w:id="365"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366" w:author="Eric B Rayford" w:date="2010-11-04T11:01:00Z"/>
                <w:rFonts w:ascii="Arial" w:hAnsi="Arial" w:cs="Arial"/>
                <w:color w:val="1F497D" w:themeColor="text2"/>
                <w:sz w:val="16"/>
                <w:szCs w:val="16"/>
              </w:rPr>
            </w:pPr>
            <w:ins w:id="367" w:author="Eric B Rayford" w:date="2010-11-04T11:01:00Z">
              <w:r w:rsidRPr="00C53E34">
                <w:rPr>
                  <w:rFonts w:ascii="Arial" w:hAnsi="Arial" w:cs="Arial"/>
                  <w:color w:val="1F497D" w:themeColor="text2"/>
                  <w:sz w:val="16"/>
                  <w:szCs w:val="16"/>
                </w:rPr>
                <w:t>4</w:t>
              </w:r>
            </w:ins>
          </w:p>
        </w:tc>
        <w:tc>
          <w:tcPr>
            <w:tcW w:w="720" w:type="dxa"/>
          </w:tcPr>
          <w:p w:rsidR="00BA1421" w:rsidRPr="00C53E34" w:rsidRDefault="00BA1421" w:rsidP="00645187">
            <w:pPr>
              <w:autoSpaceDE w:val="0"/>
              <w:autoSpaceDN w:val="0"/>
              <w:adjustRightInd w:val="0"/>
              <w:spacing w:line="240" w:lineRule="atLeast"/>
              <w:ind w:left="72" w:right="72"/>
              <w:jc w:val="right"/>
              <w:rPr>
                <w:ins w:id="368" w:author="Eric B Rayford" w:date="2010-11-04T11:01:00Z"/>
                <w:rFonts w:ascii="Arial" w:hAnsi="Arial" w:cs="Arial"/>
                <w:color w:val="1F497D" w:themeColor="text2"/>
                <w:sz w:val="16"/>
                <w:szCs w:val="16"/>
              </w:rPr>
            </w:pPr>
            <w:ins w:id="369"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370"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371"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372" w:author="Eric B Rayford" w:date="2010-11-04T11:01:00Z"/>
                <w:rFonts w:ascii="Arial" w:hAnsi="Arial" w:cs="Arial"/>
                <w:color w:val="1F497D" w:themeColor="text2"/>
                <w:sz w:val="16"/>
                <w:szCs w:val="16"/>
              </w:rPr>
            </w:pPr>
          </w:p>
        </w:tc>
      </w:tr>
      <w:tr w:rsidR="00BA1421" w:rsidRPr="00C53E34" w:rsidTr="00645187">
        <w:trPr>
          <w:ins w:id="373"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74" w:author="Eric B Rayford" w:date="2010-11-04T11:01:00Z"/>
                <w:rFonts w:ascii="Arial" w:hAnsi="Arial" w:cs="Arial"/>
                <w:color w:val="1F497D" w:themeColor="text2"/>
                <w:sz w:val="16"/>
                <w:szCs w:val="16"/>
              </w:rPr>
            </w:pPr>
            <w:ins w:id="375"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376" w:author="Eric B Rayford" w:date="2010-11-04T11:01:00Z"/>
                <w:rFonts w:ascii="Arial" w:hAnsi="Arial" w:cs="Arial"/>
                <w:color w:val="1F497D" w:themeColor="text2"/>
                <w:sz w:val="16"/>
                <w:szCs w:val="16"/>
              </w:rPr>
            </w:pPr>
            <w:ins w:id="377"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378" w:author="Eric B Rayford" w:date="2010-11-04T11:01:00Z"/>
                <w:rFonts w:ascii="Arial" w:hAnsi="Arial" w:cs="Arial"/>
                <w:color w:val="1F497D" w:themeColor="text2"/>
                <w:sz w:val="16"/>
                <w:szCs w:val="16"/>
              </w:rPr>
            </w:pPr>
            <w:ins w:id="379" w:author="Eric B Rayford" w:date="2010-11-04T11:01:00Z">
              <w:r w:rsidRPr="00C53E34">
                <w:rPr>
                  <w:rFonts w:ascii="Arial" w:hAnsi="Arial" w:cs="Arial"/>
                  <w:color w:val="1F497D" w:themeColor="text2"/>
                  <w:sz w:val="16"/>
                  <w:szCs w:val="16"/>
                </w:rPr>
                <w:t>3</w:t>
              </w:r>
            </w:ins>
          </w:p>
        </w:tc>
        <w:tc>
          <w:tcPr>
            <w:tcW w:w="720" w:type="dxa"/>
          </w:tcPr>
          <w:p w:rsidR="00BA1421" w:rsidRPr="00C53E34" w:rsidRDefault="00BA1421" w:rsidP="00645187">
            <w:pPr>
              <w:autoSpaceDE w:val="0"/>
              <w:autoSpaceDN w:val="0"/>
              <w:adjustRightInd w:val="0"/>
              <w:spacing w:line="240" w:lineRule="atLeast"/>
              <w:ind w:left="72" w:right="72"/>
              <w:jc w:val="right"/>
              <w:rPr>
                <w:ins w:id="380" w:author="Eric B Rayford" w:date="2010-11-04T11:01:00Z"/>
                <w:rFonts w:ascii="Arial" w:hAnsi="Arial" w:cs="Arial"/>
                <w:color w:val="1F497D" w:themeColor="text2"/>
                <w:sz w:val="16"/>
                <w:szCs w:val="16"/>
              </w:rPr>
            </w:pPr>
            <w:ins w:id="381"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382"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383"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384" w:author="Eric B Rayford" w:date="2010-11-04T11:01:00Z"/>
                <w:rFonts w:ascii="Arial" w:hAnsi="Arial" w:cs="Arial"/>
                <w:color w:val="1F497D" w:themeColor="text2"/>
                <w:sz w:val="16"/>
                <w:szCs w:val="16"/>
              </w:rPr>
            </w:pPr>
          </w:p>
        </w:tc>
      </w:tr>
      <w:tr w:rsidR="00BA1421" w:rsidRPr="00C53E34" w:rsidTr="00645187">
        <w:trPr>
          <w:ins w:id="385"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86" w:author="Eric B Rayford" w:date="2010-11-04T11:01:00Z"/>
                <w:rFonts w:ascii="Arial" w:hAnsi="Arial" w:cs="Arial"/>
                <w:color w:val="1F497D" w:themeColor="text2"/>
                <w:sz w:val="16"/>
                <w:szCs w:val="16"/>
              </w:rPr>
            </w:pPr>
            <w:ins w:id="387"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388" w:author="Eric B Rayford" w:date="2010-11-04T11:01:00Z"/>
                <w:rFonts w:ascii="Arial" w:hAnsi="Arial" w:cs="Arial"/>
                <w:color w:val="1F497D" w:themeColor="text2"/>
                <w:sz w:val="16"/>
                <w:szCs w:val="16"/>
              </w:rPr>
            </w:pPr>
            <w:ins w:id="389"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390" w:author="Eric B Rayford" w:date="2010-11-04T11:01:00Z"/>
                <w:rFonts w:ascii="Arial" w:hAnsi="Arial" w:cs="Arial"/>
                <w:color w:val="1F497D" w:themeColor="text2"/>
                <w:sz w:val="16"/>
                <w:szCs w:val="16"/>
              </w:rPr>
            </w:pPr>
            <w:ins w:id="391" w:author="Eric B Rayford" w:date="2010-11-04T11:01:00Z">
              <w:r w:rsidRPr="00C53E34">
                <w:rPr>
                  <w:rFonts w:ascii="Arial" w:hAnsi="Arial" w:cs="Arial"/>
                  <w:color w:val="1F497D" w:themeColor="text2"/>
                  <w:sz w:val="16"/>
                  <w:szCs w:val="16"/>
                </w:rPr>
                <w:t>2</w:t>
              </w:r>
            </w:ins>
          </w:p>
        </w:tc>
        <w:tc>
          <w:tcPr>
            <w:tcW w:w="720" w:type="dxa"/>
          </w:tcPr>
          <w:p w:rsidR="00BA1421" w:rsidRPr="00C53E34" w:rsidRDefault="00BA1421" w:rsidP="00645187">
            <w:pPr>
              <w:autoSpaceDE w:val="0"/>
              <w:autoSpaceDN w:val="0"/>
              <w:adjustRightInd w:val="0"/>
              <w:spacing w:line="240" w:lineRule="atLeast"/>
              <w:ind w:left="72" w:right="72"/>
              <w:jc w:val="right"/>
              <w:rPr>
                <w:ins w:id="392" w:author="Eric B Rayford" w:date="2010-11-04T11:01:00Z"/>
                <w:rFonts w:ascii="Arial" w:hAnsi="Arial" w:cs="Arial"/>
                <w:color w:val="1F497D" w:themeColor="text2"/>
                <w:sz w:val="16"/>
                <w:szCs w:val="16"/>
              </w:rPr>
            </w:pPr>
            <w:ins w:id="393"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394"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395"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396" w:author="Eric B Rayford" w:date="2010-11-04T11:01:00Z"/>
                <w:rFonts w:ascii="Arial" w:hAnsi="Arial" w:cs="Arial"/>
                <w:color w:val="1F497D" w:themeColor="text2"/>
                <w:sz w:val="16"/>
                <w:szCs w:val="16"/>
              </w:rPr>
            </w:pPr>
          </w:p>
        </w:tc>
      </w:tr>
      <w:tr w:rsidR="00BA1421" w:rsidRPr="00C53E34" w:rsidTr="00645187">
        <w:trPr>
          <w:ins w:id="397"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398" w:author="Eric B Rayford" w:date="2010-11-04T11:01:00Z"/>
                <w:rFonts w:ascii="Arial" w:hAnsi="Arial" w:cs="Arial"/>
                <w:color w:val="1F497D" w:themeColor="text2"/>
                <w:sz w:val="16"/>
                <w:szCs w:val="16"/>
              </w:rPr>
            </w:pPr>
            <w:ins w:id="399"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400" w:author="Eric B Rayford" w:date="2010-11-04T11:01:00Z"/>
                <w:rFonts w:ascii="Arial" w:hAnsi="Arial" w:cs="Arial"/>
                <w:color w:val="1F497D" w:themeColor="text2"/>
                <w:sz w:val="16"/>
                <w:szCs w:val="16"/>
              </w:rPr>
            </w:pPr>
            <w:ins w:id="401"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402" w:author="Eric B Rayford" w:date="2010-11-04T11:01:00Z"/>
                <w:rFonts w:ascii="Arial" w:hAnsi="Arial" w:cs="Arial"/>
                <w:color w:val="1F497D" w:themeColor="text2"/>
                <w:sz w:val="16"/>
                <w:szCs w:val="16"/>
              </w:rPr>
            </w:pPr>
            <w:ins w:id="403"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72" w:right="72"/>
              <w:jc w:val="right"/>
              <w:rPr>
                <w:ins w:id="404" w:author="Eric B Rayford" w:date="2010-11-04T11:01:00Z"/>
                <w:rFonts w:ascii="Arial" w:hAnsi="Arial" w:cs="Arial"/>
                <w:color w:val="1F497D" w:themeColor="text2"/>
                <w:sz w:val="16"/>
                <w:szCs w:val="16"/>
              </w:rPr>
            </w:pPr>
            <w:ins w:id="405"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406"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407"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408" w:author="Eric B Rayford" w:date="2010-11-04T11:01:00Z"/>
                <w:rFonts w:ascii="Arial" w:hAnsi="Arial" w:cs="Arial"/>
                <w:color w:val="1F497D" w:themeColor="text2"/>
                <w:sz w:val="16"/>
                <w:szCs w:val="16"/>
              </w:rPr>
            </w:pPr>
          </w:p>
        </w:tc>
      </w:tr>
      <w:tr w:rsidR="00BA1421" w:rsidRPr="00C53E34" w:rsidTr="00645187">
        <w:trPr>
          <w:ins w:id="409" w:author="Eric B Rayford" w:date="2010-11-04T11:01:00Z"/>
        </w:trPr>
        <w:tc>
          <w:tcPr>
            <w:tcW w:w="2488" w:type="dxa"/>
          </w:tcPr>
          <w:p w:rsidR="00BA1421" w:rsidRPr="00C53E34" w:rsidRDefault="00BA1421" w:rsidP="00645187">
            <w:pPr>
              <w:autoSpaceDE w:val="0"/>
              <w:autoSpaceDN w:val="0"/>
              <w:adjustRightInd w:val="0"/>
              <w:spacing w:line="240" w:lineRule="atLeast"/>
              <w:ind w:left="72"/>
              <w:rPr>
                <w:ins w:id="410" w:author="Eric B Rayford" w:date="2010-11-04T11:01:00Z"/>
                <w:rFonts w:ascii="Arial" w:hAnsi="Arial" w:cs="Arial"/>
                <w:color w:val="1F497D" w:themeColor="text2"/>
                <w:sz w:val="16"/>
                <w:szCs w:val="16"/>
              </w:rPr>
            </w:pPr>
            <w:ins w:id="411" w:author="Eric B Rayford" w:date="2010-11-04T11:01:00Z">
              <w:r w:rsidRPr="00C53E34">
                <w:rPr>
                  <w:rFonts w:ascii="Arial" w:hAnsi="Arial" w:cs="Arial"/>
                  <w:color w:val="1F497D" w:themeColor="text2"/>
                  <w:sz w:val="16"/>
                  <w:szCs w:val="16"/>
                </w:rPr>
                <w:t>Reserved</w:t>
              </w:r>
            </w:ins>
          </w:p>
        </w:tc>
        <w:tc>
          <w:tcPr>
            <w:tcW w:w="720" w:type="dxa"/>
          </w:tcPr>
          <w:p w:rsidR="00BA1421" w:rsidRPr="00C53E34" w:rsidRDefault="00BA1421" w:rsidP="00645187">
            <w:pPr>
              <w:autoSpaceDE w:val="0"/>
              <w:autoSpaceDN w:val="0"/>
              <w:adjustRightInd w:val="0"/>
              <w:spacing w:line="240" w:lineRule="atLeast"/>
              <w:ind w:left="15"/>
              <w:jc w:val="right"/>
              <w:rPr>
                <w:ins w:id="412" w:author="Eric B Rayford" w:date="2010-11-04T11:01:00Z"/>
                <w:rFonts w:ascii="Arial" w:hAnsi="Arial" w:cs="Arial"/>
                <w:color w:val="1F497D" w:themeColor="text2"/>
                <w:sz w:val="16"/>
                <w:szCs w:val="16"/>
              </w:rPr>
            </w:pPr>
            <w:ins w:id="413"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414" w:author="Eric B Rayford" w:date="2010-11-04T11:01:00Z"/>
                <w:rFonts w:ascii="Arial" w:hAnsi="Arial" w:cs="Arial"/>
                <w:color w:val="1F497D" w:themeColor="text2"/>
                <w:sz w:val="16"/>
                <w:szCs w:val="16"/>
              </w:rPr>
            </w:pPr>
            <w:ins w:id="415" w:author="Eric B Rayford" w:date="2010-11-04T11:01:00Z">
              <w:r w:rsidRPr="00C53E34">
                <w:rPr>
                  <w:rFonts w:ascii="Arial" w:hAnsi="Arial" w:cs="Arial"/>
                  <w:color w:val="1F497D" w:themeColor="text2"/>
                  <w:sz w:val="16"/>
                  <w:szCs w:val="16"/>
                </w:rPr>
                <w:t>0</w:t>
              </w:r>
            </w:ins>
          </w:p>
        </w:tc>
        <w:tc>
          <w:tcPr>
            <w:tcW w:w="720" w:type="dxa"/>
          </w:tcPr>
          <w:p w:rsidR="00BA1421" w:rsidRPr="00C53E34" w:rsidRDefault="00BA1421" w:rsidP="00645187">
            <w:pPr>
              <w:autoSpaceDE w:val="0"/>
              <w:autoSpaceDN w:val="0"/>
              <w:adjustRightInd w:val="0"/>
              <w:spacing w:line="240" w:lineRule="atLeast"/>
              <w:ind w:left="72" w:right="72"/>
              <w:jc w:val="right"/>
              <w:rPr>
                <w:ins w:id="416" w:author="Eric B Rayford" w:date="2010-11-04T11:01:00Z"/>
                <w:rFonts w:ascii="Arial" w:hAnsi="Arial" w:cs="Arial"/>
                <w:color w:val="1F497D" w:themeColor="text2"/>
                <w:sz w:val="16"/>
                <w:szCs w:val="16"/>
              </w:rPr>
            </w:pPr>
            <w:ins w:id="417" w:author="Eric B Rayford" w:date="2010-11-04T11:01:00Z">
              <w:r w:rsidRPr="00C53E34">
                <w:rPr>
                  <w:rFonts w:ascii="Arial" w:hAnsi="Arial" w:cs="Arial"/>
                  <w:color w:val="1F497D" w:themeColor="text2"/>
                  <w:sz w:val="16"/>
                  <w:szCs w:val="16"/>
                </w:rPr>
                <w:t>1</w:t>
              </w:r>
            </w:ins>
          </w:p>
        </w:tc>
        <w:tc>
          <w:tcPr>
            <w:tcW w:w="720" w:type="dxa"/>
          </w:tcPr>
          <w:p w:rsidR="00BA1421" w:rsidRPr="00C53E34" w:rsidRDefault="00BA1421" w:rsidP="00645187">
            <w:pPr>
              <w:autoSpaceDE w:val="0"/>
              <w:autoSpaceDN w:val="0"/>
              <w:adjustRightInd w:val="0"/>
              <w:spacing w:line="240" w:lineRule="atLeast"/>
              <w:ind w:left="15"/>
              <w:rPr>
                <w:ins w:id="418"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spacing w:line="240" w:lineRule="atLeast"/>
              <w:ind w:left="15"/>
              <w:rPr>
                <w:ins w:id="419" w:author="Eric B Rayford" w:date="2010-11-04T11:01:00Z"/>
                <w:rFonts w:ascii="Arial" w:hAnsi="Arial" w:cs="Arial"/>
                <w:color w:val="1F497D" w:themeColor="text2"/>
                <w:sz w:val="16"/>
                <w:szCs w:val="16"/>
              </w:rPr>
            </w:pPr>
          </w:p>
        </w:tc>
        <w:tc>
          <w:tcPr>
            <w:tcW w:w="2016" w:type="dxa"/>
          </w:tcPr>
          <w:p w:rsidR="00BA1421" w:rsidRPr="00C53E34" w:rsidRDefault="00BA1421" w:rsidP="00645187">
            <w:pPr>
              <w:autoSpaceDE w:val="0"/>
              <w:autoSpaceDN w:val="0"/>
              <w:adjustRightInd w:val="0"/>
              <w:rPr>
                <w:ins w:id="420" w:author="Eric B Rayford" w:date="2010-11-04T11:01:00Z"/>
                <w:rFonts w:ascii="Arial" w:hAnsi="Arial" w:cs="Arial"/>
                <w:color w:val="1F497D" w:themeColor="text2"/>
                <w:sz w:val="16"/>
                <w:szCs w:val="16"/>
              </w:rPr>
            </w:pPr>
          </w:p>
        </w:tc>
      </w:tr>
    </w:tbl>
    <w:p w:rsidR="00BA1421" w:rsidRPr="00C53E34" w:rsidRDefault="00BA1421" w:rsidP="00BA1421">
      <w:pPr>
        <w:autoSpaceDE w:val="0"/>
        <w:autoSpaceDN w:val="0"/>
        <w:adjustRightInd w:val="0"/>
        <w:rPr>
          <w:ins w:id="421" w:author="Eric B Rayford" w:date="2010-11-04T11:01:00Z"/>
          <w:rFonts w:ascii="Arial" w:hAnsi="Arial" w:cs="Arial"/>
          <w:color w:val="1F497D" w:themeColor="text2"/>
          <w:sz w:val="16"/>
          <w:szCs w:val="16"/>
        </w:rPr>
      </w:pPr>
    </w:p>
    <w:p w:rsidR="00BA1421" w:rsidRPr="00C53E34" w:rsidRDefault="00BA1421" w:rsidP="00BA1421">
      <w:pPr>
        <w:rPr>
          <w:ins w:id="422" w:author="Eric B Rayford" w:date="2010-11-04T11:01:00Z"/>
          <w:color w:val="1F497D" w:themeColor="text2"/>
        </w:rPr>
      </w:pPr>
      <w:ins w:id="423" w:author="Eric B Rayford" w:date="2010-11-04T11:01:00Z">
        <w:r w:rsidRPr="00C53E34">
          <w:rPr>
            <w:color w:val="1F497D" w:themeColor="text2"/>
          </w:rPr>
          <w:t>This PID contains several signals associated with the status of the oxygen sensor performance tests.</w:t>
        </w:r>
      </w:ins>
    </w:p>
    <w:p w:rsidR="00BA1421" w:rsidRPr="00C53E34" w:rsidRDefault="00BA1421" w:rsidP="00BA1421">
      <w:pPr>
        <w:tabs>
          <w:tab w:val="left" w:pos="3450"/>
        </w:tabs>
        <w:rPr>
          <w:ins w:id="424" w:author="Eric B Rayford" w:date="2010-11-04T11:01:00Z"/>
          <w:color w:val="1F497D" w:themeColor="text2"/>
        </w:rPr>
      </w:pPr>
    </w:p>
    <w:p w:rsidR="00BA1421" w:rsidRPr="00C53E34" w:rsidRDefault="00BA1421" w:rsidP="00BA1421">
      <w:pPr>
        <w:autoSpaceDE w:val="0"/>
        <w:autoSpaceDN w:val="0"/>
        <w:adjustRightInd w:val="0"/>
        <w:spacing w:line="240" w:lineRule="atLeast"/>
        <w:rPr>
          <w:ins w:id="425" w:author="Eric B Rayford" w:date="2010-11-04T11:01:00Z"/>
          <w:iCs/>
          <w:color w:val="1F497D" w:themeColor="text2"/>
        </w:rPr>
      </w:pPr>
      <w:ins w:id="426" w:author="Eric B Rayford" w:date="2010-11-04T11:01:00Z">
        <w:r w:rsidRPr="00C53E34">
          <w:rPr>
            <w:iCs/>
            <w:color w:val="1F497D" w:themeColor="text2"/>
          </w:rPr>
          <w:t xml:space="preserve">B1S1 L2R Fault Detected – caused P015B indicates that pre-O2 voltage was not rich enough before starting ESPD R2L transition. When captured in a failure record, this Bit can be used for </w:t>
        </w:r>
        <w:r w:rsidRPr="00C53E34">
          <w:rPr>
            <w:color w:val="1F497D" w:themeColor="text2"/>
          </w:rPr>
          <w:t>field data analysis and determination of the number of DTCs associated with L2R_FaultDetected scenario.</w:t>
        </w:r>
      </w:ins>
    </w:p>
    <w:p w:rsidR="00BA1421" w:rsidRPr="00C53E34" w:rsidRDefault="00BA1421" w:rsidP="00BA1421">
      <w:pPr>
        <w:autoSpaceDE w:val="0"/>
        <w:autoSpaceDN w:val="0"/>
        <w:adjustRightInd w:val="0"/>
        <w:spacing w:line="240" w:lineRule="atLeast"/>
        <w:rPr>
          <w:ins w:id="427" w:author="Eric B Rayford" w:date="2010-11-04T11:01:00Z"/>
          <w:iCs/>
          <w:color w:val="1F497D" w:themeColor="text2"/>
        </w:rPr>
      </w:pPr>
    </w:p>
    <w:p w:rsidR="00BA1421" w:rsidRPr="00C53E34" w:rsidRDefault="00BA1421" w:rsidP="00BA1421">
      <w:pPr>
        <w:autoSpaceDE w:val="0"/>
        <w:autoSpaceDN w:val="0"/>
        <w:adjustRightInd w:val="0"/>
        <w:spacing w:line="240" w:lineRule="atLeast"/>
        <w:rPr>
          <w:ins w:id="428" w:author="Eric B Rayford" w:date="2010-11-04T11:01:00Z"/>
          <w:iCs/>
          <w:color w:val="1F497D" w:themeColor="text2"/>
        </w:rPr>
      </w:pPr>
      <w:ins w:id="429" w:author="Eric B Rayford" w:date="2010-11-04T11:01:00Z">
        <w:r w:rsidRPr="00C53E34">
          <w:rPr>
            <w:iCs/>
            <w:color w:val="1F497D" w:themeColor="text2"/>
          </w:rPr>
          <w:t xml:space="preserve">B2S1 L2R Fault Detected – caused P015D indicates that pre-O2 voltage was not rich enough before starting ESPD R2L transition. When captured in a failure record, this Bit can be used for </w:t>
        </w:r>
        <w:r w:rsidRPr="00C53E34">
          <w:rPr>
            <w:color w:val="1F497D" w:themeColor="text2"/>
          </w:rPr>
          <w:t>field data analysis and determination of the number of DTCs associated with L2R_FaultDetected scenario.</w:t>
        </w:r>
      </w:ins>
    </w:p>
    <w:p w:rsidR="00FF4F2F" w:rsidRDefault="00BA1421" w:rsidP="00BA1421">
      <w:pPr>
        <w:pStyle w:val="Heading3"/>
      </w:pPr>
      <w:ins w:id="430" w:author="Eric B Rayford" w:date="2010-11-04T11:01:00Z">
        <w:r>
          <w:br w:type="page"/>
        </w:r>
      </w:ins>
      <w:bookmarkStart w:id="431" w:name="_Toc276632565"/>
      <w:r w:rsidR="00FF4F2F">
        <w:lastRenderedPageBreak/>
        <w:t>ENGR – PID $1130 – Power Mode / Starter Status</w:t>
      </w:r>
      <w:bookmarkEnd w:id="273"/>
      <w:bookmarkEnd w:id="4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$1130</w:t>
            </w:r>
          </w:p>
        </w:tc>
        <w:tc>
          <w:tcPr>
            <w:tcW w:w="2880" w:type="dxa"/>
            <w:tcBorders>
              <w:top w:val="nil"/>
            </w:tcBorders>
          </w:tcPr>
          <w:p w:rsidR="00FF4F2F" w:rsidRDefault="00FF4F2F">
            <w:pPr>
              <w:rPr>
                <w:rFonts w:ascii="Arial" w:hAnsi="Arial"/>
                <w:sz w:val="16"/>
              </w:rPr>
            </w:pPr>
            <w:r>
              <w:rPr>
                <w:rFonts w:ascii="Arial" w:hAnsi="Arial"/>
                <w:sz w:val="16"/>
              </w:rPr>
              <w:t>Power Mode / Starter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Request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Accessory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Vehicle Start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Engine Start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i/>
                <w:sz w:val="14"/>
              </w:rPr>
            </w:pPr>
            <w:r>
              <w:rPr>
                <w:rFonts w:ascii="Arial" w:hAnsi="Arial"/>
                <w:sz w:val="16"/>
              </w:rPr>
              <w:t>Automatic Transmission Park/Neutral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power mode and starter systems.  The content of each of these signals is described below.</w:t>
      </w:r>
    </w:p>
    <w:p w:rsidR="00FF4F2F" w:rsidRDefault="00FF4F2F"/>
    <w:p w:rsidR="00FF4F2F" w:rsidRDefault="00FF4F2F">
      <w:r>
        <w:t>Crank Request Input Active indicates that either an existing hardwire is active or a serial data Crank Request is received.</w:t>
      </w:r>
    </w:p>
    <w:p w:rsidR="00FF4F2F" w:rsidRDefault="00FF4F2F"/>
    <w:p w:rsidR="00FF4F2F" w:rsidRDefault="00FF4F2F">
      <w:r>
        <w:t>Accessory Input Active indicates that the accessory hardwire input to the controller is active in applications using a power mode electrical architecture from PPEI 2.x or later.  In applications using a power mode electrical architecture that precedes PPEI 2.x, this signal indicates that the unlock hardwire input to the controller is active.</w:t>
      </w:r>
    </w:p>
    <w:p w:rsidR="00FF4F2F" w:rsidRDefault="00FF4F2F"/>
    <w:p w:rsidR="00FF4F2F" w:rsidRDefault="00FF4F2F">
      <w:r>
        <w:t>Powertrain Relay On indicates that the powertrain relay output driver from the ECM is commanded on.</w:t>
      </w:r>
    </w:p>
    <w:p w:rsidR="00FF4F2F" w:rsidRDefault="00FF4F2F"/>
    <w:p w:rsidR="00FF4F2F" w:rsidRDefault="00FF4F2F">
      <w:r>
        <w:t>Starter Relay On indicates the current commanded state of the starter relay.</w:t>
      </w:r>
    </w:p>
    <w:p w:rsidR="00FF4F2F" w:rsidRDefault="00FF4F2F"/>
    <w:p w:rsidR="00FF4F2F" w:rsidRDefault="00FF4F2F">
      <w:r>
        <w:t>Remote Vehicle Start Request indicates the state of the request received over serial communication from the remote vehicle start (RVS) system to start the vehicle in remote mode.</w:t>
      </w:r>
    </w:p>
    <w:p w:rsidR="00FF4F2F" w:rsidRDefault="00FF4F2F"/>
    <w:p w:rsidR="00FF4F2F" w:rsidRDefault="00FF4F2F">
      <w:r>
        <w:t>Power Take Off Remote Engine Start Request indicates the state of the request received over serial communication from the power take off (PTO) system to start the engine in remote mode.</w:t>
      </w:r>
    </w:p>
    <w:p w:rsidR="00FF4F2F" w:rsidRDefault="00FF4F2F"/>
    <w:p w:rsidR="00FF4F2F" w:rsidRDefault="00FF4F2F">
      <w:pPr>
        <w:pStyle w:val="BodyText"/>
        <w:rPr>
          <w:color w:val="auto"/>
          <w:u w:val="none"/>
        </w:rPr>
      </w:pPr>
      <w:r>
        <w:rPr>
          <w:color w:val="auto"/>
          <w:u w:val="none"/>
        </w:rPr>
        <w:t>The Automatic Transmission Park/Neutral Input Active signal is a normally open switch that is connected to ground when the transmission is in Park or Neutral.  The ECM shall read this signal with an input that is pulled up to the ignition voltage.  This switch input is provided to ensure that the engine can be started safely regardless of the communications status with the TCM. This switch input is the source of the transmission range determination for the starter control on IMS equipped transmissions.</w:t>
      </w:r>
    </w:p>
    <w:p w:rsidR="00FF4F2F" w:rsidRDefault="00FF4F2F">
      <w:pPr>
        <w:keepNext w:val="0"/>
        <w:keepLines w:val="0"/>
      </w:pPr>
    </w:p>
    <w:p w:rsidR="00FF4F2F" w:rsidRDefault="00FF4F2F">
      <w:pPr>
        <w:pStyle w:val="Heading3"/>
      </w:pPr>
      <w:bookmarkStart w:id="432" w:name="_Toc17862127"/>
      <w:bookmarkStart w:id="433" w:name="_Toc276632566"/>
      <w:r>
        <w:lastRenderedPageBreak/>
        <w:t>ENGR – PID $1131 – Fuel System Status</w:t>
      </w:r>
      <w:bookmarkEnd w:id="432"/>
      <w:bookmarkEnd w:id="4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$1131</w:t>
            </w:r>
          </w:p>
        </w:tc>
        <w:tc>
          <w:tcPr>
            <w:tcW w:w="2880" w:type="dxa"/>
            <w:tcBorders>
              <w:top w:val="nil"/>
            </w:tcBorders>
          </w:tcPr>
          <w:p w:rsidR="00FF4F2F" w:rsidRDefault="00FF4F2F">
            <w:pPr>
              <w:rPr>
                <w:rFonts w:ascii="Arial" w:hAnsi="Arial"/>
                <w:sz w:val="16"/>
              </w:rPr>
            </w:pPr>
            <w:r>
              <w:rPr>
                <w:rFonts w:ascii="Arial" w:hAnsi="Arial"/>
                <w:sz w:val="16"/>
              </w:rPr>
              <w:t>Fuel System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Trim 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Enrichment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Hot Coolant Enrichment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Decel Fuel Cut Off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Enrichment Catalyst Protection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fuel system.  The content of each of these signals is described below.</w:t>
      </w:r>
    </w:p>
    <w:p w:rsidR="00FF4F2F" w:rsidRDefault="00FF4F2F"/>
    <w:p w:rsidR="00FF4F2F" w:rsidRDefault="00FF4F2F">
      <w:r>
        <w:t>Fuel Trim Learn Enabled indicates that proper conditions exist to learn long term fuel corrections.</w:t>
      </w:r>
    </w:p>
    <w:p w:rsidR="00FF4F2F" w:rsidRDefault="00FF4F2F"/>
    <w:p w:rsidR="00FF4F2F" w:rsidRDefault="00FF4F2F">
      <w:r>
        <w:t>Fuel Closed Loop Active indicates that oxygen sensor 1 of each bank is being used as feedback to adjust the amount of fuel delivered to the engine.</w:t>
      </w:r>
    </w:p>
    <w:p w:rsidR="00FF4F2F" w:rsidRDefault="00FF4F2F"/>
    <w:p w:rsidR="00FF4F2F" w:rsidRDefault="00FF4F2F">
      <w:r>
        <w:t>Power Enrichment Active indicates that the conditions to enable power enrichment are active and that a richer than stoichiometric air/fuel ratio is being commanded in order to maximize power output.</w:t>
      </w:r>
    </w:p>
    <w:p w:rsidR="00FF4F2F" w:rsidRDefault="00FF4F2F"/>
    <w:p w:rsidR="00FF4F2F" w:rsidRDefault="00FF4F2F">
      <w:r>
        <w:t>Hot Coolant Enrichment Active indicates that the conditions to enable hot coolant enrichment are active and that a richer than stoichiometric air/fuel ratio is being commanded in order to help cool the engine when a system malfunction is causing the engine to run at extreme temperatures.</w:t>
      </w:r>
    </w:p>
    <w:p w:rsidR="00FF4F2F" w:rsidRDefault="00FF4F2F"/>
    <w:p w:rsidR="00FF4F2F" w:rsidRDefault="00FF4F2F">
      <w:r>
        <w:t>Decel Fuel Cut Off Active indicates that the conditions to enable DFCO are active and that torque is being reduced by turning off one or more fuel injectors and/or retarding spark.</w:t>
      </w:r>
    </w:p>
    <w:p w:rsidR="00FF4F2F" w:rsidRDefault="00FF4F2F"/>
    <w:p w:rsidR="00FF4F2F" w:rsidRDefault="00FF4F2F">
      <w:r>
        <w:t>Fuel Pump On indicates that the fuel pump is commanded on.</w:t>
      </w:r>
    </w:p>
    <w:p w:rsidR="00FF4F2F" w:rsidRDefault="00FF4F2F"/>
    <w:p w:rsidR="00FF4F2F" w:rsidRDefault="00FF4F2F">
      <w:r>
        <w:t>Secondary Fuel Pump On indicates that the secondary fuel pump is commanded on.  The secondary fuel pump output is only supported in dual fuel tank applications with an electronically controlled transfer pump.  A value of False will always be provided for this signal in other applications.</w:t>
      </w:r>
    </w:p>
    <w:p w:rsidR="00FF4F2F" w:rsidRDefault="00FF4F2F"/>
    <w:p w:rsidR="00FF4F2F" w:rsidRPr="00FF4F2F" w:rsidRDefault="00FF4F2F">
      <w:r w:rsidRPr="00FF4F2F">
        <w:t>Fuel Enrichment Catalyst Protection Active indicates fuel is being added to cool the catalytic converter.</w:t>
      </w:r>
    </w:p>
    <w:p w:rsidR="00FF4F2F" w:rsidRDefault="00FF4F2F">
      <w:pPr>
        <w:keepNext w:val="0"/>
        <w:keepLines w:val="0"/>
      </w:pPr>
    </w:p>
    <w:p w:rsidR="00FF4F2F" w:rsidRDefault="00FF4F2F">
      <w:pPr>
        <w:pStyle w:val="Heading3"/>
      </w:pPr>
      <w:bookmarkStart w:id="434" w:name="_Toc17862128"/>
      <w:bookmarkStart w:id="435" w:name="_Toc276632567"/>
      <w:r>
        <w:lastRenderedPageBreak/>
        <w:t>CDAR – PID $1133 – Displacement on Demand Status</w:t>
      </w:r>
      <w:bookmarkEnd w:id="4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$1133</w:t>
            </w:r>
          </w:p>
        </w:tc>
        <w:tc>
          <w:tcPr>
            <w:tcW w:w="2880" w:type="dxa"/>
            <w:tcBorders>
              <w:top w:val="nil"/>
            </w:tcBorders>
          </w:tcPr>
          <w:p w:rsidR="00FF4F2F" w:rsidRDefault="00FF4F2F">
            <w:pPr>
              <w:rPr>
                <w:rFonts w:ascii="Arial" w:hAnsi="Arial"/>
                <w:sz w:val="16"/>
              </w:rPr>
            </w:pPr>
            <w:r>
              <w:rPr>
                <w:rFonts w:ascii="Arial" w:hAnsi="Arial"/>
                <w:sz w:val="16"/>
              </w:rPr>
              <w:t>Displacement on Demand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780864">
        <w:trPr>
          <w:cantSplit/>
          <w:jc w:val="center"/>
        </w:trPr>
        <w:tc>
          <w:tcPr>
            <w:tcW w:w="2448" w:type="dxa"/>
            <w:tcBorders>
              <w:top w:val="nil"/>
            </w:tcBorders>
          </w:tcPr>
          <w:p w:rsidR="00780864" w:rsidRDefault="00780864">
            <w:pPr>
              <w:rPr>
                <w:rFonts w:ascii="Arial" w:hAnsi="Arial"/>
                <w:sz w:val="16"/>
              </w:rPr>
            </w:pPr>
            <w:r>
              <w:rPr>
                <w:rFonts w:ascii="Arial" w:hAnsi="Arial"/>
                <w:sz w:val="16"/>
              </w:rPr>
              <w:t>Fuel Saver Mode Active</w:t>
            </w:r>
          </w:p>
        </w:tc>
        <w:tc>
          <w:tcPr>
            <w:tcW w:w="720" w:type="dxa"/>
            <w:tcBorders>
              <w:top w:val="nil"/>
            </w:tcBorders>
          </w:tcPr>
          <w:p w:rsidR="00780864" w:rsidRDefault="00780864">
            <w:pPr>
              <w:jc w:val="right"/>
              <w:rPr>
                <w:rFonts w:ascii="Arial" w:hAnsi="Arial"/>
                <w:sz w:val="16"/>
              </w:rPr>
            </w:pPr>
            <w:r>
              <w:rPr>
                <w:rFonts w:ascii="Arial" w:hAnsi="Arial"/>
                <w:sz w:val="16"/>
              </w:rPr>
              <w:t>0</w:t>
            </w:r>
          </w:p>
        </w:tc>
        <w:tc>
          <w:tcPr>
            <w:tcW w:w="720" w:type="dxa"/>
            <w:tcBorders>
              <w:top w:val="nil"/>
            </w:tcBorders>
          </w:tcPr>
          <w:p w:rsidR="00780864" w:rsidRDefault="00780864">
            <w:pPr>
              <w:jc w:val="right"/>
              <w:rPr>
                <w:rFonts w:ascii="Arial" w:hAnsi="Arial"/>
                <w:sz w:val="16"/>
              </w:rPr>
            </w:pPr>
            <w:r>
              <w:rPr>
                <w:rFonts w:ascii="Arial" w:hAnsi="Arial"/>
                <w:sz w:val="16"/>
              </w:rPr>
              <w:t>0</w:t>
            </w:r>
          </w:p>
        </w:tc>
        <w:tc>
          <w:tcPr>
            <w:tcW w:w="720" w:type="dxa"/>
            <w:tcBorders>
              <w:top w:val="nil"/>
            </w:tcBorders>
          </w:tcPr>
          <w:p w:rsidR="00780864" w:rsidRDefault="00780864">
            <w:pPr>
              <w:jc w:val="right"/>
              <w:rPr>
                <w:rFonts w:ascii="Arial" w:hAnsi="Arial"/>
                <w:sz w:val="16"/>
              </w:rPr>
            </w:pPr>
            <w:r>
              <w:rPr>
                <w:rFonts w:ascii="Arial" w:hAnsi="Arial"/>
                <w:sz w:val="16"/>
              </w:rPr>
              <w:t>1</w:t>
            </w:r>
          </w:p>
        </w:tc>
        <w:tc>
          <w:tcPr>
            <w:tcW w:w="720" w:type="dxa"/>
            <w:tcBorders>
              <w:top w:val="nil"/>
            </w:tcBorders>
          </w:tcPr>
          <w:p w:rsidR="00780864" w:rsidRDefault="00780864">
            <w:pPr>
              <w:pStyle w:val="FootnoteText"/>
              <w:rPr>
                <w:rFonts w:ascii="Arial" w:hAnsi="Arial"/>
              </w:rPr>
            </w:pPr>
            <w:r>
              <w:rPr>
                <w:rFonts w:ascii="Arial" w:hAnsi="Arial"/>
              </w:rPr>
              <w:t>BLN</w:t>
            </w:r>
          </w:p>
        </w:tc>
        <w:tc>
          <w:tcPr>
            <w:tcW w:w="2016" w:type="dxa"/>
            <w:tcBorders>
              <w:top w:val="nil"/>
            </w:tcBorders>
          </w:tcPr>
          <w:p w:rsidR="00780864" w:rsidRDefault="00780864">
            <w:pPr>
              <w:rPr>
                <w:rFonts w:ascii="Arial" w:hAnsi="Arial"/>
                <w:sz w:val="16"/>
              </w:rPr>
            </w:pPr>
            <w:r>
              <w:rPr>
                <w:rFonts w:ascii="Arial" w:hAnsi="Arial"/>
                <w:sz w:val="16"/>
              </w:rPr>
              <w:t>N/A</w:t>
            </w:r>
          </w:p>
        </w:tc>
        <w:tc>
          <w:tcPr>
            <w:tcW w:w="2016" w:type="dxa"/>
            <w:tcBorders>
              <w:top w:val="nil"/>
            </w:tcBorders>
          </w:tcPr>
          <w:p w:rsidR="00780864" w:rsidRDefault="00780864">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displacement on demand system.  The content of each of these signals is described below.</w:t>
      </w:r>
    </w:p>
    <w:p w:rsidR="00FF4F2F" w:rsidRDefault="00FF4F2F"/>
    <w:p w:rsidR="00FF4F2F" w:rsidRDefault="00FF4F2F">
      <w:r>
        <w:t>Displacement on Demand Active indicates that half of the engine’s cylinders have been deactivated.</w:t>
      </w:r>
    </w:p>
    <w:p w:rsidR="00FF4F2F" w:rsidRDefault="00FF4F2F"/>
    <w:p w:rsidR="00FF4F2F" w:rsidRDefault="00FF4F2F">
      <w:r>
        <w:t>Displacement on Demand Solenoid A On, Displacement on Demand Solenoid B On, Displacement on Demand Solenoid C On, and Displacement on Demand Solenoid D On indicate the actual states of the displacement on demand solenoid outputs.</w:t>
      </w:r>
    </w:p>
    <w:p w:rsidR="00FF4F2F" w:rsidRDefault="00FF4F2F">
      <w:pPr>
        <w:keepNext w:val="0"/>
        <w:keepLines w:val="0"/>
      </w:pPr>
    </w:p>
    <w:p w:rsidR="00780864" w:rsidRDefault="00780864" w:rsidP="00780864">
      <w:r>
        <w:t>Fuel Saver Mode Active indicates that the Displacement on Demand (aka Active Fuel Management) window of operation has been changed according to a driver selected calibration to improve fuel economy.</w:t>
      </w:r>
    </w:p>
    <w:p w:rsidR="00780864" w:rsidRDefault="00780864">
      <w:pPr>
        <w:keepNext w:val="0"/>
        <w:keepLines w:val="0"/>
      </w:pPr>
    </w:p>
    <w:p w:rsidR="00FF4F2F" w:rsidRDefault="00FF4F2F">
      <w:pPr>
        <w:pStyle w:val="Heading3"/>
      </w:pPr>
      <w:bookmarkStart w:id="436" w:name="_Toc276632568"/>
      <w:r>
        <w:lastRenderedPageBreak/>
        <w:t>IFRR – PID $1134 – Intake Flow Rationality Status</w:t>
      </w:r>
      <w:bookmarkEnd w:id="4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$1134</w:t>
            </w:r>
          </w:p>
        </w:tc>
        <w:tc>
          <w:tcPr>
            <w:tcW w:w="2880" w:type="dxa"/>
            <w:tcBorders>
              <w:top w:val="nil"/>
            </w:tcBorders>
          </w:tcPr>
          <w:p w:rsidR="00FF4F2F" w:rsidRDefault="00FF4F2F">
            <w:pPr>
              <w:rPr>
                <w:rFonts w:ascii="Arial" w:hAnsi="Arial"/>
                <w:sz w:val="16"/>
              </w:rPr>
            </w:pPr>
            <w:r>
              <w:rPr>
                <w:rFonts w:ascii="Arial" w:hAnsi="Arial"/>
                <w:sz w:val="16"/>
              </w:rPr>
              <w:t>Intake Flow Rationality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MAF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MAP Model 1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MAP Model 2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blPrEx>
          <w:tblLook w:val="0000"/>
        </w:tblPrEx>
        <w:trPr>
          <w:cantSplit/>
          <w:jc w:val="center"/>
        </w:trPr>
        <w:tc>
          <w:tcPr>
            <w:tcW w:w="2448" w:type="dxa"/>
            <w:tcBorders>
              <w:top w:val="nil"/>
            </w:tcBorders>
          </w:tcPr>
          <w:p w:rsidR="00FF4F2F" w:rsidRDefault="00FF4F2F">
            <w:pPr>
              <w:rPr>
                <w:rFonts w:ascii="Arial" w:hAnsi="Arial"/>
                <w:sz w:val="16"/>
              </w:rPr>
            </w:pPr>
            <w:r>
              <w:rPr>
                <w:rFonts w:ascii="Arial" w:hAnsi="Arial"/>
                <w:snapToGrid w:val="0"/>
                <w:sz w:val="16"/>
              </w:rPr>
              <w:t>Commanded Cylinder Deactivation Failed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intake flow rationality diagnostic.  The content of each of these signals is described below.</w:t>
      </w:r>
    </w:p>
    <w:p w:rsidR="00FF4F2F" w:rsidRDefault="00FF4F2F"/>
    <w:p w:rsidR="00FF4F2F" w:rsidRDefault="00FF4F2F">
      <w:r>
        <w:t>MAF Residual Out of Tolerance indicates that the filtered MAF residual (the difference between the measured mass airflow and the mass airflow predicted from the throttle model) exceeds a failure threshold.</w:t>
      </w:r>
    </w:p>
    <w:p w:rsidR="00FF4F2F" w:rsidRDefault="00FF4F2F"/>
    <w:p w:rsidR="00FF4F2F" w:rsidRDefault="00FF4F2F">
      <w:r>
        <w:t>MAP Model 1 Residual Out of Tolerance indicates that the filtered MAP model 1 residual (the difference between the measured intake manifold pressure and the intake manifold pressure predicted from the intake manifold model using the mass airflow predicted from the throttle model) exceeds a failure threshold.</w:t>
      </w:r>
    </w:p>
    <w:p w:rsidR="00FF4F2F" w:rsidRDefault="00FF4F2F"/>
    <w:p w:rsidR="00FF4F2F" w:rsidRDefault="00FF4F2F">
      <w:r>
        <w:t>MAP Model 2 Residual Out of Tolerance indicates that the filtered MAP model 2 residual (the difference between the measured intake manifold pressure and the intake manifold pressure predicted from the intake manifold model using the measured mass airflow) exceeds a failure threshold.</w:t>
      </w:r>
    </w:p>
    <w:p w:rsidR="00FF4F2F" w:rsidRDefault="00FF4F2F"/>
    <w:p w:rsidR="00FF4F2F" w:rsidRDefault="00FF4F2F">
      <w:r>
        <w:t>Throttle Position Residual Out of Tolerance indicates that the filtered throttle position residual (the product of the MAF residual and the MAP model 1 residual) exceeds a failure threshold.</w:t>
      </w:r>
    </w:p>
    <w:p w:rsidR="00FF4F2F" w:rsidRDefault="00FF4F2F">
      <w:pPr>
        <w:keepNext w:val="0"/>
        <w:keepLines w:val="0"/>
      </w:pPr>
    </w:p>
    <w:p w:rsidR="00FF4F2F" w:rsidRDefault="00FF4F2F">
      <w:r>
        <w:rPr>
          <w:snapToGrid w:val="0"/>
        </w:rPr>
        <w:t>Commanded Cylinder Deactivation Failed</w:t>
      </w:r>
      <w:r>
        <w:t xml:space="preserve"> indicates that </w:t>
      </w:r>
      <w:r>
        <w:rPr>
          <w:snapToGrid w:val="0"/>
        </w:rPr>
        <w:t>one or more cylinders failed to deactivate when commanded to do so by DoD</w:t>
      </w:r>
      <w:r>
        <w:t>.</w:t>
      </w:r>
    </w:p>
    <w:p w:rsidR="00FF4F2F" w:rsidRDefault="00FF4F2F">
      <w:pPr>
        <w:keepNext w:val="0"/>
        <w:keepLines w:val="0"/>
      </w:pPr>
    </w:p>
    <w:p w:rsidR="00FF4F2F" w:rsidRDefault="00FF4F2F">
      <w:pPr>
        <w:pStyle w:val="Heading3"/>
      </w:pPr>
      <w:bookmarkStart w:id="437" w:name="_Toc276632569"/>
      <w:r>
        <w:lastRenderedPageBreak/>
        <w:t>PTOR – PID $1135 – Power Take Off / Fast Idle Status</w:t>
      </w:r>
      <w:bookmarkEnd w:id="434"/>
      <w:bookmarkEnd w:id="4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$1135</w:t>
            </w:r>
          </w:p>
        </w:tc>
        <w:tc>
          <w:tcPr>
            <w:tcW w:w="2880" w:type="dxa"/>
            <w:tcBorders>
              <w:top w:val="nil"/>
            </w:tcBorders>
          </w:tcPr>
          <w:p w:rsidR="00FF4F2F" w:rsidRDefault="00FF4F2F">
            <w:pPr>
              <w:rPr>
                <w:rFonts w:ascii="Arial" w:hAnsi="Arial"/>
                <w:sz w:val="16"/>
              </w:rPr>
            </w:pPr>
            <w:r>
              <w:rPr>
                <w:rFonts w:ascii="Arial" w:hAnsi="Arial"/>
                <w:sz w:val="16"/>
              </w:rPr>
              <w:t>Power Take Off / Fast Idle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 Fast Idle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Fast Idle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Fast Idle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Enable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Set 1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Set 2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Engine Shutdown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power take off (PTO) and fast idle systems.  The content of each of these signals is described below.</w:t>
      </w:r>
    </w:p>
    <w:p w:rsidR="00FF4F2F" w:rsidRDefault="00FF4F2F"/>
    <w:p w:rsidR="00FF4F2F" w:rsidRDefault="00FF4F2F">
      <w:r>
        <w:t>Power Take Off / Fast Idle Active indicates that PTO or fast idle engine speed control is active.</w:t>
      </w:r>
    </w:p>
    <w:p w:rsidR="00FF4F2F" w:rsidRDefault="00FF4F2F"/>
    <w:p w:rsidR="00FF4F2F" w:rsidRDefault="00FF4F2F">
      <w:r>
        <w:t>Fast Idle Switch Active indicates the state of the fast idle switch.  In fast idle electrical architectures from PPEI 3.x or later, this signal is based upon the state of the fast idle switch received over serial communication from the platform electronics.  In fast idle electrical architectures that precede any version of PPEI, this signal is based upon the hardwire fast idle switch input to the ECM.  A value of False will always be provided for this signal when fast idle is not present.</w:t>
      </w:r>
    </w:p>
    <w:p w:rsidR="00FF4F2F" w:rsidRDefault="00FF4F2F"/>
    <w:p w:rsidR="00FF4F2F" w:rsidRDefault="00FF4F2F">
      <w:r>
        <w:t>Fast Idle Switch Fault indicates that a failure of the fast idle switch has been detected (and a corresponding DTC has been stored) within the platform electronics.  In fast idle electrical architectures from PPEI 3.x or later, this signal is based upon the failure information for the fast idle switch received over serial communication from the platform electronics.  In fast idle electrical architectures that precede any version of PPEI, a value of False will always be provided for this signal.  A value of False will always be provided for this signal when fast idle is not present.</w:t>
      </w:r>
    </w:p>
    <w:p w:rsidR="00FF4F2F" w:rsidRDefault="00FF4F2F">
      <w:pPr>
        <w:keepNext w:val="0"/>
        <w:keepLines w:val="0"/>
      </w:pPr>
    </w:p>
    <w:p w:rsidR="00FF4F2F" w:rsidRDefault="00FF4F2F">
      <w:r>
        <w:lastRenderedPageBreak/>
        <w:t>Power Take Off Enable Switch Active indicates the state of the PTO enable switch.  In PTO electrical architectures from PPEI 3.x or later, this signal is based upon the state of the PTO enable switch received over serial communication from the platform electronics.  In PTO electrical architectures that precede any version of PPEI, this signal is based upon the hardwire PTO enable switch input to the ECM.  A value of False will always be provided for this signal when PTO is not present.</w:t>
      </w:r>
    </w:p>
    <w:p w:rsidR="00FF4F2F" w:rsidRDefault="00FF4F2F"/>
    <w:p w:rsidR="00FF4F2F" w:rsidRDefault="00FF4F2F">
      <w:r>
        <w:t>Power Take Off Set 1 Switch Active and Power Take Off Set 2 Switch Active indicate the states of the PTO set 1 switch and PTO set 2 switch, respectively.  In PTO electrical architectures from PPEI 3.x or later, these signals are based upon the states of the PTO set 1 switch and PTO set 2 switch received over serial communication from the platform electronics.  In PTO electrical architectures that precede any version of PPEI, these signals are based upon the hardwire PTO set 1 switch and PTO set 2 switch inputs to the ECM.  Values of False will always be provided for these signals when PTO is not present.</w:t>
      </w:r>
    </w:p>
    <w:p w:rsidR="00FF4F2F" w:rsidRDefault="00FF4F2F"/>
    <w:p w:rsidR="00FF4F2F" w:rsidRDefault="00FF4F2F">
      <w:r>
        <w:t>Power Take Off Switch Fault indicates that a failure of the PTO switches has been detected (and a corresponding DTC has been stored) within the platform electronics.  In PTO electrical architectures from PPEI 3.x or later, this signal is based upon the failure information for the PTO switches received over serial communication from the platform electronics.  In PTO electrical architectures that precede any version of PPEI, a value of False will always be provided for this signal.  A value of False will always be provided for this signal when PTO is not present.</w:t>
      </w:r>
    </w:p>
    <w:p w:rsidR="00FF4F2F" w:rsidRDefault="00FF4F2F"/>
    <w:p w:rsidR="00FF4F2F" w:rsidRDefault="00FF4F2F">
      <w:r>
        <w:t>Power Take Off Remote Engine Shutdown Requested indicates that the PTO remote engine shutdown request hardwire input to the ECM is active.  A value of False will always be provided for this signal when PTO is not present.</w:t>
      </w:r>
    </w:p>
    <w:p w:rsidR="00FF4F2F" w:rsidRDefault="00FF4F2F">
      <w:pPr>
        <w:keepNext w:val="0"/>
        <w:keepLines w:val="0"/>
      </w:pPr>
    </w:p>
    <w:p w:rsidR="00FF4F2F" w:rsidRDefault="00FF4F2F">
      <w:pPr>
        <w:pStyle w:val="Heading3"/>
      </w:pPr>
      <w:bookmarkStart w:id="438" w:name="_Toc17862129"/>
      <w:bookmarkStart w:id="439" w:name="_Toc276632570"/>
      <w:r>
        <w:t>PMDR – PID $1141 – Run/Crank Voltage</w:t>
      </w:r>
      <w:bookmarkEnd w:id="438"/>
      <w:bookmarkEnd w:id="4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$1141</w:t>
            </w:r>
          </w:p>
        </w:tc>
        <w:tc>
          <w:tcPr>
            <w:tcW w:w="2880" w:type="dxa"/>
            <w:tcBorders>
              <w:top w:val="nil"/>
            </w:tcBorders>
          </w:tcPr>
          <w:p w:rsidR="00FF4F2F" w:rsidRDefault="00FF4F2F">
            <w:pPr>
              <w:rPr>
                <w:rFonts w:ascii="Arial" w:hAnsi="Arial"/>
                <w:sz w:val="16"/>
              </w:rPr>
            </w:pPr>
            <w:r>
              <w:rPr>
                <w:rFonts w:ascii="Arial" w:hAnsi="Arial"/>
                <w:sz w:val="16"/>
              </w:rPr>
              <w:t>Run/Crank Voltage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V</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voltage of the Run/Crank input to the controller.</w:t>
      </w:r>
    </w:p>
    <w:p w:rsidR="00FF4F2F" w:rsidRDefault="00FF4F2F">
      <w:pPr>
        <w:keepNext w:val="0"/>
        <w:keepLines w:val="0"/>
      </w:pPr>
    </w:p>
    <w:p w:rsidR="00FF4F2F" w:rsidRDefault="00FF4F2F">
      <w:pPr>
        <w:pStyle w:val="Heading3"/>
      </w:pPr>
      <w:bookmarkStart w:id="440" w:name="_Toc17862130"/>
      <w:bookmarkStart w:id="441" w:name="_Toc276632571"/>
      <w:r>
        <w:t>ACCR – PID $1144 – Air Conditioning Refrigerant High Side Fluid Pressure A/D</w:t>
      </w:r>
      <w:bookmarkEnd w:id="440"/>
      <w:bookmarkEnd w:id="4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$1144</w:t>
            </w:r>
          </w:p>
        </w:tc>
        <w:tc>
          <w:tcPr>
            <w:tcW w:w="2880" w:type="dxa"/>
            <w:tcBorders>
              <w:top w:val="nil"/>
            </w:tcBorders>
          </w:tcPr>
          <w:p w:rsidR="00FF4F2F" w:rsidRDefault="00FF4F2F">
            <w:pPr>
              <w:rPr>
                <w:rFonts w:ascii="Arial" w:hAnsi="Arial"/>
                <w:sz w:val="16"/>
              </w:rPr>
            </w:pPr>
            <w:r>
              <w:rPr>
                <w:rFonts w:ascii="Arial" w:hAnsi="Arial"/>
                <w:sz w:val="16"/>
              </w:rPr>
              <w:t>Air Conditioning Refrigerant High Side Fluid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air conditioning refrigerant high side fluid pressure analog input as a percentage of its reference voltage.</w:t>
      </w:r>
    </w:p>
    <w:p w:rsidR="00FF4F2F" w:rsidRDefault="00FF4F2F">
      <w:pPr>
        <w:keepNext w:val="0"/>
        <w:keepLines w:val="0"/>
      </w:pPr>
    </w:p>
    <w:p w:rsidR="00FF4F2F" w:rsidRPr="00E80CF9" w:rsidRDefault="00FF4F2F">
      <w:pPr>
        <w:pStyle w:val="Heading3"/>
        <w:rPr>
          <w:lang w:val="de-DE"/>
        </w:rPr>
      </w:pPr>
      <w:bookmarkStart w:id="442" w:name="_Toc17862131"/>
      <w:bookmarkStart w:id="443" w:name="_Toc276632572"/>
      <w:r w:rsidRPr="00E80CF9">
        <w:rPr>
          <w:lang w:val="de-DE"/>
        </w:rPr>
        <w:t>OXYR – PID $1145 – Oxygen Sensor Voltage Bank 1 Sensor 1</w:t>
      </w:r>
      <w:bookmarkEnd w:id="443"/>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$1145</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1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1 sensor 1.</w:t>
      </w:r>
    </w:p>
    <w:p w:rsidR="00FF4F2F" w:rsidRDefault="00FF4F2F">
      <w:pPr>
        <w:keepNext w:val="0"/>
        <w:keepLines w:val="0"/>
      </w:pPr>
    </w:p>
    <w:p w:rsidR="00FF4F2F" w:rsidRPr="00E80CF9" w:rsidRDefault="00FF4F2F">
      <w:pPr>
        <w:pStyle w:val="Heading3"/>
        <w:rPr>
          <w:lang w:val="de-DE"/>
        </w:rPr>
      </w:pPr>
      <w:bookmarkStart w:id="444" w:name="_Toc276632573"/>
      <w:r w:rsidRPr="00E80CF9">
        <w:rPr>
          <w:lang w:val="de-DE"/>
        </w:rPr>
        <w:lastRenderedPageBreak/>
        <w:t>OXYR – PID $1146 – Oxygen Sensor Voltage Bank 1 Sensor 2</w:t>
      </w:r>
      <w:bookmarkEnd w:id="444"/>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$1146</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1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1 sensor 2.</w:t>
      </w:r>
    </w:p>
    <w:p w:rsidR="00FF4F2F" w:rsidRDefault="00FF4F2F">
      <w:pPr>
        <w:keepNext w:val="0"/>
        <w:keepLines w:val="0"/>
      </w:pPr>
    </w:p>
    <w:p w:rsidR="00FF4F2F" w:rsidRPr="00E80CF9" w:rsidRDefault="00FF4F2F">
      <w:pPr>
        <w:pStyle w:val="Heading3"/>
        <w:rPr>
          <w:lang w:val="de-DE"/>
        </w:rPr>
      </w:pPr>
      <w:bookmarkStart w:id="445" w:name="_Toc276632574"/>
      <w:r w:rsidRPr="00E80CF9">
        <w:rPr>
          <w:lang w:val="de-DE"/>
        </w:rPr>
        <w:t>OXYR – PID $1148 – Oxygen Sensor Voltage Bank 2 Sensor 1</w:t>
      </w:r>
      <w:bookmarkEnd w:id="445"/>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$1148</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2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2 sensor 1.</w:t>
      </w:r>
    </w:p>
    <w:p w:rsidR="00FF4F2F" w:rsidRDefault="00FF4F2F">
      <w:pPr>
        <w:keepNext w:val="0"/>
        <w:keepLines w:val="0"/>
      </w:pPr>
    </w:p>
    <w:p w:rsidR="00FF4F2F" w:rsidRPr="00E80CF9" w:rsidRDefault="00FF4F2F">
      <w:pPr>
        <w:pStyle w:val="Heading3"/>
        <w:rPr>
          <w:lang w:val="de-DE"/>
        </w:rPr>
      </w:pPr>
      <w:bookmarkStart w:id="446" w:name="_Toc276632575"/>
      <w:r w:rsidRPr="00E80CF9">
        <w:rPr>
          <w:lang w:val="de-DE"/>
        </w:rPr>
        <w:t>OXYR – PID $1149 – Oxygen Sensor Voltage Bank 2 Sensor 2</w:t>
      </w:r>
      <w:bookmarkEnd w:id="446"/>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$1149</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2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2 sensor 2.</w:t>
      </w:r>
    </w:p>
    <w:p w:rsidR="00FF4F2F" w:rsidRDefault="00FF4F2F">
      <w:pPr>
        <w:keepNext w:val="0"/>
        <w:keepLines w:val="0"/>
      </w:pPr>
    </w:p>
    <w:p w:rsidR="00FF4F2F" w:rsidRDefault="00FF4F2F">
      <w:pPr>
        <w:pStyle w:val="Heading3"/>
      </w:pPr>
      <w:bookmarkStart w:id="447" w:name="_Toc276632576"/>
      <w:r>
        <w:t>EGRR – PID $114B – Exhaust Gas Recirculation Pintle Position A/D</w:t>
      </w:r>
      <w:bookmarkEnd w:id="4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$114B</w:t>
            </w:r>
          </w:p>
        </w:tc>
        <w:tc>
          <w:tcPr>
            <w:tcW w:w="2880" w:type="dxa"/>
            <w:tcBorders>
              <w:top w:val="nil"/>
            </w:tcBorders>
          </w:tcPr>
          <w:p w:rsidR="00FF4F2F" w:rsidRDefault="00FF4F2F">
            <w:pPr>
              <w:rPr>
                <w:rFonts w:ascii="Arial" w:hAnsi="Arial"/>
                <w:sz w:val="16"/>
              </w:rPr>
            </w:pPr>
            <w:r>
              <w:rPr>
                <w:rFonts w:ascii="Arial" w:hAnsi="Arial"/>
                <w:sz w:val="16"/>
              </w:rPr>
              <w:t>Exhaust Gas Recirculation Pintle Position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exhaust gas recirculation (EGR) pintle position analog input as a percentage of its reference voltage.</w:t>
      </w:r>
    </w:p>
    <w:p w:rsidR="00FF4F2F" w:rsidRDefault="00FF4F2F">
      <w:pPr>
        <w:keepNext w:val="0"/>
        <w:keepLines w:val="0"/>
      </w:pPr>
    </w:p>
    <w:p w:rsidR="00FF4F2F" w:rsidRDefault="00FF4F2F">
      <w:pPr>
        <w:pStyle w:val="Heading3"/>
      </w:pPr>
      <w:bookmarkStart w:id="448" w:name="_Toc276632577"/>
      <w:r>
        <w:t>GENR – PID $114D – Generator F-Terminal Duty Cycle</w:t>
      </w:r>
      <w:bookmarkEnd w:id="442"/>
      <w:bookmarkEnd w:id="44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$114D</w:t>
            </w:r>
          </w:p>
        </w:tc>
        <w:tc>
          <w:tcPr>
            <w:tcW w:w="2880" w:type="dxa"/>
            <w:tcBorders>
              <w:top w:val="nil"/>
            </w:tcBorders>
          </w:tcPr>
          <w:p w:rsidR="00FF4F2F" w:rsidRDefault="00FF4F2F">
            <w:pPr>
              <w:rPr>
                <w:rFonts w:ascii="Arial" w:hAnsi="Arial"/>
                <w:sz w:val="16"/>
              </w:rPr>
            </w:pPr>
            <w:r>
              <w:rPr>
                <w:rFonts w:ascii="Arial" w:hAnsi="Arial"/>
                <w:sz w:val="16"/>
              </w:rPr>
              <w:t>Generator F-Terminal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filtered generator F-terminal duty cycle.</w:t>
      </w:r>
    </w:p>
    <w:p w:rsidR="00FF4F2F" w:rsidRDefault="00FF4F2F">
      <w:pPr>
        <w:keepNext w:val="0"/>
        <w:keepLines w:val="0"/>
      </w:pPr>
    </w:p>
    <w:p w:rsidR="00FF4F2F" w:rsidRPr="00DD2ECF" w:rsidRDefault="00FF4F2F">
      <w:pPr>
        <w:pStyle w:val="Heading3"/>
        <w:rPr>
          <w:lang w:val="it-IT"/>
        </w:rPr>
      </w:pPr>
      <w:bookmarkStart w:id="449" w:name="_Toc17862132"/>
      <w:bookmarkStart w:id="450" w:name="_Toc276632578"/>
      <w:r w:rsidRPr="00DD2ECF">
        <w:rPr>
          <w:lang w:val="it-IT"/>
        </w:rPr>
        <w:lastRenderedPageBreak/>
        <w:t>EVPR – PID $114E – Fuel Tank Vapor Pressure A/D</w:t>
      </w:r>
      <w:bookmarkEnd w:id="450"/>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$114E</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Fuel Tank Vapor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fuel tank vapor pressure analog input as a percentage of its reference voltage.</w:t>
      </w:r>
    </w:p>
    <w:p w:rsidR="00FF4F2F" w:rsidRDefault="00FF4F2F">
      <w:pPr>
        <w:keepNext w:val="0"/>
        <w:keepLines w:val="0"/>
      </w:pPr>
    </w:p>
    <w:p w:rsidR="00FF4F2F" w:rsidRDefault="00FF4F2F">
      <w:pPr>
        <w:pStyle w:val="Heading3"/>
      </w:pPr>
      <w:bookmarkStart w:id="451" w:name="_Toc276632579"/>
      <w:r>
        <w:t>EGRR – PID $1152 – Exhaust Gas Recirculation Actual Pintle Lift</w:t>
      </w:r>
      <w:bookmarkEnd w:id="4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$1152</w:t>
            </w:r>
          </w:p>
        </w:tc>
        <w:tc>
          <w:tcPr>
            <w:tcW w:w="2880" w:type="dxa"/>
            <w:tcBorders>
              <w:top w:val="nil"/>
            </w:tcBorders>
          </w:tcPr>
          <w:p w:rsidR="00FF4F2F" w:rsidRDefault="00FF4F2F">
            <w:pPr>
              <w:rPr>
                <w:rFonts w:ascii="Arial" w:hAnsi="Arial"/>
                <w:sz w:val="16"/>
              </w:rPr>
            </w:pPr>
            <w:r>
              <w:rPr>
                <w:rFonts w:ascii="Arial" w:hAnsi="Arial"/>
                <w:sz w:val="16"/>
              </w:rPr>
              <w:t>Exhaust Gas Recirculation Actual Pintle Lift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exhaust gas recirculation (EGR) actual pintle lift as a percentage of maximum pintle lift.</w:t>
      </w:r>
    </w:p>
    <w:p w:rsidR="00FF4F2F" w:rsidRDefault="00FF4F2F">
      <w:pPr>
        <w:keepNext w:val="0"/>
        <w:keepLines w:val="0"/>
      </w:pPr>
    </w:p>
    <w:p w:rsidR="00CF1373" w:rsidRDefault="00CF1373" w:rsidP="00CF1373">
      <w:pPr>
        <w:pStyle w:val="Heading3"/>
      </w:pPr>
      <w:bookmarkStart w:id="452" w:name="_Toc120514976"/>
      <w:bookmarkStart w:id="453" w:name="_Toc276632580"/>
      <w:r>
        <w:t>EOTR – PID $1154 – Estimated Engine Oil Temperature</w:t>
      </w:r>
      <w:bookmarkEnd w:id="452"/>
      <w:bookmarkEnd w:id="453"/>
    </w:p>
    <w:p w:rsidR="00CF1373" w:rsidRDefault="00CF1373" w:rsidP="00CF137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CF1373">
        <w:trPr>
          <w:cantSplit/>
          <w:jc w:val="center"/>
        </w:trPr>
        <w:tc>
          <w:tcPr>
            <w:tcW w:w="720" w:type="dxa"/>
            <w:tcBorders>
              <w:bottom w:val="single" w:sz="12" w:space="0" w:color="000000"/>
            </w:tcBorders>
          </w:tcPr>
          <w:p w:rsidR="00CF1373" w:rsidRDefault="00CF1373" w:rsidP="00700BE2">
            <w:pPr>
              <w:jc w:val="center"/>
              <w:rPr>
                <w:b/>
                <w:sz w:val="16"/>
              </w:rPr>
            </w:pPr>
            <w:r>
              <w:rPr>
                <w:b/>
                <w:sz w:val="16"/>
              </w:rPr>
              <w:t>PID</w:t>
            </w:r>
          </w:p>
        </w:tc>
        <w:tc>
          <w:tcPr>
            <w:tcW w:w="2880" w:type="dxa"/>
            <w:tcBorders>
              <w:bottom w:val="single" w:sz="12" w:space="0" w:color="000000"/>
            </w:tcBorders>
          </w:tcPr>
          <w:p w:rsidR="00CF1373" w:rsidRDefault="00CF1373" w:rsidP="00700BE2">
            <w:pPr>
              <w:jc w:val="center"/>
              <w:rPr>
                <w:b/>
                <w:sz w:val="16"/>
              </w:rPr>
            </w:pPr>
            <w:r>
              <w:rPr>
                <w:b/>
                <w:sz w:val="16"/>
              </w:rPr>
              <w:t>Signal</w:t>
            </w:r>
          </w:p>
        </w:tc>
        <w:tc>
          <w:tcPr>
            <w:tcW w:w="720" w:type="dxa"/>
            <w:tcBorders>
              <w:bottom w:val="single" w:sz="12" w:space="0" w:color="000000"/>
            </w:tcBorders>
          </w:tcPr>
          <w:p w:rsidR="00CF1373" w:rsidRDefault="00CF1373" w:rsidP="00700BE2">
            <w:pPr>
              <w:jc w:val="center"/>
              <w:rPr>
                <w:b/>
                <w:sz w:val="16"/>
              </w:rPr>
            </w:pPr>
            <w:r>
              <w:rPr>
                <w:b/>
                <w:sz w:val="16"/>
              </w:rPr>
              <w:t>Length (Bytes)</w:t>
            </w:r>
          </w:p>
        </w:tc>
        <w:tc>
          <w:tcPr>
            <w:tcW w:w="720" w:type="dxa"/>
            <w:tcBorders>
              <w:bottom w:val="single" w:sz="12" w:space="0" w:color="000000"/>
            </w:tcBorders>
          </w:tcPr>
          <w:p w:rsidR="00CF1373" w:rsidRDefault="00CF1373" w:rsidP="00700BE2">
            <w:pPr>
              <w:jc w:val="center"/>
              <w:rPr>
                <w:b/>
                <w:sz w:val="16"/>
              </w:rPr>
            </w:pPr>
            <w:r>
              <w:rPr>
                <w:b/>
                <w:sz w:val="16"/>
              </w:rPr>
              <w:t>Data Type</w:t>
            </w:r>
          </w:p>
        </w:tc>
        <w:tc>
          <w:tcPr>
            <w:tcW w:w="2160" w:type="dxa"/>
            <w:tcBorders>
              <w:bottom w:val="single" w:sz="12" w:space="0" w:color="000000"/>
            </w:tcBorders>
          </w:tcPr>
          <w:p w:rsidR="00CF1373" w:rsidRDefault="00CF1373" w:rsidP="00700BE2">
            <w:pPr>
              <w:jc w:val="center"/>
              <w:rPr>
                <w:b/>
                <w:sz w:val="16"/>
              </w:rPr>
            </w:pPr>
            <w:r>
              <w:rPr>
                <w:b/>
                <w:sz w:val="16"/>
              </w:rPr>
              <w:t>Range</w:t>
            </w:r>
          </w:p>
        </w:tc>
        <w:tc>
          <w:tcPr>
            <w:tcW w:w="2160" w:type="dxa"/>
            <w:tcBorders>
              <w:bottom w:val="single" w:sz="12" w:space="0" w:color="000000"/>
            </w:tcBorders>
          </w:tcPr>
          <w:p w:rsidR="00CF1373" w:rsidRDefault="00CF1373" w:rsidP="00700BE2">
            <w:pPr>
              <w:jc w:val="center"/>
              <w:rPr>
                <w:b/>
                <w:sz w:val="16"/>
              </w:rPr>
            </w:pPr>
            <w:r>
              <w:rPr>
                <w:b/>
                <w:sz w:val="16"/>
              </w:rPr>
              <w:t>Conversion</w:t>
            </w:r>
          </w:p>
        </w:tc>
      </w:tr>
      <w:tr w:rsidR="00CF1373">
        <w:trPr>
          <w:cantSplit/>
          <w:jc w:val="center"/>
        </w:trPr>
        <w:tc>
          <w:tcPr>
            <w:tcW w:w="720" w:type="dxa"/>
            <w:tcBorders>
              <w:top w:val="nil"/>
            </w:tcBorders>
          </w:tcPr>
          <w:p w:rsidR="00CF1373" w:rsidRDefault="00CF1373" w:rsidP="00700BE2">
            <w:pPr>
              <w:jc w:val="right"/>
              <w:rPr>
                <w:rFonts w:ascii="Arial" w:hAnsi="Arial"/>
                <w:sz w:val="16"/>
              </w:rPr>
            </w:pPr>
            <w:r>
              <w:rPr>
                <w:rFonts w:ascii="Arial" w:hAnsi="Arial"/>
                <w:sz w:val="16"/>
              </w:rPr>
              <w:t>$1154</w:t>
            </w:r>
          </w:p>
        </w:tc>
        <w:tc>
          <w:tcPr>
            <w:tcW w:w="2880" w:type="dxa"/>
            <w:tcBorders>
              <w:top w:val="nil"/>
            </w:tcBorders>
          </w:tcPr>
          <w:p w:rsidR="00CF1373" w:rsidRDefault="00CF1373" w:rsidP="00700BE2">
            <w:pPr>
              <w:rPr>
                <w:rFonts w:ascii="Arial" w:hAnsi="Arial"/>
                <w:sz w:val="16"/>
              </w:rPr>
            </w:pPr>
            <w:r>
              <w:rPr>
                <w:rFonts w:ascii="Arial" w:hAnsi="Arial"/>
                <w:sz w:val="16"/>
              </w:rPr>
              <w:t>Estimated Engine Oil Temperature</w:t>
            </w:r>
          </w:p>
        </w:tc>
        <w:tc>
          <w:tcPr>
            <w:tcW w:w="720" w:type="dxa"/>
            <w:tcBorders>
              <w:top w:val="nil"/>
            </w:tcBorders>
          </w:tcPr>
          <w:p w:rsidR="00CF1373" w:rsidRDefault="00CF1373" w:rsidP="00700BE2">
            <w:pPr>
              <w:jc w:val="right"/>
              <w:rPr>
                <w:rFonts w:ascii="Arial" w:hAnsi="Arial"/>
                <w:sz w:val="16"/>
              </w:rPr>
            </w:pPr>
            <w:r>
              <w:rPr>
                <w:rFonts w:ascii="Arial" w:hAnsi="Arial"/>
                <w:sz w:val="16"/>
              </w:rPr>
              <w:t>1</w:t>
            </w:r>
          </w:p>
        </w:tc>
        <w:tc>
          <w:tcPr>
            <w:tcW w:w="720" w:type="dxa"/>
            <w:tcBorders>
              <w:top w:val="nil"/>
            </w:tcBorders>
          </w:tcPr>
          <w:p w:rsidR="00CF1373" w:rsidRDefault="00CF1373" w:rsidP="00700BE2">
            <w:pPr>
              <w:rPr>
                <w:rFonts w:ascii="Arial" w:hAnsi="Arial"/>
                <w:sz w:val="16"/>
              </w:rPr>
            </w:pPr>
            <w:r>
              <w:rPr>
                <w:rFonts w:ascii="Arial" w:hAnsi="Arial"/>
                <w:sz w:val="16"/>
              </w:rPr>
              <w:t>UNM</w:t>
            </w:r>
          </w:p>
        </w:tc>
        <w:tc>
          <w:tcPr>
            <w:tcW w:w="2160" w:type="dxa"/>
            <w:tcBorders>
              <w:top w:val="nil"/>
            </w:tcBorders>
          </w:tcPr>
          <w:p w:rsidR="00CF1373" w:rsidRDefault="00CF1373" w:rsidP="00700BE2">
            <w:pPr>
              <w:rPr>
                <w:rFonts w:ascii="Arial" w:hAnsi="Arial"/>
                <w:sz w:val="16"/>
              </w:rPr>
            </w:pPr>
            <w:r>
              <w:rPr>
                <w:rFonts w:ascii="Arial" w:hAnsi="Arial"/>
                <w:sz w:val="16"/>
              </w:rPr>
              <w:t>-40 - 215 °C</w:t>
            </w:r>
          </w:p>
        </w:tc>
        <w:tc>
          <w:tcPr>
            <w:tcW w:w="2160" w:type="dxa"/>
            <w:tcBorders>
              <w:top w:val="nil"/>
            </w:tcBorders>
          </w:tcPr>
          <w:p w:rsidR="00CF1373" w:rsidRDefault="00CF1373" w:rsidP="00700BE2">
            <w:pPr>
              <w:rPr>
                <w:rFonts w:ascii="Arial" w:hAnsi="Arial"/>
                <w:sz w:val="16"/>
              </w:rPr>
            </w:pPr>
            <w:r>
              <w:rPr>
                <w:rFonts w:ascii="Arial" w:hAnsi="Arial"/>
                <w:sz w:val="16"/>
              </w:rPr>
              <w:t>E = N * 1 - 40</w:t>
            </w:r>
          </w:p>
        </w:tc>
      </w:tr>
    </w:tbl>
    <w:p w:rsidR="00CF1373" w:rsidRDefault="00CF1373" w:rsidP="00CF1373"/>
    <w:p w:rsidR="00CF1373" w:rsidRDefault="00CF1373" w:rsidP="00CF1373">
      <w:r>
        <w:t>This PID contains the estimated (modeled) engine oil temperature (as a function of engine coolant temperature and other parameters).</w:t>
      </w:r>
    </w:p>
    <w:bookmarkEnd w:id="449"/>
    <w:p w:rsidR="00FF4F2F" w:rsidRDefault="00FF4F2F">
      <w:pPr>
        <w:keepNext w:val="0"/>
        <w:keepLines w:val="0"/>
      </w:pPr>
    </w:p>
    <w:p w:rsidR="00FF4F2F" w:rsidRDefault="00FF4F2F">
      <w:pPr>
        <w:pStyle w:val="Heading3"/>
      </w:pPr>
      <w:bookmarkStart w:id="454" w:name="_Toc17862133"/>
      <w:bookmarkStart w:id="455" w:name="_Toc276632581"/>
      <w:r>
        <w:t>FLVR – PID $1155 – Fuel Level Sensor A/D</w:t>
      </w:r>
      <w:bookmarkEnd w:id="454"/>
      <w:bookmarkEnd w:id="4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$1155</w:t>
            </w:r>
          </w:p>
        </w:tc>
        <w:tc>
          <w:tcPr>
            <w:tcW w:w="2880" w:type="dxa"/>
            <w:tcBorders>
              <w:top w:val="nil"/>
            </w:tcBorders>
          </w:tcPr>
          <w:p w:rsidR="00FF4F2F" w:rsidRDefault="00FF4F2F">
            <w:pPr>
              <w:rPr>
                <w:rFonts w:ascii="Arial" w:hAnsi="Arial"/>
                <w:sz w:val="16"/>
              </w:rPr>
            </w:pPr>
            <w:r>
              <w:rPr>
                <w:rFonts w:ascii="Arial" w:hAnsi="Arial"/>
                <w:sz w:val="16"/>
              </w:rPr>
              <w:t>Fuel Level Sensor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unfiltered fuel level sensor analog input for the primary fuel tank as a percentage of its reference voltage.</w:t>
      </w:r>
    </w:p>
    <w:p w:rsidR="00FF4F2F" w:rsidRDefault="00FF4F2F">
      <w:pPr>
        <w:keepNext w:val="0"/>
        <w:keepLines w:val="0"/>
      </w:pPr>
    </w:p>
    <w:p w:rsidR="00FF4F2F" w:rsidRDefault="00FF4F2F">
      <w:pPr>
        <w:pStyle w:val="Heading3"/>
      </w:pPr>
      <w:bookmarkStart w:id="456" w:name="_Toc17862134"/>
      <w:bookmarkStart w:id="457" w:name="_Toc276632582"/>
      <w:r>
        <w:t>BBVR – PID $1157 – Brake Booster Vacuum Pressure A/D</w:t>
      </w:r>
      <w:bookmarkEnd w:id="456"/>
      <w:bookmarkEnd w:id="4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$1157</w:t>
            </w:r>
          </w:p>
        </w:tc>
        <w:tc>
          <w:tcPr>
            <w:tcW w:w="2880" w:type="dxa"/>
            <w:tcBorders>
              <w:top w:val="nil"/>
            </w:tcBorders>
          </w:tcPr>
          <w:p w:rsidR="00FF4F2F" w:rsidRDefault="00FF4F2F">
            <w:pPr>
              <w:rPr>
                <w:rFonts w:ascii="Arial" w:hAnsi="Arial"/>
                <w:sz w:val="16"/>
              </w:rPr>
            </w:pPr>
            <w:r>
              <w:rPr>
                <w:rFonts w:ascii="Arial" w:hAnsi="Arial"/>
                <w:sz w:val="16"/>
              </w:rPr>
              <w:t>Brake Booster Vacuum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brake booster vacuum pressure analog input as a percentage of its reference voltage.</w:t>
      </w:r>
    </w:p>
    <w:p w:rsidR="00FF4F2F" w:rsidRDefault="00FF4F2F">
      <w:pPr>
        <w:keepNext w:val="0"/>
        <w:keepLines w:val="0"/>
      </w:pPr>
    </w:p>
    <w:p w:rsidR="00FF4F2F" w:rsidRDefault="00FF4F2F">
      <w:pPr>
        <w:pStyle w:val="Heading3"/>
      </w:pPr>
      <w:bookmarkStart w:id="458" w:name="_Toc17862135"/>
      <w:bookmarkStart w:id="459" w:name="_Toc276632583"/>
      <w:r>
        <w:lastRenderedPageBreak/>
        <w:t>TCSR – PID $1158 – Requested Torque Input</w:t>
      </w:r>
      <w:bookmarkEnd w:id="458"/>
      <w:bookmarkEnd w:id="4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$1158</w:t>
            </w:r>
          </w:p>
        </w:tc>
        <w:tc>
          <w:tcPr>
            <w:tcW w:w="2880" w:type="dxa"/>
            <w:tcBorders>
              <w:top w:val="nil"/>
            </w:tcBorders>
          </w:tcPr>
          <w:p w:rsidR="00FF4F2F" w:rsidRDefault="00FF4F2F">
            <w:pPr>
              <w:rPr>
                <w:rFonts w:ascii="Arial" w:hAnsi="Arial"/>
                <w:sz w:val="16"/>
              </w:rPr>
            </w:pPr>
            <w:r>
              <w:rPr>
                <w:rFonts w:ascii="Arial" w:hAnsi="Arial"/>
                <w:sz w:val="16"/>
              </w:rPr>
              <w:t>Requested Torque Input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engine torque requested by the traction control system, as a percentage of maximum engine torque, via the requested torque PWM input to the ECM from the ABS/TCS module.</w:t>
      </w:r>
    </w:p>
    <w:p w:rsidR="00FF4F2F" w:rsidRDefault="00FF4F2F">
      <w:pPr>
        <w:keepNext w:val="0"/>
        <w:keepLines w:val="0"/>
      </w:pPr>
    </w:p>
    <w:p w:rsidR="00FF4F2F" w:rsidRDefault="00FF4F2F">
      <w:pPr>
        <w:pStyle w:val="Heading3"/>
      </w:pPr>
      <w:bookmarkStart w:id="460" w:name="_Toc17862136"/>
      <w:bookmarkStart w:id="461" w:name="_Toc276632584"/>
      <w:r>
        <w:t>EOPR – PID $115C – Engine Oil Pressure A/D</w:t>
      </w:r>
      <w:bookmarkEnd w:id="460"/>
      <w:bookmarkEnd w:id="4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$115C</w:t>
            </w:r>
          </w:p>
        </w:tc>
        <w:tc>
          <w:tcPr>
            <w:tcW w:w="2880" w:type="dxa"/>
            <w:tcBorders>
              <w:top w:val="nil"/>
            </w:tcBorders>
          </w:tcPr>
          <w:p w:rsidR="00FF4F2F" w:rsidRDefault="00FF4F2F">
            <w:pPr>
              <w:rPr>
                <w:rFonts w:ascii="Arial" w:hAnsi="Arial"/>
                <w:sz w:val="16"/>
              </w:rPr>
            </w:pPr>
            <w:r>
              <w:rPr>
                <w:rFonts w:ascii="Arial" w:hAnsi="Arial"/>
                <w:sz w:val="16"/>
              </w:rPr>
              <w:t>Engine Oil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engine oil pressure analog input as a percentage of its reference voltage.</w:t>
      </w:r>
    </w:p>
    <w:p w:rsidR="00FF4F2F" w:rsidRDefault="00FF4F2F">
      <w:pPr>
        <w:keepNext w:val="0"/>
        <w:keepLines w:val="0"/>
      </w:pPr>
    </w:p>
    <w:p w:rsidR="00FF4F2F" w:rsidRDefault="00FF4F2F">
      <w:pPr>
        <w:pStyle w:val="Heading3"/>
      </w:pPr>
      <w:bookmarkStart w:id="462" w:name="_Toc17862137"/>
      <w:bookmarkStart w:id="463" w:name="_Toc276632585"/>
      <w:r>
        <w:t>EPSR – PID $115D – Crank Position Sensor Pulse Counter</w:t>
      </w:r>
      <w:bookmarkEnd w:id="4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$115D</w:t>
            </w:r>
          </w:p>
        </w:tc>
        <w:tc>
          <w:tcPr>
            <w:tcW w:w="2880" w:type="dxa"/>
            <w:tcBorders>
              <w:top w:val="nil"/>
            </w:tcBorders>
          </w:tcPr>
          <w:p w:rsidR="00FF4F2F" w:rsidRDefault="00FF4F2F">
            <w:pPr>
              <w:rPr>
                <w:rFonts w:ascii="Arial" w:hAnsi="Arial"/>
                <w:sz w:val="16"/>
              </w:rPr>
            </w:pPr>
            <w:r>
              <w:rPr>
                <w:rFonts w:ascii="Arial" w:hAnsi="Arial"/>
                <w:sz w:val="16"/>
              </w:rPr>
              <w:t>Crank Position Sensor Pulse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crank position sensor pulses.  A change in the value of this PID indicates crank position sensor activity.</w:t>
      </w:r>
    </w:p>
    <w:p w:rsidR="00FF4F2F" w:rsidRDefault="00FF4F2F">
      <w:pPr>
        <w:keepNext w:val="0"/>
        <w:keepLines w:val="0"/>
      </w:pPr>
    </w:p>
    <w:p w:rsidR="00FF4F2F" w:rsidRDefault="00FF4F2F">
      <w:pPr>
        <w:pStyle w:val="Heading3"/>
      </w:pPr>
      <w:bookmarkStart w:id="464" w:name="_Toc276632586"/>
      <w:r>
        <w:t xml:space="preserve">EPSR – PID $115E – Primary </w:t>
      </w:r>
      <w:smartTag w:uri="urn:schemas-microsoft-com:office:smarttags" w:element="place">
        <w:r>
          <w:t>Cam</w:t>
        </w:r>
      </w:smartTag>
      <w:r>
        <w:t xml:space="preserve"> Position Sensor Pulse Counter</w:t>
      </w:r>
      <w:bookmarkEnd w:id="4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$115E</w:t>
            </w:r>
          </w:p>
        </w:tc>
        <w:tc>
          <w:tcPr>
            <w:tcW w:w="2880" w:type="dxa"/>
            <w:tcBorders>
              <w:top w:val="nil"/>
            </w:tcBorders>
          </w:tcPr>
          <w:p w:rsidR="00FF4F2F" w:rsidRDefault="00FF4F2F">
            <w:pPr>
              <w:rPr>
                <w:rFonts w:ascii="Arial" w:hAnsi="Arial"/>
                <w:sz w:val="16"/>
              </w:rPr>
            </w:pPr>
            <w:r>
              <w:rPr>
                <w:rFonts w:ascii="Arial" w:hAnsi="Arial"/>
                <w:sz w:val="16"/>
              </w:rPr>
              <w:t xml:space="preserve">Primary </w:t>
            </w:r>
            <w:smartTag w:uri="urn:schemas-microsoft-com:office:smarttags" w:element="place">
              <w:r>
                <w:rPr>
                  <w:rFonts w:ascii="Arial" w:hAnsi="Arial"/>
                  <w:sz w:val="16"/>
                </w:rPr>
                <w:t>Cam</w:t>
              </w:r>
            </w:smartTag>
            <w:r>
              <w:rPr>
                <w:rFonts w:ascii="Arial" w:hAnsi="Arial"/>
                <w:sz w:val="16"/>
              </w:rPr>
              <w:t xml:space="preserve"> Position Sensor Pulse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primary cam position sensor pulses.  A change in the value of this PID indicates primary cam position sensor activity.</w:t>
      </w:r>
    </w:p>
    <w:p w:rsidR="00FF4F2F" w:rsidRDefault="00FF4F2F">
      <w:pPr>
        <w:keepNext w:val="0"/>
        <w:keepLines w:val="0"/>
      </w:pPr>
    </w:p>
    <w:p w:rsidR="00FF4F2F" w:rsidRDefault="00FF4F2F">
      <w:pPr>
        <w:pStyle w:val="Heading3"/>
      </w:pPr>
      <w:bookmarkStart w:id="465" w:name="_Toc276632587"/>
      <w:r>
        <w:t>EPSR – PID $115F – Crankshaft Resynchronization Counter</w:t>
      </w:r>
      <w:bookmarkEnd w:id="4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$115F</w:t>
            </w:r>
          </w:p>
        </w:tc>
        <w:tc>
          <w:tcPr>
            <w:tcW w:w="2880" w:type="dxa"/>
            <w:tcBorders>
              <w:top w:val="nil"/>
            </w:tcBorders>
          </w:tcPr>
          <w:p w:rsidR="00FF4F2F" w:rsidRDefault="00FF4F2F">
            <w:pPr>
              <w:rPr>
                <w:rFonts w:ascii="Arial" w:hAnsi="Arial"/>
                <w:sz w:val="16"/>
              </w:rPr>
            </w:pPr>
            <w:r>
              <w:rPr>
                <w:rFonts w:ascii="Arial" w:hAnsi="Arial"/>
                <w:sz w:val="16"/>
              </w:rPr>
              <w:t>Crankshaft Resynchronization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times that crankshaft synchronization has been lost (at normal engine speeds).</w:t>
      </w:r>
    </w:p>
    <w:p w:rsidR="00FF4F2F" w:rsidRDefault="00FF4F2F">
      <w:pPr>
        <w:keepNext w:val="0"/>
        <w:keepLines w:val="0"/>
      </w:pPr>
    </w:p>
    <w:p w:rsidR="00FF4F2F" w:rsidRDefault="00FF4F2F">
      <w:pPr>
        <w:pStyle w:val="Heading3"/>
      </w:pPr>
      <w:bookmarkStart w:id="466" w:name="_Toc276632588"/>
      <w:r>
        <w:lastRenderedPageBreak/>
        <w:t>ECTR – PID $116F – Power-Up Engine Coolant Temperature</w:t>
      </w:r>
      <w:bookmarkEnd w:id="4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$116F</w:t>
            </w:r>
          </w:p>
        </w:tc>
        <w:tc>
          <w:tcPr>
            <w:tcW w:w="2880" w:type="dxa"/>
            <w:tcBorders>
              <w:top w:val="nil"/>
            </w:tcBorders>
          </w:tcPr>
          <w:p w:rsidR="00FF4F2F" w:rsidRDefault="00FF4F2F">
            <w:pPr>
              <w:rPr>
                <w:rFonts w:ascii="Arial" w:hAnsi="Arial"/>
                <w:sz w:val="16"/>
              </w:rPr>
            </w:pPr>
            <w:r>
              <w:rPr>
                <w:rFonts w:ascii="Arial" w:hAnsi="Arial"/>
                <w:sz w:val="16"/>
              </w:rPr>
              <w:t>Power-Up Engine Coolant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engine coolant temperature recorded at power-up (Run/Crank transition from low to high).</w:t>
      </w:r>
    </w:p>
    <w:p w:rsidR="00FF4F2F" w:rsidRDefault="00FF4F2F">
      <w:pPr>
        <w:keepNext w:val="0"/>
        <w:keepLines w:val="0"/>
      </w:pPr>
    </w:p>
    <w:p w:rsidR="00FF4F2F" w:rsidRDefault="00FF4F2F">
      <w:pPr>
        <w:pStyle w:val="Heading3"/>
      </w:pPr>
      <w:bookmarkStart w:id="467" w:name="_Toc276632589"/>
      <w:r>
        <w:t>EGRR – PID $1171 – Exhaust Gas Recirculation Duty Cycle</w:t>
      </w:r>
      <w:bookmarkEnd w:id="4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$1171</w:t>
            </w:r>
          </w:p>
        </w:tc>
        <w:tc>
          <w:tcPr>
            <w:tcW w:w="2880" w:type="dxa"/>
            <w:tcBorders>
              <w:top w:val="nil"/>
            </w:tcBorders>
          </w:tcPr>
          <w:p w:rsidR="00FF4F2F" w:rsidRDefault="00FF4F2F">
            <w:pPr>
              <w:rPr>
                <w:rFonts w:ascii="Arial" w:hAnsi="Arial"/>
                <w:sz w:val="16"/>
              </w:rPr>
            </w:pPr>
            <w:r>
              <w:rPr>
                <w:rFonts w:ascii="Arial" w:hAnsi="Arial"/>
                <w:sz w:val="16"/>
              </w:rPr>
              <w:t>Exhaust Gas Recirculation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gas recirculation (EGR) output.</w:t>
      </w:r>
    </w:p>
    <w:p w:rsidR="00FF4F2F" w:rsidRDefault="00FF4F2F">
      <w:pPr>
        <w:keepNext w:val="0"/>
        <w:keepLines w:val="0"/>
      </w:pPr>
    </w:p>
    <w:p w:rsidR="00FF4F2F" w:rsidRDefault="00FF4F2F">
      <w:pPr>
        <w:pStyle w:val="Heading3"/>
      </w:pPr>
      <w:bookmarkStart w:id="468" w:name="_Toc276632590"/>
      <w:r>
        <w:t>TCSR – PID $1175 – Delivered Torque Output</w:t>
      </w:r>
      <w:bookmarkEnd w:id="462"/>
      <w:bookmarkEnd w:id="4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$1175</w:t>
            </w:r>
          </w:p>
        </w:tc>
        <w:tc>
          <w:tcPr>
            <w:tcW w:w="2880" w:type="dxa"/>
            <w:tcBorders>
              <w:top w:val="nil"/>
            </w:tcBorders>
          </w:tcPr>
          <w:p w:rsidR="00FF4F2F" w:rsidRDefault="00FF4F2F">
            <w:pPr>
              <w:rPr>
                <w:rFonts w:ascii="Arial" w:hAnsi="Arial"/>
                <w:sz w:val="16"/>
              </w:rPr>
            </w:pPr>
            <w:r>
              <w:rPr>
                <w:rFonts w:ascii="Arial" w:hAnsi="Arial"/>
                <w:sz w:val="16"/>
              </w:rPr>
              <w:t>Delivered Torque Output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estimated engine torque delivered by the powertrain, as a percentage of maximum engine torque, that is provided to the ABS/TCS module via the delivered torque PWM output from the ECM.</w:t>
      </w:r>
    </w:p>
    <w:p w:rsidR="00FF4F2F" w:rsidRDefault="00FF4F2F">
      <w:pPr>
        <w:keepNext w:val="0"/>
        <w:keepLines w:val="0"/>
      </w:pPr>
    </w:p>
    <w:p w:rsidR="00FF4F2F" w:rsidRDefault="00FF4F2F">
      <w:pPr>
        <w:pStyle w:val="Heading3"/>
      </w:pPr>
      <w:bookmarkStart w:id="469" w:name="_Toc17862138"/>
      <w:bookmarkStart w:id="470" w:name="_Toc276632591"/>
      <w:r>
        <w:t>FPMR – PID $1178 – Fuel Pump Duty Cycle</w:t>
      </w:r>
      <w:bookmarkEnd w:id="4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$1178</w:t>
            </w:r>
          </w:p>
        </w:tc>
        <w:tc>
          <w:tcPr>
            <w:tcW w:w="2880" w:type="dxa"/>
            <w:tcBorders>
              <w:top w:val="nil"/>
            </w:tcBorders>
          </w:tcPr>
          <w:p w:rsidR="00FF4F2F" w:rsidRDefault="00FF4F2F">
            <w:pPr>
              <w:rPr>
                <w:rFonts w:ascii="Arial" w:hAnsi="Arial"/>
                <w:sz w:val="16"/>
              </w:rPr>
            </w:pPr>
            <w:r>
              <w:rPr>
                <w:rFonts w:ascii="Arial" w:hAnsi="Arial"/>
                <w:sz w:val="16"/>
              </w:rPr>
              <w:t>Fuel Pump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fuel pump output.  In applications with a constant speed fuel pump, the duty cycle is commanded to values of 0% and 100% in order to command the fuel pump relay off and on, respectively.  In applications with a variable speed fuel pump, the duty cycle is used to provide a control request to the variable speed fuel pump control module.</w:t>
      </w:r>
    </w:p>
    <w:p w:rsidR="00FF4F2F" w:rsidRDefault="00FF4F2F">
      <w:pPr>
        <w:keepNext w:val="0"/>
        <w:keepLines w:val="0"/>
      </w:pPr>
    </w:p>
    <w:p w:rsidR="00FF4F2F" w:rsidRDefault="00FF4F2F">
      <w:pPr>
        <w:pStyle w:val="Heading3"/>
      </w:pPr>
      <w:bookmarkStart w:id="471" w:name="_Toc276632592"/>
      <w:r>
        <w:t xml:space="preserve">MSFR – PID $1186 – </w:t>
      </w:r>
      <w:smartTag w:uri="urn:schemas-microsoft-com:office:smarttags" w:element="place">
        <w:smartTag w:uri="urn:schemas-microsoft-com:office:smarttags" w:element="PlaceName">
          <w:r>
            <w:t>Misfire</w:t>
          </w:r>
        </w:smartTag>
        <w:r>
          <w:t xml:space="preserve"> </w:t>
        </w:r>
        <w:smartTag w:uri="urn:schemas-microsoft-com:office:smarttags" w:element="PlaceName">
          <w:r>
            <w:t>Catalyst</w:t>
          </w:r>
        </w:smartTag>
        <w:r>
          <w:t xml:space="preserve"> </w:t>
        </w:r>
        <w:smartTag w:uri="urn:schemas-microsoft-com:office:smarttags" w:element="PlaceType">
          <w:r>
            <w:t>Pass</w:t>
          </w:r>
        </w:smartTag>
      </w:smartTag>
      <w:r>
        <w:t xml:space="preserve"> History Counter</w:t>
      </w:r>
      <w:bookmarkEnd w:id="4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$1186</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Misfire</w:t>
                </w:r>
              </w:smartTag>
              <w:r>
                <w:rPr>
                  <w:rFonts w:ascii="Arial" w:hAnsi="Arial"/>
                  <w:sz w:val="16"/>
                </w:rPr>
                <w:t xml:space="preserve"> </w:t>
              </w:r>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below the catalyst damage threshold since a misfire failure has been reported.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472" w:name="_Toc276632593"/>
      <w:r>
        <w:lastRenderedPageBreak/>
        <w:t>MSFR – PID $1187 – Misfire Catalyst Fail History Counter</w:t>
      </w:r>
      <w:bookmarkEnd w:id="4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$1187</w:t>
            </w:r>
          </w:p>
        </w:tc>
        <w:tc>
          <w:tcPr>
            <w:tcW w:w="2880" w:type="dxa"/>
            <w:tcBorders>
              <w:top w:val="nil"/>
            </w:tcBorders>
          </w:tcPr>
          <w:p w:rsidR="00FF4F2F" w:rsidRDefault="00FF4F2F">
            <w:pPr>
              <w:rPr>
                <w:rFonts w:ascii="Arial" w:hAnsi="Arial"/>
                <w:sz w:val="16"/>
              </w:rPr>
            </w:pPr>
            <w:r>
              <w:rPr>
                <w:rFonts w:ascii="Arial" w:hAnsi="Arial"/>
                <w:sz w:val="16"/>
              </w:rPr>
              <w:t>Misfire Catalyst Fail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high enough to cause catalyst damage since a code clear.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473" w:name="_Toc276632594"/>
      <w:r>
        <w:t>MAFR – PID $1188 – Engine Load</w:t>
      </w:r>
      <w:bookmarkEnd w:id="4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$1188</w:t>
            </w:r>
          </w:p>
        </w:tc>
        <w:tc>
          <w:tcPr>
            <w:tcW w:w="2880" w:type="dxa"/>
            <w:tcBorders>
              <w:top w:val="nil"/>
            </w:tcBorders>
          </w:tcPr>
          <w:p w:rsidR="00FF4F2F" w:rsidRDefault="00FF4F2F">
            <w:pPr>
              <w:rPr>
                <w:rFonts w:ascii="Arial" w:hAnsi="Arial"/>
                <w:sz w:val="16"/>
              </w:rPr>
            </w:pPr>
            <w:r>
              <w:rPr>
                <w:rFonts w:ascii="Arial" w:hAnsi="Arial"/>
                <w:sz w:val="16"/>
              </w:rPr>
              <w:t>Engine Load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engine load, air mass per cylinder as a percentage of the maximum air mass per cylinder, where the maximum air mass per cylinder is determined at wide open throttle (WOT) and conditions for maximum air density (minimum possible ambient temperature, minimum possible ambient pressure, and maximum possible volumetric efficiency).</w:t>
      </w:r>
    </w:p>
    <w:p w:rsidR="00FF4F2F" w:rsidRDefault="00FF4F2F">
      <w:pPr>
        <w:keepNext w:val="0"/>
        <w:keepLines w:val="0"/>
      </w:pPr>
    </w:p>
    <w:p w:rsidR="00FF4F2F" w:rsidRDefault="00FF4F2F">
      <w:pPr>
        <w:pStyle w:val="Heading3"/>
      </w:pPr>
      <w:bookmarkStart w:id="474" w:name="_Toc276632595"/>
      <w:r>
        <w:t>MSFR – PID $1189 – Misfire Failure Status</w:t>
      </w:r>
      <w:bookmarkEnd w:id="4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$1189</w:t>
            </w:r>
          </w:p>
        </w:tc>
        <w:tc>
          <w:tcPr>
            <w:tcW w:w="2880" w:type="dxa"/>
            <w:tcBorders>
              <w:top w:val="nil"/>
            </w:tcBorders>
          </w:tcPr>
          <w:p w:rsidR="00FF4F2F" w:rsidRDefault="00FF4F2F">
            <w:pPr>
              <w:rPr>
                <w:rFonts w:ascii="Arial" w:hAnsi="Arial"/>
                <w:sz w:val="16"/>
              </w:rPr>
            </w:pPr>
            <w:r>
              <w:rPr>
                <w:rFonts w:ascii="Arial" w:hAnsi="Arial"/>
                <w:sz w:val="16"/>
              </w:rPr>
              <w:t>Misfire Failure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Catalyst Failure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$0=Fault; </w:t>
            </w:r>
            <w:r>
              <w:rPr>
                <w:rFonts w:ascii="Arial" w:hAnsi="Arial"/>
                <w:sz w:val="16"/>
              </w:rPr>
              <w:br/>
              <w:t xml:space="preserve">$1=No Fault; </w:t>
            </w:r>
            <w:r>
              <w:rPr>
                <w:rFonts w:ascii="Arial" w:hAnsi="Arial"/>
                <w:sz w:val="16"/>
              </w:rPr>
              <w:br/>
              <w:t>$2=Abnormal Speed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Emission Failure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$0=Fault; </w:t>
            </w:r>
            <w:r>
              <w:rPr>
                <w:rFonts w:ascii="Arial" w:hAnsi="Arial"/>
                <w:sz w:val="16"/>
              </w:rPr>
              <w:br/>
              <w:t xml:space="preserve">$1=No Fault; </w:t>
            </w:r>
            <w:r>
              <w:rPr>
                <w:rFonts w:ascii="Arial" w:hAnsi="Arial"/>
                <w:sz w:val="16"/>
              </w:rPr>
              <w:br/>
              <w:t>$2=Abnormal Speed</w:t>
            </w:r>
          </w:p>
        </w:tc>
      </w:tr>
    </w:tbl>
    <w:p w:rsidR="00FF4F2F" w:rsidRDefault="00FF4F2F"/>
    <w:p w:rsidR="00FF4F2F" w:rsidRDefault="00FF4F2F">
      <w:r>
        <w:t>This PID indicates whether misfire activity over the most recent 100 engine cycle test interval is high enough to cause catalyst damage or an emission failure.</w:t>
      </w:r>
    </w:p>
    <w:p w:rsidR="00FF4F2F" w:rsidRDefault="00FF4F2F">
      <w:pPr>
        <w:keepNext w:val="0"/>
        <w:keepLines w:val="0"/>
      </w:pPr>
    </w:p>
    <w:p w:rsidR="00FF4F2F" w:rsidRDefault="00FF4F2F">
      <w:pPr>
        <w:pStyle w:val="Heading3"/>
      </w:pPr>
      <w:bookmarkStart w:id="475" w:name="_Toc276632596"/>
      <w:r>
        <w:t>MSFR – PID $118A – Misfire Catalyst Exceedences Counter</w:t>
      </w:r>
      <w:bookmarkEnd w:id="4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$118A</w:t>
            </w:r>
          </w:p>
        </w:tc>
        <w:tc>
          <w:tcPr>
            <w:tcW w:w="2880" w:type="dxa"/>
            <w:tcBorders>
              <w:top w:val="nil"/>
            </w:tcBorders>
          </w:tcPr>
          <w:p w:rsidR="00FF4F2F" w:rsidRDefault="00FF4F2F">
            <w:pPr>
              <w:rPr>
                <w:rFonts w:ascii="Arial" w:hAnsi="Arial"/>
                <w:sz w:val="16"/>
              </w:rPr>
            </w:pPr>
            <w:r>
              <w:rPr>
                <w:rFonts w:ascii="Arial" w:hAnsi="Arial"/>
                <w:sz w:val="16"/>
              </w:rPr>
              <w:t>Misfire Catalyst Exceedences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 catalyst exceedences observed over the current key cycle.</w:t>
      </w:r>
    </w:p>
    <w:p w:rsidR="00FF4F2F" w:rsidRDefault="00FF4F2F">
      <w:pPr>
        <w:keepNext w:val="0"/>
        <w:keepLines w:val="0"/>
      </w:pPr>
    </w:p>
    <w:p w:rsidR="00FF4F2F" w:rsidRDefault="00FF4F2F">
      <w:pPr>
        <w:pStyle w:val="Heading3"/>
      </w:pPr>
      <w:bookmarkStart w:id="476" w:name="_Toc276632597"/>
      <w:r>
        <w:lastRenderedPageBreak/>
        <w:t>MSFR – PID $118B – Misfire Emission Exceedences Counter</w:t>
      </w:r>
      <w:bookmarkEnd w:id="4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$118B</w:t>
            </w:r>
          </w:p>
        </w:tc>
        <w:tc>
          <w:tcPr>
            <w:tcW w:w="2880" w:type="dxa"/>
            <w:tcBorders>
              <w:top w:val="nil"/>
            </w:tcBorders>
          </w:tcPr>
          <w:p w:rsidR="00FF4F2F" w:rsidRDefault="00FF4F2F">
            <w:pPr>
              <w:rPr>
                <w:rFonts w:ascii="Arial" w:hAnsi="Arial"/>
                <w:sz w:val="16"/>
              </w:rPr>
            </w:pPr>
            <w:r>
              <w:rPr>
                <w:rFonts w:ascii="Arial" w:hAnsi="Arial"/>
                <w:sz w:val="16"/>
              </w:rPr>
              <w:t>Misfire Emission Exceedences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 emission exceedences observed over the current key cycle.</w:t>
      </w:r>
    </w:p>
    <w:p w:rsidR="00FF4F2F" w:rsidRDefault="00FF4F2F">
      <w:pPr>
        <w:keepNext w:val="0"/>
        <w:keepLines w:val="0"/>
      </w:pPr>
    </w:p>
    <w:p w:rsidR="00FF4F2F" w:rsidRDefault="00FF4F2F">
      <w:pPr>
        <w:pStyle w:val="Heading3"/>
      </w:pPr>
      <w:bookmarkStart w:id="477" w:name="_Toc276632598"/>
      <w:r>
        <w:t>MSFR – PID $118C – Maximum Misfire Catalyst Exceedences Count</w:t>
      </w:r>
      <w:bookmarkEnd w:id="4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$118C</w:t>
            </w:r>
          </w:p>
        </w:tc>
        <w:tc>
          <w:tcPr>
            <w:tcW w:w="2880" w:type="dxa"/>
            <w:tcBorders>
              <w:top w:val="nil"/>
            </w:tcBorders>
          </w:tcPr>
          <w:p w:rsidR="00FF4F2F" w:rsidRDefault="00FF4F2F">
            <w:pPr>
              <w:rPr>
                <w:rFonts w:ascii="Arial" w:hAnsi="Arial"/>
                <w:sz w:val="16"/>
              </w:rPr>
            </w:pPr>
            <w:r>
              <w:rPr>
                <w:rFonts w:ascii="Arial" w:hAnsi="Arial"/>
                <w:sz w:val="16"/>
              </w:rPr>
              <w:t>Maximum Misfire Catalyst Exceedences Count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number of misfire catalyst exceedences observed over a key cycle since a code clear.</w:t>
      </w:r>
    </w:p>
    <w:p w:rsidR="00FF4F2F" w:rsidRDefault="00FF4F2F">
      <w:pPr>
        <w:keepNext w:val="0"/>
        <w:keepLines w:val="0"/>
      </w:pPr>
    </w:p>
    <w:p w:rsidR="00FF4F2F" w:rsidRDefault="00FF4F2F">
      <w:pPr>
        <w:pStyle w:val="Heading3"/>
      </w:pPr>
      <w:bookmarkStart w:id="478" w:name="_Toc276632599"/>
      <w:r>
        <w:t>MSFR – PID $118D – Maximum Misfire Emission Exceedences Count</w:t>
      </w:r>
      <w:bookmarkEnd w:id="4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$118D</w:t>
            </w:r>
          </w:p>
        </w:tc>
        <w:tc>
          <w:tcPr>
            <w:tcW w:w="2880" w:type="dxa"/>
            <w:tcBorders>
              <w:top w:val="nil"/>
            </w:tcBorders>
          </w:tcPr>
          <w:p w:rsidR="00FF4F2F" w:rsidRDefault="00FF4F2F">
            <w:pPr>
              <w:rPr>
                <w:rFonts w:ascii="Arial" w:hAnsi="Arial"/>
                <w:sz w:val="16"/>
              </w:rPr>
            </w:pPr>
            <w:r>
              <w:rPr>
                <w:rFonts w:ascii="Arial" w:hAnsi="Arial"/>
                <w:sz w:val="16"/>
              </w:rPr>
              <w:t>Maximum Misfire Emission Exceedences Count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number of misfire emission exceedences observed over a key cycle since a code clear.</w:t>
      </w:r>
    </w:p>
    <w:p w:rsidR="00FF4F2F" w:rsidRDefault="00FF4F2F">
      <w:pPr>
        <w:keepNext w:val="0"/>
        <w:keepLines w:val="0"/>
      </w:pPr>
    </w:p>
    <w:p w:rsidR="00FF4F2F" w:rsidRDefault="00FF4F2F">
      <w:pPr>
        <w:pStyle w:val="Heading3"/>
      </w:pPr>
      <w:bookmarkStart w:id="479" w:name="_Toc276632600"/>
      <w:r>
        <w:t>FADR – PID $1190 – Long Term Fuel Correction Index</w:t>
      </w:r>
      <w:bookmarkEnd w:id="4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$1190</w:t>
            </w:r>
          </w:p>
        </w:tc>
        <w:tc>
          <w:tcPr>
            <w:tcW w:w="2880" w:type="dxa"/>
            <w:tcBorders>
              <w:top w:val="nil"/>
            </w:tcBorders>
          </w:tcPr>
          <w:p w:rsidR="00FF4F2F" w:rsidRDefault="00FF4F2F">
            <w:pPr>
              <w:rPr>
                <w:rFonts w:ascii="Arial" w:hAnsi="Arial"/>
                <w:sz w:val="16"/>
              </w:rPr>
            </w:pPr>
            <w:r>
              <w:rPr>
                <w:rFonts w:ascii="Arial" w:hAnsi="Arial"/>
                <w:sz w:val="16"/>
              </w:rPr>
              <w:t>Long Term Fuel Correction Index</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index of the entry within the array of long term fuel corrections that is active based upon the current operating conditions (MAP, engine speed, purge duty cycle, A/C compressor state, and transmission range).</w:t>
      </w:r>
    </w:p>
    <w:p w:rsidR="00FF4F2F" w:rsidRDefault="00FF4F2F">
      <w:pPr>
        <w:keepNext w:val="0"/>
        <w:keepLines w:val="0"/>
      </w:pPr>
    </w:p>
    <w:p w:rsidR="00FF4F2F" w:rsidRDefault="00FF4F2F">
      <w:pPr>
        <w:pStyle w:val="Heading3"/>
      </w:pPr>
      <w:bookmarkStart w:id="480" w:name="_Toc276632601"/>
      <w:r>
        <w:t>TRQR – PID $119C – Torque Management Spark Retard</w:t>
      </w:r>
      <w:bookmarkEnd w:id="469"/>
      <w:bookmarkEnd w:id="4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$119C</w:t>
            </w:r>
          </w:p>
        </w:tc>
        <w:tc>
          <w:tcPr>
            <w:tcW w:w="2880" w:type="dxa"/>
            <w:tcBorders>
              <w:top w:val="nil"/>
            </w:tcBorders>
          </w:tcPr>
          <w:p w:rsidR="00FF4F2F" w:rsidRDefault="00FF4F2F">
            <w:pPr>
              <w:rPr>
                <w:rFonts w:ascii="Arial" w:hAnsi="Arial"/>
                <w:sz w:val="16"/>
              </w:rPr>
            </w:pPr>
            <w:r>
              <w:rPr>
                <w:rFonts w:ascii="Arial" w:hAnsi="Arial"/>
                <w:sz w:val="16"/>
              </w:rPr>
              <w:t>Torque Management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0 - 89.6484375 °</w:t>
            </w:r>
          </w:p>
        </w:tc>
        <w:tc>
          <w:tcPr>
            <w:tcW w:w="2160" w:type="dxa"/>
            <w:tcBorders>
              <w:top w:val="nil"/>
            </w:tcBorders>
          </w:tcPr>
          <w:p w:rsidR="00FF4F2F" w:rsidRDefault="00FF4F2F">
            <w:pPr>
              <w:rPr>
                <w:rFonts w:ascii="Arial" w:hAnsi="Arial"/>
                <w:sz w:val="16"/>
              </w:rPr>
            </w:pPr>
            <w:r>
              <w:rPr>
                <w:rFonts w:ascii="Arial" w:hAnsi="Arial"/>
                <w:sz w:val="16"/>
              </w:rPr>
              <w:t>E = N * 90 / 256</w:t>
            </w:r>
          </w:p>
        </w:tc>
      </w:tr>
    </w:tbl>
    <w:p w:rsidR="00FF4F2F" w:rsidRDefault="00FF4F2F"/>
    <w:p w:rsidR="00FF4F2F" w:rsidRDefault="00FF4F2F">
      <w:r>
        <w:t>This PID contains the total spark retard (in terms of a crankshaft angle) from mean best torque (MBT) requested by the torque management algorithm.</w:t>
      </w:r>
    </w:p>
    <w:p w:rsidR="00FF4F2F" w:rsidRDefault="00FF4F2F">
      <w:pPr>
        <w:keepNext w:val="0"/>
        <w:keepLines w:val="0"/>
      </w:pPr>
    </w:p>
    <w:p w:rsidR="00FF4F2F" w:rsidRDefault="00FF4F2F">
      <w:pPr>
        <w:pStyle w:val="Heading3"/>
      </w:pPr>
      <w:bookmarkStart w:id="481" w:name="_Toc17862139"/>
      <w:bookmarkStart w:id="482" w:name="_Toc276632602"/>
      <w:r>
        <w:lastRenderedPageBreak/>
        <w:t>EPSR – PID $11A1 – Engine Run Time</w:t>
      </w:r>
      <w:bookmarkEnd w:id="4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$11A1</w:t>
            </w:r>
          </w:p>
        </w:tc>
        <w:tc>
          <w:tcPr>
            <w:tcW w:w="2880" w:type="dxa"/>
            <w:tcBorders>
              <w:top w:val="nil"/>
            </w:tcBorders>
          </w:tcPr>
          <w:p w:rsidR="00FF4F2F" w:rsidRDefault="00FF4F2F">
            <w:pPr>
              <w:rPr>
                <w:rFonts w:ascii="Arial" w:hAnsi="Arial"/>
                <w:sz w:val="16"/>
              </w:rPr>
            </w:pPr>
            <w:r>
              <w:rPr>
                <w:rFonts w:ascii="Arial" w:hAnsi="Arial"/>
                <w:sz w:val="16"/>
              </w:rPr>
              <w:t>Engine Run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engine has been running.  This PID have a value of zero when the engine is not running.</w:t>
      </w:r>
    </w:p>
    <w:p w:rsidR="00FF4F2F" w:rsidRDefault="00FF4F2F">
      <w:pPr>
        <w:keepNext w:val="0"/>
        <w:keepLines w:val="0"/>
      </w:pPr>
    </w:p>
    <w:p w:rsidR="00FF4F2F" w:rsidRDefault="00FF4F2F">
      <w:pPr>
        <w:pStyle w:val="Heading3"/>
      </w:pPr>
      <w:bookmarkStart w:id="483" w:name="_Toc276632603"/>
      <w:r>
        <w:t>KNKR – PID $11A6 – Maximum Knock Fast Spark Retard</w:t>
      </w:r>
      <w:bookmarkEnd w:id="4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$11A6</w:t>
            </w:r>
          </w:p>
        </w:tc>
        <w:tc>
          <w:tcPr>
            <w:tcW w:w="2880" w:type="dxa"/>
            <w:tcBorders>
              <w:top w:val="nil"/>
            </w:tcBorders>
          </w:tcPr>
          <w:p w:rsidR="00FF4F2F" w:rsidRDefault="00FF4F2F">
            <w:pPr>
              <w:rPr>
                <w:rFonts w:ascii="Arial" w:hAnsi="Arial"/>
                <w:sz w:val="16"/>
              </w:rPr>
            </w:pPr>
            <w:r>
              <w:rPr>
                <w:rFonts w:ascii="Arial" w:hAnsi="Arial"/>
                <w:sz w:val="16"/>
              </w:rPr>
              <w:t>Maximum Knock Fast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0 - 22.412109375 °</w:t>
            </w:r>
          </w:p>
        </w:tc>
        <w:tc>
          <w:tcPr>
            <w:tcW w:w="2160" w:type="dxa"/>
            <w:tcBorders>
              <w:top w:val="nil"/>
            </w:tcBorders>
          </w:tcPr>
          <w:p w:rsidR="00FF4F2F" w:rsidRDefault="00FF4F2F">
            <w:pPr>
              <w:rPr>
                <w:rFonts w:ascii="Arial" w:hAnsi="Arial"/>
                <w:sz w:val="16"/>
              </w:rPr>
            </w:pPr>
            <w:r>
              <w:rPr>
                <w:rFonts w:ascii="Arial" w:hAnsi="Arial"/>
                <w:sz w:val="16"/>
              </w:rPr>
              <w:t>E = N * 22.5 / 256</w:t>
            </w:r>
          </w:p>
        </w:tc>
      </w:tr>
    </w:tbl>
    <w:p w:rsidR="00FF4F2F" w:rsidRDefault="00FF4F2F"/>
    <w:p w:rsidR="00FF4F2F" w:rsidRDefault="00FF4F2F">
      <w:r>
        <w:t>This PID contains the maximum knock fast spark retard (in terms of a crankshaft angle) for all cylinders over the last engine cycle.</w:t>
      </w:r>
    </w:p>
    <w:p w:rsidR="00FF4F2F" w:rsidRDefault="00FF4F2F">
      <w:pPr>
        <w:keepNext w:val="0"/>
        <w:keepLines w:val="0"/>
      </w:pPr>
    </w:p>
    <w:p w:rsidR="00FF4F2F" w:rsidRDefault="00FF4F2F">
      <w:pPr>
        <w:pStyle w:val="Heading3"/>
      </w:pPr>
      <w:bookmarkStart w:id="484" w:name="_Toc276632604"/>
      <w:r>
        <w:t>MAFR – PID $11AC – Speed Density Mass Airflow</w:t>
      </w:r>
      <w:bookmarkEnd w:id="4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$11AC</w:t>
            </w:r>
          </w:p>
        </w:tc>
        <w:tc>
          <w:tcPr>
            <w:tcW w:w="2880" w:type="dxa"/>
            <w:tcBorders>
              <w:top w:val="nil"/>
            </w:tcBorders>
          </w:tcPr>
          <w:p w:rsidR="00FF4F2F" w:rsidRDefault="00FF4F2F">
            <w:pPr>
              <w:rPr>
                <w:rFonts w:ascii="Arial" w:hAnsi="Arial"/>
                <w:sz w:val="16"/>
              </w:rPr>
            </w:pPr>
            <w:r>
              <w:rPr>
                <w:rFonts w:ascii="Arial" w:hAnsi="Arial"/>
                <w:sz w:val="16"/>
              </w:rPr>
              <w:t>Speed Density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0 - 511.9921875 g/s</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mass airflow determined from the speed density (MAP based) calculation of air mass per cylinder.</w:t>
      </w:r>
    </w:p>
    <w:p w:rsidR="00FF4F2F" w:rsidRDefault="00FF4F2F">
      <w:pPr>
        <w:keepNext w:val="0"/>
        <w:keepLines w:val="0"/>
      </w:pPr>
    </w:p>
    <w:p w:rsidR="00FF4F2F" w:rsidRDefault="00FF4F2F">
      <w:pPr>
        <w:pStyle w:val="Heading3"/>
      </w:pPr>
      <w:bookmarkStart w:id="485" w:name="_Toc276632605"/>
      <w:r>
        <w:t>EGRR – PID $11BB – Exhaust Gas Recirculation Closed Valve Pintle Position</w:t>
      </w:r>
      <w:bookmarkEnd w:id="4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$11BB</w:t>
            </w:r>
          </w:p>
        </w:tc>
        <w:tc>
          <w:tcPr>
            <w:tcW w:w="2880" w:type="dxa"/>
            <w:tcBorders>
              <w:top w:val="nil"/>
            </w:tcBorders>
          </w:tcPr>
          <w:p w:rsidR="00FF4F2F" w:rsidRDefault="00FF4F2F">
            <w:pPr>
              <w:rPr>
                <w:rFonts w:ascii="Arial" w:hAnsi="Arial"/>
                <w:sz w:val="16"/>
              </w:rPr>
            </w:pPr>
            <w:r>
              <w:rPr>
                <w:rFonts w:ascii="Arial" w:hAnsi="Arial"/>
                <w:sz w:val="16"/>
              </w:rPr>
              <w:t>Exhaust Gas Recirculation Closed Valve Pintle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learned exhaust gas recirculation (EGR) closed valve pintle position as a percentage of the reference voltage for the EGR pintle position analog input.</w:t>
      </w:r>
    </w:p>
    <w:p w:rsidR="00FF4F2F" w:rsidRDefault="00FF4F2F">
      <w:pPr>
        <w:keepNext w:val="0"/>
        <w:keepLines w:val="0"/>
      </w:pPr>
    </w:p>
    <w:p w:rsidR="00FF4F2F" w:rsidRDefault="00FF4F2F">
      <w:pPr>
        <w:pStyle w:val="Heading3"/>
      </w:pPr>
      <w:bookmarkStart w:id="486" w:name="_Toc276632606"/>
      <w:r>
        <w:t>EGRR – PID $11BD – Exhaust Gas Recirculation Flow Test Trip Sample Count</w:t>
      </w:r>
      <w:bookmarkEnd w:id="4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$11BD</w:t>
            </w:r>
          </w:p>
        </w:tc>
        <w:tc>
          <w:tcPr>
            <w:tcW w:w="2880" w:type="dxa"/>
            <w:tcBorders>
              <w:top w:val="nil"/>
            </w:tcBorders>
          </w:tcPr>
          <w:p w:rsidR="00FF4F2F" w:rsidRDefault="00FF4F2F">
            <w:pPr>
              <w:rPr>
                <w:rFonts w:ascii="Arial" w:hAnsi="Arial"/>
                <w:sz w:val="16"/>
              </w:rPr>
            </w:pPr>
            <w:r>
              <w:rPr>
                <w:rFonts w:ascii="Arial" w:hAnsi="Arial"/>
                <w:sz w:val="16"/>
              </w:rPr>
              <w:t>Exhaust Gas Recirculation Flow Test Trip Sample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samples in the exhaust gas recirculation (EGR) flow test for the current trip.</w:t>
      </w:r>
    </w:p>
    <w:p w:rsidR="00FF4F2F" w:rsidRDefault="00FF4F2F">
      <w:pPr>
        <w:keepNext w:val="0"/>
        <w:keepLines w:val="0"/>
      </w:pPr>
    </w:p>
    <w:p w:rsidR="00FF4F2F" w:rsidRDefault="00FF4F2F">
      <w:pPr>
        <w:pStyle w:val="Heading3"/>
      </w:pPr>
      <w:bookmarkStart w:id="487" w:name="_Toc276632607"/>
      <w:r>
        <w:lastRenderedPageBreak/>
        <w:t>EGRR – PID $11C1 – Exhaust Gas Recirculation Pintle Lift Error</w:t>
      </w:r>
      <w:bookmarkEnd w:id="4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$11C1</w:t>
            </w:r>
          </w:p>
        </w:tc>
        <w:tc>
          <w:tcPr>
            <w:tcW w:w="2880" w:type="dxa"/>
            <w:tcBorders>
              <w:top w:val="nil"/>
            </w:tcBorders>
          </w:tcPr>
          <w:p w:rsidR="00FF4F2F" w:rsidRDefault="00FF4F2F">
            <w:pPr>
              <w:rPr>
                <w:rFonts w:ascii="Arial" w:hAnsi="Arial"/>
                <w:sz w:val="16"/>
              </w:rPr>
            </w:pPr>
            <w:r>
              <w:rPr>
                <w:rFonts w:ascii="Arial" w:hAnsi="Arial"/>
                <w:sz w:val="16"/>
              </w:rPr>
              <w:t>Exhaust Gas Recirculation Pintle Lift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 xml:space="preserve">E = N * 100 / 128 </w:t>
            </w:r>
          </w:p>
        </w:tc>
      </w:tr>
    </w:tbl>
    <w:p w:rsidR="00FF4F2F" w:rsidRDefault="00FF4F2F"/>
    <w:p w:rsidR="00FF4F2F" w:rsidRDefault="00FF4F2F">
      <w:r>
        <w:t>This PID contains the difference between the desired and actual exhaust gas recirculation (EGR) pintle lift as a percentage of maximum pintle lift.</w:t>
      </w:r>
    </w:p>
    <w:p w:rsidR="00FF4F2F" w:rsidRDefault="00FF4F2F">
      <w:pPr>
        <w:keepNext w:val="0"/>
        <w:keepLines w:val="0"/>
      </w:pPr>
    </w:p>
    <w:p w:rsidR="00FF4F2F" w:rsidRDefault="00FF4F2F">
      <w:pPr>
        <w:pStyle w:val="Heading3"/>
      </w:pPr>
      <w:bookmarkStart w:id="488" w:name="_Toc276632608"/>
      <w:r>
        <w:t>IDLR – PID $11C9 – Desired Idle Engine Speed</w:t>
      </w:r>
      <w:bookmarkEnd w:id="4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$11C9</w:t>
            </w:r>
          </w:p>
        </w:tc>
        <w:tc>
          <w:tcPr>
            <w:tcW w:w="2880" w:type="dxa"/>
            <w:tcBorders>
              <w:top w:val="nil"/>
            </w:tcBorders>
          </w:tcPr>
          <w:p w:rsidR="00FF4F2F" w:rsidRDefault="00FF4F2F">
            <w:pPr>
              <w:rPr>
                <w:rFonts w:ascii="Arial" w:hAnsi="Arial"/>
                <w:sz w:val="16"/>
              </w:rPr>
            </w:pPr>
            <w:r>
              <w:rPr>
                <w:rFonts w:ascii="Arial" w:hAnsi="Arial"/>
                <w:sz w:val="16"/>
              </w:rPr>
              <w:t>Desired Idle Engine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0 - 2040 rpm</w:t>
            </w:r>
          </w:p>
        </w:tc>
        <w:tc>
          <w:tcPr>
            <w:tcW w:w="2160" w:type="dxa"/>
            <w:tcBorders>
              <w:top w:val="nil"/>
            </w:tcBorders>
          </w:tcPr>
          <w:p w:rsidR="00FF4F2F" w:rsidRDefault="00FF4F2F">
            <w:pPr>
              <w:rPr>
                <w:rFonts w:ascii="Arial" w:hAnsi="Arial"/>
                <w:sz w:val="16"/>
              </w:rPr>
            </w:pPr>
            <w:r>
              <w:rPr>
                <w:rFonts w:ascii="Arial" w:hAnsi="Arial"/>
                <w:sz w:val="16"/>
              </w:rPr>
              <w:t>E = N * 8</w:t>
            </w:r>
          </w:p>
        </w:tc>
      </w:tr>
    </w:tbl>
    <w:p w:rsidR="00FF4F2F" w:rsidRDefault="00FF4F2F"/>
    <w:p w:rsidR="00FF4F2F" w:rsidRDefault="00FF4F2F">
      <w:r>
        <w:t>This PID contains the desired idle engine speed after the application of all limits and corrections.</w:t>
      </w:r>
    </w:p>
    <w:p w:rsidR="00FF4F2F" w:rsidRDefault="00FF4F2F">
      <w:pPr>
        <w:keepNext w:val="0"/>
        <w:keepLines w:val="0"/>
      </w:pPr>
    </w:p>
    <w:p w:rsidR="00FF4F2F" w:rsidRDefault="00FF4F2F">
      <w:pPr>
        <w:pStyle w:val="Heading3"/>
      </w:pPr>
      <w:bookmarkStart w:id="489" w:name="_Toc17862140"/>
      <w:bookmarkStart w:id="490" w:name="_Toc276632609"/>
      <w:bookmarkEnd w:id="481"/>
      <w:r>
        <w:t>MSFR – PID $11E4 – Cylinder Mode Highest Peak</w:t>
      </w:r>
      <w:bookmarkEnd w:id="4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$11E4</w:t>
            </w:r>
          </w:p>
        </w:tc>
        <w:tc>
          <w:tcPr>
            <w:tcW w:w="2880" w:type="dxa"/>
            <w:tcBorders>
              <w:top w:val="nil"/>
            </w:tcBorders>
          </w:tcPr>
          <w:p w:rsidR="00FF4F2F" w:rsidRDefault="00FF4F2F">
            <w:pPr>
              <w:rPr>
                <w:rFonts w:ascii="Arial" w:hAnsi="Arial"/>
                <w:sz w:val="16"/>
              </w:rPr>
            </w:pPr>
            <w:r>
              <w:rPr>
                <w:rFonts w:ascii="Arial" w:hAnsi="Arial"/>
                <w:sz w:val="16"/>
              </w:rPr>
              <w:t>Cylinder Mode Highest Peak</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highest delta time (indicating the highest crankshaft deceleration) observed over the most recent engine cycle when the misfire diagnostic is operating in cylinder mode.  This value is compared to a threshold to determine if misfire has occurred during the most recent engine cycle.</w:t>
      </w:r>
    </w:p>
    <w:p w:rsidR="00FF4F2F" w:rsidRDefault="00FF4F2F">
      <w:pPr>
        <w:keepNext w:val="0"/>
        <w:keepLines w:val="0"/>
      </w:pPr>
    </w:p>
    <w:p w:rsidR="00FF4F2F" w:rsidRDefault="00FF4F2F">
      <w:pPr>
        <w:pStyle w:val="Heading3"/>
      </w:pPr>
      <w:bookmarkStart w:id="491" w:name="_Toc276632610"/>
      <w:r>
        <w:t>MSFR – PID $11E5 – Cylinder Mode Misfire Threshold</w:t>
      </w:r>
      <w:bookmarkEnd w:id="4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$11E5</w:t>
            </w:r>
          </w:p>
        </w:tc>
        <w:tc>
          <w:tcPr>
            <w:tcW w:w="2880" w:type="dxa"/>
            <w:tcBorders>
              <w:top w:val="nil"/>
            </w:tcBorders>
          </w:tcPr>
          <w:p w:rsidR="00FF4F2F" w:rsidRDefault="00FF4F2F">
            <w:pPr>
              <w:rPr>
                <w:rFonts w:ascii="Arial" w:hAnsi="Arial"/>
                <w:sz w:val="16"/>
              </w:rPr>
            </w:pPr>
            <w:r>
              <w:rPr>
                <w:rFonts w:ascii="Arial" w:hAnsi="Arial"/>
                <w:sz w:val="16"/>
              </w:rPr>
              <w:t>Cylinder Mode Misfire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threshold used to determine if misfire has occurred during the most recent engine cycle when the misfire diagnostic is operating in cylinder mode.  This threshold is a function of engine speed, engine load, and the state of the displacement on demand system.</w:t>
      </w:r>
    </w:p>
    <w:p w:rsidR="00FF4F2F" w:rsidRDefault="00FF4F2F">
      <w:pPr>
        <w:keepNext w:val="0"/>
        <w:keepLines w:val="0"/>
      </w:pPr>
    </w:p>
    <w:p w:rsidR="00FF4F2F" w:rsidRDefault="00FF4F2F">
      <w:pPr>
        <w:pStyle w:val="Heading3"/>
      </w:pPr>
      <w:bookmarkStart w:id="492" w:name="_Toc276632611"/>
      <w:r>
        <w:t>MSFR – PID $11E6 – Revolution Mode Balanced Time</w:t>
      </w:r>
      <w:bookmarkEnd w:id="4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$11E6</w:t>
            </w:r>
          </w:p>
        </w:tc>
        <w:tc>
          <w:tcPr>
            <w:tcW w:w="2880" w:type="dxa"/>
            <w:tcBorders>
              <w:top w:val="nil"/>
            </w:tcBorders>
          </w:tcPr>
          <w:p w:rsidR="00FF4F2F" w:rsidRDefault="00FF4F2F">
            <w:pPr>
              <w:rPr>
                <w:rFonts w:ascii="Arial" w:hAnsi="Arial"/>
                <w:sz w:val="16"/>
              </w:rPr>
            </w:pPr>
            <w:r>
              <w:rPr>
                <w:rFonts w:ascii="Arial" w:hAnsi="Arial"/>
                <w:sz w:val="16"/>
              </w:rPr>
              <w:t>Revolution Mode Balanced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balanced time (indicating the relative intensity of any engine speed imbalance) calculated over the most recent engine cycle when the misfire diagnostic is operating in revolution mode.  This value is compared to a threshold to determine if misfire has occurred during the most recent engine cycle.</w:t>
      </w:r>
    </w:p>
    <w:p w:rsidR="00FF4F2F" w:rsidRDefault="00FF4F2F">
      <w:pPr>
        <w:keepNext w:val="0"/>
        <w:keepLines w:val="0"/>
      </w:pPr>
    </w:p>
    <w:p w:rsidR="00FF4F2F" w:rsidRDefault="00FF4F2F">
      <w:pPr>
        <w:pStyle w:val="Heading3"/>
      </w:pPr>
      <w:bookmarkStart w:id="493" w:name="_Toc276632612"/>
      <w:r>
        <w:lastRenderedPageBreak/>
        <w:t>MSFR – PID $11E8 – Misfire Delay Counter</w:t>
      </w:r>
      <w:bookmarkEnd w:id="4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$11E8</w:t>
            </w:r>
          </w:p>
        </w:tc>
        <w:tc>
          <w:tcPr>
            <w:tcW w:w="2880" w:type="dxa"/>
            <w:tcBorders>
              <w:top w:val="nil"/>
            </w:tcBorders>
          </w:tcPr>
          <w:p w:rsidR="00FF4F2F" w:rsidRDefault="00FF4F2F">
            <w:pPr>
              <w:rPr>
                <w:rFonts w:ascii="Arial" w:hAnsi="Arial"/>
                <w:sz w:val="16"/>
              </w:rPr>
            </w:pPr>
            <w:r>
              <w:rPr>
                <w:rFonts w:ascii="Arial" w:hAnsi="Arial"/>
                <w:sz w:val="16"/>
              </w:rPr>
              <w:t>Misfire Delay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total number of engine cycles remaining until the misfire diagnostic is enabled (the misfire diagnostic is only enabled when this counter is zero).  This counter is set to a calibration when conditions are present that could cause false misfire detection and is decremented on each subsequent engine cycle until it reaches a value of zero.</w:t>
      </w:r>
    </w:p>
    <w:p w:rsidR="00FF4F2F" w:rsidRDefault="00FF4F2F">
      <w:pPr>
        <w:keepNext w:val="0"/>
        <w:keepLines w:val="0"/>
      </w:pPr>
    </w:p>
    <w:p w:rsidR="00FF4F2F" w:rsidRDefault="00FF4F2F">
      <w:pPr>
        <w:pStyle w:val="Heading3"/>
      </w:pPr>
      <w:bookmarkStart w:id="494" w:name="_Toc276632613"/>
      <w:r>
        <w:t>MSFR – PID $11EA – Cylinder 5 Misfire Counter</w:t>
      </w:r>
      <w:bookmarkEnd w:id="4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$11EA</w:t>
            </w:r>
          </w:p>
        </w:tc>
        <w:tc>
          <w:tcPr>
            <w:tcW w:w="2880" w:type="dxa"/>
            <w:tcBorders>
              <w:top w:val="nil"/>
            </w:tcBorders>
          </w:tcPr>
          <w:p w:rsidR="00FF4F2F" w:rsidRDefault="00FF4F2F">
            <w:pPr>
              <w:rPr>
                <w:rFonts w:ascii="Arial" w:hAnsi="Arial"/>
                <w:sz w:val="16"/>
              </w:rPr>
            </w:pPr>
            <w:r>
              <w:rPr>
                <w:rFonts w:ascii="Arial" w:hAnsi="Arial"/>
                <w:sz w:val="16"/>
              </w:rPr>
              <w:t>Cylinder 5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5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95" w:name="_Toc276632614"/>
      <w:r>
        <w:t>MSFR – PID $11EB – Cylinder 6 Misfire Counter</w:t>
      </w:r>
      <w:bookmarkEnd w:id="4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$11EB</w:t>
            </w:r>
          </w:p>
        </w:tc>
        <w:tc>
          <w:tcPr>
            <w:tcW w:w="2880" w:type="dxa"/>
            <w:tcBorders>
              <w:top w:val="nil"/>
            </w:tcBorders>
          </w:tcPr>
          <w:p w:rsidR="00FF4F2F" w:rsidRDefault="00FF4F2F">
            <w:pPr>
              <w:rPr>
                <w:rFonts w:ascii="Arial" w:hAnsi="Arial"/>
                <w:sz w:val="16"/>
              </w:rPr>
            </w:pPr>
            <w:r>
              <w:rPr>
                <w:rFonts w:ascii="Arial" w:hAnsi="Arial"/>
                <w:sz w:val="16"/>
              </w:rPr>
              <w:t>Cylinder 6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6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96" w:name="_Toc276632615"/>
      <w:r>
        <w:t>MSFR – PID $11EC – Cylinder 7 Misfire Counter</w:t>
      </w:r>
      <w:bookmarkEnd w:id="4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$11EC</w:t>
            </w:r>
          </w:p>
        </w:tc>
        <w:tc>
          <w:tcPr>
            <w:tcW w:w="2880" w:type="dxa"/>
            <w:tcBorders>
              <w:top w:val="nil"/>
            </w:tcBorders>
          </w:tcPr>
          <w:p w:rsidR="00FF4F2F" w:rsidRDefault="00FF4F2F">
            <w:pPr>
              <w:rPr>
                <w:rFonts w:ascii="Arial" w:hAnsi="Arial"/>
                <w:sz w:val="16"/>
              </w:rPr>
            </w:pPr>
            <w:r>
              <w:rPr>
                <w:rFonts w:ascii="Arial" w:hAnsi="Arial"/>
                <w:sz w:val="16"/>
              </w:rPr>
              <w:t>Cylinder 7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7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97" w:name="_Toc276632616"/>
      <w:r>
        <w:lastRenderedPageBreak/>
        <w:t>MSFR – PID $11ED – Cylinder 8 Misfire Counter</w:t>
      </w:r>
      <w:bookmarkEnd w:id="4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$11ED</w:t>
            </w:r>
          </w:p>
        </w:tc>
        <w:tc>
          <w:tcPr>
            <w:tcW w:w="2880" w:type="dxa"/>
            <w:tcBorders>
              <w:top w:val="nil"/>
            </w:tcBorders>
          </w:tcPr>
          <w:p w:rsidR="00FF4F2F" w:rsidRDefault="00FF4F2F">
            <w:pPr>
              <w:rPr>
                <w:rFonts w:ascii="Arial" w:hAnsi="Arial"/>
                <w:sz w:val="16"/>
              </w:rPr>
            </w:pPr>
            <w:r>
              <w:rPr>
                <w:rFonts w:ascii="Arial" w:hAnsi="Arial"/>
                <w:sz w:val="16"/>
              </w:rPr>
              <w:t>Cylinder 8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8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98" w:name="_Toc276632617"/>
      <w:r>
        <w:t>MSFR – PID $11F2 – Misfire Abnormal Speed Ratio</w:t>
      </w:r>
      <w:bookmarkEnd w:id="4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$11F2</w:t>
            </w:r>
          </w:p>
        </w:tc>
        <w:tc>
          <w:tcPr>
            <w:tcW w:w="2880" w:type="dxa"/>
            <w:tcBorders>
              <w:top w:val="nil"/>
            </w:tcBorders>
          </w:tcPr>
          <w:p w:rsidR="00FF4F2F" w:rsidRDefault="00FF4F2F">
            <w:pPr>
              <w:rPr>
                <w:rFonts w:ascii="Arial" w:hAnsi="Arial"/>
                <w:sz w:val="16"/>
              </w:rPr>
            </w:pPr>
            <w:r>
              <w:rPr>
                <w:rFonts w:ascii="Arial" w:hAnsi="Arial"/>
                <w:sz w:val="16"/>
              </w:rPr>
              <w:t>Misfire Abnormal Speed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ratio of the number engine cycles which appear to have exceeded the misfire threshold due to abnormal crankshaft speed variations to those which appear to have exceeded the misfire threshold due to a true misfire over the most recent 100 engine cycle test interval.</w:t>
      </w:r>
    </w:p>
    <w:p w:rsidR="00FF4F2F" w:rsidRDefault="00FF4F2F">
      <w:pPr>
        <w:keepNext w:val="0"/>
        <w:keepLines w:val="0"/>
      </w:pPr>
    </w:p>
    <w:p w:rsidR="00FF4F2F" w:rsidRDefault="00FF4F2F">
      <w:pPr>
        <w:pStyle w:val="Heading3"/>
      </w:pPr>
      <w:bookmarkStart w:id="499" w:name="_Toc276632618"/>
      <w:r>
        <w:t>MSFR – PID $11F4 – Misfire Catalyst Failure Counter</w:t>
      </w:r>
      <w:bookmarkEnd w:id="4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$11F4</w:t>
            </w:r>
          </w:p>
        </w:tc>
        <w:tc>
          <w:tcPr>
            <w:tcW w:w="2880" w:type="dxa"/>
            <w:tcBorders>
              <w:top w:val="nil"/>
            </w:tcBorders>
          </w:tcPr>
          <w:p w:rsidR="00FF4F2F" w:rsidRDefault="00FF4F2F">
            <w:pPr>
              <w:rPr>
                <w:rFonts w:ascii="Arial" w:hAnsi="Arial"/>
                <w:sz w:val="16"/>
              </w:rPr>
            </w:pPr>
            <w:r>
              <w:rPr>
                <w:rFonts w:ascii="Arial" w:hAnsi="Arial"/>
                <w:sz w:val="16"/>
              </w:rPr>
              <w:t>Misfire Catalyst Failure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the 16 most recent 100 engine cycle test intervals for which misfire activity was high enough to cause catalyst damage.</w:t>
      </w:r>
    </w:p>
    <w:p w:rsidR="00FF4F2F" w:rsidRDefault="00FF4F2F">
      <w:pPr>
        <w:keepNext w:val="0"/>
        <w:keepLines w:val="0"/>
      </w:pPr>
    </w:p>
    <w:p w:rsidR="00FF4F2F" w:rsidRDefault="00FF4F2F">
      <w:pPr>
        <w:pStyle w:val="Heading3"/>
      </w:pPr>
      <w:bookmarkStart w:id="500" w:name="_Toc276632619"/>
      <w:r>
        <w:t>MSFR – PID $11F5 – Maximum Misfire Catalyst Failure Count</w:t>
      </w:r>
      <w:bookmarkEnd w:id="5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$11F5</w:t>
            </w:r>
          </w:p>
        </w:tc>
        <w:tc>
          <w:tcPr>
            <w:tcW w:w="2880" w:type="dxa"/>
            <w:tcBorders>
              <w:top w:val="nil"/>
            </w:tcBorders>
          </w:tcPr>
          <w:p w:rsidR="00FF4F2F" w:rsidRDefault="00FF4F2F">
            <w:pPr>
              <w:rPr>
                <w:rFonts w:ascii="Arial" w:hAnsi="Arial"/>
                <w:sz w:val="16"/>
              </w:rPr>
            </w:pPr>
            <w:r>
              <w:rPr>
                <w:rFonts w:ascii="Arial" w:hAnsi="Arial"/>
                <w:sz w:val="16"/>
              </w:rPr>
              <w:t>Maximum Misfire Catalyst Failure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value of the misfire catalyst failure counter observed since a code clear.</w:t>
      </w:r>
    </w:p>
    <w:p w:rsidR="00FF4F2F" w:rsidRDefault="00FF4F2F">
      <w:pPr>
        <w:keepNext w:val="0"/>
        <w:keepLines w:val="0"/>
      </w:pPr>
    </w:p>
    <w:p w:rsidR="00FF4F2F" w:rsidRDefault="00FF4F2F">
      <w:pPr>
        <w:pStyle w:val="Heading3"/>
      </w:pPr>
      <w:bookmarkStart w:id="501" w:name="_Toc276632620"/>
      <w:r>
        <w:t>MSFR – PID $11F6 – Misfire Emission Failure Counter</w:t>
      </w:r>
      <w:bookmarkEnd w:id="5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$11F6</w:t>
            </w:r>
          </w:p>
        </w:tc>
        <w:tc>
          <w:tcPr>
            <w:tcW w:w="2880" w:type="dxa"/>
            <w:tcBorders>
              <w:top w:val="nil"/>
            </w:tcBorders>
          </w:tcPr>
          <w:p w:rsidR="00FF4F2F" w:rsidRDefault="00FF4F2F">
            <w:pPr>
              <w:rPr>
                <w:rFonts w:ascii="Arial" w:hAnsi="Arial"/>
                <w:sz w:val="16"/>
              </w:rPr>
            </w:pPr>
            <w:r>
              <w:rPr>
                <w:rFonts w:ascii="Arial" w:hAnsi="Arial"/>
                <w:sz w:val="16"/>
              </w:rPr>
              <w:t>Misfire Emission Failure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the 16 most recent 100 engine cycle test intervals for which misfire activity was high enough to cause an emission failure.</w:t>
      </w:r>
    </w:p>
    <w:p w:rsidR="00FF4F2F" w:rsidRDefault="00FF4F2F">
      <w:pPr>
        <w:keepNext w:val="0"/>
        <w:keepLines w:val="0"/>
      </w:pPr>
    </w:p>
    <w:p w:rsidR="00FF4F2F" w:rsidRDefault="00FF4F2F">
      <w:pPr>
        <w:pStyle w:val="Heading3"/>
      </w:pPr>
      <w:bookmarkStart w:id="502" w:name="_Toc276632621"/>
      <w:r>
        <w:lastRenderedPageBreak/>
        <w:t>MSFR – PID $11F7 – Maximum Misfire Emission Failure Count</w:t>
      </w:r>
      <w:bookmarkEnd w:id="5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$11F7</w:t>
            </w:r>
          </w:p>
        </w:tc>
        <w:tc>
          <w:tcPr>
            <w:tcW w:w="2880" w:type="dxa"/>
            <w:tcBorders>
              <w:top w:val="nil"/>
            </w:tcBorders>
          </w:tcPr>
          <w:p w:rsidR="00FF4F2F" w:rsidRDefault="00FF4F2F">
            <w:pPr>
              <w:rPr>
                <w:rFonts w:ascii="Arial" w:hAnsi="Arial"/>
                <w:sz w:val="16"/>
              </w:rPr>
            </w:pPr>
            <w:r>
              <w:rPr>
                <w:rFonts w:ascii="Arial" w:hAnsi="Arial"/>
                <w:sz w:val="16"/>
              </w:rPr>
              <w:t>Maximum Misfire Emission Failure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value of the misfire emission failure counter observed since a code clear.</w:t>
      </w:r>
    </w:p>
    <w:p w:rsidR="00FF4F2F" w:rsidRDefault="00FF4F2F">
      <w:pPr>
        <w:keepNext w:val="0"/>
        <w:keepLines w:val="0"/>
      </w:pPr>
    </w:p>
    <w:p w:rsidR="00FF4F2F" w:rsidRDefault="00FF4F2F">
      <w:pPr>
        <w:pStyle w:val="Heading3"/>
      </w:pPr>
      <w:bookmarkStart w:id="503" w:name="_Toc276632622"/>
      <w:r>
        <w:t>MSFR – PID $11F8 – Cylinder 5 Misfire History Counter</w:t>
      </w:r>
      <w:bookmarkEnd w:id="5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$11F8</w:t>
            </w:r>
          </w:p>
        </w:tc>
        <w:tc>
          <w:tcPr>
            <w:tcW w:w="2880" w:type="dxa"/>
            <w:tcBorders>
              <w:top w:val="nil"/>
            </w:tcBorders>
          </w:tcPr>
          <w:p w:rsidR="00FF4F2F" w:rsidRDefault="00FF4F2F">
            <w:pPr>
              <w:rPr>
                <w:rFonts w:ascii="Arial" w:hAnsi="Arial"/>
                <w:sz w:val="16"/>
              </w:rPr>
            </w:pPr>
            <w:r>
              <w:rPr>
                <w:rFonts w:ascii="Arial" w:hAnsi="Arial"/>
                <w:sz w:val="16"/>
              </w:rPr>
              <w:t>Cylinder 5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5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04" w:name="_Toc276632623"/>
      <w:r>
        <w:t>MSFR – PID $11F9 – Cylinder 6 Misfire History Counter</w:t>
      </w:r>
      <w:bookmarkEnd w:id="5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$11F9</w:t>
            </w:r>
          </w:p>
        </w:tc>
        <w:tc>
          <w:tcPr>
            <w:tcW w:w="2880" w:type="dxa"/>
            <w:tcBorders>
              <w:top w:val="nil"/>
            </w:tcBorders>
          </w:tcPr>
          <w:p w:rsidR="00FF4F2F" w:rsidRDefault="00FF4F2F">
            <w:pPr>
              <w:rPr>
                <w:rFonts w:ascii="Arial" w:hAnsi="Arial"/>
                <w:sz w:val="16"/>
              </w:rPr>
            </w:pPr>
            <w:r>
              <w:rPr>
                <w:rFonts w:ascii="Arial" w:hAnsi="Arial"/>
                <w:sz w:val="16"/>
              </w:rPr>
              <w:t>Cylinder 6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6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05" w:name="_Toc276632624"/>
      <w:r>
        <w:t>MSFR – PID $11FA – Cylinder 7 Misfire History Counter</w:t>
      </w:r>
      <w:bookmarkEnd w:id="5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$11FA</w:t>
            </w:r>
          </w:p>
        </w:tc>
        <w:tc>
          <w:tcPr>
            <w:tcW w:w="2880" w:type="dxa"/>
            <w:tcBorders>
              <w:top w:val="nil"/>
            </w:tcBorders>
          </w:tcPr>
          <w:p w:rsidR="00FF4F2F" w:rsidRDefault="00FF4F2F">
            <w:pPr>
              <w:rPr>
                <w:rFonts w:ascii="Arial" w:hAnsi="Arial"/>
                <w:sz w:val="16"/>
              </w:rPr>
            </w:pPr>
            <w:r>
              <w:rPr>
                <w:rFonts w:ascii="Arial" w:hAnsi="Arial"/>
                <w:sz w:val="16"/>
              </w:rPr>
              <w:t>Cylinder 7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7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06" w:name="_Toc276632625"/>
      <w:r>
        <w:lastRenderedPageBreak/>
        <w:t>MSFR – PID $11FB – Cylinder 8 Misfire History Counter</w:t>
      </w:r>
      <w:bookmarkEnd w:id="5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$11FB</w:t>
            </w:r>
          </w:p>
        </w:tc>
        <w:tc>
          <w:tcPr>
            <w:tcW w:w="2880" w:type="dxa"/>
            <w:tcBorders>
              <w:top w:val="nil"/>
            </w:tcBorders>
          </w:tcPr>
          <w:p w:rsidR="00FF4F2F" w:rsidRDefault="00FF4F2F">
            <w:pPr>
              <w:rPr>
                <w:rFonts w:ascii="Arial" w:hAnsi="Arial"/>
                <w:sz w:val="16"/>
              </w:rPr>
            </w:pPr>
            <w:r>
              <w:rPr>
                <w:rFonts w:ascii="Arial" w:hAnsi="Arial"/>
                <w:sz w:val="16"/>
              </w:rPr>
              <w:t>Cylinder 8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8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07" w:name="_Toc276632626"/>
      <w:r>
        <w:t>MSFR – PID $1200 – Total Misfire Counter</w:t>
      </w:r>
      <w:bookmarkEnd w:id="5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$1200</w:t>
            </w:r>
          </w:p>
        </w:tc>
        <w:tc>
          <w:tcPr>
            <w:tcW w:w="2880" w:type="dxa"/>
            <w:tcBorders>
              <w:top w:val="nil"/>
            </w:tcBorders>
          </w:tcPr>
          <w:p w:rsidR="00FF4F2F" w:rsidRDefault="00FF4F2F">
            <w:pPr>
              <w:rPr>
                <w:rFonts w:ascii="Arial" w:hAnsi="Arial"/>
                <w:sz w:val="16"/>
              </w:rPr>
            </w:pPr>
            <w:r>
              <w:rPr>
                <w:rFonts w:ascii="Arial" w:hAnsi="Arial"/>
                <w:sz w:val="16"/>
              </w:rPr>
              <w:t>Total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total number of misfires detected for all cylinders over the most recent 100 engine cycle test interval (determined by summing the misfire counters for the individual cylinders at the conclusion of the 100 engine cycle test interval).</w:t>
      </w:r>
    </w:p>
    <w:p w:rsidR="00FF4F2F" w:rsidRDefault="00FF4F2F">
      <w:pPr>
        <w:keepNext w:val="0"/>
        <w:keepLines w:val="0"/>
      </w:pPr>
    </w:p>
    <w:p w:rsidR="00FF4F2F" w:rsidRDefault="00FF4F2F">
      <w:pPr>
        <w:pStyle w:val="Heading3"/>
      </w:pPr>
      <w:bookmarkStart w:id="508" w:name="_Toc276632627"/>
      <w:r>
        <w:t>MSFR – PID $1201 – Cylinder 1 Misfire History Counter</w:t>
      </w:r>
      <w:bookmarkEnd w:id="5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$1201</w:t>
            </w:r>
          </w:p>
        </w:tc>
        <w:tc>
          <w:tcPr>
            <w:tcW w:w="2880" w:type="dxa"/>
            <w:tcBorders>
              <w:top w:val="nil"/>
            </w:tcBorders>
          </w:tcPr>
          <w:p w:rsidR="00FF4F2F" w:rsidRDefault="00FF4F2F">
            <w:pPr>
              <w:rPr>
                <w:rFonts w:ascii="Arial" w:hAnsi="Arial"/>
                <w:sz w:val="16"/>
              </w:rPr>
            </w:pPr>
            <w:r>
              <w:rPr>
                <w:rFonts w:ascii="Arial" w:hAnsi="Arial"/>
                <w:sz w:val="16"/>
              </w:rPr>
              <w:t>Cylinder 1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1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09" w:name="_Toc276632628"/>
      <w:r>
        <w:t>MSFR – PID $1202 – Cylinder 2 Misfire History Counter</w:t>
      </w:r>
      <w:bookmarkEnd w:id="5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$1202</w:t>
            </w:r>
          </w:p>
        </w:tc>
        <w:tc>
          <w:tcPr>
            <w:tcW w:w="2880" w:type="dxa"/>
            <w:tcBorders>
              <w:top w:val="nil"/>
            </w:tcBorders>
          </w:tcPr>
          <w:p w:rsidR="00FF4F2F" w:rsidRDefault="00FF4F2F">
            <w:pPr>
              <w:rPr>
                <w:rFonts w:ascii="Arial" w:hAnsi="Arial"/>
                <w:sz w:val="16"/>
              </w:rPr>
            </w:pPr>
            <w:r>
              <w:rPr>
                <w:rFonts w:ascii="Arial" w:hAnsi="Arial"/>
                <w:sz w:val="16"/>
              </w:rPr>
              <w:t>Cylinder 2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2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10" w:name="_Toc276632629"/>
      <w:r>
        <w:lastRenderedPageBreak/>
        <w:t>MSFR – PID $1203 – Cylinder 3 Misfire History Counter</w:t>
      </w:r>
      <w:bookmarkEnd w:id="5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$1203</w:t>
            </w:r>
          </w:p>
        </w:tc>
        <w:tc>
          <w:tcPr>
            <w:tcW w:w="2880" w:type="dxa"/>
            <w:tcBorders>
              <w:top w:val="nil"/>
            </w:tcBorders>
          </w:tcPr>
          <w:p w:rsidR="00FF4F2F" w:rsidRDefault="00FF4F2F">
            <w:pPr>
              <w:rPr>
                <w:rFonts w:ascii="Arial" w:hAnsi="Arial"/>
                <w:sz w:val="16"/>
              </w:rPr>
            </w:pPr>
            <w:r>
              <w:rPr>
                <w:rFonts w:ascii="Arial" w:hAnsi="Arial"/>
                <w:sz w:val="16"/>
              </w:rPr>
              <w:t>Cylinder 3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3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11" w:name="_Toc276632630"/>
      <w:r>
        <w:t>MSFR – PID $1204 – Cylinder 4 Misfire History Counter</w:t>
      </w:r>
      <w:bookmarkEnd w:id="5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$1204</w:t>
            </w:r>
          </w:p>
        </w:tc>
        <w:tc>
          <w:tcPr>
            <w:tcW w:w="2880" w:type="dxa"/>
            <w:tcBorders>
              <w:top w:val="nil"/>
            </w:tcBorders>
          </w:tcPr>
          <w:p w:rsidR="00FF4F2F" w:rsidRDefault="00FF4F2F">
            <w:pPr>
              <w:rPr>
                <w:rFonts w:ascii="Arial" w:hAnsi="Arial"/>
                <w:sz w:val="16"/>
              </w:rPr>
            </w:pPr>
            <w:r>
              <w:rPr>
                <w:rFonts w:ascii="Arial" w:hAnsi="Arial"/>
                <w:sz w:val="16"/>
              </w:rPr>
              <w:t>Cylinder 4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4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512" w:name="_Toc276632631"/>
      <w:r>
        <w:t>MSFR – PID $1205 – Cylinder 2 Misfire Counter</w:t>
      </w:r>
      <w:bookmarkEnd w:id="5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$1205</w:t>
            </w:r>
          </w:p>
        </w:tc>
        <w:tc>
          <w:tcPr>
            <w:tcW w:w="2880" w:type="dxa"/>
            <w:tcBorders>
              <w:top w:val="nil"/>
            </w:tcBorders>
          </w:tcPr>
          <w:p w:rsidR="00FF4F2F" w:rsidRDefault="00FF4F2F">
            <w:pPr>
              <w:rPr>
                <w:rFonts w:ascii="Arial" w:hAnsi="Arial"/>
                <w:sz w:val="16"/>
              </w:rPr>
            </w:pPr>
            <w:r>
              <w:rPr>
                <w:rFonts w:ascii="Arial" w:hAnsi="Arial"/>
                <w:sz w:val="16"/>
              </w:rPr>
              <w:t>Cylinder 2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2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513" w:name="_Toc276632632"/>
      <w:r>
        <w:t>MSFR – PID $1206 – Cylinder 1 Misfire Counter</w:t>
      </w:r>
      <w:bookmarkEnd w:id="5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$1206</w:t>
            </w:r>
          </w:p>
        </w:tc>
        <w:tc>
          <w:tcPr>
            <w:tcW w:w="2880" w:type="dxa"/>
            <w:tcBorders>
              <w:top w:val="nil"/>
            </w:tcBorders>
          </w:tcPr>
          <w:p w:rsidR="00FF4F2F" w:rsidRDefault="00FF4F2F">
            <w:pPr>
              <w:rPr>
                <w:rFonts w:ascii="Arial" w:hAnsi="Arial"/>
                <w:sz w:val="16"/>
              </w:rPr>
            </w:pPr>
            <w:r>
              <w:rPr>
                <w:rFonts w:ascii="Arial" w:hAnsi="Arial"/>
                <w:sz w:val="16"/>
              </w:rPr>
              <w:t>Cylinder 1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1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514" w:name="_Toc276632633"/>
      <w:r>
        <w:lastRenderedPageBreak/>
        <w:t>MSFR – PID $1207 – Cylinder 3 Misfire Counter</w:t>
      </w:r>
      <w:bookmarkEnd w:id="5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$1207</w:t>
            </w:r>
          </w:p>
        </w:tc>
        <w:tc>
          <w:tcPr>
            <w:tcW w:w="2880" w:type="dxa"/>
            <w:tcBorders>
              <w:top w:val="nil"/>
            </w:tcBorders>
          </w:tcPr>
          <w:p w:rsidR="00FF4F2F" w:rsidRDefault="00FF4F2F">
            <w:pPr>
              <w:rPr>
                <w:rFonts w:ascii="Arial" w:hAnsi="Arial"/>
                <w:sz w:val="16"/>
              </w:rPr>
            </w:pPr>
            <w:r>
              <w:rPr>
                <w:rFonts w:ascii="Arial" w:hAnsi="Arial"/>
                <w:sz w:val="16"/>
              </w:rPr>
              <w:t>Cylinder 3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3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515" w:name="_Toc276632634"/>
      <w:r>
        <w:t>MSFR – PID $1208 – Cylinder 4 Misfire Counter</w:t>
      </w:r>
      <w:bookmarkEnd w:id="5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$1208</w:t>
            </w:r>
          </w:p>
        </w:tc>
        <w:tc>
          <w:tcPr>
            <w:tcW w:w="2880" w:type="dxa"/>
            <w:tcBorders>
              <w:top w:val="nil"/>
            </w:tcBorders>
          </w:tcPr>
          <w:p w:rsidR="00FF4F2F" w:rsidRDefault="00FF4F2F">
            <w:pPr>
              <w:rPr>
                <w:rFonts w:ascii="Arial" w:hAnsi="Arial"/>
                <w:sz w:val="16"/>
              </w:rPr>
            </w:pPr>
            <w:r>
              <w:rPr>
                <w:rFonts w:ascii="Arial" w:hAnsi="Arial"/>
                <w:sz w:val="16"/>
              </w:rPr>
              <w:t>Cylinder 4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4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516" w:name="_Toc276632635"/>
      <w:r>
        <w:t>MSFR – PID $1227 – Misfire Emission Fail History Counter</w:t>
      </w:r>
      <w:bookmarkEnd w:id="5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$1227</w:t>
            </w:r>
          </w:p>
        </w:tc>
        <w:tc>
          <w:tcPr>
            <w:tcW w:w="2880" w:type="dxa"/>
            <w:tcBorders>
              <w:top w:val="nil"/>
            </w:tcBorders>
          </w:tcPr>
          <w:p w:rsidR="00FF4F2F" w:rsidRDefault="00FF4F2F">
            <w:pPr>
              <w:rPr>
                <w:rFonts w:ascii="Arial" w:hAnsi="Arial"/>
                <w:sz w:val="16"/>
              </w:rPr>
            </w:pPr>
            <w:r>
              <w:rPr>
                <w:rFonts w:ascii="Arial" w:hAnsi="Arial"/>
                <w:sz w:val="16"/>
              </w:rPr>
              <w:t>Misfire Emission Fail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high enough to cause an emission failure since a code clear.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517" w:name="_Toc276632636"/>
      <w:r>
        <w:t xml:space="preserve">MSFR – PID $1228 – </w:t>
      </w:r>
      <w:smartTag w:uri="urn:schemas-microsoft-com:office:smarttags" w:element="place">
        <w:smartTag w:uri="urn:schemas-microsoft-com:office:smarttags" w:element="PlaceName">
          <w:r>
            <w:t>Misfire</w:t>
          </w:r>
        </w:smartTag>
        <w:r>
          <w:t xml:space="preserve"> </w:t>
        </w:r>
        <w:smartTag w:uri="urn:schemas-microsoft-com:office:smarttags" w:element="PlaceName">
          <w:r>
            <w:t>Emission</w:t>
          </w:r>
        </w:smartTag>
        <w:r>
          <w:t xml:space="preserve"> </w:t>
        </w:r>
        <w:smartTag w:uri="urn:schemas-microsoft-com:office:smarttags" w:element="PlaceType">
          <w:r>
            <w:t>Pass</w:t>
          </w:r>
        </w:smartTag>
      </w:smartTag>
      <w:r>
        <w:t xml:space="preserve"> History Counter</w:t>
      </w:r>
      <w:bookmarkEnd w:id="5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$1228</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Misfire</w:t>
                </w:r>
              </w:smartTag>
              <w:r>
                <w:rPr>
                  <w:rFonts w:ascii="Arial" w:hAnsi="Arial"/>
                  <w:sz w:val="16"/>
                </w:rPr>
                <w:t xml:space="preserve"> </w:t>
              </w:r>
              <w:smartTag w:uri="urn:schemas-microsoft-com:office:smarttags" w:element="PlaceName">
                <w:r>
                  <w:rPr>
                    <w:rFonts w:ascii="Arial" w:hAnsi="Arial"/>
                    <w:sz w:val="16"/>
                  </w:rPr>
                  <w:t>Emission</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below the emission failure threshold since a misfire failure has been reported.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518" w:name="_Toc276632637"/>
      <w:r>
        <w:lastRenderedPageBreak/>
        <w:t>MSFR – PID $1229 – Revolution Mode Misfire Threshold</w:t>
      </w:r>
      <w:bookmarkEnd w:id="5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$1229</w:t>
            </w:r>
          </w:p>
        </w:tc>
        <w:tc>
          <w:tcPr>
            <w:tcW w:w="2880" w:type="dxa"/>
            <w:tcBorders>
              <w:top w:val="nil"/>
            </w:tcBorders>
          </w:tcPr>
          <w:p w:rsidR="00FF4F2F" w:rsidRDefault="00FF4F2F">
            <w:pPr>
              <w:rPr>
                <w:rFonts w:ascii="Arial" w:hAnsi="Arial"/>
                <w:sz w:val="16"/>
              </w:rPr>
            </w:pPr>
            <w:r>
              <w:rPr>
                <w:rFonts w:ascii="Arial" w:hAnsi="Arial"/>
                <w:sz w:val="16"/>
              </w:rPr>
              <w:t>Revolution Mode Misfire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threshold used to determine if misfire has occurred during the most recent engine cycle when the misfire diagnostic is operating in revolution mode.  This threshold is a function of engine speed and engine load.</w:t>
      </w:r>
    </w:p>
    <w:p w:rsidR="00FF4F2F" w:rsidRDefault="00FF4F2F">
      <w:pPr>
        <w:keepNext w:val="0"/>
        <w:keepLines w:val="0"/>
      </w:pPr>
    </w:p>
    <w:p w:rsidR="00FF4F2F" w:rsidRDefault="00FF4F2F">
      <w:pPr>
        <w:pStyle w:val="Heading3"/>
      </w:pPr>
      <w:bookmarkStart w:id="519" w:name="_Toc276632638"/>
      <w:r>
        <w:t>MSFR – PID $122A – Misfire Engine Cycle Counter</w:t>
      </w:r>
      <w:bookmarkEnd w:id="5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$122A</w:t>
            </w:r>
          </w:p>
        </w:tc>
        <w:tc>
          <w:tcPr>
            <w:tcW w:w="2880" w:type="dxa"/>
            <w:tcBorders>
              <w:top w:val="nil"/>
            </w:tcBorders>
          </w:tcPr>
          <w:p w:rsidR="00FF4F2F" w:rsidRDefault="00FF4F2F">
            <w:pPr>
              <w:rPr>
                <w:rFonts w:ascii="Arial" w:hAnsi="Arial"/>
                <w:sz w:val="16"/>
              </w:rPr>
            </w:pPr>
            <w:r>
              <w:rPr>
                <w:rFonts w:ascii="Arial" w:hAnsi="Arial"/>
                <w:sz w:val="16"/>
              </w:rPr>
              <w:t>Misfire Engine Cycle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engine cycles completed within the current 100 engine cycle test interval for the misfire diagnostic.</w:t>
      </w:r>
    </w:p>
    <w:p w:rsidR="00FF4F2F" w:rsidRDefault="00FF4F2F">
      <w:pPr>
        <w:keepNext w:val="0"/>
        <w:keepLines w:val="0"/>
      </w:pPr>
    </w:p>
    <w:p w:rsidR="00FF4F2F" w:rsidRDefault="00FF4F2F">
      <w:pPr>
        <w:pStyle w:val="Heading3"/>
      </w:pPr>
      <w:bookmarkStart w:id="520" w:name="_Toc276632639"/>
      <w:r>
        <w:t>DRER – PID $1232 – Emissions Warm</w:t>
      </w:r>
      <w:r>
        <w:noBreakHyphen/>
        <w:t>Up Counter</w:t>
      </w:r>
      <w:bookmarkEnd w:id="489"/>
      <w:bookmarkEnd w:id="5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$1232</w:t>
            </w:r>
          </w:p>
        </w:tc>
        <w:tc>
          <w:tcPr>
            <w:tcW w:w="2880" w:type="dxa"/>
            <w:tcBorders>
              <w:top w:val="nil"/>
            </w:tcBorders>
          </w:tcPr>
          <w:p w:rsidR="00FF4F2F" w:rsidRDefault="00FF4F2F">
            <w:pPr>
              <w:rPr>
                <w:rFonts w:ascii="Arial" w:hAnsi="Arial"/>
                <w:sz w:val="16"/>
              </w:rPr>
            </w:pPr>
            <w:r>
              <w:rPr>
                <w:rFonts w:ascii="Arial" w:hAnsi="Arial"/>
                <w:sz w:val="16"/>
              </w:rPr>
              <w:t>Emissions Warm</w:t>
            </w:r>
            <w:r>
              <w:rPr>
                <w:rFonts w:ascii="Arial" w:hAnsi="Arial"/>
                <w:sz w:val="16"/>
              </w:rPr>
              <w:noBreakHyphen/>
              <w:t>Up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emissions related (fault type A or B) fail report or MIL request.  Emissions related DTCs are cleared from memory when this counter reaches 40.</w:t>
      </w:r>
    </w:p>
    <w:p w:rsidR="00FF4F2F" w:rsidRDefault="00FF4F2F">
      <w:pPr>
        <w:keepNext w:val="0"/>
        <w:keepLines w:val="0"/>
      </w:pPr>
    </w:p>
    <w:p w:rsidR="00FF4F2F" w:rsidRDefault="00FF4F2F">
      <w:pPr>
        <w:pStyle w:val="Heading3"/>
      </w:pPr>
      <w:bookmarkStart w:id="521" w:name="_Toc17862141"/>
      <w:bookmarkStart w:id="522" w:name="_Toc276632640"/>
      <w:r>
        <w:t>DRER – PID $1233 – Non Emissions Warm</w:t>
      </w:r>
      <w:r>
        <w:noBreakHyphen/>
        <w:t>Up Counter</w:t>
      </w:r>
      <w:bookmarkEnd w:id="521"/>
      <w:bookmarkEnd w:id="5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$1233</w:t>
            </w:r>
          </w:p>
        </w:tc>
        <w:tc>
          <w:tcPr>
            <w:tcW w:w="2880" w:type="dxa"/>
            <w:tcBorders>
              <w:top w:val="nil"/>
            </w:tcBorders>
          </w:tcPr>
          <w:p w:rsidR="00FF4F2F" w:rsidRDefault="00FF4F2F">
            <w:pPr>
              <w:rPr>
                <w:rFonts w:ascii="Arial" w:hAnsi="Arial"/>
                <w:sz w:val="16"/>
              </w:rPr>
            </w:pPr>
            <w:r>
              <w:rPr>
                <w:rFonts w:ascii="Arial" w:hAnsi="Arial"/>
                <w:sz w:val="16"/>
              </w:rPr>
              <w:t>Non Emissions Warm</w:t>
            </w:r>
            <w:r>
              <w:rPr>
                <w:rFonts w:ascii="Arial" w:hAnsi="Arial"/>
                <w:sz w:val="16"/>
              </w:rPr>
              <w:noBreakHyphen/>
              <w:t>Up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non emissions related (fault type C) fail report.  Non emissions related DTCs are cleared from memory when this counter reaches 40.</w:t>
      </w:r>
    </w:p>
    <w:p w:rsidR="00FF4F2F" w:rsidRDefault="00FF4F2F">
      <w:pPr>
        <w:keepNext w:val="0"/>
        <w:keepLines w:val="0"/>
      </w:pPr>
    </w:p>
    <w:p w:rsidR="00FF4F2F" w:rsidRDefault="00FF4F2F">
      <w:pPr>
        <w:pStyle w:val="Heading3"/>
      </w:pPr>
      <w:bookmarkStart w:id="523" w:name="_Toc17862142"/>
      <w:bookmarkStart w:id="524" w:name="_Toc276632641"/>
      <w:r>
        <w:t>VSPR – PID $1234 – Distance Since Code Clear</w:t>
      </w:r>
      <w:bookmarkEnd w:id="523"/>
      <w:bookmarkEnd w:id="5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$1234</w:t>
            </w:r>
          </w:p>
        </w:tc>
        <w:tc>
          <w:tcPr>
            <w:tcW w:w="2880" w:type="dxa"/>
            <w:tcBorders>
              <w:top w:val="nil"/>
            </w:tcBorders>
          </w:tcPr>
          <w:p w:rsidR="00FF4F2F" w:rsidRDefault="00FF4F2F">
            <w:pPr>
              <w:rPr>
                <w:rFonts w:ascii="Arial" w:hAnsi="Arial"/>
                <w:sz w:val="16"/>
              </w:rPr>
            </w:pPr>
            <w:r>
              <w:rPr>
                <w:rFonts w:ascii="Arial" w:hAnsi="Arial"/>
                <w:sz w:val="16"/>
              </w:rPr>
              <w:t>Distance Since Code Clear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accumulated distance driven since the last code clear or memory reset.  Note that this distance is not reset by a natural code clear (i.e., 40 warm up cycles without a failure being reported).</w:t>
      </w:r>
    </w:p>
    <w:p w:rsidR="00FF4F2F" w:rsidRDefault="00FF4F2F">
      <w:pPr>
        <w:keepNext w:val="0"/>
        <w:keepLines w:val="0"/>
      </w:pPr>
    </w:p>
    <w:p w:rsidR="00FF4F2F" w:rsidRDefault="00FF4F2F">
      <w:pPr>
        <w:pStyle w:val="Heading3"/>
      </w:pPr>
      <w:bookmarkStart w:id="525" w:name="_Toc17862143"/>
      <w:bookmarkStart w:id="526" w:name="_Toc276632642"/>
      <w:r>
        <w:lastRenderedPageBreak/>
        <w:t>FFRR – PID $1235 – Distance at First Failure</w:t>
      </w:r>
      <w:bookmarkEnd w:id="525"/>
      <w:bookmarkEnd w:id="5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$1235</w:t>
            </w:r>
          </w:p>
        </w:tc>
        <w:tc>
          <w:tcPr>
            <w:tcW w:w="2880" w:type="dxa"/>
            <w:tcBorders>
              <w:top w:val="nil"/>
            </w:tcBorders>
          </w:tcPr>
          <w:p w:rsidR="00FF4F2F" w:rsidRDefault="00FF4F2F">
            <w:pPr>
              <w:rPr>
                <w:rFonts w:ascii="Arial" w:hAnsi="Arial"/>
                <w:sz w:val="16"/>
              </w:rPr>
            </w:pPr>
            <w:r>
              <w:rPr>
                <w:rFonts w:ascii="Arial" w:hAnsi="Arial"/>
                <w:sz w:val="16"/>
              </w:rPr>
              <w:t>Distance at First Failure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value of PID $1234 at the time that a failure record was first captured for a diagnostic failure.  This PID is only meaningful within the context of a failure record or freeze frame.</w:t>
      </w:r>
    </w:p>
    <w:p w:rsidR="00FF4F2F" w:rsidRDefault="00FF4F2F">
      <w:pPr>
        <w:keepNext w:val="0"/>
        <w:keepLines w:val="0"/>
      </w:pPr>
    </w:p>
    <w:p w:rsidR="00FF4F2F" w:rsidRDefault="00FF4F2F">
      <w:pPr>
        <w:pStyle w:val="Heading3"/>
      </w:pPr>
      <w:bookmarkStart w:id="527" w:name="_Toc17862144"/>
      <w:bookmarkStart w:id="528" w:name="_Toc276632643"/>
      <w:r>
        <w:t>FFRR – PID $1236 – Distance at Last Failure</w:t>
      </w:r>
      <w:bookmarkEnd w:id="527"/>
      <w:bookmarkEnd w:id="5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$1236</w:t>
            </w:r>
          </w:p>
        </w:tc>
        <w:tc>
          <w:tcPr>
            <w:tcW w:w="2880" w:type="dxa"/>
            <w:tcBorders>
              <w:top w:val="nil"/>
            </w:tcBorders>
          </w:tcPr>
          <w:p w:rsidR="00FF4F2F" w:rsidRDefault="00FF4F2F">
            <w:pPr>
              <w:rPr>
                <w:rFonts w:ascii="Arial" w:hAnsi="Arial"/>
                <w:sz w:val="16"/>
              </w:rPr>
            </w:pPr>
            <w:r>
              <w:rPr>
                <w:rFonts w:ascii="Arial" w:hAnsi="Arial"/>
                <w:sz w:val="16"/>
              </w:rPr>
              <w:t>Distance at Last Failure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value of PID $1234 at the time that a failure record was last captured for a diagnostic failure.  This PID is only meaningful within the context of a failure record or freeze frame.</w:t>
      </w:r>
    </w:p>
    <w:p w:rsidR="00FF4F2F" w:rsidRDefault="00FF4F2F">
      <w:pPr>
        <w:keepNext w:val="0"/>
        <w:keepLines w:val="0"/>
      </w:pPr>
    </w:p>
    <w:p w:rsidR="00FF4F2F" w:rsidRDefault="00FF4F2F">
      <w:pPr>
        <w:pStyle w:val="Heading3"/>
      </w:pPr>
      <w:bookmarkStart w:id="529" w:name="_Toc17862145"/>
      <w:bookmarkStart w:id="530" w:name="_Toc276632644"/>
      <w:r>
        <w:t>FFRR – PID $1237 – Failure Record Fail Counter</w:t>
      </w:r>
      <w:bookmarkEnd w:id="529"/>
      <w:bookmarkEnd w:id="5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$1237</w:t>
            </w:r>
          </w:p>
        </w:tc>
        <w:tc>
          <w:tcPr>
            <w:tcW w:w="2880" w:type="dxa"/>
            <w:tcBorders>
              <w:top w:val="nil"/>
            </w:tcBorders>
          </w:tcPr>
          <w:p w:rsidR="00FF4F2F" w:rsidRDefault="00FF4F2F">
            <w:pPr>
              <w:rPr>
                <w:rFonts w:ascii="Arial" w:hAnsi="Arial"/>
                <w:sz w:val="16"/>
              </w:rPr>
            </w:pPr>
            <w:r>
              <w:rPr>
                <w:rFonts w:ascii="Arial" w:hAnsi="Arial"/>
                <w:sz w:val="16"/>
              </w:rPr>
              <w:t>Failure Record Fail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 a failure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531" w:name="_Toc17862146"/>
      <w:bookmarkStart w:id="532" w:name="_Toc276632645"/>
      <w:r>
        <w:t>FFRR – PID $1238 – Failure Record Pass Counter</w:t>
      </w:r>
      <w:bookmarkEnd w:id="531"/>
      <w:bookmarkEnd w:id="5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$1238</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Failure</w:t>
                </w:r>
              </w:smartTag>
              <w:r>
                <w:rPr>
                  <w:rFonts w:ascii="Arial" w:hAnsi="Arial"/>
                  <w:sz w:val="16"/>
                </w:rPr>
                <w:t xml:space="preserve"> </w:t>
              </w:r>
              <w:smartTag w:uri="urn:schemas-microsoft-com:office:smarttags" w:element="PlaceName">
                <w:r>
                  <w:rPr>
                    <w:rFonts w:ascii="Arial" w:hAnsi="Arial"/>
                    <w:sz w:val="16"/>
                  </w:rPr>
                  <w:t>Record</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 a pass reported and no failures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533" w:name="_Toc17862147"/>
      <w:bookmarkStart w:id="534" w:name="_Toc276632646"/>
      <w:r>
        <w:t>FFRR – PID $1239 – Failure Record Not Run Counter</w:t>
      </w:r>
      <w:bookmarkEnd w:id="533"/>
      <w:bookmarkEnd w:id="5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$1239</w:t>
            </w:r>
          </w:p>
        </w:tc>
        <w:tc>
          <w:tcPr>
            <w:tcW w:w="2880" w:type="dxa"/>
            <w:tcBorders>
              <w:top w:val="nil"/>
            </w:tcBorders>
          </w:tcPr>
          <w:p w:rsidR="00FF4F2F" w:rsidRDefault="00FF4F2F">
            <w:pPr>
              <w:rPr>
                <w:rFonts w:ascii="Arial" w:hAnsi="Arial"/>
                <w:sz w:val="16"/>
              </w:rPr>
            </w:pPr>
            <w:r>
              <w:rPr>
                <w:rFonts w:ascii="Arial" w:hAnsi="Arial"/>
                <w:sz w:val="16"/>
              </w:rPr>
              <w:t>Failure Record Not Run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without a pass or a failure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535" w:name="_Toc17862148"/>
      <w:bookmarkStart w:id="536" w:name="_Toc276632647"/>
      <w:r>
        <w:lastRenderedPageBreak/>
        <w:t>EVPR – PID $12AB – Evaporative Emissions Test Result</w:t>
      </w:r>
      <w:bookmarkEnd w:id="5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$12AB</w:t>
            </w:r>
          </w:p>
        </w:tc>
        <w:tc>
          <w:tcPr>
            <w:tcW w:w="2880" w:type="dxa"/>
            <w:tcBorders>
              <w:top w:val="nil"/>
            </w:tcBorders>
          </w:tcPr>
          <w:p w:rsidR="00FF4F2F" w:rsidRDefault="00FF4F2F">
            <w:pPr>
              <w:rPr>
                <w:rFonts w:ascii="Arial" w:hAnsi="Arial"/>
                <w:sz w:val="16"/>
              </w:rPr>
            </w:pPr>
            <w:r>
              <w:rPr>
                <w:rFonts w:ascii="Arial" w:hAnsi="Arial"/>
                <w:sz w:val="16"/>
              </w:rPr>
              <w:t>Evaporative Emissions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Fault; </w:t>
            </w:r>
            <w:r>
              <w:rPr>
                <w:rFonts w:ascii="Arial" w:hAnsi="Arial"/>
                <w:sz w:val="16"/>
              </w:rPr>
              <w:br/>
              <w:t xml:space="preserve">$01=Canister Vent Restriction; </w:t>
            </w:r>
            <w:r>
              <w:rPr>
                <w:rFonts w:ascii="Arial" w:hAnsi="Arial"/>
                <w:sz w:val="16"/>
              </w:rPr>
              <w:br/>
              <w:t xml:space="preserve">$02=Purge Valve Leak; </w:t>
            </w:r>
            <w:r>
              <w:rPr>
                <w:rFonts w:ascii="Arial" w:hAnsi="Arial"/>
                <w:sz w:val="16"/>
              </w:rPr>
              <w:br/>
              <w:t xml:space="preserve">$03=Small Leak; </w:t>
            </w:r>
            <w:r>
              <w:rPr>
                <w:rFonts w:ascii="Arial" w:hAnsi="Arial"/>
                <w:sz w:val="16"/>
              </w:rPr>
              <w:br/>
              <w:t xml:space="preserve">$04=Weak Vacuum; </w:t>
            </w:r>
            <w:r>
              <w:rPr>
                <w:rFonts w:ascii="Arial" w:hAnsi="Arial"/>
                <w:sz w:val="16"/>
              </w:rPr>
              <w:br/>
              <w:t>$05=No Test Result</w:t>
            </w:r>
          </w:p>
        </w:tc>
      </w:tr>
    </w:tbl>
    <w:p w:rsidR="00FF4F2F" w:rsidRDefault="00FF4F2F"/>
    <w:p w:rsidR="00FF4F2F" w:rsidRDefault="00FF4F2F">
      <w:r>
        <w:t>This PID contains the result of the most recently completed evaporative emissions diagnostic test.</w:t>
      </w:r>
    </w:p>
    <w:p w:rsidR="00FF4F2F" w:rsidRDefault="00FF4F2F">
      <w:pPr>
        <w:keepNext w:val="0"/>
        <w:keepLines w:val="0"/>
      </w:pPr>
    </w:p>
    <w:p w:rsidR="00FF4F2F" w:rsidRPr="00DD2ECF" w:rsidRDefault="00FF4F2F">
      <w:pPr>
        <w:pStyle w:val="Heading3"/>
        <w:rPr>
          <w:lang w:val="it-IT"/>
        </w:rPr>
      </w:pPr>
      <w:bookmarkStart w:id="537" w:name="_Toc276632648"/>
      <w:r w:rsidRPr="00DD2ECF">
        <w:rPr>
          <w:lang w:val="it-IT"/>
        </w:rPr>
        <w:t>APSR – PID $12B0 – Arbitrated Accelerator Pedal Position</w:t>
      </w:r>
      <w:bookmarkEnd w:id="535"/>
      <w:bookmarkEnd w:id="537"/>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$12B0</w:t>
            </w:r>
          </w:p>
        </w:tc>
        <w:tc>
          <w:tcPr>
            <w:tcW w:w="2880" w:type="dxa"/>
            <w:tcBorders>
              <w:top w:val="nil"/>
            </w:tcBorders>
          </w:tcPr>
          <w:p w:rsidR="00FF4F2F" w:rsidRDefault="00FF4F2F">
            <w:pPr>
              <w:rPr>
                <w:rFonts w:ascii="Arial" w:hAnsi="Arial"/>
                <w:sz w:val="16"/>
              </w:rPr>
            </w:pPr>
            <w:r>
              <w:rPr>
                <w:rFonts w:ascii="Arial" w:hAnsi="Arial"/>
                <w:sz w:val="16"/>
              </w:rPr>
              <w:t>Arbitrated Accelerator Pedal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accelerator pedal position resulting directly from the arbitration of the accelerator pedal position sensors (prior to any compensation to determine driver intent).</w:t>
      </w:r>
    </w:p>
    <w:p w:rsidR="00FF4F2F" w:rsidRDefault="00FF4F2F">
      <w:pPr>
        <w:keepNext w:val="0"/>
        <w:keepLines w:val="0"/>
      </w:pPr>
    </w:p>
    <w:p w:rsidR="00FF4F2F" w:rsidRDefault="00FF4F2F">
      <w:pPr>
        <w:pStyle w:val="Heading3"/>
      </w:pPr>
      <w:bookmarkStart w:id="538" w:name="_Toc17862149"/>
      <w:bookmarkStart w:id="539" w:name="_Toc276632649"/>
      <w:r>
        <w:t>TPSR – PID $12B1 – Arbitrated Throttle Position</w:t>
      </w:r>
      <w:bookmarkEnd w:id="538"/>
      <w:bookmarkEnd w:id="5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$12B1</w:t>
            </w:r>
          </w:p>
        </w:tc>
        <w:tc>
          <w:tcPr>
            <w:tcW w:w="2880" w:type="dxa"/>
            <w:tcBorders>
              <w:top w:val="nil"/>
            </w:tcBorders>
          </w:tcPr>
          <w:p w:rsidR="00FF4F2F" w:rsidRDefault="00FF4F2F">
            <w:pPr>
              <w:rPr>
                <w:rFonts w:ascii="Arial" w:hAnsi="Arial"/>
                <w:sz w:val="16"/>
              </w:rPr>
            </w:pPr>
            <w:r>
              <w:rPr>
                <w:rFonts w:ascii="Arial" w:hAnsi="Arial"/>
                <w:sz w:val="16"/>
              </w:rPr>
              <w:t>Arbitrated Throttle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throttle position resulting directly from the arbitration of the (corrected) throttle position sensors.</w:t>
      </w:r>
    </w:p>
    <w:p w:rsidR="00FF4F2F" w:rsidRDefault="00FF4F2F">
      <w:pPr>
        <w:keepNext w:val="0"/>
        <w:keepLines w:val="0"/>
      </w:pPr>
    </w:p>
    <w:p w:rsidR="00FF4F2F" w:rsidRDefault="00FF4F2F">
      <w:pPr>
        <w:pStyle w:val="Heading3"/>
      </w:pPr>
      <w:bookmarkStart w:id="540" w:name="_Toc17862150"/>
      <w:bookmarkStart w:id="541" w:name="_Toc276632650"/>
      <w:r>
        <w:t>APSR – PID $12B4 – Accelerator Pedal Position Sensor 1 Displacement</w:t>
      </w:r>
      <w:bookmarkEnd w:id="540"/>
      <w:bookmarkEnd w:id="5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$12B4</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1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accelerator pedal position sensor 1 (corrected and normalized based upon its learned minimum and maximum positions).</w:t>
      </w:r>
    </w:p>
    <w:p w:rsidR="00FF4F2F" w:rsidRDefault="00FF4F2F">
      <w:pPr>
        <w:keepNext w:val="0"/>
        <w:keepLines w:val="0"/>
      </w:pPr>
    </w:p>
    <w:p w:rsidR="00FF4F2F" w:rsidRDefault="00FF4F2F">
      <w:pPr>
        <w:pStyle w:val="Heading3"/>
      </w:pPr>
      <w:bookmarkStart w:id="542" w:name="_Toc17862151"/>
      <w:bookmarkStart w:id="543" w:name="_Toc276632651"/>
      <w:r>
        <w:t>APSR – PID $12B5 – Accelerator Pedal Position Sensor 2 Displacement</w:t>
      </w:r>
      <w:bookmarkEnd w:id="542"/>
      <w:bookmarkEnd w:id="5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$12B5</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2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accelerator pedal position sensor 2 (corrected and normalized based upon its learned minimum and maximum positions).</w:t>
      </w:r>
    </w:p>
    <w:p w:rsidR="00FF4F2F" w:rsidRDefault="00FF4F2F">
      <w:pPr>
        <w:keepNext w:val="0"/>
        <w:keepLines w:val="0"/>
      </w:pPr>
    </w:p>
    <w:p w:rsidR="00FF4F2F" w:rsidRDefault="00FF4F2F">
      <w:pPr>
        <w:pStyle w:val="Heading3"/>
      </w:pPr>
      <w:bookmarkStart w:id="544" w:name="_Toc17862152"/>
      <w:bookmarkStart w:id="545" w:name="_Toc276632652"/>
      <w:r>
        <w:lastRenderedPageBreak/>
        <w:t>TPSR – PID $12B7 – Throttle Position Sensor 1 Displacement</w:t>
      </w:r>
      <w:bookmarkEnd w:id="544"/>
      <w:bookmarkEnd w:id="5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$12B7</w:t>
            </w:r>
          </w:p>
        </w:tc>
        <w:tc>
          <w:tcPr>
            <w:tcW w:w="2880" w:type="dxa"/>
            <w:tcBorders>
              <w:top w:val="nil"/>
            </w:tcBorders>
          </w:tcPr>
          <w:p w:rsidR="00FF4F2F" w:rsidRDefault="00FF4F2F">
            <w:pPr>
              <w:rPr>
                <w:rFonts w:ascii="Arial" w:hAnsi="Arial"/>
                <w:sz w:val="16"/>
              </w:rPr>
            </w:pPr>
            <w:r>
              <w:rPr>
                <w:rFonts w:ascii="Arial" w:hAnsi="Arial"/>
                <w:sz w:val="16"/>
              </w:rPr>
              <w:t>Throttle Position Sensor 1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throttle position sensor 1 (corrected based upon its learned minimum position).</w:t>
      </w:r>
    </w:p>
    <w:p w:rsidR="00FF4F2F" w:rsidRDefault="00FF4F2F">
      <w:pPr>
        <w:keepNext w:val="0"/>
        <w:keepLines w:val="0"/>
      </w:pPr>
    </w:p>
    <w:p w:rsidR="00FF4F2F" w:rsidRDefault="00FF4F2F">
      <w:pPr>
        <w:pStyle w:val="Heading3"/>
      </w:pPr>
      <w:bookmarkStart w:id="546" w:name="_Toc17862153"/>
      <w:bookmarkStart w:id="547" w:name="_Toc276632653"/>
      <w:r>
        <w:t>TPSR – PID $12B8 – Throttle Position Sensor 2 Displacement</w:t>
      </w:r>
      <w:bookmarkEnd w:id="546"/>
      <w:bookmarkEnd w:id="5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$12B8</w:t>
            </w:r>
          </w:p>
        </w:tc>
        <w:tc>
          <w:tcPr>
            <w:tcW w:w="2880" w:type="dxa"/>
            <w:tcBorders>
              <w:top w:val="nil"/>
            </w:tcBorders>
          </w:tcPr>
          <w:p w:rsidR="00FF4F2F" w:rsidRDefault="00FF4F2F">
            <w:pPr>
              <w:rPr>
                <w:rFonts w:ascii="Arial" w:hAnsi="Arial"/>
                <w:sz w:val="16"/>
              </w:rPr>
            </w:pPr>
            <w:r>
              <w:rPr>
                <w:rFonts w:ascii="Arial" w:hAnsi="Arial"/>
                <w:sz w:val="16"/>
              </w:rPr>
              <w:t>Throttle Position Sensor 2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throttle position sensor 2 (corrected based upon its learned minimum position).</w:t>
      </w:r>
    </w:p>
    <w:p w:rsidR="00FF4F2F" w:rsidRDefault="00FF4F2F">
      <w:pPr>
        <w:keepNext w:val="0"/>
        <w:keepLines w:val="0"/>
      </w:pPr>
    </w:p>
    <w:p w:rsidR="00FF4F2F" w:rsidRDefault="00FF4F2F">
      <w:pPr>
        <w:pStyle w:val="Heading3"/>
      </w:pPr>
      <w:bookmarkStart w:id="548" w:name="_Toc17862154"/>
      <w:bookmarkStart w:id="549" w:name="_Toc276632654"/>
      <w:r>
        <w:t>TPSR – PID $12B9 – Throttle Position Sensor 2 A/D</w:t>
      </w:r>
      <w:bookmarkEnd w:id="548"/>
      <w:bookmarkEnd w:id="5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$12B9</w:t>
            </w:r>
          </w:p>
        </w:tc>
        <w:tc>
          <w:tcPr>
            <w:tcW w:w="2880" w:type="dxa"/>
            <w:tcBorders>
              <w:top w:val="nil"/>
            </w:tcBorders>
          </w:tcPr>
          <w:p w:rsidR="00FF4F2F" w:rsidRDefault="00FF4F2F">
            <w:pPr>
              <w:rPr>
                <w:rFonts w:ascii="Arial" w:hAnsi="Arial"/>
                <w:sz w:val="16"/>
              </w:rPr>
            </w:pPr>
            <w:r>
              <w:rPr>
                <w:rFonts w:ascii="Arial" w:hAnsi="Arial"/>
                <w:sz w:val="16"/>
              </w:rPr>
              <w:t>Throttle Position Sensor 2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throttle position sensor 2 analog input as a percentage of its reference voltage.</w:t>
      </w:r>
    </w:p>
    <w:p w:rsidR="00FF4F2F" w:rsidRDefault="00FF4F2F">
      <w:pPr>
        <w:keepNext w:val="0"/>
        <w:keepLines w:val="0"/>
      </w:pPr>
    </w:p>
    <w:p w:rsidR="00FF4F2F" w:rsidRDefault="00FF4F2F">
      <w:pPr>
        <w:pStyle w:val="Heading3"/>
      </w:pPr>
      <w:bookmarkStart w:id="550" w:name="_Toc17862155"/>
      <w:bookmarkStart w:id="551" w:name="_Toc276632655"/>
      <w:r>
        <w:t>TPSR – PID $12BA – Throttle Position Sensor 1 A/D</w:t>
      </w:r>
      <w:bookmarkEnd w:id="550"/>
      <w:bookmarkEnd w:id="5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$12BA</w:t>
            </w:r>
          </w:p>
        </w:tc>
        <w:tc>
          <w:tcPr>
            <w:tcW w:w="2880" w:type="dxa"/>
            <w:tcBorders>
              <w:top w:val="nil"/>
            </w:tcBorders>
          </w:tcPr>
          <w:p w:rsidR="00FF4F2F" w:rsidRDefault="00FF4F2F">
            <w:pPr>
              <w:rPr>
                <w:rFonts w:ascii="Arial" w:hAnsi="Arial"/>
                <w:sz w:val="16"/>
              </w:rPr>
            </w:pPr>
            <w:r>
              <w:rPr>
                <w:rFonts w:ascii="Arial" w:hAnsi="Arial"/>
                <w:sz w:val="16"/>
              </w:rPr>
              <w:t>Throttle Position Sensor 1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throttle position sensor 1 analog input as a percentage of its reference voltage.</w:t>
      </w:r>
    </w:p>
    <w:p w:rsidR="00FF4F2F" w:rsidRDefault="00FF4F2F">
      <w:pPr>
        <w:keepNext w:val="0"/>
        <w:keepLines w:val="0"/>
      </w:pPr>
    </w:p>
    <w:p w:rsidR="00FF4F2F" w:rsidRPr="00DD2ECF" w:rsidRDefault="00FF4F2F">
      <w:pPr>
        <w:pStyle w:val="Heading3"/>
        <w:rPr>
          <w:lang w:val="it-IT"/>
        </w:rPr>
      </w:pPr>
      <w:bookmarkStart w:id="552" w:name="_Toc17862156"/>
      <w:bookmarkStart w:id="553" w:name="_Toc276632656"/>
      <w:r w:rsidRPr="00DD2ECF">
        <w:rPr>
          <w:lang w:val="it-IT"/>
        </w:rPr>
        <w:t>APSR – PID $12BC – Accelerator Pedal Position Sensor 2 A/D</w:t>
      </w:r>
      <w:bookmarkEnd w:id="552"/>
      <w:bookmarkEnd w:id="553"/>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$12BC</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2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accelerator pedal position sensor 2 analog input as a percentage of its reference voltage.</w:t>
      </w:r>
    </w:p>
    <w:p w:rsidR="00FF4F2F" w:rsidRDefault="00FF4F2F">
      <w:pPr>
        <w:keepNext w:val="0"/>
        <w:keepLines w:val="0"/>
      </w:pPr>
    </w:p>
    <w:p w:rsidR="00FF4F2F" w:rsidRPr="00DD2ECF" w:rsidRDefault="00FF4F2F">
      <w:pPr>
        <w:pStyle w:val="Heading3"/>
        <w:rPr>
          <w:lang w:val="it-IT"/>
        </w:rPr>
      </w:pPr>
      <w:bookmarkStart w:id="554" w:name="_Toc17862157"/>
      <w:bookmarkStart w:id="555" w:name="_Toc276632657"/>
      <w:r w:rsidRPr="00DD2ECF">
        <w:rPr>
          <w:lang w:val="it-IT"/>
        </w:rPr>
        <w:lastRenderedPageBreak/>
        <w:t>APSR – PID $12BD – Accelerator Pedal Position Sensor 1 A/D</w:t>
      </w:r>
      <w:bookmarkEnd w:id="554"/>
      <w:bookmarkEnd w:id="555"/>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$12BD</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1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accelerator pedal position sensor 1 analog input as a percentage of its reference voltage.</w:t>
      </w:r>
    </w:p>
    <w:p w:rsidR="00FF4F2F" w:rsidRDefault="00FF4F2F">
      <w:pPr>
        <w:keepNext w:val="0"/>
        <w:keepLines w:val="0"/>
      </w:pPr>
    </w:p>
    <w:p w:rsidR="00FF4F2F" w:rsidRDefault="00FF4F2F">
      <w:pPr>
        <w:pStyle w:val="Heading3"/>
      </w:pPr>
      <w:bookmarkStart w:id="556" w:name="_Toc17862158"/>
      <w:bookmarkStart w:id="557" w:name="_Toc276632658"/>
      <w:r>
        <w:t>FULR – PID $12C3 – Fuel Injector Pulse Width Bank 1</w:t>
      </w:r>
      <w:bookmarkEnd w:id="5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$12C3</w:t>
            </w:r>
          </w:p>
        </w:tc>
        <w:tc>
          <w:tcPr>
            <w:tcW w:w="2880" w:type="dxa"/>
            <w:tcBorders>
              <w:top w:val="nil"/>
            </w:tcBorders>
          </w:tcPr>
          <w:p w:rsidR="00FF4F2F" w:rsidRDefault="00FF4F2F">
            <w:pPr>
              <w:rPr>
                <w:rFonts w:ascii="Arial" w:hAnsi="Arial"/>
                <w:sz w:val="16"/>
              </w:rPr>
            </w:pPr>
            <w:r>
              <w:rPr>
                <w:rFonts w:ascii="Arial" w:hAnsi="Arial"/>
                <w:sz w:val="16"/>
              </w:rPr>
              <w:t>Fuel Injector Pulse Width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0 - 984.6 ms</w:t>
            </w:r>
          </w:p>
        </w:tc>
        <w:tc>
          <w:tcPr>
            <w:tcW w:w="2160" w:type="dxa"/>
            <w:tcBorders>
              <w:top w:val="nil"/>
            </w:tcBorders>
          </w:tcPr>
          <w:p w:rsidR="00FF4F2F" w:rsidRDefault="00FF4F2F">
            <w:pPr>
              <w:rPr>
                <w:rFonts w:ascii="Arial" w:hAnsi="Arial"/>
                <w:sz w:val="16"/>
              </w:rPr>
            </w:pPr>
            <w:r>
              <w:rPr>
                <w:rFonts w:ascii="Arial" w:hAnsi="Arial"/>
                <w:sz w:val="16"/>
              </w:rPr>
              <w:t>E = N / 66.56</w:t>
            </w:r>
          </w:p>
        </w:tc>
      </w:tr>
    </w:tbl>
    <w:p w:rsidR="00FF4F2F" w:rsidRDefault="00FF4F2F"/>
    <w:p w:rsidR="00FF4F2F" w:rsidRDefault="00FF4F2F">
      <w:r>
        <w:t>This PID contains the fuel injector pulse width (on</w:t>
      </w:r>
      <w:r>
        <w:noBreakHyphen/>
        <w:t>time) commanded to each cylinder on bank 1.</w:t>
      </w:r>
    </w:p>
    <w:p w:rsidR="00FF4F2F" w:rsidRDefault="00FF4F2F">
      <w:pPr>
        <w:keepNext w:val="0"/>
        <w:keepLines w:val="0"/>
      </w:pPr>
    </w:p>
    <w:p w:rsidR="00FF4F2F" w:rsidRDefault="00FF4F2F">
      <w:pPr>
        <w:pStyle w:val="Heading3"/>
      </w:pPr>
      <w:bookmarkStart w:id="558" w:name="_Toc276632659"/>
      <w:r>
        <w:t>FULR – PID $12C4 – Fuel Injector Pulse Width Bank 2</w:t>
      </w:r>
      <w:bookmarkEnd w:id="5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$12C4</w:t>
            </w:r>
          </w:p>
        </w:tc>
        <w:tc>
          <w:tcPr>
            <w:tcW w:w="2880" w:type="dxa"/>
            <w:tcBorders>
              <w:top w:val="nil"/>
            </w:tcBorders>
          </w:tcPr>
          <w:p w:rsidR="00FF4F2F" w:rsidRDefault="00FF4F2F">
            <w:pPr>
              <w:rPr>
                <w:rFonts w:ascii="Arial" w:hAnsi="Arial"/>
                <w:sz w:val="16"/>
              </w:rPr>
            </w:pPr>
            <w:r>
              <w:rPr>
                <w:rFonts w:ascii="Arial" w:hAnsi="Arial"/>
                <w:sz w:val="16"/>
              </w:rPr>
              <w:t>Fuel Injector Pulse Width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0 - 984.6 ms</w:t>
            </w:r>
          </w:p>
        </w:tc>
        <w:tc>
          <w:tcPr>
            <w:tcW w:w="2160" w:type="dxa"/>
            <w:tcBorders>
              <w:top w:val="nil"/>
            </w:tcBorders>
          </w:tcPr>
          <w:p w:rsidR="00FF4F2F" w:rsidRDefault="00FF4F2F">
            <w:pPr>
              <w:rPr>
                <w:rFonts w:ascii="Arial" w:hAnsi="Arial"/>
                <w:sz w:val="16"/>
              </w:rPr>
            </w:pPr>
            <w:r>
              <w:rPr>
                <w:rFonts w:ascii="Arial" w:hAnsi="Arial"/>
                <w:sz w:val="16"/>
              </w:rPr>
              <w:t>E = N / 66.56</w:t>
            </w:r>
          </w:p>
        </w:tc>
      </w:tr>
    </w:tbl>
    <w:p w:rsidR="00FF4F2F" w:rsidRDefault="00FF4F2F"/>
    <w:p w:rsidR="00FF4F2F" w:rsidRDefault="00FF4F2F">
      <w:r>
        <w:t>This PID contains the fuel injector pulse width (on</w:t>
      </w:r>
      <w:r>
        <w:noBreakHyphen/>
        <w:t>time) commanded to each cylinder on bank 2.</w:t>
      </w:r>
    </w:p>
    <w:p w:rsidR="00FF4F2F" w:rsidRDefault="00FF4F2F">
      <w:pPr>
        <w:keepNext w:val="0"/>
        <w:keepLines w:val="0"/>
      </w:pPr>
    </w:p>
    <w:p w:rsidR="00FF4F2F" w:rsidRDefault="00FF4F2F">
      <w:pPr>
        <w:pStyle w:val="Heading3"/>
      </w:pPr>
      <w:bookmarkStart w:id="559" w:name="_Toc276632660"/>
      <w:r>
        <w:t>KNKR – PID $12D9 – Total Knock Spark Retard</w:t>
      </w:r>
      <w:bookmarkEnd w:id="5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$12D9</w:t>
            </w:r>
          </w:p>
        </w:tc>
        <w:tc>
          <w:tcPr>
            <w:tcW w:w="2880" w:type="dxa"/>
            <w:tcBorders>
              <w:top w:val="nil"/>
            </w:tcBorders>
          </w:tcPr>
          <w:p w:rsidR="00FF4F2F" w:rsidRDefault="00FF4F2F">
            <w:pPr>
              <w:rPr>
                <w:rFonts w:ascii="Arial" w:hAnsi="Arial"/>
                <w:sz w:val="16"/>
              </w:rPr>
            </w:pPr>
            <w:r>
              <w:rPr>
                <w:rFonts w:ascii="Arial" w:hAnsi="Arial"/>
                <w:sz w:val="16"/>
              </w:rPr>
              <w:t>Total Knock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0 - 44.82421875 °</w:t>
            </w:r>
          </w:p>
        </w:tc>
        <w:tc>
          <w:tcPr>
            <w:tcW w:w="2160" w:type="dxa"/>
            <w:tcBorders>
              <w:top w:val="nil"/>
            </w:tcBorders>
          </w:tcPr>
          <w:p w:rsidR="00FF4F2F" w:rsidRDefault="00FF4F2F">
            <w:pPr>
              <w:rPr>
                <w:rFonts w:ascii="Arial" w:hAnsi="Arial"/>
                <w:sz w:val="16"/>
              </w:rPr>
            </w:pPr>
            <w:r>
              <w:rPr>
                <w:rFonts w:ascii="Arial" w:hAnsi="Arial"/>
                <w:sz w:val="16"/>
              </w:rPr>
              <w:t>E = N * 45 / 256</w:t>
            </w:r>
          </w:p>
        </w:tc>
      </w:tr>
    </w:tbl>
    <w:p w:rsidR="00FF4F2F" w:rsidRDefault="00FF4F2F"/>
    <w:p w:rsidR="00FF4F2F" w:rsidRDefault="00FF4F2F">
      <w:r>
        <w:t>This PID contains the total knock spark retard (in terms of a crankshaft angle) requested by the knock system.  The total knock spark retard includes the burst knock spark retard, the maximum knock fast spark retard, and the maximum knock balancing spark retard.</w:t>
      </w:r>
    </w:p>
    <w:p w:rsidR="00FF4F2F" w:rsidRDefault="00FF4F2F">
      <w:pPr>
        <w:keepNext w:val="0"/>
        <w:keepLines w:val="0"/>
      </w:pPr>
    </w:p>
    <w:p w:rsidR="00FF4F2F" w:rsidRDefault="00FF4F2F">
      <w:pPr>
        <w:pStyle w:val="Heading3"/>
      </w:pPr>
      <w:bookmarkStart w:id="560" w:name="_Toc276632661"/>
      <w:r>
        <w:lastRenderedPageBreak/>
        <w:t>MAFR – PID $12DA – Mass Airflow Sensor Frequency</w:t>
      </w:r>
      <w:bookmarkEnd w:id="5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$12DA</w:t>
            </w:r>
          </w:p>
        </w:tc>
        <w:tc>
          <w:tcPr>
            <w:tcW w:w="2880" w:type="dxa"/>
            <w:tcBorders>
              <w:top w:val="nil"/>
            </w:tcBorders>
          </w:tcPr>
          <w:p w:rsidR="00FF4F2F" w:rsidRDefault="00FF4F2F">
            <w:pPr>
              <w:rPr>
                <w:rFonts w:ascii="Arial" w:hAnsi="Arial"/>
                <w:sz w:val="16"/>
              </w:rPr>
            </w:pPr>
            <w:r>
              <w:rPr>
                <w:rFonts w:ascii="Arial" w:hAnsi="Arial"/>
                <w:sz w:val="16"/>
              </w:rPr>
              <w:t>Mass Airflow Sensor Frequency</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Hz</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frequency of the mass airflow (MAF) sensor input.</w:t>
      </w:r>
    </w:p>
    <w:p w:rsidR="00FF4F2F" w:rsidRDefault="00FF4F2F">
      <w:pPr>
        <w:pStyle w:val="Heading3"/>
      </w:pPr>
      <w:bookmarkStart w:id="561" w:name="_Toc90882435"/>
      <w:bookmarkStart w:id="562" w:name="_Toc276632662"/>
      <w:r>
        <w:rPr>
          <w:color w:val="000000"/>
        </w:rPr>
        <w:t>RBSR – PID $12DE – Main Processor Reset Source</w:t>
      </w:r>
      <w:bookmarkEnd w:id="561"/>
      <w:bookmarkEnd w:id="5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$12DE</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Reset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cs="Arial"/>
                <w:color w:val="000000"/>
                <w:sz w:val="16"/>
                <w:szCs w:val="16"/>
              </w:rPr>
              <w:t>N/A</w:t>
            </w:r>
          </w:p>
        </w:tc>
        <w:tc>
          <w:tcPr>
            <w:tcW w:w="2160" w:type="dxa"/>
            <w:tcBorders>
              <w:top w:val="nil"/>
            </w:tcBorders>
          </w:tcPr>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$00=Power up</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$02=External watchdog</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$03=Internal watchdog</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$04=Unhandled exception</w:t>
            </w:r>
          </w:p>
          <w:p w:rsidR="00FF4F2F" w:rsidRDefault="00FF4F2F">
            <w:pPr>
              <w:rPr>
                <w:rFonts w:ascii="Arial" w:hAnsi="Arial"/>
                <w:sz w:val="16"/>
              </w:rPr>
            </w:pPr>
            <w:r>
              <w:rPr>
                <w:rFonts w:ascii="Arial" w:hAnsi="Arial" w:cs="Arial"/>
                <w:color w:val="000000"/>
                <w:sz w:val="16"/>
                <w:szCs w:val="16"/>
              </w:rPr>
              <w:t>$05-FF=Controller-specific exception</w:t>
            </w:r>
          </w:p>
        </w:tc>
      </w:tr>
    </w:tbl>
    <w:p w:rsidR="00FF4F2F" w:rsidRDefault="00FF4F2F"/>
    <w:p w:rsidR="00FF4F2F" w:rsidRDefault="00FF4F2F">
      <w:r>
        <w:t>This PID contains the reset source for the latest reset in the main processor.</w:t>
      </w:r>
    </w:p>
    <w:p w:rsidR="00FF4F2F" w:rsidRDefault="00FF4F2F">
      <w:pPr>
        <w:pStyle w:val="Heading3"/>
      </w:pPr>
      <w:bookmarkStart w:id="563" w:name="_Toc276632663"/>
      <w:r>
        <w:t>MAFR – PID $12E0 – Corrected Mass Airflow</w:t>
      </w:r>
      <w:bookmarkEnd w:id="5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$12E0</w:t>
            </w:r>
          </w:p>
        </w:tc>
        <w:tc>
          <w:tcPr>
            <w:tcW w:w="2880" w:type="dxa"/>
            <w:tcBorders>
              <w:top w:val="nil"/>
            </w:tcBorders>
          </w:tcPr>
          <w:p w:rsidR="00FF4F2F" w:rsidRDefault="00FF4F2F">
            <w:pPr>
              <w:rPr>
                <w:rFonts w:ascii="Arial" w:hAnsi="Arial"/>
                <w:sz w:val="16"/>
              </w:rPr>
            </w:pPr>
            <w:r>
              <w:rPr>
                <w:rFonts w:ascii="Arial" w:hAnsi="Arial"/>
                <w:sz w:val="16"/>
              </w:rPr>
              <w:t>Corrected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0 - 2559.9609375 g/s</w:t>
            </w:r>
          </w:p>
        </w:tc>
        <w:tc>
          <w:tcPr>
            <w:tcW w:w="2160" w:type="dxa"/>
            <w:tcBorders>
              <w:top w:val="nil"/>
            </w:tcBorders>
          </w:tcPr>
          <w:p w:rsidR="00FF4F2F" w:rsidRDefault="00FF4F2F">
            <w:pPr>
              <w:rPr>
                <w:rFonts w:ascii="Arial" w:hAnsi="Arial"/>
                <w:sz w:val="16"/>
              </w:rPr>
            </w:pPr>
            <w:r>
              <w:rPr>
                <w:rFonts w:ascii="Arial" w:hAnsi="Arial"/>
                <w:sz w:val="16"/>
              </w:rPr>
              <w:t>E = N / 25.6</w:t>
            </w:r>
          </w:p>
        </w:tc>
      </w:tr>
    </w:tbl>
    <w:p w:rsidR="00FF4F2F" w:rsidRDefault="00FF4F2F"/>
    <w:p w:rsidR="00FF4F2F" w:rsidRDefault="00FF4F2F">
      <w:r>
        <w:t>This PID contains the mass airflow determined from the corrected calculation of air mass per cylinder.</w:t>
      </w:r>
    </w:p>
    <w:p w:rsidR="00FF4F2F" w:rsidRDefault="00FF4F2F">
      <w:pPr>
        <w:pStyle w:val="Heading3"/>
      </w:pPr>
      <w:bookmarkStart w:id="564" w:name="_Toc90882437"/>
      <w:bookmarkStart w:id="565" w:name="_Toc276632664"/>
      <w:r>
        <w:t>RBSR – PID $12E7 – Main Processor Running Reset Source Address</w:t>
      </w:r>
      <w:bookmarkEnd w:id="564"/>
      <w:bookmarkEnd w:id="5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$12E7</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Running Reset Source Address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$FFFFFFFF</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This PID contains the reset source address for the latest running reset in the main processor.</w:t>
      </w:r>
    </w:p>
    <w:p w:rsidR="00FF4F2F" w:rsidRDefault="00FF4F2F">
      <w:pPr>
        <w:keepNext w:val="0"/>
        <w:keepLines w:val="0"/>
      </w:pPr>
    </w:p>
    <w:p w:rsidR="00FF4F2F" w:rsidRDefault="00FF4F2F">
      <w:pPr>
        <w:pStyle w:val="Heading3"/>
      </w:pPr>
      <w:bookmarkStart w:id="566" w:name="_Toc17862161"/>
      <w:bookmarkStart w:id="567" w:name="_Toc276632665"/>
      <w:bookmarkEnd w:id="556"/>
      <w:r>
        <w:lastRenderedPageBreak/>
        <w:t>VTDR – PID $12EE – Vehicle Theft Deterrent Status</w:t>
      </w:r>
      <w:bookmarkEnd w:id="566"/>
      <w:bookmarkEnd w:id="5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$12EE</w:t>
            </w:r>
          </w:p>
        </w:tc>
        <w:tc>
          <w:tcPr>
            <w:tcW w:w="2880" w:type="dxa"/>
            <w:tcBorders>
              <w:top w:val="nil"/>
            </w:tcBorders>
          </w:tcPr>
          <w:p w:rsidR="00FF4F2F" w:rsidRDefault="00FF4F2F">
            <w:pPr>
              <w:rPr>
                <w:rFonts w:ascii="Arial" w:hAnsi="Arial"/>
                <w:sz w:val="16"/>
              </w:rPr>
            </w:pPr>
            <w:r>
              <w:rPr>
                <w:rFonts w:ascii="Arial" w:hAnsi="Arial"/>
                <w:sz w:val="16"/>
              </w:rPr>
              <w:t>Vehicle Theft Deterrent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Password 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Fail Enable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Auto Learn Timer or Seed and Key Timer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Disabled Until Ignition Off</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Disabled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Continue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vehicle theft deterrent (VTD) system.  This PID is only applicable to NAO VTD electrical architectures that precede PPEI 3.x.  The content of each of these signals is described below.</w:t>
      </w:r>
    </w:p>
    <w:p w:rsidR="00FF4F2F" w:rsidRDefault="00FF4F2F"/>
    <w:p w:rsidR="00FF4F2F" w:rsidRDefault="00FF4F2F">
      <w:r>
        <w:t>Vehicle Theft Deterrent Password Learn Enabled indicates that learning of the VTD password received from the platform electronics is enabled.  VTD password learning is initially enabled in the assembly plant (prior to the manufacturer’s enable counter being set to zero) and may be reenabled via either the auto learn procedure or the seed and key procedure.</w:t>
      </w:r>
    </w:p>
    <w:p w:rsidR="00FF4F2F" w:rsidRDefault="00FF4F2F"/>
    <w:p w:rsidR="00FF4F2F" w:rsidRDefault="00FF4F2F">
      <w:r>
        <w:t>Vehicle Theft Deterrent Fail Enable Active indicates that a serial communication failure has been detected after the receipt of the correct VTD password.  This indication is used to allow the vehicle to start on future ignition cycles in the presence of a serial communication failure.</w:t>
      </w:r>
    </w:p>
    <w:p w:rsidR="00FF4F2F" w:rsidRDefault="00FF4F2F"/>
    <w:p w:rsidR="00FF4F2F" w:rsidRDefault="00FF4F2F">
      <w:r>
        <w:t>Vehicle Theft Deterrent Auto Learn Timer or Seed and Key Timer Enabled indicates that either the auto learn timer (used in the auto learn procedure to enable VTD password learning) or the seed and key timer (used in the seed and key procedure to enable VTD password learning) is active.</w:t>
      </w:r>
    </w:p>
    <w:p w:rsidR="00FF4F2F" w:rsidRDefault="00FF4F2F"/>
    <w:p w:rsidR="00FF4F2F" w:rsidRDefault="00FF4F2F">
      <w:r>
        <w:t>Vehicle Theft Deterrent Fuel Disabled Until Ignition Off indicates the VTD system has disabled fuel for the remainder of the ignition cycle.</w:t>
      </w:r>
    </w:p>
    <w:p w:rsidR="00FF4F2F" w:rsidRDefault="00FF4F2F"/>
    <w:p w:rsidR="00FF4F2F" w:rsidRDefault="00FF4F2F">
      <w:r>
        <w:t>Vehicle Theft Deterrent Fuel Disabled indicates that the VTD system has disabled fuel.</w:t>
      </w:r>
    </w:p>
    <w:p w:rsidR="00FF4F2F" w:rsidRDefault="00FF4F2F"/>
    <w:p w:rsidR="00FF4F2F" w:rsidRDefault="00FF4F2F">
      <w:r>
        <w:t>Vehicle Theft Deterrent Fuel Continue indicates that the VTD system has decided not to disable fuel for the remainder of the ignition cycle based upon the receipt of the correct VTD password.</w:t>
      </w:r>
    </w:p>
    <w:p w:rsidR="00FF4F2F" w:rsidRDefault="00FF4F2F">
      <w:pPr>
        <w:keepNext w:val="0"/>
        <w:keepLines w:val="0"/>
      </w:pPr>
    </w:p>
    <w:p w:rsidR="00FF4F2F" w:rsidRDefault="00FF4F2F">
      <w:pPr>
        <w:pStyle w:val="Heading3"/>
      </w:pPr>
      <w:bookmarkStart w:id="568" w:name="_Toc17862162"/>
      <w:bookmarkStart w:id="569" w:name="_Toc276632666"/>
      <w:r>
        <w:lastRenderedPageBreak/>
        <w:t>MSFR – PID $12EF – Crank Angle Sensing Error Learn Attempts</w:t>
      </w:r>
      <w:bookmarkEnd w:id="5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$12EF</w:t>
            </w:r>
          </w:p>
        </w:tc>
        <w:tc>
          <w:tcPr>
            <w:tcW w:w="2880" w:type="dxa"/>
            <w:tcBorders>
              <w:top w:val="nil"/>
            </w:tcBorders>
          </w:tcPr>
          <w:p w:rsidR="00FF4F2F" w:rsidRDefault="00FF4F2F">
            <w:pPr>
              <w:rPr>
                <w:rFonts w:ascii="Arial" w:hAnsi="Arial"/>
                <w:sz w:val="16"/>
              </w:rPr>
            </w:pPr>
            <w:r>
              <w:rPr>
                <w:rFonts w:ascii="Arial" w:hAnsi="Arial"/>
                <w:sz w:val="16"/>
              </w:rPr>
              <w:t>Crank Angle Sensing Error Learn Attempts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attempts to learn the crank angle sensing error (CASE) during the current key cycle.</w:t>
      </w:r>
    </w:p>
    <w:p w:rsidR="00FF4F2F" w:rsidRDefault="00FF4F2F">
      <w:pPr>
        <w:keepNext w:val="0"/>
        <w:keepLines w:val="0"/>
      </w:pPr>
    </w:p>
    <w:p w:rsidR="00FF4F2F" w:rsidRDefault="00FF4F2F">
      <w:pPr>
        <w:pStyle w:val="Heading3"/>
      </w:pPr>
      <w:bookmarkStart w:id="570" w:name="_Toc276632667"/>
      <w:r>
        <w:t>MSFR – PID $12F0 – Crank Angle Sensing Error Learn Status</w:t>
      </w:r>
      <w:bookmarkEnd w:id="5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$12F0</w:t>
            </w:r>
          </w:p>
        </w:tc>
        <w:tc>
          <w:tcPr>
            <w:tcW w:w="2880" w:type="dxa"/>
            <w:tcBorders>
              <w:top w:val="nil"/>
            </w:tcBorders>
          </w:tcPr>
          <w:p w:rsidR="00FF4F2F" w:rsidRDefault="00FF4F2F">
            <w:pPr>
              <w:rPr>
                <w:rFonts w:ascii="Arial" w:hAnsi="Arial"/>
                <w:sz w:val="16"/>
              </w:rPr>
            </w:pPr>
            <w:r>
              <w:rPr>
                <w:rFonts w:ascii="Arial" w:hAnsi="Arial"/>
                <w:sz w:val="16"/>
              </w:rPr>
              <w:t>Crank Angle Sensing Error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Angle Sensing Error Learned This Key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Angle Sensing Error Learn In Progress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Opposing 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Sum of 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Pulse Count Error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crank angle sensing error (CASE) learn algorithm.  The content of each of these signals is described below.</w:t>
      </w:r>
    </w:p>
    <w:p w:rsidR="00FF4F2F" w:rsidRDefault="00FF4F2F"/>
    <w:p w:rsidR="00FF4F2F" w:rsidRDefault="00FF4F2F">
      <w:r>
        <w:t>Crank Angle Sensing Error Learned This Key On indicates that the crank angle sensing errors have been learned during the current key cycle.</w:t>
      </w:r>
    </w:p>
    <w:p w:rsidR="00FF4F2F" w:rsidRDefault="00FF4F2F"/>
    <w:p w:rsidR="00FF4F2F" w:rsidRDefault="00FF4F2F">
      <w:r>
        <w:t>Crank Angle Sensing Error Learn In Progress indicates that the calculation and learning of the crank angle sensing errors is enabled and in progress.</w:t>
      </w:r>
    </w:p>
    <w:p w:rsidR="00FF4F2F" w:rsidRDefault="00FF4F2F"/>
    <w:p w:rsidR="00FF4F2F" w:rsidRDefault="00FF4F2F">
      <w:r>
        <w:t>Cylinder Compensation Factors Out of Range indicates that one or more of the compensation factors calculated for the individual cylinders is too large.</w:t>
      </w:r>
    </w:p>
    <w:p w:rsidR="00FF4F2F" w:rsidRDefault="00FF4F2F"/>
    <w:p w:rsidR="00FF4F2F" w:rsidRDefault="00FF4F2F">
      <w:r>
        <w:t>Opposing Cylinder Compensation Factors Out of Range indicates that the difference in the compensation factors calculated for one or more pairs of opposing cylinders is too large.</w:t>
      </w:r>
    </w:p>
    <w:p w:rsidR="00FF4F2F" w:rsidRDefault="00FF4F2F"/>
    <w:p w:rsidR="00FF4F2F" w:rsidRDefault="00FF4F2F">
      <w:r>
        <w:t>Sum of Cylinder Compensation Factors Out of Range indicates that the sum of the compensation factors calculated for the individual cylinders is too large.</w:t>
      </w:r>
    </w:p>
    <w:p w:rsidR="00FF4F2F" w:rsidRDefault="00FF4F2F"/>
    <w:p w:rsidR="00FF4F2F" w:rsidRDefault="00FF4F2F">
      <w:r>
        <w:t>Crank Pulse Count Error indicates that the number of crank pulses observed over an engine cycle did not equal the number of cylinders for the engine at some point during the CASE learn cycle.</w:t>
      </w:r>
    </w:p>
    <w:p w:rsidR="00FF4F2F" w:rsidRDefault="00FF4F2F">
      <w:pPr>
        <w:keepNext w:val="0"/>
        <w:keepLines w:val="0"/>
      </w:pPr>
    </w:p>
    <w:p w:rsidR="00FF4F2F" w:rsidRDefault="00FF4F2F">
      <w:pPr>
        <w:pStyle w:val="Heading3"/>
      </w:pPr>
      <w:bookmarkStart w:id="571" w:name="_Toc276632668"/>
      <w:r>
        <w:lastRenderedPageBreak/>
        <w:t>EPSR – PID $12F5 – Crank Position Sensor Low Resolution Period</w:t>
      </w:r>
      <w:bookmarkEnd w:id="5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$12F5</w:t>
            </w:r>
          </w:p>
        </w:tc>
        <w:tc>
          <w:tcPr>
            <w:tcW w:w="2880" w:type="dxa"/>
            <w:tcBorders>
              <w:top w:val="nil"/>
            </w:tcBorders>
          </w:tcPr>
          <w:p w:rsidR="00FF4F2F" w:rsidRDefault="00FF4F2F">
            <w:pPr>
              <w:rPr>
                <w:rFonts w:ascii="Arial" w:hAnsi="Arial"/>
                <w:sz w:val="16"/>
              </w:rPr>
            </w:pPr>
            <w:r>
              <w:rPr>
                <w:rFonts w:ascii="Arial" w:hAnsi="Arial"/>
                <w:sz w:val="16"/>
              </w:rPr>
              <w:t>Crank Position Sensor Low Resolution Period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0 - 999.9847412109 ms</w:t>
            </w:r>
          </w:p>
        </w:tc>
        <w:tc>
          <w:tcPr>
            <w:tcW w:w="2160" w:type="dxa"/>
            <w:tcBorders>
              <w:top w:val="nil"/>
            </w:tcBorders>
          </w:tcPr>
          <w:p w:rsidR="00FF4F2F" w:rsidRDefault="00FF4F2F">
            <w:pPr>
              <w:rPr>
                <w:rFonts w:ascii="Arial" w:hAnsi="Arial"/>
                <w:sz w:val="16"/>
              </w:rPr>
            </w:pPr>
            <w:r>
              <w:rPr>
                <w:rFonts w:ascii="Arial" w:hAnsi="Arial"/>
                <w:sz w:val="16"/>
              </w:rPr>
              <w:t>E = N * 1000 / 65536</w:t>
            </w:r>
          </w:p>
        </w:tc>
      </w:tr>
    </w:tbl>
    <w:p w:rsidR="00FF4F2F" w:rsidRDefault="00FF4F2F"/>
    <w:p w:rsidR="00FF4F2F" w:rsidRDefault="00FF4F2F">
      <w:r>
        <w:t>This PID contains the time between the two most recent crank position sensor low resolution (LORES) pulses.</w:t>
      </w:r>
    </w:p>
    <w:p w:rsidR="00FF4F2F" w:rsidRDefault="00FF4F2F">
      <w:pPr>
        <w:keepNext w:val="0"/>
        <w:keepLines w:val="0"/>
      </w:pPr>
    </w:p>
    <w:p w:rsidR="00FF4F2F" w:rsidRDefault="00FF4F2F">
      <w:pPr>
        <w:pStyle w:val="Heading3"/>
      </w:pPr>
      <w:bookmarkStart w:id="572" w:name="_Toc276632669"/>
      <w:r>
        <w:t>MSFR – PID $12FF – Misfire Diagnostic Engine Speed</w:t>
      </w:r>
      <w:bookmarkEnd w:id="5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$12FF</w:t>
            </w:r>
          </w:p>
        </w:tc>
        <w:tc>
          <w:tcPr>
            <w:tcW w:w="2880" w:type="dxa"/>
            <w:tcBorders>
              <w:top w:val="nil"/>
            </w:tcBorders>
          </w:tcPr>
          <w:p w:rsidR="00FF4F2F" w:rsidRDefault="00FF4F2F">
            <w:pPr>
              <w:rPr>
                <w:rFonts w:ascii="Arial" w:hAnsi="Arial"/>
                <w:sz w:val="16"/>
              </w:rPr>
            </w:pPr>
            <w:r>
              <w:rPr>
                <w:rFonts w:ascii="Arial" w:hAnsi="Arial"/>
                <w:sz w:val="16"/>
              </w:rPr>
              <w:t>Misfire Diagnostic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rpm</w:t>
            </w:r>
          </w:p>
        </w:tc>
        <w:tc>
          <w:tcPr>
            <w:tcW w:w="2160" w:type="dxa"/>
            <w:tcBorders>
              <w:top w:val="nil"/>
            </w:tcBorders>
          </w:tcPr>
          <w:p w:rsidR="00FF4F2F" w:rsidRDefault="00FF4F2F">
            <w:pPr>
              <w:rPr>
                <w:rFonts w:ascii="Arial" w:hAnsi="Arial"/>
                <w:sz w:val="16"/>
              </w:rPr>
            </w:pPr>
            <w:r>
              <w:rPr>
                <w:rFonts w:ascii="Arial" w:hAnsi="Arial"/>
                <w:sz w:val="16"/>
              </w:rPr>
              <w:t>E = N * 0.1953125</w:t>
            </w:r>
          </w:p>
        </w:tc>
      </w:tr>
    </w:tbl>
    <w:p w:rsidR="00FF4F2F" w:rsidRDefault="00FF4F2F"/>
    <w:p w:rsidR="00FF4F2F" w:rsidRDefault="00FF4F2F">
      <w:r>
        <w:t>This PID contains the engine speed used within the misfire diagnostic.  This engine speed  is determined from the minimum LORES period observed over the previous engine cycle and, thus, is the maximum engine speed observed over the previous engine cycle.</w:t>
      </w:r>
    </w:p>
    <w:p w:rsidR="00FF4F2F" w:rsidRDefault="00FF4F2F">
      <w:pPr>
        <w:keepNext w:val="0"/>
        <w:keepLines w:val="0"/>
      </w:pPr>
    </w:p>
    <w:p w:rsidR="00FF4F2F" w:rsidRDefault="00FF4F2F">
      <w:pPr>
        <w:pStyle w:val="Heading3"/>
      </w:pPr>
      <w:bookmarkStart w:id="573" w:name="_Toc276632670"/>
      <w:r>
        <w:t>MSFR – PID $1300 – Misfire Diagnostic Engine Load</w:t>
      </w:r>
      <w:bookmarkEnd w:id="5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$1300</w:t>
            </w:r>
          </w:p>
        </w:tc>
        <w:tc>
          <w:tcPr>
            <w:tcW w:w="2880" w:type="dxa"/>
            <w:tcBorders>
              <w:top w:val="nil"/>
            </w:tcBorders>
          </w:tcPr>
          <w:p w:rsidR="00FF4F2F" w:rsidRDefault="00FF4F2F">
            <w:pPr>
              <w:rPr>
                <w:rFonts w:ascii="Arial" w:hAnsi="Arial"/>
                <w:sz w:val="16"/>
              </w:rPr>
            </w:pPr>
            <w:r>
              <w:rPr>
                <w:rFonts w:ascii="Arial" w:hAnsi="Arial"/>
                <w:sz w:val="16"/>
              </w:rPr>
              <w:t>Misfire Diagnostic Engine Load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0.01953125</w:t>
            </w:r>
          </w:p>
        </w:tc>
      </w:tr>
    </w:tbl>
    <w:p w:rsidR="00FF4F2F" w:rsidRDefault="00FF4F2F"/>
    <w:p w:rsidR="00FF4F2F" w:rsidRDefault="00FF4F2F">
      <w:r>
        <w:t>This PID contains the engine load used within the misfire diagnostic (calculated as the ratio of the mass of air predicted to be in the cylinder two firing events into the future to the maximum possible mass of air in the cylinder based on the current ambient air pressure and charge temperature).</w:t>
      </w:r>
    </w:p>
    <w:p w:rsidR="00FF4F2F" w:rsidRDefault="00FF4F2F">
      <w:pPr>
        <w:keepNext w:val="0"/>
        <w:keepLines w:val="0"/>
      </w:pPr>
    </w:p>
    <w:p w:rsidR="00FF4F2F" w:rsidRDefault="00FF4F2F">
      <w:pPr>
        <w:pStyle w:val="Heading3"/>
      </w:pPr>
      <w:bookmarkStart w:id="574" w:name="_Toc276632671"/>
      <w:r>
        <w:t>EPSR – PID $130E – Previous Crank Position Sensor Low Resolution Period</w:t>
      </w:r>
      <w:bookmarkEnd w:id="5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$130E</w:t>
            </w:r>
          </w:p>
        </w:tc>
        <w:tc>
          <w:tcPr>
            <w:tcW w:w="2880" w:type="dxa"/>
            <w:tcBorders>
              <w:top w:val="nil"/>
            </w:tcBorders>
          </w:tcPr>
          <w:p w:rsidR="00FF4F2F" w:rsidRDefault="00FF4F2F">
            <w:pPr>
              <w:rPr>
                <w:rFonts w:ascii="Arial" w:hAnsi="Arial"/>
                <w:sz w:val="16"/>
              </w:rPr>
            </w:pPr>
            <w:r>
              <w:rPr>
                <w:rFonts w:ascii="Arial" w:hAnsi="Arial"/>
                <w:sz w:val="16"/>
              </w:rPr>
              <w:t>Previous Crank Position Sensor Low Resolution Period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0 - 999.9847412109 ms</w:t>
            </w:r>
          </w:p>
        </w:tc>
        <w:tc>
          <w:tcPr>
            <w:tcW w:w="2160" w:type="dxa"/>
            <w:tcBorders>
              <w:top w:val="nil"/>
            </w:tcBorders>
          </w:tcPr>
          <w:p w:rsidR="00FF4F2F" w:rsidRDefault="00FF4F2F">
            <w:pPr>
              <w:rPr>
                <w:rFonts w:ascii="Arial" w:hAnsi="Arial"/>
                <w:sz w:val="16"/>
              </w:rPr>
            </w:pPr>
            <w:r>
              <w:rPr>
                <w:rFonts w:ascii="Arial" w:hAnsi="Arial"/>
                <w:sz w:val="16"/>
              </w:rPr>
              <w:t>E = N * 1000 / 65536</w:t>
            </w:r>
          </w:p>
        </w:tc>
      </w:tr>
    </w:tbl>
    <w:p w:rsidR="00FF4F2F" w:rsidRDefault="00FF4F2F"/>
    <w:p w:rsidR="00FF4F2F" w:rsidRDefault="00FF4F2F">
      <w:r>
        <w:t>This PID contains the time between the two crank position sensor low resolution (LORES) pulses that occurred just prior to the most recent LORES pulse.</w:t>
      </w:r>
    </w:p>
    <w:p w:rsidR="00FF4F2F" w:rsidRDefault="00FF4F2F">
      <w:pPr>
        <w:keepNext w:val="0"/>
        <w:keepLines w:val="0"/>
      </w:pPr>
    </w:p>
    <w:p w:rsidR="00FF4F2F" w:rsidRDefault="00FF4F2F">
      <w:pPr>
        <w:pStyle w:val="Heading3"/>
      </w:pPr>
      <w:bookmarkStart w:id="575" w:name="_Toc276632672"/>
      <w:r>
        <w:lastRenderedPageBreak/>
        <w:t>EPSR – PID $130F – Cylinder Identifier</w:t>
      </w:r>
      <w:bookmarkEnd w:id="5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rsidRPr="00E80CF9">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$130F</w:t>
            </w:r>
          </w:p>
        </w:tc>
        <w:tc>
          <w:tcPr>
            <w:tcW w:w="2880" w:type="dxa"/>
            <w:tcBorders>
              <w:top w:val="nil"/>
            </w:tcBorders>
          </w:tcPr>
          <w:p w:rsidR="00FF4F2F" w:rsidRDefault="00FF4F2F">
            <w:pPr>
              <w:rPr>
                <w:rFonts w:ascii="Arial" w:hAnsi="Arial"/>
                <w:sz w:val="16"/>
              </w:rPr>
            </w:pPr>
            <w:r>
              <w:rPr>
                <w:rFonts w:ascii="Arial" w:hAnsi="Arial"/>
                <w:sz w:val="16"/>
              </w:rPr>
              <w:t>Cylinder Identifier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Pr="00E80CF9" w:rsidRDefault="00FF4F2F">
            <w:pPr>
              <w:rPr>
                <w:rFonts w:ascii="Arial" w:hAnsi="Arial"/>
                <w:sz w:val="16"/>
                <w:lang w:val="de-DE"/>
              </w:rPr>
            </w:pPr>
            <w:r w:rsidRPr="00E80CF9">
              <w:rPr>
                <w:rFonts w:ascii="Arial" w:hAnsi="Arial"/>
                <w:sz w:val="16"/>
                <w:lang w:val="de-DE"/>
              </w:rPr>
              <w:t xml:space="preserve">$00=Cylinder A; </w:t>
            </w:r>
            <w:r w:rsidRPr="00E80CF9">
              <w:rPr>
                <w:rFonts w:ascii="Arial" w:hAnsi="Arial"/>
                <w:sz w:val="16"/>
                <w:lang w:val="de-DE"/>
              </w:rPr>
              <w:br/>
              <w:t xml:space="preserve">$01=Cylinder B; </w:t>
            </w:r>
            <w:r w:rsidRPr="00E80CF9">
              <w:rPr>
                <w:rFonts w:ascii="Arial" w:hAnsi="Arial"/>
                <w:sz w:val="16"/>
                <w:lang w:val="de-DE"/>
              </w:rPr>
              <w:br/>
              <w:t xml:space="preserve">$02=Cylinder C; </w:t>
            </w:r>
            <w:r w:rsidRPr="00E80CF9">
              <w:rPr>
                <w:rFonts w:ascii="Arial" w:hAnsi="Arial"/>
                <w:sz w:val="16"/>
                <w:lang w:val="de-DE"/>
              </w:rPr>
              <w:br/>
              <w:t xml:space="preserve">$03=Cylinder D; </w:t>
            </w:r>
            <w:r w:rsidRPr="00E80CF9">
              <w:rPr>
                <w:rFonts w:ascii="Arial" w:hAnsi="Arial"/>
                <w:sz w:val="16"/>
                <w:lang w:val="de-DE"/>
              </w:rPr>
              <w:br/>
              <w:t xml:space="preserve">$04=Cylinder E; </w:t>
            </w:r>
            <w:r w:rsidRPr="00E80CF9">
              <w:rPr>
                <w:rFonts w:ascii="Arial" w:hAnsi="Arial"/>
                <w:sz w:val="16"/>
                <w:lang w:val="de-DE"/>
              </w:rPr>
              <w:br/>
              <w:t xml:space="preserve">$05=Cylinder F; </w:t>
            </w:r>
            <w:r w:rsidRPr="00E80CF9">
              <w:rPr>
                <w:rFonts w:ascii="Arial" w:hAnsi="Arial"/>
                <w:sz w:val="16"/>
                <w:lang w:val="de-DE"/>
              </w:rPr>
              <w:br/>
              <w:t xml:space="preserve">$06=Cylinder G; </w:t>
            </w:r>
            <w:r w:rsidRPr="00E80CF9">
              <w:rPr>
                <w:rFonts w:ascii="Arial" w:hAnsi="Arial"/>
                <w:sz w:val="16"/>
                <w:lang w:val="de-DE"/>
              </w:rPr>
              <w:br/>
              <w:t>$07=Cylinder H</w:t>
            </w:r>
          </w:p>
        </w:tc>
      </w:tr>
    </w:tbl>
    <w:p w:rsidR="00FF4F2F" w:rsidRPr="00E80CF9" w:rsidRDefault="00FF4F2F">
      <w:pPr>
        <w:rPr>
          <w:lang w:val="de-DE"/>
        </w:rPr>
      </w:pPr>
    </w:p>
    <w:p w:rsidR="00FF4F2F" w:rsidRDefault="00FF4F2F">
      <w:r>
        <w:t>This PID contains the identifier for the cylinder that will experience top dead center (TDC) compression within the current LORES period (the LORES event typically occurs 60 to 75 degrees before TDC).</w:t>
      </w:r>
    </w:p>
    <w:p w:rsidR="00FF4F2F" w:rsidRDefault="00FF4F2F">
      <w:pPr>
        <w:keepNext w:val="0"/>
        <w:keepLines w:val="0"/>
      </w:pPr>
    </w:p>
    <w:p w:rsidR="00FF4F2F" w:rsidRDefault="00FF4F2F">
      <w:pPr>
        <w:pStyle w:val="Heading3"/>
      </w:pPr>
      <w:bookmarkStart w:id="576" w:name="_Toc276632673"/>
      <w:r>
        <w:t xml:space="preserve">EVPR – PID $1310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Result</w:t>
      </w:r>
      <w:bookmarkEnd w:id="5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$1310</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Result; </w:t>
            </w:r>
            <w:r>
              <w:rPr>
                <w:rFonts w:ascii="Arial" w:hAnsi="Arial"/>
                <w:sz w:val="16"/>
              </w:rPr>
              <w:br/>
              <w:t xml:space="preserve">$01=Passed; </w:t>
            </w:r>
            <w:r>
              <w:rPr>
                <w:rFonts w:ascii="Arial" w:hAnsi="Arial"/>
                <w:sz w:val="16"/>
              </w:rPr>
              <w:br/>
              <w:t xml:space="preserve">$02=Aborted; </w:t>
            </w:r>
            <w:r>
              <w:rPr>
                <w:rFonts w:ascii="Arial" w:hAnsi="Arial"/>
                <w:sz w:val="16"/>
              </w:rPr>
              <w:br/>
              <w:t xml:space="preserve">$03=Failed - Large Leak; </w:t>
            </w:r>
            <w:r>
              <w:rPr>
                <w:rFonts w:ascii="Arial" w:hAnsi="Arial"/>
                <w:sz w:val="16"/>
              </w:rPr>
              <w:br/>
              <w:t xml:space="preserve">$04=Failed - Small Leak; </w:t>
            </w:r>
            <w:r>
              <w:rPr>
                <w:rFonts w:ascii="Arial" w:hAnsi="Arial"/>
                <w:sz w:val="16"/>
              </w:rPr>
              <w:br/>
              <w:t xml:space="preserve">$05=Failed - Vent System Performance; </w:t>
            </w:r>
            <w:r>
              <w:rPr>
                <w:rFonts w:ascii="Arial" w:hAnsi="Arial"/>
                <w:sz w:val="16"/>
              </w:rPr>
              <w:br/>
              <w:t xml:space="preserve">$06=Failed - System Flow During Non Purge; </w:t>
            </w:r>
            <w:r>
              <w:rPr>
                <w:rFonts w:ascii="Arial" w:hAnsi="Arial"/>
                <w:sz w:val="16"/>
              </w:rPr>
              <w:br/>
              <w:t>$07=Engine Run Test Complete with No Failure</w:t>
            </w:r>
          </w:p>
        </w:tc>
      </w:tr>
    </w:tbl>
    <w:p w:rsidR="00FF4F2F" w:rsidRDefault="00FF4F2F"/>
    <w:p w:rsidR="00FF4F2F" w:rsidRDefault="00FF4F2F">
      <w:r>
        <w:t>This PID contains the result of the evaporative emissions diagnostic service bay test.</w:t>
      </w:r>
    </w:p>
    <w:p w:rsidR="00FF4F2F" w:rsidRDefault="00FF4F2F">
      <w:pPr>
        <w:keepNext w:val="0"/>
        <w:keepLines w:val="0"/>
      </w:pPr>
    </w:p>
    <w:p w:rsidR="00FF4F2F" w:rsidRDefault="00FF4F2F">
      <w:pPr>
        <w:pStyle w:val="Heading3"/>
      </w:pPr>
      <w:bookmarkStart w:id="577" w:name="_Toc276632674"/>
      <w:r>
        <w:t xml:space="preserve">EVPR – PID $1311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Abort Reason</w:t>
      </w:r>
      <w:bookmarkEnd w:id="5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$1311</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Abort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Aborted; </w:t>
            </w:r>
            <w:r>
              <w:rPr>
                <w:rFonts w:ascii="Arial" w:hAnsi="Arial"/>
                <w:sz w:val="16"/>
              </w:rPr>
              <w:br/>
              <w:t xml:space="preserve">$01=Lost Enable Conditions; </w:t>
            </w:r>
            <w:r>
              <w:rPr>
                <w:rFonts w:ascii="Arial" w:hAnsi="Arial"/>
                <w:sz w:val="16"/>
              </w:rPr>
              <w:br/>
              <w:t xml:space="preserve">$02=Small Leak Test Time Expired; </w:t>
            </w:r>
            <w:r>
              <w:rPr>
                <w:rFonts w:ascii="Arial" w:hAnsi="Arial"/>
                <w:sz w:val="16"/>
              </w:rPr>
              <w:br/>
              <w:t>$03=Vehicle Not at Rest</w:t>
            </w:r>
          </w:p>
        </w:tc>
      </w:tr>
    </w:tbl>
    <w:p w:rsidR="00FF4F2F" w:rsidRDefault="00FF4F2F"/>
    <w:p w:rsidR="00FF4F2F" w:rsidRDefault="00FF4F2F">
      <w:r>
        <w:t>This PID contains the reason that the evaporative emissions diagnostic service bay test was aborted.</w:t>
      </w:r>
    </w:p>
    <w:p w:rsidR="00FF4F2F" w:rsidRDefault="00FF4F2F">
      <w:pPr>
        <w:keepNext w:val="0"/>
        <w:keepLines w:val="0"/>
      </w:pPr>
    </w:p>
    <w:p w:rsidR="00FF4F2F" w:rsidRDefault="00FF4F2F">
      <w:pPr>
        <w:pStyle w:val="Heading3"/>
      </w:pPr>
      <w:bookmarkStart w:id="578" w:name="_Toc276632675"/>
      <w:r>
        <w:lastRenderedPageBreak/>
        <w:t xml:space="preserve">EVPR – PID $1312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Status</w:t>
      </w:r>
      <w:bookmarkEnd w:id="5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$1312</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$00=Waiting for Purge Enable; </w:t>
            </w:r>
            <w:r>
              <w:rPr>
                <w:rFonts w:ascii="Arial" w:hAnsi="Arial"/>
                <w:sz w:val="16"/>
              </w:rPr>
              <w:br/>
              <w:t xml:space="preserve">$01=Evaporative </w:t>
            </w:r>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r>
              <w:rPr>
                <w:rFonts w:ascii="Arial" w:hAnsi="Arial"/>
                <w:sz w:val="16"/>
              </w:rPr>
              <w:t xml:space="preserve"> Test Running; </w:t>
            </w:r>
            <w:r>
              <w:rPr>
                <w:rFonts w:ascii="Arial" w:hAnsi="Arial"/>
                <w:sz w:val="16"/>
              </w:rPr>
              <w:br/>
              <w:t xml:space="preserve">$02=Evaporative </w:t>
            </w:r>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r>
              <w:rPr>
                <w:rFonts w:ascii="Arial" w:hAnsi="Arial"/>
                <w:sz w:val="16"/>
              </w:rPr>
              <w:t xml:space="preserve"> Test Complete; </w:t>
            </w:r>
            <w:r>
              <w:rPr>
                <w:rFonts w:ascii="Arial" w:hAnsi="Arial"/>
                <w:sz w:val="16"/>
              </w:rPr>
              <w:br/>
              <w:t xml:space="preserve">$03=Drive Vehicle; </w:t>
            </w:r>
            <w:r>
              <w:rPr>
                <w:rFonts w:ascii="Arial" w:hAnsi="Arial"/>
                <w:sz w:val="16"/>
              </w:rPr>
              <w:br/>
              <w:t xml:space="preserve">$04=Ready to Run Engine Off Test; </w:t>
            </w:r>
            <w:r>
              <w:rPr>
                <w:rFonts w:ascii="Arial" w:hAnsi="Arial"/>
                <w:sz w:val="16"/>
              </w:rPr>
              <w:br/>
              <w:t xml:space="preserve">$05=EONV Diagnostic Executing; </w:t>
            </w:r>
            <w:r>
              <w:rPr>
                <w:rFonts w:ascii="Arial" w:hAnsi="Arial"/>
                <w:sz w:val="16"/>
              </w:rPr>
              <w:br/>
              <w:t>$06=</w:t>
            </w:r>
            <w:smartTag w:uri="urn:schemas-microsoft-com:office:smarttags" w:element="place">
              <w:smartTag w:uri="urn:schemas-microsoft-com:office:smarttags" w:element="PlaceName">
                <w:r>
                  <w:rPr>
                    <w:rFonts w:ascii="Arial" w:hAnsi="Arial"/>
                    <w:sz w:val="16"/>
                  </w:rPr>
                  <w:t>EONV</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Complete; </w:t>
            </w:r>
            <w:r>
              <w:rPr>
                <w:rFonts w:ascii="Arial" w:hAnsi="Arial"/>
                <w:sz w:val="16"/>
              </w:rPr>
              <w:br/>
              <w:t>$07=Performing Refueling Rationality</w:t>
            </w:r>
          </w:p>
        </w:tc>
      </w:tr>
    </w:tbl>
    <w:p w:rsidR="00FF4F2F" w:rsidRDefault="00FF4F2F"/>
    <w:p w:rsidR="00FF4F2F" w:rsidRDefault="00FF4F2F">
      <w:r>
        <w:t>This PID contains the status of the evaporative emissions diagnostic and engine off natural vacuum (EONV) diagnostic service bay tests.</w:t>
      </w:r>
    </w:p>
    <w:p w:rsidR="00FF4F2F" w:rsidRDefault="00FF4F2F">
      <w:pPr>
        <w:keepNext w:val="0"/>
        <w:keepLines w:val="0"/>
      </w:pPr>
    </w:p>
    <w:p w:rsidR="00FF4F2F" w:rsidRDefault="00FF4F2F">
      <w:pPr>
        <w:pStyle w:val="Heading3"/>
      </w:pPr>
      <w:bookmarkStart w:id="579" w:name="_Toc276632676"/>
      <w:r>
        <w:t>CRZR – PID $1315 – Cruise Disengage History 1</w:t>
      </w:r>
      <w:bookmarkEnd w:id="568"/>
      <w:bookmarkEnd w:id="5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$1315</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1</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r>
            <w:r>
              <w:rPr>
                <w:rFonts w:ascii="Arial" w:hAnsi="Arial"/>
                <w:sz w:val="16"/>
              </w:rPr>
              <w:lastRenderedPageBreak/>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80" w:name="_Toc17862163"/>
      <w:bookmarkStart w:id="581" w:name="_Toc276632677"/>
      <w:r>
        <w:t>CRZR – PID $1316 – Cruise Disengage History 2</w:t>
      </w:r>
      <w:bookmarkEnd w:id="580"/>
      <w:bookmarkEnd w:id="5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$1316</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2</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r>
            <w:r>
              <w:rPr>
                <w:rFonts w:ascii="Arial" w:hAnsi="Arial"/>
                <w:sz w:val="16"/>
              </w:rPr>
              <w:lastRenderedPageBreak/>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82" w:name="_Toc17862164"/>
      <w:bookmarkStart w:id="583" w:name="_Toc276632678"/>
      <w:r>
        <w:t>CRZR – PID $1317 – Cruise Disengage History 3</w:t>
      </w:r>
      <w:bookmarkEnd w:id="582"/>
      <w:bookmarkEnd w:id="5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$1317</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3</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r>
            <w:r>
              <w:rPr>
                <w:rFonts w:ascii="Arial" w:hAnsi="Arial"/>
                <w:sz w:val="16"/>
              </w:rPr>
              <w:lastRenderedPageBreak/>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84" w:name="_Toc17862165"/>
      <w:bookmarkStart w:id="585" w:name="_Toc276632679"/>
      <w:r>
        <w:lastRenderedPageBreak/>
        <w:t>CRZR – PID $1318 – Cruise Disengage History 4</w:t>
      </w:r>
      <w:bookmarkEnd w:id="584"/>
      <w:bookmarkEnd w:id="5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$1318</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4</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r>
            <w:r>
              <w:rPr>
                <w:rFonts w:ascii="Arial" w:hAnsi="Arial"/>
                <w:sz w:val="16"/>
              </w:rPr>
              <w:lastRenderedPageBreak/>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86" w:name="_Toc17862166"/>
      <w:bookmarkStart w:id="587" w:name="_Toc276632680"/>
      <w:r>
        <w:t>CRZR – PID $1319 – Cruise Disengage History 5</w:t>
      </w:r>
      <w:bookmarkEnd w:id="586"/>
      <w:bookmarkEnd w:id="5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$1319</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5</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w:t>
            </w:r>
            <w:r>
              <w:rPr>
                <w:rFonts w:ascii="Arial" w:hAnsi="Arial"/>
                <w:sz w:val="16"/>
              </w:rPr>
              <w:lastRenderedPageBreak/>
              <w:t xml:space="preserve">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88" w:name="_Toc17862167"/>
      <w:bookmarkStart w:id="589" w:name="_Toc276632681"/>
      <w:r>
        <w:t>CRZR – PID $131A – Cruise Disengage History 6</w:t>
      </w:r>
      <w:bookmarkEnd w:id="588"/>
      <w:bookmarkEnd w:id="5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$131A</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6</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w:t>
            </w:r>
            <w:r>
              <w:rPr>
                <w:rFonts w:ascii="Arial" w:hAnsi="Arial"/>
                <w:sz w:val="16"/>
              </w:rPr>
              <w:lastRenderedPageBreak/>
              <w:t xml:space="preserve">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90" w:name="_Toc17862168"/>
      <w:bookmarkStart w:id="591" w:name="_Toc276632682"/>
      <w:r>
        <w:t>CRZR – PID $131B – Cruise Disengage History 7</w:t>
      </w:r>
      <w:bookmarkEnd w:id="590"/>
      <w:bookmarkEnd w:id="5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$131B</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7</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w:t>
            </w:r>
            <w:r>
              <w:rPr>
                <w:rFonts w:ascii="Arial" w:hAnsi="Arial"/>
                <w:sz w:val="16"/>
              </w:rPr>
              <w:lastRenderedPageBreak/>
              <w:t xml:space="preserve">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92" w:name="_Toc17862169"/>
      <w:bookmarkStart w:id="593" w:name="_Toc276632683"/>
      <w:r>
        <w:t>CRZR – PID $131C – Cruise Disengage History 8</w:t>
      </w:r>
      <w:bookmarkEnd w:id="592"/>
      <w:bookmarkEnd w:id="5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$131C</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8</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r>
            <w:r>
              <w:rPr>
                <w:rFonts w:ascii="Arial" w:hAnsi="Arial"/>
                <w:sz w:val="16"/>
              </w:rPr>
              <w:lastRenderedPageBreak/>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94" w:name="_Toc17862170"/>
      <w:bookmarkStart w:id="595" w:name="_Toc276632684"/>
      <w:r>
        <w:t>FLVR – PID $131D – Fuel Tank Rated Capacity</w:t>
      </w:r>
      <w:bookmarkEnd w:id="594"/>
      <w:bookmarkEnd w:id="5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$131D</w:t>
            </w:r>
          </w:p>
        </w:tc>
        <w:tc>
          <w:tcPr>
            <w:tcW w:w="2880" w:type="dxa"/>
            <w:tcBorders>
              <w:top w:val="nil"/>
            </w:tcBorders>
          </w:tcPr>
          <w:p w:rsidR="00FF4F2F" w:rsidRDefault="00FF4F2F">
            <w:pPr>
              <w:rPr>
                <w:rFonts w:ascii="Arial" w:hAnsi="Arial"/>
                <w:sz w:val="16"/>
              </w:rPr>
            </w:pPr>
            <w:r>
              <w:rPr>
                <w:rFonts w:ascii="Arial" w:hAnsi="Arial"/>
                <w:sz w:val="16"/>
              </w:rPr>
              <w:t>Fuel Tank Rated Capacity</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l</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rated (advertised) capacity of the fuel tank(s).</w:t>
      </w:r>
    </w:p>
    <w:p w:rsidR="00FF4F2F" w:rsidRDefault="00FF4F2F">
      <w:pPr>
        <w:keepNext w:val="0"/>
        <w:keepLines w:val="0"/>
      </w:pPr>
    </w:p>
    <w:p w:rsidR="00FF4F2F" w:rsidRDefault="00FF4F2F">
      <w:pPr>
        <w:pStyle w:val="Heading3"/>
      </w:pPr>
      <w:bookmarkStart w:id="596" w:name="_Toc17862171"/>
      <w:bookmarkStart w:id="597" w:name="_Toc276632685"/>
      <w:r>
        <w:t>TPSR – PID $131E – Desired Throttle Position</w:t>
      </w:r>
      <w:bookmarkEnd w:id="596"/>
      <w:bookmarkEnd w:id="5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$131E</w:t>
            </w:r>
          </w:p>
        </w:tc>
        <w:tc>
          <w:tcPr>
            <w:tcW w:w="2880" w:type="dxa"/>
            <w:tcBorders>
              <w:top w:val="nil"/>
            </w:tcBorders>
          </w:tcPr>
          <w:p w:rsidR="00FF4F2F" w:rsidRDefault="00FF4F2F">
            <w:pPr>
              <w:rPr>
                <w:rFonts w:ascii="Arial" w:hAnsi="Arial"/>
                <w:sz w:val="16"/>
              </w:rPr>
            </w:pPr>
            <w:r>
              <w:rPr>
                <w:rFonts w:ascii="Arial" w:hAnsi="Arial"/>
                <w:sz w:val="16"/>
              </w:rPr>
              <w:t>Desired Throttle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desired throttle position used to control the throttle motor, which is determined from the arbitration of the various requests for the authority to control the throttle, including remedial actions.</w:t>
      </w:r>
    </w:p>
    <w:p w:rsidR="00FF4F2F" w:rsidRDefault="00FF4F2F">
      <w:pPr>
        <w:keepNext w:val="0"/>
        <w:keepLines w:val="0"/>
      </w:pPr>
    </w:p>
    <w:p w:rsidR="00FF4F2F" w:rsidRPr="00DD2ECF" w:rsidRDefault="00FF4F2F">
      <w:pPr>
        <w:pStyle w:val="Heading3"/>
        <w:rPr>
          <w:lang w:val="it-IT"/>
        </w:rPr>
      </w:pPr>
      <w:bookmarkStart w:id="598" w:name="_Toc17862172"/>
      <w:bookmarkStart w:id="599" w:name="_Toc276632686"/>
      <w:r w:rsidRPr="00DD2ECF">
        <w:rPr>
          <w:lang w:val="it-IT"/>
        </w:rPr>
        <w:t>APSR – PID $131F – Accelerator Pedal Position</w:t>
      </w:r>
      <w:bookmarkEnd w:id="598"/>
      <w:bookmarkEnd w:id="599"/>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$131F</w:t>
            </w:r>
          </w:p>
        </w:tc>
        <w:tc>
          <w:tcPr>
            <w:tcW w:w="2880" w:type="dxa"/>
            <w:tcBorders>
              <w:top w:val="nil"/>
            </w:tcBorders>
          </w:tcPr>
          <w:p w:rsidR="00FF4F2F" w:rsidRDefault="00FF4F2F">
            <w:pPr>
              <w:rPr>
                <w:rFonts w:ascii="Arial" w:hAnsi="Arial"/>
                <w:sz w:val="16"/>
              </w:rPr>
            </w:pPr>
            <w:r>
              <w:rPr>
                <w:rFonts w:ascii="Arial" w:hAnsi="Arial"/>
                <w:sz w:val="16"/>
              </w:rPr>
              <w:t>Accelerator Pedal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driver intent accelerator pedal position resulting from the arbitration of the accelerator pedal position sensors and the application of minimum pedal learn floormat protection and deadband and hysteresis compensation.</w:t>
      </w:r>
    </w:p>
    <w:p w:rsidR="00FF4F2F" w:rsidRDefault="00FF4F2F">
      <w:pPr>
        <w:keepNext w:val="0"/>
        <w:keepLines w:val="0"/>
      </w:pPr>
    </w:p>
    <w:p w:rsidR="00FF4F2F" w:rsidRPr="00FF4F2F" w:rsidRDefault="00FF4F2F">
      <w:pPr>
        <w:pStyle w:val="Heading3"/>
        <w:rPr>
          <w:lang w:val="es-ES"/>
        </w:rPr>
      </w:pPr>
      <w:bookmarkStart w:id="600" w:name="_Toc17862175"/>
      <w:bookmarkStart w:id="601" w:name="_Toc276632687"/>
      <w:r w:rsidRPr="00FF4F2F">
        <w:rPr>
          <w:lang w:val="es-ES"/>
        </w:rPr>
        <w:t>FLVR – PID $132A – Total Fuel Volume</w:t>
      </w:r>
      <w:bookmarkEnd w:id="600"/>
      <w:bookmarkEnd w:id="601"/>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$132A</w:t>
            </w:r>
          </w:p>
        </w:tc>
        <w:tc>
          <w:tcPr>
            <w:tcW w:w="2880" w:type="dxa"/>
            <w:tcBorders>
              <w:top w:val="nil"/>
            </w:tcBorders>
          </w:tcPr>
          <w:p w:rsidR="00FF4F2F" w:rsidRDefault="00FF4F2F">
            <w:pPr>
              <w:rPr>
                <w:rFonts w:ascii="Arial" w:hAnsi="Arial"/>
                <w:sz w:val="16"/>
              </w:rPr>
            </w:pPr>
            <w:r>
              <w:rPr>
                <w:rFonts w:ascii="Arial" w:hAnsi="Arial"/>
                <w:sz w:val="16"/>
              </w:rPr>
              <w:t>Total Fuel Volume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l</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filtered, total fuel volume contained in the fuel tank(s).</w:t>
      </w:r>
    </w:p>
    <w:p w:rsidR="00FF4F2F" w:rsidRDefault="00FF4F2F">
      <w:pPr>
        <w:keepNext w:val="0"/>
        <w:keepLines w:val="0"/>
      </w:pPr>
    </w:p>
    <w:p w:rsidR="00FF4F2F" w:rsidRDefault="00FF4F2F">
      <w:pPr>
        <w:pStyle w:val="Heading3"/>
      </w:pPr>
      <w:bookmarkStart w:id="602" w:name="_Toc17862176"/>
      <w:bookmarkStart w:id="603" w:name="_Toc276632688"/>
      <w:r>
        <w:lastRenderedPageBreak/>
        <w:t>FLVR – PID $1338 – Fuel Level Sensor A/D Secondary Tank</w:t>
      </w:r>
      <w:bookmarkEnd w:id="602"/>
      <w:bookmarkEnd w:id="6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$1338</w:t>
            </w:r>
          </w:p>
        </w:tc>
        <w:tc>
          <w:tcPr>
            <w:tcW w:w="2880" w:type="dxa"/>
            <w:tcBorders>
              <w:top w:val="nil"/>
            </w:tcBorders>
          </w:tcPr>
          <w:p w:rsidR="00FF4F2F" w:rsidRDefault="00FF4F2F">
            <w:pPr>
              <w:rPr>
                <w:rFonts w:ascii="Arial" w:hAnsi="Arial"/>
                <w:sz w:val="16"/>
              </w:rPr>
            </w:pPr>
            <w:r>
              <w:rPr>
                <w:rFonts w:ascii="Arial" w:hAnsi="Arial"/>
                <w:sz w:val="16"/>
              </w:rPr>
              <w:t>Fuel Level Sensor A/D Secondary Tank</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unfiltered fuel level sensor analog input for the secondary fuel tank as a percentage of its reference voltage.</w:t>
      </w:r>
    </w:p>
    <w:p w:rsidR="00FF4F2F" w:rsidRDefault="00FF4F2F">
      <w:pPr>
        <w:keepNext w:val="0"/>
        <w:keepLines w:val="0"/>
      </w:pPr>
    </w:p>
    <w:p w:rsidR="004D7D76" w:rsidRDefault="004D7D76" w:rsidP="004D7D76">
      <w:pPr>
        <w:pStyle w:val="Heading3"/>
      </w:pPr>
      <w:bookmarkStart w:id="604" w:name="_Toc74098674"/>
      <w:bookmarkStart w:id="605" w:name="_Toc17862177"/>
      <w:bookmarkStart w:id="606" w:name="_Toc17862178"/>
      <w:bookmarkStart w:id="607" w:name="_Toc276632689"/>
      <w:r>
        <w:lastRenderedPageBreak/>
        <w:t>CATR – PID $1354 – Catalyst Monitor Diagnostic Test Counter Bank 1</w:t>
      </w:r>
      <w:bookmarkEnd w:id="604"/>
      <w:bookmarkEnd w:id="607"/>
    </w:p>
    <w:p w:rsidR="004D7D76"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Tr="001E022A">
        <w:trPr>
          <w:cantSplit/>
          <w:jc w:val="center"/>
        </w:trPr>
        <w:tc>
          <w:tcPr>
            <w:tcW w:w="720" w:type="dxa"/>
            <w:tcBorders>
              <w:bottom w:val="single" w:sz="12" w:space="0" w:color="000000"/>
            </w:tcBorders>
          </w:tcPr>
          <w:p w:rsidR="004D7D76" w:rsidRDefault="004D7D76" w:rsidP="001E022A">
            <w:pPr>
              <w:jc w:val="center"/>
              <w:rPr>
                <w:b/>
                <w:sz w:val="16"/>
              </w:rPr>
            </w:pPr>
            <w:r>
              <w:rPr>
                <w:b/>
                <w:sz w:val="16"/>
              </w:rPr>
              <w:t>PID</w:t>
            </w:r>
          </w:p>
        </w:tc>
        <w:tc>
          <w:tcPr>
            <w:tcW w:w="2880" w:type="dxa"/>
            <w:tcBorders>
              <w:bottom w:val="single" w:sz="12" w:space="0" w:color="000000"/>
            </w:tcBorders>
          </w:tcPr>
          <w:p w:rsidR="004D7D76" w:rsidRDefault="004D7D76" w:rsidP="001E022A">
            <w:pPr>
              <w:jc w:val="center"/>
              <w:rPr>
                <w:b/>
                <w:sz w:val="16"/>
              </w:rPr>
            </w:pPr>
            <w:r>
              <w:rPr>
                <w:b/>
                <w:sz w:val="16"/>
              </w:rPr>
              <w:t>Signal</w:t>
            </w:r>
          </w:p>
        </w:tc>
        <w:tc>
          <w:tcPr>
            <w:tcW w:w="720" w:type="dxa"/>
            <w:tcBorders>
              <w:bottom w:val="single" w:sz="12" w:space="0" w:color="000000"/>
            </w:tcBorders>
          </w:tcPr>
          <w:p w:rsidR="004D7D76" w:rsidRDefault="004D7D76" w:rsidP="001E022A">
            <w:pPr>
              <w:jc w:val="center"/>
              <w:rPr>
                <w:b/>
                <w:sz w:val="16"/>
              </w:rPr>
            </w:pPr>
            <w:r>
              <w:rPr>
                <w:b/>
                <w:sz w:val="16"/>
              </w:rPr>
              <w:t>Length (Bytes)</w:t>
            </w:r>
          </w:p>
        </w:tc>
        <w:tc>
          <w:tcPr>
            <w:tcW w:w="720" w:type="dxa"/>
            <w:tcBorders>
              <w:bottom w:val="single" w:sz="12" w:space="0" w:color="000000"/>
            </w:tcBorders>
          </w:tcPr>
          <w:p w:rsidR="004D7D76" w:rsidRDefault="004D7D76" w:rsidP="001E022A">
            <w:pPr>
              <w:jc w:val="center"/>
              <w:rPr>
                <w:b/>
                <w:sz w:val="16"/>
              </w:rPr>
            </w:pPr>
            <w:r>
              <w:rPr>
                <w:b/>
                <w:sz w:val="16"/>
              </w:rPr>
              <w:t>Data Type</w:t>
            </w:r>
          </w:p>
        </w:tc>
        <w:tc>
          <w:tcPr>
            <w:tcW w:w="2160" w:type="dxa"/>
            <w:tcBorders>
              <w:bottom w:val="single" w:sz="12" w:space="0" w:color="000000"/>
            </w:tcBorders>
          </w:tcPr>
          <w:p w:rsidR="004D7D76" w:rsidRDefault="004D7D76" w:rsidP="001E022A">
            <w:pPr>
              <w:jc w:val="center"/>
              <w:rPr>
                <w:b/>
                <w:sz w:val="16"/>
              </w:rPr>
            </w:pPr>
            <w:r>
              <w:rPr>
                <w:b/>
                <w:sz w:val="16"/>
              </w:rPr>
              <w:t>Range</w:t>
            </w:r>
          </w:p>
        </w:tc>
        <w:tc>
          <w:tcPr>
            <w:tcW w:w="2160" w:type="dxa"/>
            <w:tcBorders>
              <w:bottom w:val="single" w:sz="12" w:space="0" w:color="000000"/>
            </w:tcBorders>
          </w:tcPr>
          <w:p w:rsidR="004D7D76" w:rsidRDefault="004D7D76" w:rsidP="001E022A">
            <w:pPr>
              <w:jc w:val="center"/>
              <w:rPr>
                <w:b/>
                <w:sz w:val="16"/>
              </w:rPr>
            </w:pPr>
            <w:r>
              <w:rPr>
                <w:b/>
                <w:sz w:val="16"/>
              </w:rPr>
              <w:t>Conversion</w:t>
            </w:r>
          </w:p>
        </w:tc>
      </w:tr>
      <w:tr w:rsidR="004D7D76" w:rsidTr="001E022A">
        <w:trPr>
          <w:cantSplit/>
          <w:jc w:val="center"/>
        </w:trPr>
        <w:tc>
          <w:tcPr>
            <w:tcW w:w="720" w:type="dxa"/>
            <w:tcBorders>
              <w:top w:val="nil"/>
            </w:tcBorders>
          </w:tcPr>
          <w:p w:rsidR="004D7D76" w:rsidRDefault="004D7D76" w:rsidP="001E022A">
            <w:pPr>
              <w:jc w:val="right"/>
              <w:rPr>
                <w:rFonts w:ascii="Arial" w:hAnsi="Arial"/>
                <w:sz w:val="16"/>
              </w:rPr>
            </w:pPr>
            <w:r>
              <w:rPr>
                <w:rFonts w:ascii="Arial" w:hAnsi="Arial"/>
                <w:sz w:val="16"/>
              </w:rPr>
              <w:t>$1354</w:t>
            </w:r>
          </w:p>
        </w:tc>
        <w:tc>
          <w:tcPr>
            <w:tcW w:w="2880" w:type="dxa"/>
            <w:tcBorders>
              <w:top w:val="nil"/>
            </w:tcBorders>
          </w:tcPr>
          <w:p w:rsidR="004D7D76" w:rsidRDefault="004D7D76" w:rsidP="001E022A">
            <w:pPr>
              <w:rPr>
                <w:rFonts w:ascii="Arial" w:hAnsi="Arial"/>
                <w:sz w:val="16"/>
              </w:rPr>
            </w:pPr>
            <w:r>
              <w:rPr>
                <w:rFonts w:ascii="Arial" w:hAnsi="Arial"/>
                <w:sz w:val="16"/>
              </w:rPr>
              <w:t>Catalyst Monitor Diagnostic Test Counter Bank 1</w:t>
            </w:r>
          </w:p>
        </w:tc>
        <w:tc>
          <w:tcPr>
            <w:tcW w:w="720" w:type="dxa"/>
            <w:tcBorders>
              <w:top w:val="nil"/>
            </w:tcBorders>
          </w:tcPr>
          <w:p w:rsidR="004D7D76" w:rsidRDefault="004D7D76" w:rsidP="001E022A">
            <w:pPr>
              <w:jc w:val="right"/>
              <w:rPr>
                <w:rFonts w:ascii="Arial" w:hAnsi="Arial"/>
                <w:sz w:val="16"/>
              </w:rPr>
            </w:pPr>
            <w:r>
              <w:rPr>
                <w:rFonts w:ascii="Arial" w:hAnsi="Arial"/>
                <w:sz w:val="16"/>
              </w:rPr>
              <w:t>2</w:t>
            </w:r>
          </w:p>
        </w:tc>
        <w:tc>
          <w:tcPr>
            <w:tcW w:w="720" w:type="dxa"/>
            <w:tcBorders>
              <w:top w:val="nil"/>
            </w:tcBorders>
          </w:tcPr>
          <w:p w:rsidR="004D7D76" w:rsidRDefault="004D7D76" w:rsidP="001E022A">
            <w:pPr>
              <w:rPr>
                <w:rFonts w:ascii="Arial" w:hAnsi="Arial"/>
                <w:sz w:val="16"/>
              </w:rPr>
            </w:pPr>
            <w:r>
              <w:rPr>
                <w:rFonts w:ascii="Arial" w:hAnsi="Arial"/>
                <w:sz w:val="16"/>
              </w:rPr>
              <w:t>UNM</w:t>
            </w:r>
          </w:p>
        </w:tc>
        <w:tc>
          <w:tcPr>
            <w:tcW w:w="2160" w:type="dxa"/>
            <w:tcBorders>
              <w:top w:val="nil"/>
            </w:tcBorders>
          </w:tcPr>
          <w:p w:rsidR="004D7D76" w:rsidRDefault="004D7D76" w:rsidP="001E022A">
            <w:pPr>
              <w:rPr>
                <w:rFonts w:ascii="Arial" w:hAnsi="Arial"/>
                <w:sz w:val="16"/>
              </w:rPr>
            </w:pPr>
            <w:r>
              <w:rPr>
                <w:rFonts w:ascii="Arial" w:hAnsi="Arial"/>
                <w:sz w:val="16"/>
              </w:rPr>
              <w:t>0 - 65535 counts</w:t>
            </w:r>
          </w:p>
        </w:tc>
        <w:tc>
          <w:tcPr>
            <w:tcW w:w="2160" w:type="dxa"/>
            <w:tcBorders>
              <w:top w:val="nil"/>
            </w:tcBorders>
          </w:tcPr>
          <w:p w:rsidR="004D7D76" w:rsidRDefault="004D7D76" w:rsidP="001E022A">
            <w:pPr>
              <w:rPr>
                <w:rFonts w:ascii="Arial" w:hAnsi="Arial"/>
                <w:sz w:val="16"/>
              </w:rPr>
            </w:pPr>
            <w:r>
              <w:rPr>
                <w:rFonts w:ascii="Arial" w:hAnsi="Arial"/>
                <w:sz w:val="16"/>
              </w:rPr>
              <w:t>E = N * 1</w:t>
            </w:r>
          </w:p>
        </w:tc>
      </w:tr>
    </w:tbl>
    <w:p w:rsidR="004D7D76" w:rsidRPr="003C5185" w:rsidRDefault="004D7D76" w:rsidP="004D7D76"/>
    <w:p w:rsidR="004D7D76" w:rsidRPr="003C5185" w:rsidRDefault="004D7D76" w:rsidP="004D7D76">
      <w:r w:rsidRPr="003C5185">
        <w:t>This PID contains the number of iterations of the catalyst monitor diagnostic test that have been performed since a code clear for bank 1 (used to determine if a sufficient number of tests have run to report a passing condition).</w:t>
      </w:r>
    </w:p>
    <w:p w:rsidR="004D7D76" w:rsidRPr="003C5185" w:rsidRDefault="004D7D76" w:rsidP="004D7D76"/>
    <w:p w:rsidR="004D7D76" w:rsidRDefault="004D7D76" w:rsidP="004D7D76">
      <w:pPr>
        <w:pStyle w:val="Heading3"/>
      </w:pPr>
      <w:bookmarkStart w:id="608" w:name="_Toc74098675"/>
      <w:bookmarkStart w:id="609" w:name="_Toc276632690"/>
      <w:r>
        <w:t>CATR – PID $1355 – Catalyst Monitor Diagnostic Test Counter Bank 2</w:t>
      </w:r>
      <w:bookmarkEnd w:id="608"/>
      <w:bookmarkEnd w:id="609"/>
    </w:p>
    <w:p w:rsidR="004D7D76"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Tr="001E022A">
        <w:trPr>
          <w:cantSplit/>
          <w:jc w:val="center"/>
        </w:trPr>
        <w:tc>
          <w:tcPr>
            <w:tcW w:w="720" w:type="dxa"/>
            <w:tcBorders>
              <w:bottom w:val="single" w:sz="12" w:space="0" w:color="000000"/>
            </w:tcBorders>
          </w:tcPr>
          <w:p w:rsidR="004D7D76" w:rsidRDefault="004D7D76" w:rsidP="001E022A">
            <w:pPr>
              <w:jc w:val="center"/>
              <w:rPr>
                <w:b/>
                <w:sz w:val="16"/>
              </w:rPr>
            </w:pPr>
            <w:r>
              <w:rPr>
                <w:b/>
                <w:sz w:val="16"/>
              </w:rPr>
              <w:t>PID</w:t>
            </w:r>
          </w:p>
        </w:tc>
        <w:tc>
          <w:tcPr>
            <w:tcW w:w="2880" w:type="dxa"/>
            <w:tcBorders>
              <w:bottom w:val="single" w:sz="12" w:space="0" w:color="000000"/>
            </w:tcBorders>
          </w:tcPr>
          <w:p w:rsidR="004D7D76" w:rsidRDefault="004D7D76" w:rsidP="001E022A">
            <w:pPr>
              <w:jc w:val="center"/>
              <w:rPr>
                <w:b/>
                <w:sz w:val="16"/>
              </w:rPr>
            </w:pPr>
            <w:r>
              <w:rPr>
                <w:b/>
                <w:sz w:val="16"/>
              </w:rPr>
              <w:t>Signal</w:t>
            </w:r>
          </w:p>
        </w:tc>
        <w:tc>
          <w:tcPr>
            <w:tcW w:w="720" w:type="dxa"/>
            <w:tcBorders>
              <w:bottom w:val="single" w:sz="12" w:space="0" w:color="000000"/>
            </w:tcBorders>
          </w:tcPr>
          <w:p w:rsidR="004D7D76" w:rsidRDefault="004D7D76" w:rsidP="001E022A">
            <w:pPr>
              <w:jc w:val="center"/>
              <w:rPr>
                <w:b/>
                <w:sz w:val="16"/>
              </w:rPr>
            </w:pPr>
            <w:r>
              <w:rPr>
                <w:b/>
                <w:sz w:val="16"/>
              </w:rPr>
              <w:t>Length (Bytes)</w:t>
            </w:r>
          </w:p>
        </w:tc>
        <w:tc>
          <w:tcPr>
            <w:tcW w:w="720" w:type="dxa"/>
            <w:tcBorders>
              <w:bottom w:val="single" w:sz="12" w:space="0" w:color="000000"/>
            </w:tcBorders>
          </w:tcPr>
          <w:p w:rsidR="004D7D76" w:rsidRDefault="004D7D76" w:rsidP="001E022A">
            <w:pPr>
              <w:jc w:val="center"/>
              <w:rPr>
                <w:b/>
                <w:sz w:val="16"/>
              </w:rPr>
            </w:pPr>
            <w:r>
              <w:rPr>
                <w:b/>
                <w:sz w:val="16"/>
              </w:rPr>
              <w:t>Data Type</w:t>
            </w:r>
          </w:p>
        </w:tc>
        <w:tc>
          <w:tcPr>
            <w:tcW w:w="2160" w:type="dxa"/>
            <w:tcBorders>
              <w:bottom w:val="single" w:sz="12" w:space="0" w:color="000000"/>
            </w:tcBorders>
          </w:tcPr>
          <w:p w:rsidR="004D7D76" w:rsidRDefault="004D7D76" w:rsidP="001E022A">
            <w:pPr>
              <w:jc w:val="center"/>
              <w:rPr>
                <w:b/>
                <w:sz w:val="16"/>
              </w:rPr>
            </w:pPr>
            <w:r>
              <w:rPr>
                <w:b/>
                <w:sz w:val="16"/>
              </w:rPr>
              <w:t>Range</w:t>
            </w:r>
          </w:p>
        </w:tc>
        <w:tc>
          <w:tcPr>
            <w:tcW w:w="2160" w:type="dxa"/>
            <w:tcBorders>
              <w:bottom w:val="single" w:sz="12" w:space="0" w:color="000000"/>
            </w:tcBorders>
          </w:tcPr>
          <w:p w:rsidR="004D7D76" w:rsidRDefault="004D7D76" w:rsidP="001E022A">
            <w:pPr>
              <w:jc w:val="center"/>
              <w:rPr>
                <w:b/>
                <w:sz w:val="16"/>
              </w:rPr>
            </w:pPr>
            <w:r>
              <w:rPr>
                <w:b/>
                <w:sz w:val="16"/>
              </w:rPr>
              <w:t>Conversion</w:t>
            </w:r>
          </w:p>
        </w:tc>
      </w:tr>
      <w:tr w:rsidR="004D7D76" w:rsidTr="001E022A">
        <w:trPr>
          <w:cantSplit/>
          <w:jc w:val="center"/>
        </w:trPr>
        <w:tc>
          <w:tcPr>
            <w:tcW w:w="720" w:type="dxa"/>
            <w:tcBorders>
              <w:top w:val="nil"/>
            </w:tcBorders>
          </w:tcPr>
          <w:p w:rsidR="004D7D76" w:rsidRDefault="004D7D76" w:rsidP="001E022A">
            <w:pPr>
              <w:jc w:val="right"/>
              <w:rPr>
                <w:rFonts w:ascii="Arial" w:hAnsi="Arial"/>
                <w:sz w:val="16"/>
              </w:rPr>
            </w:pPr>
            <w:r>
              <w:rPr>
                <w:rFonts w:ascii="Arial" w:hAnsi="Arial"/>
                <w:sz w:val="16"/>
              </w:rPr>
              <w:t>$1355</w:t>
            </w:r>
          </w:p>
        </w:tc>
        <w:tc>
          <w:tcPr>
            <w:tcW w:w="2880" w:type="dxa"/>
            <w:tcBorders>
              <w:top w:val="nil"/>
            </w:tcBorders>
          </w:tcPr>
          <w:p w:rsidR="004D7D76" w:rsidRDefault="004D7D76" w:rsidP="001E022A">
            <w:pPr>
              <w:rPr>
                <w:rFonts w:ascii="Arial" w:hAnsi="Arial"/>
                <w:sz w:val="16"/>
              </w:rPr>
            </w:pPr>
            <w:r>
              <w:rPr>
                <w:rFonts w:ascii="Arial" w:hAnsi="Arial"/>
                <w:sz w:val="16"/>
              </w:rPr>
              <w:t>Catalyst Monitor Diagnostic Test Counter Bank 2</w:t>
            </w:r>
          </w:p>
        </w:tc>
        <w:tc>
          <w:tcPr>
            <w:tcW w:w="720" w:type="dxa"/>
            <w:tcBorders>
              <w:top w:val="nil"/>
            </w:tcBorders>
          </w:tcPr>
          <w:p w:rsidR="004D7D76" w:rsidRDefault="004D7D76" w:rsidP="001E022A">
            <w:pPr>
              <w:jc w:val="right"/>
              <w:rPr>
                <w:rFonts w:ascii="Arial" w:hAnsi="Arial"/>
                <w:sz w:val="16"/>
              </w:rPr>
            </w:pPr>
            <w:r>
              <w:rPr>
                <w:rFonts w:ascii="Arial" w:hAnsi="Arial"/>
                <w:sz w:val="16"/>
              </w:rPr>
              <w:t>2</w:t>
            </w:r>
          </w:p>
        </w:tc>
        <w:tc>
          <w:tcPr>
            <w:tcW w:w="720" w:type="dxa"/>
            <w:tcBorders>
              <w:top w:val="nil"/>
            </w:tcBorders>
          </w:tcPr>
          <w:p w:rsidR="004D7D76" w:rsidRDefault="004D7D76" w:rsidP="001E022A">
            <w:pPr>
              <w:rPr>
                <w:rFonts w:ascii="Arial" w:hAnsi="Arial"/>
                <w:sz w:val="16"/>
              </w:rPr>
            </w:pPr>
            <w:r>
              <w:rPr>
                <w:rFonts w:ascii="Arial" w:hAnsi="Arial"/>
                <w:sz w:val="16"/>
              </w:rPr>
              <w:t>UNM</w:t>
            </w:r>
          </w:p>
        </w:tc>
        <w:tc>
          <w:tcPr>
            <w:tcW w:w="2160" w:type="dxa"/>
            <w:tcBorders>
              <w:top w:val="nil"/>
            </w:tcBorders>
          </w:tcPr>
          <w:p w:rsidR="004D7D76" w:rsidRDefault="004D7D76" w:rsidP="001E022A">
            <w:pPr>
              <w:rPr>
                <w:rFonts w:ascii="Arial" w:hAnsi="Arial"/>
                <w:sz w:val="16"/>
              </w:rPr>
            </w:pPr>
            <w:r>
              <w:rPr>
                <w:rFonts w:ascii="Arial" w:hAnsi="Arial"/>
                <w:sz w:val="16"/>
              </w:rPr>
              <w:t>0 - 65535 counts</w:t>
            </w:r>
          </w:p>
        </w:tc>
        <w:tc>
          <w:tcPr>
            <w:tcW w:w="2160" w:type="dxa"/>
            <w:tcBorders>
              <w:top w:val="nil"/>
            </w:tcBorders>
          </w:tcPr>
          <w:p w:rsidR="004D7D76" w:rsidRDefault="004D7D76" w:rsidP="001E022A">
            <w:pPr>
              <w:rPr>
                <w:rFonts w:ascii="Arial" w:hAnsi="Arial"/>
                <w:sz w:val="16"/>
              </w:rPr>
            </w:pPr>
            <w:r>
              <w:rPr>
                <w:rFonts w:ascii="Arial" w:hAnsi="Arial"/>
                <w:sz w:val="16"/>
              </w:rPr>
              <w:t>E = N * 1</w:t>
            </w:r>
          </w:p>
        </w:tc>
      </w:tr>
    </w:tbl>
    <w:p w:rsidR="004D7D76" w:rsidRPr="003C5185" w:rsidRDefault="004D7D76" w:rsidP="004D7D76"/>
    <w:p w:rsidR="004D7D76" w:rsidRPr="003C5185" w:rsidRDefault="004D7D76" w:rsidP="004D7D76">
      <w:r w:rsidRPr="003C5185">
        <w:t>This PID contains the number of iterations of the catalyst monitor diagnostic test that have been performed since a code clear for bank 2 (used to determine if a sufficient number of tests have run to report a passing condition).</w:t>
      </w:r>
    </w:p>
    <w:p w:rsidR="004D7D76" w:rsidRPr="003C5185" w:rsidRDefault="004D7D76" w:rsidP="004D7D76"/>
    <w:p w:rsidR="00FF4F2F" w:rsidRDefault="00FF4F2F">
      <w:pPr>
        <w:pStyle w:val="Heading3"/>
      </w:pPr>
      <w:bookmarkStart w:id="610" w:name="_Toc276632691"/>
      <w:bookmarkEnd w:id="605"/>
      <w:r>
        <w:t>EGRR – PID $135D – Exhaust Gas Recirculation Control Circuit</w:t>
      </w:r>
      <w:bookmarkEnd w:id="6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$135D</w:t>
            </w:r>
          </w:p>
        </w:tc>
        <w:tc>
          <w:tcPr>
            <w:tcW w:w="2880" w:type="dxa"/>
            <w:tcBorders>
              <w:top w:val="nil"/>
            </w:tcBorders>
          </w:tcPr>
          <w:p w:rsidR="00FF4F2F" w:rsidRDefault="00FF4F2F">
            <w:pPr>
              <w:rPr>
                <w:rFonts w:ascii="Arial" w:hAnsi="Arial"/>
                <w:sz w:val="16"/>
              </w:rPr>
            </w:pPr>
            <w:r>
              <w:rPr>
                <w:rFonts w:ascii="Arial" w:hAnsi="Arial"/>
                <w:sz w:val="16"/>
              </w:rPr>
              <w:t>Exhaust Gas Recirculation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gas recirculation (EGR) output (the output is considered to be commanded on if its duty cycle is not zero) along with the status of its associated short to ground, open circuit, and short to power tests used to report DTC P0403.</w:t>
      </w:r>
    </w:p>
    <w:p w:rsidR="00FF4F2F" w:rsidRDefault="00FF4F2F">
      <w:pPr>
        <w:keepNext w:val="0"/>
        <w:keepLines w:val="0"/>
      </w:pPr>
    </w:p>
    <w:p w:rsidR="00FF4F2F" w:rsidRDefault="00FF4F2F">
      <w:pPr>
        <w:pStyle w:val="Heading3"/>
      </w:pPr>
      <w:bookmarkStart w:id="611" w:name="_Toc276632692"/>
      <w:r>
        <w:lastRenderedPageBreak/>
        <w:t>DFIR – PID $135F – Malfunction Indicator Lamp Control Circuit</w:t>
      </w:r>
      <w:bookmarkEnd w:id="606"/>
      <w:bookmarkEnd w:id="6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$135F</w:t>
            </w:r>
          </w:p>
        </w:tc>
        <w:tc>
          <w:tcPr>
            <w:tcW w:w="2880" w:type="dxa"/>
            <w:tcBorders>
              <w:top w:val="nil"/>
            </w:tcBorders>
          </w:tcPr>
          <w:p w:rsidR="00FF4F2F" w:rsidRDefault="00FF4F2F">
            <w:pPr>
              <w:rPr>
                <w:rFonts w:ascii="Arial" w:hAnsi="Arial"/>
                <w:sz w:val="16"/>
              </w:rPr>
            </w:pPr>
            <w:r>
              <w:rPr>
                <w:rFonts w:ascii="Arial" w:hAnsi="Arial"/>
                <w:sz w:val="16"/>
              </w:rPr>
              <w:t>Malfunction Indicator Lamp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malfunction indicator lamp (MIL) output along with the status of its associated short to ground, open circuit, and short to power tests used to report DTC P0650.</w:t>
      </w:r>
    </w:p>
    <w:p w:rsidR="00FF4F2F" w:rsidRDefault="00FF4F2F">
      <w:pPr>
        <w:keepNext w:val="0"/>
        <w:keepLines w:val="0"/>
      </w:pPr>
    </w:p>
    <w:p w:rsidR="00FF4F2F" w:rsidRDefault="00FF4F2F">
      <w:pPr>
        <w:pStyle w:val="Heading3"/>
      </w:pPr>
      <w:bookmarkStart w:id="612" w:name="_Toc17862179"/>
      <w:bookmarkStart w:id="613" w:name="_Toc276632693"/>
      <w:r>
        <w:t>EPSR – PID $1360 – Tachometer Control Circuit</w:t>
      </w:r>
      <w:bookmarkEnd w:id="6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$1360</w:t>
            </w:r>
          </w:p>
        </w:tc>
        <w:tc>
          <w:tcPr>
            <w:tcW w:w="2880" w:type="dxa"/>
            <w:tcBorders>
              <w:top w:val="nil"/>
            </w:tcBorders>
          </w:tcPr>
          <w:p w:rsidR="00FF4F2F" w:rsidRDefault="00FF4F2F">
            <w:pPr>
              <w:rPr>
                <w:rFonts w:ascii="Arial" w:hAnsi="Arial"/>
                <w:sz w:val="16"/>
              </w:rPr>
            </w:pPr>
            <w:r>
              <w:rPr>
                <w:rFonts w:ascii="Arial" w:hAnsi="Arial"/>
                <w:sz w:val="16"/>
              </w:rPr>
              <w:t>Tachometer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tachometer output (the output is considered to be commanded on if the engine control module is in a full state of synchronization to the cam and crank shaft sensors, resulting in a non zero frequency) along with the status of its associated short to ground, open circuit, and short to power tests used to report DTC P0654.</w:t>
      </w:r>
    </w:p>
    <w:p w:rsidR="00FF4F2F" w:rsidRDefault="00FF4F2F">
      <w:pPr>
        <w:keepNext w:val="0"/>
        <w:keepLines w:val="0"/>
      </w:pPr>
    </w:p>
    <w:p w:rsidR="00FF4F2F" w:rsidRDefault="00FF4F2F">
      <w:pPr>
        <w:pStyle w:val="Heading3"/>
      </w:pPr>
      <w:bookmarkStart w:id="614" w:name="_Toc276632694"/>
      <w:r>
        <w:lastRenderedPageBreak/>
        <w:t>AIRR – PID $1365 – Secondary Air Injection Valve Control Circuit</w:t>
      </w:r>
      <w:bookmarkEnd w:id="6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$1365</w:t>
            </w:r>
          </w:p>
        </w:tc>
        <w:tc>
          <w:tcPr>
            <w:tcW w:w="2880" w:type="dxa"/>
            <w:tcBorders>
              <w:top w:val="nil"/>
            </w:tcBorders>
          </w:tcPr>
          <w:p w:rsidR="00FF4F2F" w:rsidRDefault="00FF4F2F">
            <w:pPr>
              <w:rPr>
                <w:rFonts w:ascii="Arial" w:hAnsi="Arial"/>
                <w:sz w:val="16"/>
              </w:rPr>
            </w:pPr>
            <w:r>
              <w:rPr>
                <w:rFonts w:ascii="Arial" w:hAnsi="Arial"/>
                <w:sz w:val="16"/>
              </w:rPr>
              <w:t>Secondary Air Injection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Commanded Open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air injection valve output along with the status of its associated short to ground, open circuit, and short to power tests used to report DTC P0412.</w:t>
      </w:r>
    </w:p>
    <w:p w:rsidR="00FF4F2F" w:rsidRDefault="00FF4F2F">
      <w:pPr>
        <w:keepNext w:val="0"/>
        <w:keepLines w:val="0"/>
      </w:pPr>
    </w:p>
    <w:p w:rsidR="00FF4F2F" w:rsidRDefault="00FF4F2F">
      <w:pPr>
        <w:pStyle w:val="Heading3"/>
      </w:pPr>
      <w:bookmarkStart w:id="615" w:name="_Toc276632695"/>
      <w:r>
        <w:t>AIRR – PID $1366 – Secondary Air Injection Pump Control Circuit</w:t>
      </w:r>
      <w:bookmarkEnd w:id="6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$1366</w:t>
            </w:r>
          </w:p>
        </w:tc>
        <w:tc>
          <w:tcPr>
            <w:tcW w:w="2880" w:type="dxa"/>
            <w:tcBorders>
              <w:top w:val="nil"/>
            </w:tcBorders>
          </w:tcPr>
          <w:p w:rsidR="00FF4F2F" w:rsidRDefault="00FF4F2F">
            <w:pPr>
              <w:rPr>
                <w:rFonts w:ascii="Arial" w:hAnsi="Arial"/>
                <w:sz w:val="16"/>
              </w:rPr>
            </w:pPr>
            <w:r>
              <w:rPr>
                <w:rFonts w:ascii="Arial" w:hAnsi="Arial"/>
                <w:sz w:val="16"/>
              </w:rPr>
              <w:t>Secondary Air Injection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air injection pump output along with the status of its associated short to ground, open circuit, and short to power tests used to report DTC P0418.</w:t>
      </w:r>
    </w:p>
    <w:p w:rsidR="00FF4F2F" w:rsidRDefault="00FF4F2F">
      <w:pPr>
        <w:keepNext w:val="0"/>
        <w:keepLines w:val="0"/>
      </w:pPr>
    </w:p>
    <w:p w:rsidR="00FF4F2F" w:rsidRDefault="00FF4F2F">
      <w:pPr>
        <w:pStyle w:val="Heading3"/>
      </w:pPr>
      <w:bookmarkStart w:id="616" w:name="_Toc276632696"/>
      <w:r>
        <w:lastRenderedPageBreak/>
        <w:t>VSPR – PID $1367 – Vehicle Speed Output Control Circuit</w:t>
      </w:r>
      <w:bookmarkEnd w:id="612"/>
      <w:bookmarkEnd w:id="6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$1367</w:t>
            </w:r>
          </w:p>
        </w:tc>
        <w:tc>
          <w:tcPr>
            <w:tcW w:w="2880" w:type="dxa"/>
            <w:tcBorders>
              <w:top w:val="nil"/>
            </w:tcBorders>
          </w:tcPr>
          <w:p w:rsidR="00FF4F2F" w:rsidRDefault="00FF4F2F">
            <w:pPr>
              <w:rPr>
                <w:rFonts w:ascii="Arial" w:hAnsi="Arial"/>
                <w:sz w:val="16"/>
              </w:rPr>
            </w:pPr>
            <w:r>
              <w:rPr>
                <w:rFonts w:ascii="Arial" w:hAnsi="Arial"/>
                <w:sz w:val="16"/>
              </w:rPr>
              <w:t>Vehicle Speed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4K PPM (4,000 pulse per mile) vehicle speed output (the output is considered to be commanded on if vehicle speed is not zero) along with the status of its associated short to ground, open circuit, and short to power tests used to report DTC P0608.</w:t>
      </w:r>
    </w:p>
    <w:p w:rsidR="00FF4F2F" w:rsidRDefault="00FF4F2F">
      <w:pPr>
        <w:keepNext w:val="0"/>
        <w:keepLines w:val="0"/>
      </w:pPr>
    </w:p>
    <w:p w:rsidR="00FF4F2F" w:rsidRDefault="00FF4F2F">
      <w:pPr>
        <w:pStyle w:val="Heading3"/>
      </w:pPr>
      <w:bookmarkStart w:id="617" w:name="_Toc17862180"/>
      <w:bookmarkStart w:id="618" w:name="_Toc276632697"/>
      <w:r>
        <w:t>TCSR – PID $1369 – Delivered Torque Output Control Circuit</w:t>
      </w:r>
      <w:bookmarkEnd w:id="617"/>
      <w:bookmarkEnd w:id="6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$1369</w:t>
            </w:r>
          </w:p>
        </w:tc>
        <w:tc>
          <w:tcPr>
            <w:tcW w:w="2880" w:type="dxa"/>
            <w:tcBorders>
              <w:top w:val="nil"/>
            </w:tcBorders>
          </w:tcPr>
          <w:p w:rsidR="00FF4F2F" w:rsidRDefault="00FF4F2F">
            <w:pPr>
              <w:rPr>
                <w:rFonts w:ascii="Arial" w:hAnsi="Arial"/>
                <w:sz w:val="16"/>
              </w:rPr>
            </w:pPr>
            <w:r>
              <w:rPr>
                <w:rFonts w:ascii="Arial" w:hAnsi="Arial"/>
                <w:sz w:val="16"/>
              </w:rPr>
              <w:t>Delivered Torque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delivered torque PWM output from the ECM to the ABS/TCS module (the delivered torque PWM output is considered to be commanded on if its duty cycle is not zero) along with the status of its associated short to ground, open circuit, and short to power tests used to report DTC </w:t>
      </w:r>
      <w:r w:rsidR="004E1EA3">
        <w:t>P1689</w:t>
      </w:r>
      <w:r>
        <w:t>.</w:t>
      </w:r>
    </w:p>
    <w:p w:rsidR="00FF4F2F" w:rsidRDefault="00FF4F2F">
      <w:pPr>
        <w:keepNext w:val="0"/>
        <w:keepLines w:val="0"/>
      </w:pPr>
    </w:p>
    <w:p w:rsidR="00FF4F2F" w:rsidRDefault="00FF4F2F">
      <w:pPr>
        <w:pStyle w:val="Heading3"/>
      </w:pPr>
      <w:bookmarkStart w:id="619" w:name="_Toc17862181"/>
      <w:bookmarkStart w:id="620" w:name="_Toc276632698"/>
      <w:r>
        <w:lastRenderedPageBreak/>
        <w:t>RTDR – PID $136A – Vehicle Lift / Dive Output Control Circuit</w:t>
      </w:r>
      <w:bookmarkEnd w:id="619"/>
      <w:bookmarkEnd w:id="6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$136A</w:t>
            </w:r>
          </w:p>
        </w:tc>
        <w:tc>
          <w:tcPr>
            <w:tcW w:w="2880" w:type="dxa"/>
            <w:tcBorders>
              <w:top w:val="nil"/>
            </w:tcBorders>
          </w:tcPr>
          <w:p w:rsidR="00FF4F2F" w:rsidRDefault="00FF4F2F">
            <w:pPr>
              <w:rPr>
                <w:rFonts w:ascii="Arial" w:hAnsi="Arial"/>
                <w:sz w:val="16"/>
              </w:rPr>
            </w:pPr>
            <w:r>
              <w:rPr>
                <w:rFonts w:ascii="Arial" w:hAnsi="Arial"/>
                <w:sz w:val="16"/>
              </w:rPr>
              <w:t>Vehicle Lift / Dive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vehicle lift / dive output along with the status of its associated short to ground, open circuit, and short to power tests used to report DTC P1652.</w:t>
      </w:r>
    </w:p>
    <w:p w:rsidR="00FF4F2F" w:rsidRDefault="00FF4F2F">
      <w:pPr>
        <w:keepNext w:val="0"/>
        <w:keepLines w:val="0"/>
      </w:pPr>
    </w:p>
    <w:p w:rsidR="00FF4F2F" w:rsidRDefault="00FF4F2F">
      <w:pPr>
        <w:pStyle w:val="Heading3"/>
      </w:pPr>
      <w:bookmarkStart w:id="621" w:name="_Toc17862182"/>
      <w:bookmarkStart w:id="622" w:name="_Toc276632699"/>
      <w:r>
        <w:t>STRR – PID $136B – Starter Relay Control Circuit</w:t>
      </w:r>
      <w:bookmarkEnd w:id="621"/>
      <w:bookmarkEnd w:id="6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$136B</w:t>
            </w:r>
          </w:p>
        </w:tc>
        <w:tc>
          <w:tcPr>
            <w:tcW w:w="2880" w:type="dxa"/>
            <w:tcBorders>
              <w:top w:val="nil"/>
            </w:tcBorders>
          </w:tcPr>
          <w:p w:rsidR="00FF4F2F" w:rsidRDefault="00FF4F2F">
            <w:pPr>
              <w:rPr>
                <w:rFonts w:ascii="Arial" w:hAnsi="Arial"/>
                <w:sz w:val="16"/>
              </w:rPr>
            </w:pPr>
            <w:r>
              <w:rPr>
                <w:rFonts w:ascii="Arial" w:hAnsi="Arial"/>
                <w:sz w:val="16"/>
              </w:rPr>
              <w:t>Starter Relay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starter relay output along with the status of its associated short to ground, open circuit, and short to power tests used to report DTC </w:t>
      </w:r>
      <w:r w:rsidR="004E1EA3">
        <w:t>P0615</w:t>
      </w:r>
      <w:r>
        <w:t>.</w:t>
      </w:r>
    </w:p>
    <w:p w:rsidR="00FF4F2F" w:rsidRDefault="00FF4F2F">
      <w:pPr>
        <w:keepNext w:val="0"/>
        <w:keepLines w:val="0"/>
      </w:pPr>
    </w:p>
    <w:p w:rsidR="00FF4F2F" w:rsidRPr="00FF4F2F" w:rsidRDefault="00FF4F2F">
      <w:pPr>
        <w:pStyle w:val="Heading3"/>
        <w:rPr>
          <w:lang w:val="es-ES"/>
        </w:rPr>
      </w:pPr>
      <w:bookmarkStart w:id="623" w:name="_Toc17862183"/>
      <w:bookmarkStart w:id="624" w:name="_Toc276632700"/>
      <w:r w:rsidRPr="00FF4F2F">
        <w:rPr>
          <w:lang w:val="es-ES"/>
        </w:rPr>
        <w:lastRenderedPageBreak/>
        <w:t>FPMR – PID $136C – Fuel Pump Control Circuit</w:t>
      </w:r>
      <w:bookmarkEnd w:id="624"/>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$136C</w:t>
            </w:r>
          </w:p>
        </w:tc>
        <w:tc>
          <w:tcPr>
            <w:tcW w:w="2880" w:type="dxa"/>
            <w:tcBorders>
              <w:top w:val="nil"/>
            </w:tcBorders>
          </w:tcPr>
          <w:p w:rsidR="00FF4F2F" w:rsidRDefault="00FF4F2F">
            <w:pPr>
              <w:rPr>
                <w:rFonts w:ascii="Arial" w:hAnsi="Arial"/>
                <w:sz w:val="16"/>
              </w:rPr>
            </w:pPr>
            <w:r>
              <w:rPr>
                <w:rFonts w:ascii="Arial" w:hAnsi="Arial"/>
                <w:sz w:val="16"/>
              </w:rPr>
              <w:t>Fuel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pump output (the output is considered to be commanded on if its duty cycle is not zero) along with the status of its associated short to ground, open circuit, and short to power tests used to report DTC P0230.</w:t>
      </w:r>
    </w:p>
    <w:p w:rsidR="00FF4F2F" w:rsidRDefault="00FF4F2F">
      <w:pPr>
        <w:keepNext w:val="0"/>
        <w:keepLines w:val="0"/>
      </w:pPr>
    </w:p>
    <w:p w:rsidR="00FF4F2F" w:rsidRDefault="00FF4F2F">
      <w:pPr>
        <w:pStyle w:val="Heading3"/>
      </w:pPr>
      <w:bookmarkStart w:id="625" w:name="_Toc276632701"/>
      <w:r>
        <w:t>ACCR – PID $136D – Air Conditioning Compressor Control Circuit</w:t>
      </w:r>
      <w:bookmarkEnd w:id="623"/>
      <w:bookmarkEnd w:id="6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$136D</w:t>
            </w:r>
          </w:p>
        </w:tc>
        <w:tc>
          <w:tcPr>
            <w:tcW w:w="2880" w:type="dxa"/>
            <w:tcBorders>
              <w:top w:val="nil"/>
            </w:tcBorders>
          </w:tcPr>
          <w:p w:rsidR="00FF4F2F" w:rsidRDefault="00FF4F2F">
            <w:pPr>
              <w:rPr>
                <w:rFonts w:ascii="Arial" w:hAnsi="Arial"/>
                <w:sz w:val="16"/>
              </w:rPr>
            </w:pPr>
            <w:r>
              <w:rPr>
                <w:rFonts w:ascii="Arial" w:hAnsi="Arial"/>
                <w:sz w:val="16"/>
              </w:rPr>
              <w:t>Air Conditioning Compressor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Pr="004E1EA3" w:rsidRDefault="00FF4F2F">
      <w:r>
        <w:t xml:space="preserve">This PID contains the commanded state of the air conditioning (A/C) compressor output along with the status of its associated short to ground, open circuit, and short to power tests used to report </w:t>
      </w:r>
      <w:r w:rsidRPr="004E1EA3">
        <w:t>DTC</w:t>
      </w:r>
      <w:r w:rsidR="004E1EA3" w:rsidRPr="004E1EA3">
        <w:t>s</w:t>
      </w:r>
      <w:r w:rsidRPr="004E1EA3">
        <w:t xml:space="preserve"> </w:t>
      </w:r>
      <w:r w:rsidR="004E1EA3" w:rsidRPr="004E1EA3">
        <w:t xml:space="preserve">P0646, P0645, </w:t>
      </w:r>
      <w:r w:rsidR="004E1EA3">
        <w:t xml:space="preserve">and </w:t>
      </w:r>
      <w:r w:rsidR="004E1EA3" w:rsidRPr="004E1EA3">
        <w:t>P0647</w:t>
      </w:r>
      <w:r w:rsidR="004E1EA3">
        <w:t>, respectively</w:t>
      </w:r>
      <w:r w:rsidRPr="004E1EA3">
        <w:t>.</w:t>
      </w:r>
    </w:p>
    <w:p w:rsidR="00FF4F2F" w:rsidRDefault="00FF4F2F">
      <w:pPr>
        <w:keepNext w:val="0"/>
        <w:keepLines w:val="0"/>
      </w:pPr>
    </w:p>
    <w:p w:rsidR="00FF4F2F" w:rsidRDefault="00FF4F2F">
      <w:pPr>
        <w:pStyle w:val="Heading3"/>
      </w:pPr>
      <w:bookmarkStart w:id="626" w:name="_Toc17862184"/>
      <w:bookmarkStart w:id="627" w:name="_Toc276632702"/>
      <w:r>
        <w:lastRenderedPageBreak/>
        <w:t>FANR – PID $13AF – Cooling Fan PWM Duty Cycle</w:t>
      </w:r>
      <w:bookmarkEnd w:id="626"/>
      <w:bookmarkEnd w:id="6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$13AF</w:t>
            </w:r>
          </w:p>
        </w:tc>
        <w:tc>
          <w:tcPr>
            <w:tcW w:w="2880" w:type="dxa"/>
            <w:tcBorders>
              <w:top w:val="nil"/>
            </w:tcBorders>
          </w:tcPr>
          <w:p w:rsidR="00FF4F2F" w:rsidRDefault="00FF4F2F">
            <w:pPr>
              <w:rPr>
                <w:rFonts w:ascii="Arial" w:hAnsi="Arial"/>
                <w:sz w:val="16"/>
              </w:rPr>
            </w:pPr>
            <w:r>
              <w:rPr>
                <w:rFonts w:ascii="Arial" w:hAnsi="Arial"/>
                <w:sz w:val="16"/>
              </w:rPr>
              <w:t>Cooling Fan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cooling fan PWM output for electric PWM or engine driven (EV or MRF) fan systems.</w:t>
      </w:r>
    </w:p>
    <w:p w:rsidR="00FF4F2F" w:rsidRDefault="00FF4F2F">
      <w:pPr>
        <w:keepNext w:val="0"/>
        <w:keepLines w:val="0"/>
      </w:pPr>
    </w:p>
    <w:p w:rsidR="00FF4F2F" w:rsidRDefault="00FF4F2F">
      <w:pPr>
        <w:pStyle w:val="Heading3"/>
      </w:pPr>
      <w:bookmarkStart w:id="628" w:name="_Toc17862173"/>
      <w:bookmarkStart w:id="629" w:name="_Toc17862174"/>
      <w:bookmarkStart w:id="630" w:name="_Toc17862185"/>
      <w:bookmarkStart w:id="631" w:name="_Toc276632703"/>
      <w:r>
        <w:t>TPSR – PID $13B1 – Throttle Position Sensor 1 Learned Minimum</w:t>
      </w:r>
      <w:bookmarkEnd w:id="628"/>
      <w:bookmarkEnd w:id="6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$13B1</w:t>
            </w:r>
          </w:p>
        </w:tc>
        <w:tc>
          <w:tcPr>
            <w:tcW w:w="2880" w:type="dxa"/>
            <w:tcBorders>
              <w:top w:val="nil"/>
            </w:tcBorders>
          </w:tcPr>
          <w:p w:rsidR="00FF4F2F" w:rsidRDefault="00FF4F2F">
            <w:pPr>
              <w:rPr>
                <w:rFonts w:ascii="Arial" w:hAnsi="Arial"/>
                <w:sz w:val="16"/>
              </w:rPr>
            </w:pPr>
            <w:r>
              <w:rPr>
                <w:rFonts w:ascii="Arial" w:hAnsi="Arial"/>
                <w:sz w:val="16"/>
              </w:rPr>
              <w:t>Throttle Position Sensor 1 Learned Minimum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minimum position learned for throttle position sensor 1 when the throttle is closed.</w:t>
      </w:r>
    </w:p>
    <w:p w:rsidR="00FF4F2F" w:rsidRDefault="00FF4F2F">
      <w:pPr>
        <w:keepNext w:val="0"/>
        <w:keepLines w:val="0"/>
      </w:pPr>
    </w:p>
    <w:p w:rsidR="00FF4F2F" w:rsidRDefault="00FF4F2F">
      <w:pPr>
        <w:pStyle w:val="Heading3"/>
      </w:pPr>
      <w:bookmarkStart w:id="632" w:name="_Toc276632704"/>
      <w:r>
        <w:t>TPSR – PID $13B2 – Throttle Position Sensor 2 Learned Minimum</w:t>
      </w:r>
      <w:bookmarkEnd w:id="629"/>
      <w:bookmarkEnd w:id="6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$13B2</w:t>
            </w:r>
          </w:p>
        </w:tc>
        <w:tc>
          <w:tcPr>
            <w:tcW w:w="2880" w:type="dxa"/>
            <w:tcBorders>
              <w:top w:val="nil"/>
            </w:tcBorders>
          </w:tcPr>
          <w:p w:rsidR="00FF4F2F" w:rsidRDefault="00FF4F2F">
            <w:pPr>
              <w:rPr>
                <w:rFonts w:ascii="Arial" w:hAnsi="Arial"/>
                <w:sz w:val="16"/>
              </w:rPr>
            </w:pPr>
            <w:r>
              <w:rPr>
                <w:rFonts w:ascii="Arial" w:hAnsi="Arial"/>
                <w:sz w:val="16"/>
              </w:rPr>
              <w:t>Throttle Position Sensor 2 Learned Minimum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minimum position learned for throttle position sensor 2 when the throttle is closed.</w:t>
      </w:r>
    </w:p>
    <w:p w:rsidR="00FF4F2F" w:rsidRDefault="00FF4F2F">
      <w:pPr>
        <w:keepNext w:val="0"/>
        <w:keepLines w:val="0"/>
      </w:pPr>
    </w:p>
    <w:p w:rsidR="00FF4F2F" w:rsidRDefault="00FF4F2F">
      <w:pPr>
        <w:pStyle w:val="Heading3"/>
      </w:pPr>
      <w:bookmarkStart w:id="633" w:name="_Toc276632705"/>
      <w:r>
        <w:t>EPSR – PID $13B5 – Engine Off Time</w:t>
      </w:r>
      <w:bookmarkEnd w:id="6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$13B5</w:t>
            </w:r>
          </w:p>
        </w:tc>
        <w:tc>
          <w:tcPr>
            <w:tcW w:w="2880" w:type="dxa"/>
            <w:tcBorders>
              <w:top w:val="nil"/>
            </w:tcBorders>
          </w:tcPr>
          <w:p w:rsidR="00FF4F2F" w:rsidRDefault="00FF4F2F">
            <w:pPr>
              <w:rPr>
                <w:rFonts w:ascii="Arial" w:hAnsi="Arial"/>
                <w:sz w:val="16"/>
              </w:rPr>
            </w:pPr>
            <w:r>
              <w:rPr>
                <w:rFonts w:ascii="Arial" w:hAnsi="Arial"/>
                <w:sz w:val="16"/>
              </w:rPr>
              <w:t>Engine Off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since the engine has been running (includes the time that the controller has been shutdown).</w:t>
      </w:r>
    </w:p>
    <w:p w:rsidR="00FF4F2F" w:rsidRDefault="00FF4F2F">
      <w:pPr>
        <w:keepNext w:val="0"/>
        <w:keepLines w:val="0"/>
      </w:pPr>
    </w:p>
    <w:p w:rsidR="00FF4F2F" w:rsidRDefault="00FF4F2F">
      <w:pPr>
        <w:pStyle w:val="Heading3"/>
      </w:pPr>
      <w:bookmarkStart w:id="634" w:name="_Toc276632706"/>
      <w:r>
        <w:t>TPSR – PID $13C6 – Throttle Actuator Duty Cycle</w:t>
      </w:r>
      <w:bookmarkEnd w:id="630"/>
      <w:bookmarkEnd w:id="6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$13C6</w:t>
            </w:r>
          </w:p>
        </w:tc>
        <w:tc>
          <w:tcPr>
            <w:tcW w:w="2880" w:type="dxa"/>
            <w:tcBorders>
              <w:top w:val="nil"/>
            </w:tcBorders>
          </w:tcPr>
          <w:p w:rsidR="00FF4F2F" w:rsidRDefault="00FF4F2F">
            <w:pPr>
              <w:rPr>
                <w:rFonts w:ascii="Arial" w:hAnsi="Arial"/>
                <w:sz w:val="16"/>
              </w:rPr>
            </w:pPr>
            <w:r>
              <w:rPr>
                <w:rFonts w:ascii="Arial" w:hAnsi="Arial"/>
                <w:sz w:val="16"/>
              </w:rPr>
              <w:t>Throttle Actuator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throttle actuator output.</w:t>
      </w:r>
    </w:p>
    <w:p w:rsidR="00FF4F2F" w:rsidRDefault="00FF4F2F">
      <w:pPr>
        <w:keepNext w:val="0"/>
        <w:keepLines w:val="0"/>
      </w:pPr>
    </w:p>
    <w:p w:rsidR="00FF4F2F" w:rsidRDefault="00FF4F2F">
      <w:pPr>
        <w:pStyle w:val="Heading3"/>
      </w:pPr>
      <w:bookmarkStart w:id="635" w:name="_Toc17862186"/>
      <w:bookmarkStart w:id="636" w:name="_Toc276632707"/>
      <w:r>
        <w:lastRenderedPageBreak/>
        <w:t>EPSR – PID $13C7 – Crank Position Sensor Decode Mode</w:t>
      </w:r>
      <w:bookmarkEnd w:id="6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$13C7</w:t>
            </w:r>
          </w:p>
        </w:tc>
        <w:tc>
          <w:tcPr>
            <w:tcW w:w="2880" w:type="dxa"/>
            <w:tcBorders>
              <w:top w:val="nil"/>
            </w:tcBorders>
          </w:tcPr>
          <w:p w:rsidR="00FF4F2F" w:rsidRDefault="00FF4F2F">
            <w:pPr>
              <w:rPr>
                <w:rFonts w:ascii="Arial" w:hAnsi="Arial"/>
                <w:sz w:val="16"/>
              </w:rPr>
            </w:pPr>
            <w:r>
              <w:rPr>
                <w:rFonts w:ascii="Arial" w:hAnsi="Arial"/>
                <w:sz w:val="16"/>
              </w:rPr>
              <w:t>Crank Position Sensor Decode Mode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$07=60X-2 Threshold; </w:t>
            </w:r>
            <w:r>
              <w:rPr>
                <w:rFonts w:ascii="Arial" w:hAnsi="Arial"/>
                <w:sz w:val="16"/>
              </w:rPr>
              <w:br/>
              <w:t xml:space="preserve">$08=60X-2 Percentage; </w:t>
            </w:r>
            <w:r>
              <w:rPr>
                <w:rFonts w:ascii="Arial" w:hAnsi="Arial"/>
                <w:sz w:val="16"/>
              </w:rPr>
              <w:br/>
              <w:t>$FF=Disable</w:t>
            </w:r>
          </w:p>
        </w:tc>
      </w:tr>
    </w:tbl>
    <w:p w:rsidR="00FF4F2F" w:rsidRDefault="00FF4F2F"/>
    <w:p w:rsidR="00FF4F2F" w:rsidRDefault="00FF4F2F">
      <w:r>
        <w:t>This PID contains the method used to decode the crank position sensor signal in order to determine crankshaft synchronization.</w:t>
      </w:r>
    </w:p>
    <w:p w:rsidR="00FF4F2F" w:rsidRDefault="00FF4F2F">
      <w:pPr>
        <w:keepNext w:val="0"/>
        <w:keepLines w:val="0"/>
      </w:pPr>
    </w:p>
    <w:p w:rsidR="00FF4F2F" w:rsidRDefault="00FF4F2F">
      <w:pPr>
        <w:pStyle w:val="Heading3"/>
      </w:pPr>
      <w:bookmarkStart w:id="637" w:name="_Toc276632708"/>
      <w:r>
        <w:t>GENR – PID $13C8 – Generator L-Terminal Duty Cycle</w:t>
      </w:r>
      <w:bookmarkEnd w:id="635"/>
      <w:bookmarkEnd w:id="6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$13C8</w:t>
            </w:r>
          </w:p>
        </w:tc>
        <w:tc>
          <w:tcPr>
            <w:tcW w:w="2880" w:type="dxa"/>
            <w:tcBorders>
              <w:top w:val="nil"/>
            </w:tcBorders>
          </w:tcPr>
          <w:p w:rsidR="00FF4F2F" w:rsidRDefault="00FF4F2F">
            <w:pPr>
              <w:rPr>
                <w:rFonts w:ascii="Arial" w:hAnsi="Arial"/>
                <w:sz w:val="16"/>
              </w:rPr>
            </w:pPr>
            <w:r>
              <w:rPr>
                <w:rFonts w:ascii="Arial" w:hAnsi="Arial"/>
                <w:sz w:val="16"/>
              </w:rPr>
              <w:t>Generator L-Terminal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generator L-terminal duty cycle.</w:t>
      </w:r>
    </w:p>
    <w:p w:rsidR="00FF4F2F" w:rsidRDefault="00FF4F2F">
      <w:pPr>
        <w:keepNext w:val="0"/>
        <w:keepLines w:val="0"/>
      </w:pPr>
    </w:p>
    <w:p w:rsidR="00FF4F2F" w:rsidRDefault="00FF4F2F">
      <w:pPr>
        <w:pStyle w:val="Heading3"/>
      </w:pPr>
      <w:bookmarkStart w:id="638" w:name="_Toc20888427"/>
      <w:bookmarkStart w:id="639" w:name="_Toc17862188"/>
      <w:bookmarkStart w:id="640" w:name="_Toc276632709"/>
      <w:r>
        <w:t>PHSR – PID $13E1 – Intake Cam Phase Bank 1 Control Circuit</w:t>
      </w:r>
      <w:bookmarkEnd w:id="638"/>
      <w:bookmarkEnd w:id="6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$13E1</w:t>
            </w:r>
          </w:p>
        </w:tc>
        <w:tc>
          <w:tcPr>
            <w:tcW w:w="2880" w:type="dxa"/>
            <w:tcBorders>
              <w:top w:val="nil"/>
            </w:tcBorders>
          </w:tcPr>
          <w:p w:rsidR="00FF4F2F" w:rsidRDefault="00FF4F2F">
            <w:pPr>
              <w:rPr>
                <w:rFonts w:ascii="Arial" w:hAnsi="Arial"/>
                <w:sz w:val="16"/>
              </w:rPr>
            </w:pPr>
            <w:r>
              <w:rPr>
                <w:rFonts w:ascii="Arial" w:hAnsi="Arial"/>
                <w:sz w:val="16"/>
              </w:rPr>
              <w:t>Intake Cam Phase Bank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cam phase output for bank 1 (the output is considered to be commanded on if its duty cycle is not zero) along with the status of its associated short to ground, open circuit, and short to power tests used to report DTC P0010.</w:t>
      </w:r>
    </w:p>
    <w:p w:rsidR="00FF4F2F" w:rsidRDefault="00FF4F2F">
      <w:pPr>
        <w:keepNext w:val="0"/>
        <w:keepLines w:val="0"/>
      </w:pPr>
    </w:p>
    <w:p w:rsidR="00FF4F2F" w:rsidRDefault="00FF4F2F">
      <w:pPr>
        <w:pStyle w:val="Heading3"/>
      </w:pPr>
      <w:bookmarkStart w:id="641" w:name="_Toc276632710"/>
      <w:r>
        <w:lastRenderedPageBreak/>
        <w:t>PHSR – PID $13E2 – Exhaust Cam Phase Bank 1 Control Circuit</w:t>
      </w:r>
      <w:bookmarkEnd w:id="6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$13E2</w:t>
            </w:r>
          </w:p>
        </w:tc>
        <w:tc>
          <w:tcPr>
            <w:tcW w:w="2880" w:type="dxa"/>
            <w:tcBorders>
              <w:top w:val="nil"/>
            </w:tcBorders>
          </w:tcPr>
          <w:p w:rsidR="00FF4F2F" w:rsidRDefault="00FF4F2F">
            <w:pPr>
              <w:rPr>
                <w:rFonts w:ascii="Arial" w:hAnsi="Arial"/>
                <w:sz w:val="16"/>
              </w:rPr>
            </w:pPr>
            <w:r>
              <w:rPr>
                <w:rFonts w:ascii="Arial" w:hAnsi="Arial"/>
                <w:sz w:val="16"/>
              </w:rPr>
              <w:t>Exhaust Cam Phase Bank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cam phase output for bank 1 (the output is considered to be commanded on if its duty cycle is not zero) along with the status of its associated short to ground, open circuit, and short to power tests used to report DTC P0013.</w:t>
      </w:r>
    </w:p>
    <w:p w:rsidR="00FF4F2F" w:rsidRDefault="00FF4F2F">
      <w:pPr>
        <w:keepNext w:val="0"/>
        <w:keepLines w:val="0"/>
      </w:pPr>
    </w:p>
    <w:p w:rsidR="00FF4F2F" w:rsidRDefault="00FF4F2F">
      <w:pPr>
        <w:pStyle w:val="Heading3"/>
      </w:pPr>
      <w:bookmarkStart w:id="642" w:name="_Toc276632711"/>
      <w:r>
        <w:t>PHSR – PID $13E3 – Intake Cam Phase Bank 2 Control Circuit</w:t>
      </w:r>
      <w:bookmarkEnd w:id="6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$13E3</w:t>
            </w:r>
          </w:p>
        </w:tc>
        <w:tc>
          <w:tcPr>
            <w:tcW w:w="2880" w:type="dxa"/>
            <w:tcBorders>
              <w:top w:val="nil"/>
            </w:tcBorders>
          </w:tcPr>
          <w:p w:rsidR="00FF4F2F" w:rsidRDefault="00FF4F2F">
            <w:pPr>
              <w:rPr>
                <w:rFonts w:ascii="Arial" w:hAnsi="Arial"/>
                <w:sz w:val="16"/>
              </w:rPr>
            </w:pPr>
            <w:r>
              <w:rPr>
                <w:rFonts w:ascii="Arial" w:hAnsi="Arial"/>
                <w:sz w:val="16"/>
              </w:rPr>
              <w:t>Intake Cam Phase Bank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cam phase output for bank 2 (the output is considered to be commanded on if its duty cycle is not zero) along with the status of its associated short to ground, open circuit, and short to power tests used to report DTC P0020.</w:t>
      </w:r>
    </w:p>
    <w:p w:rsidR="00FF4F2F" w:rsidRDefault="00FF4F2F">
      <w:pPr>
        <w:keepNext w:val="0"/>
        <w:keepLines w:val="0"/>
      </w:pPr>
    </w:p>
    <w:p w:rsidR="00FF4F2F" w:rsidRDefault="00FF4F2F">
      <w:pPr>
        <w:pStyle w:val="Heading3"/>
      </w:pPr>
      <w:bookmarkStart w:id="643" w:name="_Toc276632712"/>
      <w:r>
        <w:lastRenderedPageBreak/>
        <w:t>PHSR – PID $13E4 – Exhaust Cam Phase Bank 2 Control Circuit</w:t>
      </w:r>
      <w:bookmarkEnd w:id="6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$13E4</w:t>
            </w:r>
          </w:p>
        </w:tc>
        <w:tc>
          <w:tcPr>
            <w:tcW w:w="2880" w:type="dxa"/>
            <w:tcBorders>
              <w:top w:val="nil"/>
            </w:tcBorders>
          </w:tcPr>
          <w:p w:rsidR="00FF4F2F" w:rsidRDefault="00FF4F2F">
            <w:pPr>
              <w:rPr>
                <w:rFonts w:ascii="Arial" w:hAnsi="Arial"/>
                <w:sz w:val="16"/>
              </w:rPr>
            </w:pPr>
            <w:r>
              <w:rPr>
                <w:rFonts w:ascii="Arial" w:hAnsi="Arial"/>
                <w:sz w:val="16"/>
              </w:rPr>
              <w:t>Exhaust Cam Phase Bank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cam phase output for bank 2 (the output is considered to be commanded on if its duty cycle is not zero) along with the status of its associated short to ground, open circuit, and short to power tests used to report DTC P0023.</w:t>
      </w:r>
    </w:p>
    <w:p w:rsidR="00FF4F2F" w:rsidRDefault="00FF4F2F">
      <w:pPr>
        <w:keepNext w:val="0"/>
        <w:keepLines w:val="0"/>
      </w:pPr>
    </w:p>
    <w:p w:rsidR="00FF4F2F" w:rsidRDefault="00FF4F2F">
      <w:pPr>
        <w:keepNext w:val="0"/>
        <w:keepLines w:val="0"/>
      </w:pPr>
    </w:p>
    <w:p w:rsidR="00FF4F2F" w:rsidRDefault="00FF4F2F">
      <w:pPr>
        <w:pStyle w:val="Heading3"/>
      </w:pPr>
      <w:bookmarkStart w:id="644" w:name="_Toc276632713"/>
      <w:r>
        <w:t>VSPR – PID $13EA – Vehicle Speed High Resolution Output Control Circuit</w:t>
      </w:r>
      <w:bookmarkEnd w:id="6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$13EA</w:t>
            </w:r>
          </w:p>
        </w:tc>
        <w:tc>
          <w:tcPr>
            <w:tcW w:w="2880" w:type="dxa"/>
            <w:tcBorders>
              <w:top w:val="nil"/>
            </w:tcBorders>
          </w:tcPr>
          <w:p w:rsidR="00FF4F2F" w:rsidRDefault="00FF4F2F">
            <w:pPr>
              <w:rPr>
                <w:rFonts w:ascii="Arial" w:hAnsi="Arial"/>
                <w:sz w:val="16"/>
              </w:rPr>
            </w:pPr>
            <w:r>
              <w:rPr>
                <w:rFonts w:ascii="Arial" w:hAnsi="Arial"/>
                <w:sz w:val="16"/>
              </w:rPr>
              <w:t>Vehicle Speed High Resolution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128K PPM (128,000 pulse per mile) high resolution vehicle speed output (the output is considered to be commanded on if vehicle speed is not zero) along with the status of its associated short to ground, open circuit, and short to power tests used to report DTC P0609.</w:t>
      </w:r>
    </w:p>
    <w:p w:rsidR="00FF4F2F" w:rsidRDefault="00FF4F2F">
      <w:pPr>
        <w:keepNext w:val="0"/>
        <w:keepLines w:val="0"/>
      </w:pPr>
    </w:p>
    <w:p w:rsidR="00FF4F2F" w:rsidRDefault="00FF4F2F">
      <w:pPr>
        <w:pStyle w:val="Heading3"/>
      </w:pPr>
      <w:bookmarkStart w:id="645" w:name="_Toc276632714"/>
      <w:r>
        <w:lastRenderedPageBreak/>
        <w:t>IFRR – PID $13F1 – Filtered MAP Model 1 Residual</w:t>
      </w:r>
      <w:bookmarkEnd w:id="6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$13F1</w:t>
            </w:r>
          </w:p>
        </w:tc>
        <w:tc>
          <w:tcPr>
            <w:tcW w:w="2880" w:type="dxa"/>
            <w:tcBorders>
              <w:top w:val="nil"/>
            </w:tcBorders>
          </w:tcPr>
          <w:p w:rsidR="00FF4F2F" w:rsidRDefault="00FF4F2F">
            <w:pPr>
              <w:rPr>
                <w:rFonts w:ascii="Arial" w:hAnsi="Arial"/>
                <w:sz w:val="16"/>
              </w:rPr>
            </w:pPr>
            <w:r>
              <w:rPr>
                <w:rFonts w:ascii="Arial" w:hAnsi="Arial"/>
                <w:sz w:val="16"/>
              </w:rPr>
              <w:t>Filtered MAP Model 1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-256 - 255.9921875 kPa</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MAP model 1 residual (the difference between the measured intake manifold pressure and the intake manifold pressure predicted from the intake manifold model using the mass airflow predicted from the throttle model) used within the intake flow rationality diagnostic.</w:t>
      </w:r>
    </w:p>
    <w:p w:rsidR="00FF4F2F" w:rsidRDefault="00FF4F2F">
      <w:pPr>
        <w:keepNext w:val="0"/>
        <w:keepLines w:val="0"/>
      </w:pPr>
    </w:p>
    <w:p w:rsidR="00FF4F2F" w:rsidRDefault="00FF4F2F">
      <w:pPr>
        <w:pStyle w:val="Heading3"/>
      </w:pPr>
      <w:bookmarkStart w:id="646" w:name="_Toc276632715"/>
      <w:r>
        <w:t>IFRR – PID $13F2 – Filtered MAP Model 2 Residual</w:t>
      </w:r>
      <w:bookmarkEnd w:id="6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$13F2</w:t>
            </w:r>
          </w:p>
        </w:tc>
        <w:tc>
          <w:tcPr>
            <w:tcW w:w="2880" w:type="dxa"/>
            <w:tcBorders>
              <w:top w:val="nil"/>
            </w:tcBorders>
          </w:tcPr>
          <w:p w:rsidR="00FF4F2F" w:rsidRDefault="00FF4F2F">
            <w:pPr>
              <w:rPr>
                <w:rFonts w:ascii="Arial" w:hAnsi="Arial"/>
                <w:sz w:val="16"/>
              </w:rPr>
            </w:pPr>
            <w:r>
              <w:rPr>
                <w:rFonts w:ascii="Arial" w:hAnsi="Arial"/>
                <w:sz w:val="16"/>
              </w:rPr>
              <w:t>Filtered MAP Model 2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-256 - 255.9921875 kPa</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MAP model 2 residual (the difference between the measured intake manifold pressure and the intake manifold pressure predicted from the intake manifold model using the measured mass airflow) used within the intake flow rationality diagnostic.</w:t>
      </w:r>
    </w:p>
    <w:p w:rsidR="00FF4F2F" w:rsidRDefault="00FF4F2F">
      <w:pPr>
        <w:keepNext w:val="0"/>
        <w:keepLines w:val="0"/>
      </w:pPr>
    </w:p>
    <w:p w:rsidR="00FF4F2F" w:rsidRDefault="00FF4F2F">
      <w:pPr>
        <w:pStyle w:val="Heading3"/>
      </w:pPr>
      <w:bookmarkStart w:id="647" w:name="_Toc276632716"/>
      <w:r>
        <w:t>IFRR – PID $13F3 – Filtered MAF Residual</w:t>
      </w:r>
      <w:bookmarkEnd w:id="6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$13F3</w:t>
            </w:r>
          </w:p>
        </w:tc>
        <w:tc>
          <w:tcPr>
            <w:tcW w:w="2880" w:type="dxa"/>
            <w:tcBorders>
              <w:top w:val="nil"/>
            </w:tcBorders>
          </w:tcPr>
          <w:p w:rsidR="00FF4F2F" w:rsidRDefault="00FF4F2F">
            <w:pPr>
              <w:rPr>
                <w:rFonts w:ascii="Arial" w:hAnsi="Arial"/>
                <w:sz w:val="16"/>
              </w:rPr>
            </w:pPr>
            <w:r>
              <w:rPr>
                <w:rFonts w:ascii="Arial" w:hAnsi="Arial"/>
                <w:sz w:val="16"/>
              </w:rPr>
              <w:t>Filtered MAF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-512 - 511.984375 g/s</w:t>
            </w:r>
          </w:p>
        </w:tc>
        <w:tc>
          <w:tcPr>
            <w:tcW w:w="2160" w:type="dxa"/>
            <w:tcBorders>
              <w:top w:val="nil"/>
            </w:tcBorders>
          </w:tcPr>
          <w:p w:rsidR="00FF4F2F" w:rsidRDefault="00FF4F2F">
            <w:pPr>
              <w:rPr>
                <w:rFonts w:ascii="Arial" w:hAnsi="Arial"/>
                <w:sz w:val="16"/>
              </w:rPr>
            </w:pPr>
            <w:r>
              <w:rPr>
                <w:rFonts w:ascii="Arial" w:hAnsi="Arial"/>
                <w:sz w:val="16"/>
              </w:rPr>
              <w:t>E = N / 64</w:t>
            </w:r>
          </w:p>
        </w:tc>
      </w:tr>
    </w:tbl>
    <w:p w:rsidR="00FF4F2F" w:rsidRDefault="00FF4F2F"/>
    <w:p w:rsidR="00FF4F2F" w:rsidRDefault="00FF4F2F">
      <w:r>
        <w:t>This PID contains the filtered MAF residual (the difference between the measured mass airflow and the mass airflow predicted from the throttle model) used within the intake flow rationality diagnostic.</w:t>
      </w:r>
    </w:p>
    <w:p w:rsidR="00FF4F2F" w:rsidRDefault="00FF4F2F">
      <w:pPr>
        <w:keepNext w:val="0"/>
        <w:keepLines w:val="0"/>
      </w:pPr>
    </w:p>
    <w:p w:rsidR="00FF4F2F" w:rsidRDefault="00FF4F2F">
      <w:pPr>
        <w:pStyle w:val="Heading3"/>
      </w:pPr>
      <w:bookmarkStart w:id="648" w:name="_Toc276632717"/>
      <w:r>
        <w:t>IFRR – PID $13F4 – Filtered Throttle Position Residual</w:t>
      </w:r>
      <w:bookmarkEnd w:id="64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$13F4</w:t>
            </w:r>
          </w:p>
        </w:tc>
        <w:tc>
          <w:tcPr>
            <w:tcW w:w="2880" w:type="dxa"/>
            <w:tcBorders>
              <w:top w:val="nil"/>
            </w:tcBorders>
          </w:tcPr>
          <w:p w:rsidR="00FF4F2F" w:rsidRDefault="00FF4F2F">
            <w:pPr>
              <w:rPr>
                <w:rFonts w:ascii="Arial" w:hAnsi="Arial"/>
                <w:sz w:val="16"/>
              </w:rPr>
            </w:pPr>
            <w:r>
              <w:rPr>
                <w:rFonts w:ascii="Arial" w:hAnsi="Arial"/>
                <w:sz w:val="16"/>
              </w:rPr>
              <w:t>Filtered Throttle Position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kPa g/s</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filtered throttle position residual (the product of the MAF residual and the MAP model 1 residual) used within the intake flow rationality diagnostic.</w:t>
      </w:r>
    </w:p>
    <w:p w:rsidR="00FF4F2F" w:rsidRDefault="00FF4F2F">
      <w:pPr>
        <w:keepNext w:val="0"/>
        <w:keepLines w:val="0"/>
      </w:pPr>
    </w:p>
    <w:p w:rsidR="00FF4F2F" w:rsidRDefault="00FF4F2F">
      <w:pPr>
        <w:pStyle w:val="Heading3"/>
      </w:pPr>
      <w:bookmarkStart w:id="649" w:name="_Toc276632718"/>
      <w:r>
        <w:lastRenderedPageBreak/>
        <w:t>SPKR – PID $1400 – Ignition Coil 1 Control Circuit</w:t>
      </w:r>
      <w:bookmarkEnd w:id="6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$1400</w:t>
            </w:r>
          </w:p>
        </w:tc>
        <w:tc>
          <w:tcPr>
            <w:tcW w:w="2880" w:type="dxa"/>
            <w:tcBorders>
              <w:top w:val="nil"/>
            </w:tcBorders>
          </w:tcPr>
          <w:p w:rsidR="00FF4F2F" w:rsidRDefault="00FF4F2F">
            <w:pPr>
              <w:rPr>
                <w:rFonts w:ascii="Arial" w:hAnsi="Arial"/>
                <w:sz w:val="16"/>
              </w:rPr>
            </w:pPr>
            <w:r>
              <w:rPr>
                <w:rFonts w:ascii="Arial" w:hAnsi="Arial"/>
                <w:sz w:val="16"/>
              </w:rPr>
              <w:t>Ignition Coil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1 output (the output is considered to be commanded on if the ignition output is enabled while the engine is in sync and running or cranking) along with the status of its associated short to ground, open circuit, and short to power tests used to report DTC P0351.</w:t>
      </w:r>
    </w:p>
    <w:p w:rsidR="00FF4F2F" w:rsidRDefault="00FF4F2F">
      <w:pPr>
        <w:keepNext w:val="0"/>
        <w:keepLines w:val="0"/>
      </w:pPr>
    </w:p>
    <w:p w:rsidR="00FF4F2F" w:rsidRDefault="00FF4F2F">
      <w:pPr>
        <w:pStyle w:val="Heading3"/>
      </w:pPr>
      <w:bookmarkStart w:id="650" w:name="_Toc276632719"/>
      <w:r>
        <w:t>SPKR – PID $1401 – Ignition Coil 2 Control Circuit</w:t>
      </w:r>
      <w:bookmarkEnd w:id="6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$1401</w:t>
            </w:r>
          </w:p>
        </w:tc>
        <w:tc>
          <w:tcPr>
            <w:tcW w:w="2880" w:type="dxa"/>
            <w:tcBorders>
              <w:top w:val="nil"/>
            </w:tcBorders>
          </w:tcPr>
          <w:p w:rsidR="00FF4F2F" w:rsidRDefault="00FF4F2F">
            <w:pPr>
              <w:rPr>
                <w:rFonts w:ascii="Arial" w:hAnsi="Arial"/>
                <w:sz w:val="16"/>
              </w:rPr>
            </w:pPr>
            <w:r>
              <w:rPr>
                <w:rFonts w:ascii="Arial" w:hAnsi="Arial"/>
                <w:sz w:val="16"/>
              </w:rPr>
              <w:t>Ignition Coil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2 output (the output is considered to be commanded on if the ignition output is enabled while the engine is in sync and running or cranking) along with the status of its associated short to ground, open circuit, and short to power tests used to report DTC P0352.</w:t>
      </w:r>
    </w:p>
    <w:p w:rsidR="00FF4F2F" w:rsidRDefault="00FF4F2F">
      <w:pPr>
        <w:keepNext w:val="0"/>
        <w:keepLines w:val="0"/>
      </w:pPr>
    </w:p>
    <w:p w:rsidR="00FF4F2F" w:rsidRDefault="00FF4F2F">
      <w:pPr>
        <w:pStyle w:val="Heading3"/>
      </w:pPr>
      <w:bookmarkStart w:id="651" w:name="_Toc276632720"/>
      <w:r>
        <w:lastRenderedPageBreak/>
        <w:t>SPKR – PID $1402 – Ignition Coil 3 Control Circuit</w:t>
      </w:r>
      <w:bookmarkEnd w:id="6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$1402</w:t>
            </w:r>
          </w:p>
        </w:tc>
        <w:tc>
          <w:tcPr>
            <w:tcW w:w="2880" w:type="dxa"/>
            <w:tcBorders>
              <w:top w:val="nil"/>
            </w:tcBorders>
          </w:tcPr>
          <w:p w:rsidR="00FF4F2F" w:rsidRDefault="00FF4F2F">
            <w:pPr>
              <w:rPr>
                <w:rFonts w:ascii="Arial" w:hAnsi="Arial"/>
                <w:sz w:val="16"/>
              </w:rPr>
            </w:pPr>
            <w:r>
              <w:rPr>
                <w:rFonts w:ascii="Arial" w:hAnsi="Arial"/>
                <w:sz w:val="16"/>
              </w:rPr>
              <w:t>Ignition Coil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3 output (the output is considered to be commanded on if the ignition output is enabled while the engine is in sync and running or cranking) along with the status of its associated short to ground, open circuit, and short to power tests used to report DTC P0353.</w:t>
      </w:r>
    </w:p>
    <w:p w:rsidR="00FF4F2F" w:rsidRDefault="00FF4F2F">
      <w:pPr>
        <w:keepNext w:val="0"/>
        <w:keepLines w:val="0"/>
      </w:pPr>
    </w:p>
    <w:p w:rsidR="00FF4F2F" w:rsidRDefault="00FF4F2F">
      <w:pPr>
        <w:pStyle w:val="Heading3"/>
      </w:pPr>
      <w:bookmarkStart w:id="652" w:name="_Toc276632721"/>
      <w:r>
        <w:t>SPKR – PID $1403 – Ignition Coil 4 Control Circuit</w:t>
      </w:r>
      <w:bookmarkEnd w:id="6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$1403</w:t>
            </w:r>
          </w:p>
        </w:tc>
        <w:tc>
          <w:tcPr>
            <w:tcW w:w="2880" w:type="dxa"/>
            <w:tcBorders>
              <w:top w:val="nil"/>
            </w:tcBorders>
          </w:tcPr>
          <w:p w:rsidR="00FF4F2F" w:rsidRDefault="00FF4F2F">
            <w:pPr>
              <w:rPr>
                <w:rFonts w:ascii="Arial" w:hAnsi="Arial"/>
                <w:sz w:val="16"/>
              </w:rPr>
            </w:pPr>
            <w:r>
              <w:rPr>
                <w:rFonts w:ascii="Arial" w:hAnsi="Arial"/>
                <w:sz w:val="16"/>
              </w:rPr>
              <w:t>Ignition Coil 4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4 output (the output is considered to be commanded on if the ignition output is enabled while the engine is in sync and running or cranking) along with the status of its associated short to ground, open circuit, and short to power tests used to report DTC P0354.</w:t>
      </w:r>
    </w:p>
    <w:p w:rsidR="00FF4F2F" w:rsidRDefault="00FF4F2F">
      <w:pPr>
        <w:keepNext w:val="0"/>
        <w:keepLines w:val="0"/>
      </w:pPr>
    </w:p>
    <w:p w:rsidR="00FF4F2F" w:rsidRDefault="00FF4F2F">
      <w:pPr>
        <w:pStyle w:val="Heading3"/>
      </w:pPr>
      <w:bookmarkStart w:id="653" w:name="_Toc276632722"/>
      <w:r>
        <w:lastRenderedPageBreak/>
        <w:t>SPKR – PID $1404 – Ignition Coil 5 Control Circuit</w:t>
      </w:r>
      <w:bookmarkEnd w:id="65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$1404</w:t>
            </w:r>
          </w:p>
        </w:tc>
        <w:tc>
          <w:tcPr>
            <w:tcW w:w="2880" w:type="dxa"/>
            <w:tcBorders>
              <w:top w:val="nil"/>
            </w:tcBorders>
          </w:tcPr>
          <w:p w:rsidR="00FF4F2F" w:rsidRDefault="00FF4F2F">
            <w:pPr>
              <w:rPr>
                <w:rFonts w:ascii="Arial" w:hAnsi="Arial"/>
                <w:sz w:val="16"/>
              </w:rPr>
            </w:pPr>
            <w:r>
              <w:rPr>
                <w:rFonts w:ascii="Arial" w:hAnsi="Arial"/>
                <w:sz w:val="16"/>
              </w:rPr>
              <w:t>Ignition Coil 5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5 output (the output is considered to be commanded on if the ignition output is enabled while the engine is in sync and running or cranking) along with the status of its associated short to ground, open circuit, and short to power tests used to report DTC P0355.</w:t>
      </w:r>
    </w:p>
    <w:p w:rsidR="00FF4F2F" w:rsidRDefault="00FF4F2F">
      <w:pPr>
        <w:keepNext w:val="0"/>
        <w:keepLines w:val="0"/>
      </w:pPr>
    </w:p>
    <w:p w:rsidR="00FF4F2F" w:rsidRDefault="00FF4F2F">
      <w:pPr>
        <w:pStyle w:val="Heading3"/>
      </w:pPr>
      <w:bookmarkStart w:id="654" w:name="_Toc276632723"/>
      <w:r>
        <w:t>SPKR – PID $1405 – Ignition Coil 6 Control Circuit</w:t>
      </w:r>
      <w:bookmarkEnd w:id="6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$1405</w:t>
            </w:r>
          </w:p>
        </w:tc>
        <w:tc>
          <w:tcPr>
            <w:tcW w:w="2880" w:type="dxa"/>
            <w:tcBorders>
              <w:top w:val="nil"/>
            </w:tcBorders>
          </w:tcPr>
          <w:p w:rsidR="00FF4F2F" w:rsidRDefault="00FF4F2F">
            <w:pPr>
              <w:rPr>
                <w:rFonts w:ascii="Arial" w:hAnsi="Arial"/>
                <w:sz w:val="16"/>
              </w:rPr>
            </w:pPr>
            <w:r>
              <w:rPr>
                <w:rFonts w:ascii="Arial" w:hAnsi="Arial"/>
                <w:sz w:val="16"/>
              </w:rPr>
              <w:t>Ignition Coil 6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6 output (the output is considered to be commanded on if the ignition output is enabled while the engine is in sync and running or cranking) along with the status of its associated short to ground, open circuit, and short to power tests used to report DTC P0356.</w:t>
      </w:r>
    </w:p>
    <w:p w:rsidR="00FF4F2F" w:rsidRDefault="00FF4F2F">
      <w:pPr>
        <w:keepNext w:val="0"/>
        <w:keepLines w:val="0"/>
      </w:pPr>
    </w:p>
    <w:p w:rsidR="00FF4F2F" w:rsidRDefault="00FF4F2F">
      <w:pPr>
        <w:pStyle w:val="Heading3"/>
      </w:pPr>
      <w:bookmarkStart w:id="655" w:name="_Toc276632724"/>
      <w:r>
        <w:lastRenderedPageBreak/>
        <w:t>SPKR – PID $1406 – Ignition Coil 7 Control Circuit</w:t>
      </w:r>
      <w:bookmarkEnd w:id="6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$1406</w:t>
            </w:r>
          </w:p>
        </w:tc>
        <w:tc>
          <w:tcPr>
            <w:tcW w:w="2880" w:type="dxa"/>
            <w:tcBorders>
              <w:top w:val="nil"/>
            </w:tcBorders>
          </w:tcPr>
          <w:p w:rsidR="00FF4F2F" w:rsidRDefault="00FF4F2F">
            <w:pPr>
              <w:rPr>
                <w:rFonts w:ascii="Arial" w:hAnsi="Arial"/>
                <w:sz w:val="16"/>
              </w:rPr>
            </w:pPr>
            <w:r>
              <w:rPr>
                <w:rFonts w:ascii="Arial" w:hAnsi="Arial"/>
                <w:sz w:val="16"/>
              </w:rPr>
              <w:t>Ignition Coil 7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7 output (the output is considered to be commanded on if the ignition output is enabled while the engine is in sync and running or cranking) along with the status of its associated short to ground, open circuit, and short to power tests used to report DTC P0357.</w:t>
      </w:r>
    </w:p>
    <w:p w:rsidR="00FF4F2F" w:rsidRDefault="00FF4F2F">
      <w:pPr>
        <w:keepNext w:val="0"/>
        <w:keepLines w:val="0"/>
      </w:pPr>
    </w:p>
    <w:p w:rsidR="00FF4F2F" w:rsidRDefault="00FF4F2F">
      <w:pPr>
        <w:pStyle w:val="Heading3"/>
      </w:pPr>
      <w:bookmarkStart w:id="656" w:name="_Toc276632725"/>
      <w:r>
        <w:t>SPKR – PID $1407 – Ignition Coil 8 Control Circuit</w:t>
      </w:r>
      <w:bookmarkEnd w:id="6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$1407</w:t>
            </w:r>
          </w:p>
        </w:tc>
        <w:tc>
          <w:tcPr>
            <w:tcW w:w="2880" w:type="dxa"/>
            <w:tcBorders>
              <w:top w:val="nil"/>
            </w:tcBorders>
          </w:tcPr>
          <w:p w:rsidR="00FF4F2F" w:rsidRDefault="00FF4F2F">
            <w:pPr>
              <w:rPr>
                <w:rFonts w:ascii="Arial" w:hAnsi="Arial"/>
                <w:sz w:val="16"/>
              </w:rPr>
            </w:pPr>
            <w:r>
              <w:rPr>
                <w:rFonts w:ascii="Arial" w:hAnsi="Arial"/>
                <w:sz w:val="16"/>
              </w:rPr>
              <w:t>Ignition Coil 8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8 output (the output is considered to be commanded on if the ignition output is enabled while the engine is in sync and running or cranking) along with the status of its associated short to ground, open circuit, and short to power tests used to report DTC P0358.</w:t>
      </w:r>
    </w:p>
    <w:p w:rsidR="00FF4F2F" w:rsidRDefault="00FF4F2F">
      <w:pPr>
        <w:keepNext w:val="0"/>
        <w:keepLines w:val="0"/>
      </w:pPr>
    </w:p>
    <w:p w:rsidR="00FF4F2F" w:rsidRDefault="00FF4F2F">
      <w:pPr>
        <w:pStyle w:val="Heading3"/>
      </w:pPr>
      <w:bookmarkStart w:id="657" w:name="_Toc276632726"/>
      <w:r>
        <w:lastRenderedPageBreak/>
        <w:t>FULR – PID $1408 – Fuel Injector 1 Control Circuit</w:t>
      </w:r>
      <w:bookmarkEnd w:id="6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$1408</w:t>
            </w:r>
          </w:p>
        </w:tc>
        <w:tc>
          <w:tcPr>
            <w:tcW w:w="2880" w:type="dxa"/>
            <w:tcBorders>
              <w:top w:val="nil"/>
            </w:tcBorders>
          </w:tcPr>
          <w:p w:rsidR="00FF4F2F" w:rsidRDefault="00FF4F2F">
            <w:pPr>
              <w:rPr>
                <w:rFonts w:ascii="Arial" w:hAnsi="Arial"/>
                <w:sz w:val="16"/>
              </w:rPr>
            </w:pPr>
            <w:r>
              <w:rPr>
                <w:rFonts w:ascii="Arial" w:hAnsi="Arial"/>
                <w:sz w:val="16"/>
              </w:rPr>
              <w:t>Fuel Injector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1 output (the output is considered to be commanded on if the injector is enabled while the engine is running or cranking) along with the status of its associated short to ground, open circuit, and short to power tests used to report DTC P0201.</w:t>
      </w:r>
    </w:p>
    <w:p w:rsidR="00FF4F2F" w:rsidRDefault="00FF4F2F">
      <w:pPr>
        <w:keepNext w:val="0"/>
        <w:keepLines w:val="0"/>
      </w:pPr>
    </w:p>
    <w:p w:rsidR="00FF4F2F" w:rsidRDefault="00FF4F2F">
      <w:pPr>
        <w:pStyle w:val="Heading3"/>
      </w:pPr>
      <w:bookmarkStart w:id="658" w:name="_Toc276632727"/>
      <w:r>
        <w:t>FULR – PID $1409 – Fuel Injector 2 Control Circuit</w:t>
      </w:r>
      <w:bookmarkEnd w:id="6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$1409</w:t>
            </w:r>
          </w:p>
        </w:tc>
        <w:tc>
          <w:tcPr>
            <w:tcW w:w="2880" w:type="dxa"/>
            <w:tcBorders>
              <w:top w:val="nil"/>
            </w:tcBorders>
          </w:tcPr>
          <w:p w:rsidR="00FF4F2F" w:rsidRDefault="00FF4F2F">
            <w:pPr>
              <w:rPr>
                <w:rFonts w:ascii="Arial" w:hAnsi="Arial"/>
                <w:sz w:val="16"/>
              </w:rPr>
            </w:pPr>
            <w:r>
              <w:rPr>
                <w:rFonts w:ascii="Arial" w:hAnsi="Arial"/>
                <w:sz w:val="16"/>
              </w:rPr>
              <w:t>Fuel Injector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2 output (the output is considered to be commanded on if the injector is enabled while the engine is running or cranking) along with the status of its associated short to ground, open circuit, and short to power tests used to report DTC P0202.</w:t>
      </w:r>
    </w:p>
    <w:p w:rsidR="00FF4F2F" w:rsidRDefault="00FF4F2F">
      <w:pPr>
        <w:keepNext w:val="0"/>
        <w:keepLines w:val="0"/>
      </w:pPr>
    </w:p>
    <w:p w:rsidR="00FF4F2F" w:rsidRPr="00FF4F2F" w:rsidRDefault="00FF4F2F">
      <w:pPr>
        <w:pStyle w:val="Heading3"/>
        <w:rPr>
          <w:lang w:val="es-ES"/>
        </w:rPr>
      </w:pPr>
      <w:bookmarkStart w:id="659" w:name="_Toc276632728"/>
      <w:r w:rsidRPr="00FF4F2F">
        <w:rPr>
          <w:lang w:val="es-ES"/>
        </w:rPr>
        <w:lastRenderedPageBreak/>
        <w:t>FULR – PID $140A – Fuel Injector 3 Control Circuit</w:t>
      </w:r>
      <w:bookmarkEnd w:id="659"/>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$140A</w:t>
            </w:r>
          </w:p>
        </w:tc>
        <w:tc>
          <w:tcPr>
            <w:tcW w:w="2880" w:type="dxa"/>
            <w:tcBorders>
              <w:top w:val="nil"/>
            </w:tcBorders>
          </w:tcPr>
          <w:p w:rsidR="00FF4F2F" w:rsidRDefault="00FF4F2F">
            <w:pPr>
              <w:rPr>
                <w:rFonts w:ascii="Arial" w:hAnsi="Arial"/>
                <w:sz w:val="16"/>
              </w:rPr>
            </w:pPr>
            <w:r>
              <w:rPr>
                <w:rFonts w:ascii="Arial" w:hAnsi="Arial"/>
                <w:sz w:val="16"/>
              </w:rPr>
              <w:t>Fuel Injector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3 output (the output is considered to be commanded on if the injector is enabled while the engine is running or cranking) along with the status of its associated short to ground, open circuit, and short to power tests used to report DTC P0203.</w:t>
      </w:r>
    </w:p>
    <w:p w:rsidR="00FF4F2F" w:rsidRDefault="00FF4F2F">
      <w:pPr>
        <w:keepNext w:val="0"/>
        <w:keepLines w:val="0"/>
      </w:pPr>
    </w:p>
    <w:p w:rsidR="00FF4F2F" w:rsidRDefault="00FF4F2F">
      <w:pPr>
        <w:pStyle w:val="Heading3"/>
      </w:pPr>
      <w:bookmarkStart w:id="660" w:name="_Toc276632729"/>
      <w:r>
        <w:t>FULR – PID $140B – Fuel Injector 4 Control Circuit</w:t>
      </w:r>
      <w:bookmarkEnd w:id="6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$140B</w:t>
            </w:r>
          </w:p>
        </w:tc>
        <w:tc>
          <w:tcPr>
            <w:tcW w:w="2880" w:type="dxa"/>
            <w:tcBorders>
              <w:top w:val="nil"/>
            </w:tcBorders>
          </w:tcPr>
          <w:p w:rsidR="00FF4F2F" w:rsidRDefault="00FF4F2F">
            <w:pPr>
              <w:rPr>
                <w:rFonts w:ascii="Arial" w:hAnsi="Arial"/>
                <w:sz w:val="16"/>
              </w:rPr>
            </w:pPr>
            <w:r>
              <w:rPr>
                <w:rFonts w:ascii="Arial" w:hAnsi="Arial"/>
                <w:sz w:val="16"/>
              </w:rPr>
              <w:t>Fuel Injector 4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4 output (the output is considered to be commanded on if the injector is enabled while the engine is running or cranking) along with the status of its associated short to ground, open circuit, and short to power tests used to report DTC P0204.</w:t>
      </w:r>
    </w:p>
    <w:p w:rsidR="00FF4F2F" w:rsidRDefault="00FF4F2F">
      <w:pPr>
        <w:keepNext w:val="0"/>
        <w:keepLines w:val="0"/>
      </w:pPr>
    </w:p>
    <w:p w:rsidR="00FF4F2F" w:rsidRDefault="00FF4F2F">
      <w:pPr>
        <w:pStyle w:val="Heading3"/>
      </w:pPr>
      <w:bookmarkStart w:id="661" w:name="_Toc276632730"/>
      <w:r>
        <w:lastRenderedPageBreak/>
        <w:t>FULR – PID $140C – Fuel Injector 5 Control Circuit</w:t>
      </w:r>
      <w:bookmarkEnd w:id="6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$140C</w:t>
            </w:r>
          </w:p>
        </w:tc>
        <w:tc>
          <w:tcPr>
            <w:tcW w:w="2880" w:type="dxa"/>
            <w:tcBorders>
              <w:top w:val="nil"/>
            </w:tcBorders>
          </w:tcPr>
          <w:p w:rsidR="00FF4F2F" w:rsidRDefault="00FF4F2F">
            <w:pPr>
              <w:rPr>
                <w:rFonts w:ascii="Arial" w:hAnsi="Arial"/>
                <w:sz w:val="16"/>
              </w:rPr>
            </w:pPr>
            <w:r>
              <w:rPr>
                <w:rFonts w:ascii="Arial" w:hAnsi="Arial"/>
                <w:sz w:val="16"/>
              </w:rPr>
              <w:t>Fuel Injector 5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5 output (the output is considered to be commanded on if the injector is enabled while the engine is running or cranking) along with the status of its associated short to ground, open circuit, and short to power tests used to report DTC P0205.</w:t>
      </w:r>
    </w:p>
    <w:p w:rsidR="00FF4F2F" w:rsidRDefault="00FF4F2F">
      <w:pPr>
        <w:keepNext w:val="0"/>
        <w:keepLines w:val="0"/>
      </w:pPr>
    </w:p>
    <w:p w:rsidR="00FF4F2F" w:rsidRDefault="00FF4F2F">
      <w:pPr>
        <w:pStyle w:val="Heading3"/>
      </w:pPr>
      <w:bookmarkStart w:id="662" w:name="_Toc276632731"/>
      <w:r>
        <w:t>FULR – PID $140D – Fuel Injector 6 Control Circuit</w:t>
      </w:r>
      <w:bookmarkEnd w:id="6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$140D</w:t>
            </w:r>
          </w:p>
        </w:tc>
        <w:tc>
          <w:tcPr>
            <w:tcW w:w="2880" w:type="dxa"/>
            <w:tcBorders>
              <w:top w:val="nil"/>
            </w:tcBorders>
          </w:tcPr>
          <w:p w:rsidR="00FF4F2F" w:rsidRDefault="00FF4F2F">
            <w:pPr>
              <w:rPr>
                <w:rFonts w:ascii="Arial" w:hAnsi="Arial"/>
                <w:sz w:val="16"/>
              </w:rPr>
            </w:pPr>
            <w:r>
              <w:rPr>
                <w:rFonts w:ascii="Arial" w:hAnsi="Arial"/>
                <w:sz w:val="16"/>
              </w:rPr>
              <w:t>Fuel Injector 6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6 output (the output is considered to be commanded on if the injector is enabled while the engine is running or cranking) along with the status of its associated short to ground, open circuit, and short to power tests used to report DTC P0206.</w:t>
      </w:r>
    </w:p>
    <w:p w:rsidR="00FF4F2F" w:rsidRDefault="00FF4F2F">
      <w:pPr>
        <w:keepNext w:val="0"/>
        <w:keepLines w:val="0"/>
      </w:pPr>
    </w:p>
    <w:p w:rsidR="00FF4F2F" w:rsidRPr="00FF4F2F" w:rsidRDefault="00FF4F2F">
      <w:pPr>
        <w:pStyle w:val="Heading3"/>
        <w:rPr>
          <w:lang w:val="es-ES"/>
        </w:rPr>
      </w:pPr>
      <w:bookmarkStart w:id="663" w:name="_Toc276632732"/>
      <w:r w:rsidRPr="00FF4F2F">
        <w:rPr>
          <w:lang w:val="es-ES"/>
        </w:rPr>
        <w:lastRenderedPageBreak/>
        <w:t>FULR – PID $140E – Fuel Injector 7 Control Circuit</w:t>
      </w:r>
      <w:bookmarkEnd w:id="663"/>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$140E</w:t>
            </w:r>
          </w:p>
        </w:tc>
        <w:tc>
          <w:tcPr>
            <w:tcW w:w="2880" w:type="dxa"/>
            <w:tcBorders>
              <w:top w:val="nil"/>
            </w:tcBorders>
          </w:tcPr>
          <w:p w:rsidR="00FF4F2F" w:rsidRDefault="00FF4F2F">
            <w:pPr>
              <w:rPr>
                <w:rFonts w:ascii="Arial" w:hAnsi="Arial"/>
                <w:sz w:val="16"/>
              </w:rPr>
            </w:pPr>
            <w:r>
              <w:rPr>
                <w:rFonts w:ascii="Arial" w:hAnsi="Arial"/>
                <w:sz w:val="16"/>
              </w:rPr>
              <w:t>Fuel Injector 7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7 output (the output is considered to be commanded on if the injector is enabled while the engine is running or cranking) along with the status of its associated short to ground, open circuit, and short to power tests used to report DTC P0207.</w:t>
      </w:r>
    </w:p>
    <w:p w:rsidR="00FF4F2F" w:rsidRDefault="00FF4F2F">
      <w:pPr>
        <w:keepNext w:val="0"/>
        <w:keepLines w:val="0"/>
      </w:pPr>
    </w:p>
    <w:p w:rsidR="00FF4F2F" w:rsidRDefault="00FF4F2F">
      <w:pPr>
        <w:pStyle w:val="Heading3"/>
      </w:pPr>
      <w:bookmarkStart w:id="664" w:name="_Toc276632733"/>
      <w:r>
        <w:t>FULR – PID $140F – Fuel Injector 8 Control Circuit</w:t>
      </w:r>
      <w:bookmarkEnd w:id="6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$140F</w:t>
            </w:r>
          </w:p>
        </w:tc>
        <w:tc>
          <w:tcPr>
            <w:tcW w:w="2880" w:type="dxa"/>
            <w:tcBorders>
              <w:top w:val="nil"/>
            </w:tcBorders>
          </w:tcPr>
          <w:p w:rsidR="00FF4F2F" w:rsidRDefault="00FF4F2F">
            <w:pPr>
              <w:rPr>
                <w:rFonts w:ascii="Arial" w:hAnsi="Arial"/>
                <w:sz w:val="16"/>
              </w:rPr>
            </w:pPr>
            <w:r>
              <w:rPr>
                <w:rFonts w:ascii="Arial" w:hAnsi="Arial"/>
                <w:sz w:val="16"/>
              </w:rPr>
              <w:t>Fuel Injector 8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8 output (the output is considered to be commanded on if the injector is enabled while the engine is running or cranking) along with the status of its associated short to ground, open circuit, and short to power tests used to report DTC P0208.</w:t>
      </w:r>
    </w:p>
    <w:p w:rsidR="00FF4F2F" w:rsidRDefault="00FF4F2F">
      <w:pPr>
        <w:keepNext w:val="0"/>
        <w:keepLines w:val="0"/>
      </w:pPr>
    </w:p>
    <w:p w:rsidR="00FF4F2F" w:rsidRDefault="00FF4F2F">
      <w:pPr>
        <w:pStyle w:val="Heading3"/>
      </w:pPr>
      <w:bookmarkStart w:id="665" w:name="_Toc276632734"/>
      <w:r>
        <w:lastRenderedPageBreak/>
        <w:t>EVPR – PID $1410 – Canister Purge Control Circuit</w:t>
      </w:r>
      <w:bookmarkEnd w:id="6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$1410</w:t>
            </w:r>
          </w:p>
        </w:tc>
        <w:tc>
          <w:tcPr>
            <w:tcW w:w="2880" w:type="dxa"/>
            <w:tcBorders>
              <w:top w:val="nil"/>
            </w:tcBorders>
          </w:tcPr>
          <w:p w:rsidR="00FF4F2F" w:rsidRDefault="00FF4F2F">
            <w:pPr>
              <w:rPr>
                <w:rFonts w:ascii="Arial" w:hAnsi="Arial"/>
                <w:sz w:val="16"/>
              </w:rPr>
            </w:pPr>
            <w:r>
              <w:rPr>
                <w:rFonts w:ascii="Arial" w:hAnsi="Arial"/>
                <w:sz w:val="16"/>
              </w:rPr>
              <w:t>Canister Purge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canister purge output (the output is considered to be commanded on if its duty cycle is not zero) along with the status of its associated short to ground, open circuit, and short to power tests used to report DTC P0443.</w:t>
      </w:r>
    </w:p>
    <w:p w:rsidR="00FF4F2F" w:rsidRDefault="00FF4F2F">
      <w:pPr>
        <w:keepNext w:val="0"/>
        <w:keepLines w:val="0"/>
      </w:pPr>
    </w:p>
    <w:p w:rsidR="00FF4F2F" w:rsidRDefault="00FF4F2F">
      <w:pPr>
        <w:pStyle w:val="Heading3"/>
      </w:pPr>
      <w:bookmarkStart w:id="666" w:name="_Toc276632735"/>
      <w:r>
        <w:t>EVPR – PID $1412 – Canister Vent Control Circuit</w:t>
      </w:r>
      <w:bookmarkEnd w:id="6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$1412</w:t>
            </w:r>
          </w:p>
        </w:tc>
        <w:tc>
          <w:tcPr>
            <w:tcW w:w="2880" w:type="dxa"/>
            <w:tcBorders>
              <w:top w:val="nil"/>
            </w:tcBorders>
          </w:tcPr>
          <w:p w:rsidR="00FF4F2F" w:rsidRDefault="00FF4F2F">
            <w:pPr>
              <w:rPr>
                <w:rFonts w:ascii="Arial" w:hAnsi="Arial"/>
                <w:sz w:val="16"/>
              </w:rPr>
            </w:pPr>
            <w:r>
              <w:rPr>
                <w:rFonts w:ascii="Arial" w:hAnsi="Arial"/>
                <w:sz w:val="16"/>
              </w:rPr>
              <w:t>Canister Vent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canister vent output (the canister vent is commanded open when the output is commanded off) along with the status of its associated short to ground, open circuit, and short to power tests used to report DTC P0449.</w:t>
      </w:r>
    </w:p>
    <w:p w:rsidR="00FF4F2F" w:rsidRDefault="00FF4F2F">
      <w:pPr>
        <w:keepNext w:val="0"/>
        <w:keepLines w:val="0"/>
      </w:pPr>
    </w:p>
    <w:p w:rsidR="00FF4F2F" w:rsidRDefault="00FF4F2F">
      <w:pPr>
        <w:pStyle w:val="Heading3"/>
      </w:pPr>
      <w:bookmarkStart w:id="667" w:name="_Toc276632736"/>
      <w:r>
        <w:lastRenderedPageBreak/>
        <w:t>RINR – PID $1413 – Reverse Inhibit Solenoid Control Circuit</w:t>
      </w:r>
      <w:bookmarkEnd w:id="6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$1413</w:t>
            </w:r>
          </w:p>
        </w:tc>
        <w:tc>
          <w:tcPr>
            <w:tcW w:w="2880" w:type="dxa"/>
            <w:tcBorders>
              <w:top w:val="nil"/>
            </w:tcBorders>
          </w:tcPr>
          <w:p w:rsidR="00FF4F2F" w:rsidRDefault="00FF4F2F">
            <w:pPr>
              <w:rPr>
                <w:rFonts w:ascii="Arial" w:hAnsi="Arial"/>
                <w:sz w:val="16"/>
              </w:rPr>
            </w:pPr>
            <w:r>
              <w:rPr>
                <w:rFonts w:ascii="Arial" w:hAnsi="Arial"/>
                <w:sz w:val="16"/>
              </w:rPr>
              <w:t>Reverse Inhibit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reverse inhibit solenoid output:</w:t>
      </w:r>
    </w:p>
    <w:p w:rsidR="00FF4F2F" w:rsidRDefault="00FF4F2F">
      <w:pPr>
        <w:ind w:firstLine="720"/>
      </w:pPr>
      <w:r>
        <w:t>Reverse is inhibited when the output is commanded off in Reverse Enable applications.</w:t>
      </w:r>
    </w:p>
    <w:p w:rsidR="00FF4F2F" w:rsidRDefault="00FF4F2F">
      <w:pPr>
        <w:ind w:firstLine="720"/>
      </w:pPr>
      <w:r>
        <w:t>Reverse is inhibited when the output is commanded on in Reverse Inhibit applications.</w:t>
      </w:r>
    </w:p>
    <w:p w:rsidR="00FF4F2F" w:rsidRDefault="00FF4F2F">
      <w:r>
        <w:t>This PID also contains the status of the reverse inhibit solenoid associated short to ground, open circuit, and short to power tests used to report DTC P0801.</w:t>
      </w:r>
    </w:p>
    <w:p w:rsidR="00FF4F2F" w:rsidRDefault="00FF4F2F">
      <w:pPr>
        <w:keepNext w:val="0"/>
        <w:keepLines w:val="0"/>
      </w:pPr>
    </w:p>
    <w:p w:rsidR="00FF4F2F" w:rsidRDefault="00FF4F2F">
      <w:pPr>
        <w:pStyle w:val="Heading3"/>
      </w:pPr>
      <w:bookmarkStart w:id="668" w:name="_Toc276632737"/>
      <w:r>
        <w:t>SKSR – PID $1414 – Skip Shift Solenoid Control Circuit</w:t>
      </w:r>
      <w:bookmarkEnd w:id="6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$1414</w:t>
            </w:r>
          </w:p>
        </w:tc>
        <w:tc>
          <w:tcPr>
            <w:tcW w:w="2880" w:type="dxa"/>
            <w:tcBorders>
              <w:top w:val="nil"/>
            </w:tcBorders>
          </w:tcPr>
          <w:p w:rsidR="00FF4F2F" w:rsidRDefault="00FF4F2F">
            <w:pPr>
              <w:rPr>
                <w:rFonts w:ascii="Arial" w:hAnsi="Arial"/>
                <w:sz w:val="16"/>
              </w:rPr>
            </w:pPr>
            <w:r>
              <w:rPr>
                <w:rFonts w:ascii="Arial" w:hAnsi="Arial"/>
                <w:sz w:val="16"/>
              </w:rPr>
              <w:t>Skip Shift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C16833" w:rsidRPr="006761F4" w:rsidRDefault="00C16833" w:rsidP="00C16833">
      <w:r w:rsidRPr="006761F4">
        <w:t>This PID contains the commanded state of the skip shift solenoid output along with the status of its associated short to ground, open circuit, and short to power tests used to report DTC</w:t>
      </w:r>
      <w:r>
        <w:t>s</w:t>
      </w:r>
      <w:r w:rsidRPr="006761F4">
        <w:t xml:space="preserve"> </w:t>
      </w:r>
      <w:r>
        <w:t xml:space="preserve">P080C, </w:t>
      </w:r>
      <w:r w:rsidRPr="006761F4">
        <w:t>P0803</w:t>
      </w:r>
      <w:r>
        <w:t>, and P080D, respectively</w:t>
      </w:r>
      <w:r w:rsidRPr="006761F4">
        <w:t>.</w:t>
      </w:r>
    </w:p>
    <w:p w:rsidR="00FF4F2F" w:rsidRDefault="00FF4F2F">
      <w:pPr>
        <w:keepNext w:val="0"/>
        <w:keepLines w:val="0"/>
      </w:pPr>
    </w:p>
    <w:p w:rsidR="00FF4F2F" w:rsidRDefault="00FF4F2F">
      <w:pPr>
        <w:pStyle w:val="Heading3"/>
      </w:pPr>
      <w:bookmarkStart w:id="669" w:name="_Toc276632738"/>
      <w:r>
        <w:lastRenderedPageBreak/>
        <w:t>FANR – PID $141D – Fan Relay 1 / Cooling Fan PWM Control Circuit</w:t>
      </w:r>
      <w:bookmarkEnd w:id="639"/>
      <w:bookmarkEnd w:id="6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$141D</w:t>
            </w:r>
          </w:p>
        </w:tc>
        <w:tc>
          <w:tcPr>
            <w:tcW w:w="2880" w:type="dxa"/>
            <w:tcBorders>
              <w:top w:val="nil"/>
            </w:tcBorders>
          </w:tcPr>
          <w:p w:rsidR="00FF4F2F" w:rsidRDefault="00FF4F2F">
            <w:pPr>
              <w:rPr>
                <w:rFonts w:ascii="Arial" w:hAnsi="Arial"/>
                <w:sz w:val="16"/>
              </w:rPr>
            </w:pPr>
            <w:r>
              <w:rPr>
                <w:rFonts w:ascii="Arial" w:hAnsi="Arial"/>
                <w:sz w:val="16"/>
              </w:rPr>
              <w:t>Fan Relay 1 / Cooling Fan PWM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1 / cooling fan PWM output (the cooling fan PWM output is considered to be commanded on if its duty cycle is not zero) along with the status of its associated short to ground, open circuit, and short to power tests used to report DTC P0480.</w:t>
      </w:r>
    </w:p>
    <w:p w:rsidR="00FF4F2F" w:rsidRDefault="00FF4F2F">
      <w:pPr>
        <w:keepNext w:val="0"/>
        <w:keepLines w:val="0"/>
      </w:pPr>
    </w:p>
    <w:p w:rsidR="00FF4F2F" w:rsidRPr="00FF4F2F" w:rsidRDefault="00FF4F2F">
      <w:pPr>
        <w:pStyle w:val="Heading3"/>
        <w:rPr>
          <w:lang w:val="es-ES"/>
        </w:rPr>
      </w:pPr>
      <w:bookmarkStart w:id="670" w:name="_Toc17862189"/>
      <w:bookmarkStart w:id="671" w:name="_Toc276632739"/>
      <w:r w:rsidRPr="00FF4F2F">
        <w:rPr>
          <w:lang w:val="es-ES"/>
        </w:rPr>
        <w:t>FANR – PID $141E – Fan Relay 2 Control Circuit</w:t>
      </w:r>
      <w:bookmarkEnd w:id="670"/>
      <w:bookmarkEnd w:id="671"/>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$141E</w:t>
            </w:r>
          </w:p>
        </w:tc>
        <w:tc>
          <w:tcPr>
            <w:tcW w:w="2880" w:type="dxa"/>
            <w:tcBorders>
              <w:top w:val="nil"/>
            </w:tcBorders>
          </w:tcPr>
          <w:p w:rsidR="00FF4F2F" w:rsidRDefault="00FF4F2F">
            <w:pPr>
              <w:rPr>
                <w:rFonts w:ascii="Arial" w:hAnsi="Arial"/>
                <w:sz w:val="16"/>
              </w:rPr>
            </w:pPr>
            <w:r>
              <w:rPr>
                <w:rFonts w:ascii="Arial" w:hAnsi="Arial"/>
                <w:sz w:val="16"/>
              </w:rPr>
              <w:t>Fan Relay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2 output along with the status of its associated short to ground, open circuit, and short to power tests used to report DTC P0481.</w:t>
      </w:r>
    </w:p>
    <w:p w:rsidR="00FF4F2F" w:rsidRDefault="00FF4F2F">
      <w:pPr>
        <w:keepNext w:val="0"/>
        <w:keepLines w:val="0"/>
      </w:pPr>
    </w:p>
    <w:p w:rsidR="00FF4F2F" w:rsidRDefault="00FF4F2F">
      <w:pPr>
        <w:pStyle w:val="Heading3"/>
      </w:pPr>
      <w:bookmarkStart w:id="672" w:name="_Toc17862190"/>
      <w:bookmarkStart w:id="673" w:name="_Toc276632740"/>
      <w:r>
        <w:t xml:space="preserve">EPSR – PID $1420 – Primary </w:t>
      </w:r>
      <w:smartTag w:uri="urn:schemas-microsoft-com:office:smarttags" w:element="place">
        <w:r>
          <w:t>Cam</w:t>
        </w:r>
      </w:smartTag>
      <w:r>
        <w:t xml:space="preserve"> Position Sensor Engine Speed</w:t>
      </w:r>
      <w:bookmarkEnd w:id="6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$1420</w:t>
            </w:r>
          </w:p>
        </w:tc>
        <w:tc>
          <w:tcPr>
            <w:tcW w:w="2880" w:type="dxa"/>
            <w:tcBorders>
              <w:top w:val="nil"/>
            </w:tcBorders>
          </w:tcPr>
          <w:p w:rsidR="00FF4F2F" w:rsidRDefault="00FF4F2F">
            <w:pPr>
              <w:rPr>
                <w:rFonts w:ascii="Arial" w:hAnsi="Arial"/>
                <w:sz w:val="16"/>
              </w:rPr>
            </w:pPr>
            <w:r>
              <w:rPr>
                <w:rFonts w:ascii="Arial" w:hAnsi="Arial"/>
                <w:sz w:val="16"/>
              </w:rPr>
              <w:t xml:space="preserve">Primary </w:t>
            </w:r>
            <w:smartTag w:uri="urn:schemas-microsoft-com:office:smarttags" w:element="place">
              <w:r>
                <w:rPr>
                  <w:rFonts w:ascii="Arial" w:hAnsi="Arial"/>
                  <w:sz w:val="16"/>
                </w:rPr>
                <w:t>Cam</w:t>
              </w:r>
            </w:smartTag>
            <w:r>
              <w:rPr>
                <w:rFonts w:ascii="Arial" w:hAnsi="Arial"/>
                <w:sz w:val="16"/>
              </w:rPr>
              <w:t xml:space="preserve"> Position Sensor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rpm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engine speed determined from the period of the primary cam position sensor.</w:t>
      </w:r>
    </w:p>
    <w:p w:rsidR="00FF4F2F" w:rsidRDefault="00FF4F2F">
      <w:pPr>
        <w:keepNext w:val="0"/>
        <w:keepLines w:val="0"/>
      </w:pPr>
    </w:p>
    <w:p w:rsidR="00FF4F2F" w:rsidRDefault="00FF4F2F">
      <w:pPr>
        <w:pStyle w:val="Heading3"/>
      </w:pPr>
      <w:bookmarkStart w:id="674" w:name="_Toc276632741"/>
      <w:r>
        <w:lastRenderedPageBreak/>
        <w:t>EPSR – PID $1421 – Crank Position Sensor Medium Resolution Engine Speed</w:t>
      </w:r>
      <w:bookmarkEnd w:id="6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$1421</w:t>
            </w:r>
          </w:p>
        </w:tc>
        <w:tc>
          <w:tcPr>
            <w:tcW w:w="2880" w:type="dxa"/>
            <w:tcBorders>
              <w:top w:val="nil"/>
            </w:tcBorders>
          </w:tcPr>
          <w:p w:rsidR="00FF4F2F" w:rsidRDefault="00FF4F2F">
            <w:pPr>
              <w:rPr>
                <w:rFonts w:ascii="Arial" w:hAnsi="Arial"/>
                <w:sz w:val="16"/>
              </w:rPr>
            </w:pPr>
            <w:r>
              <w:rPr>
                <w:rFonts w:ascii="Arial" w:hAnsi="Arial"/>
                <w:sz w:val="16"/>
              </w:rPr>
              <w:t>Crank Position Sensor Medium Resolution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rpm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engine speed determined from the medium resolution (MEDRES) period of the crank position sensor.</w:t>
      </w:r>
    </w:p>
    <w:p w:rsidR="00FF4F2F" w:rsidRDefault="00FF4F2F">
      <w:pPr>
        <w:keepNext w:val="0"/>
        <w:keepLines w:val="0"/>
      </w:pPr>
    </w:p>
    <w:p w:rsidR="00FF4F2F" w:rsidRDefault="00FF4F2F">
      <w:pPr>
        <w:pStyle w:val="Heading3"/>
      </w:pPr>
      <w:bookmarkStart w:id="675" w:name="_Toc276632742"/>
      <w:r>
        <w:t>OXYR – PID $146A – Oxygen Sensor Heater Bank 1 Sensor 1 Control Circuit</w:t>
      </w:r>
      <w:bookmarkEnd w:id="6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$146A</w:t>
            </w:r>
          </w:p>
        </w:tc>
        <w:tc>
          <w:tcPr>
            <w:tcW w:w="2880" w:type="dxa"/>
            <w:tcBorders>
              <w:top w:val="nil"/>
            </w:tcBorders>
          </w:tcPr>
          <w:p w:rsidR="00FF4F2F" w:rsidRDefault="00FF4F2F">
            <w:pPr>
              <w:rPr>
                <w:rFonts w:ascii="Arial" w:hAnsi="Arial"/>
                <w:sz w:val="16"/>
              </w:rPr>
            </w:pPr>
            <w:r>
              <w:rPr>
                <w:rFonts w:ascii="Arial" w:hAnsi="Arial"/>
                <w:sz w:val="16"/>
              </w:rPr>
              <w:t>Oxygen Sensor Heater Bank 1 Sensor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1 sensor 1 (the output is considered to be commanded on if its duty cycle is not zero) along with the status of its associated short to ground, open circuit, and short to power tests used to report DTC P0030.</w:t>
      </w:r>
    </w:p>
    <w:p w:rsidR="00FF4F2F" w:rsidRDefault="00FF4F2F">
      <w:pPr>
        <w:keepNext w:val="0"/>
        <w:keepLines w:val="0"/>
      </w:pPr>
    </w:p>
    <w:p w:rsidR="00FF4F2F" w:rsidRDefault="00FF4F2F">
      <w:pPr>
        <w:pStyle w:val="Heading3"/>
      </w:pPr>
      <w:bookmarkStart w:id="676" w:name="_Toc276632743"/>
      <w:r>
        <w:lastRenderedPageBreak/>
        <w:t>OXYR – PID $146B – Oxygen Sensor Heater Bank 1 Sensor 2 Control Circuit</w:t>
      </w:r>
      <w:bookmarkEnd w:id="6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$146B</w:t>
            </w:r>
          </w:p>
        </w:tc>
        <w:tc>
          <w:tcPr>
            <w:tcW w:w="2880" w:type="dxa"/>
            <w:tcBorders>
              <w:top w:val="nil"/>
            </w:tcBorders>
          </w:tcPr>
          <w:p w:rsidR="00FF4F2F" w:rsidRDefault="00FF4F2F">
            <w:pPr>
              <w:rPr>
                <w:rFonts w:ascii="Arial" w:hAnsi="Arial"/>
                <w:sz w:val="16"/>
              </w:rPr>
            </w:pPr>
            <w:r>
              <w:rPr>
                <w:rFonts w:ascii="Arial" w:hAnsi="Arial"/>
                <w:sz w:val="16"/>
              </w:rPr>
              <w:t>Oxygen Sensor Heater Bank 1 Sensor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1 sensor 2 (the output is considered to be commanded on if its duty cycle is not zero) along with the status of its associated short to ground, open circuit, and short to power tests used to report DTC P0036.</w:t>
      </w:r>
    </w:p>
    <w:p w:rsidR="00FF4F2F" w:rsidRDefault="00FF4F2F">
      <w:pPr>
        <w:keepNext w:val="0"/>
        <w:keepLines w:val="0"/>
      </w:pPr>
    </w:p>
    <w:p w:rsidR="00FF4F2F" w:rsidRDefault="00FF4F2F">
      <w:pPr>
        <w:pStyle w:val="Heading3"/>
      </w:pPr>
      <w:bookmarkStart w:id="677" w:name="_Toc276632744"/>
      <w:r>
        <w:t>OXYR – PID $146C – Oxygen Sensor Heater Bank 2 Sensor 1 Control Circuit</w:t>
      </w:r>
      <w:bookmarkEnd w:id="6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$146C</w:t>
            </w:r>
          </w:p>
        </w:tc>
        <w:tc>
          <w:tcPr>
            <w:tcW w:w="2880" w:type="dxa"/>
            <w:tcBorders>
              <w:top w:val="nil"/>
            </w:tcBorders>
          </w:tcPr>
          <w:p w:rsidR="00FF4F2F" w:rsidRDefault="00FF4F2F">
            <w:pPr>
              <w:rPr>
                <w:rFonts w:ascii="Arial" w:hAnsi="Arial"/>
                <w:sz w:val="16"/>
              </w:rPr>
            </w:pPr>
            <w:r>
              <w:rPr>
                <w:rFonts w:ascii="Arial" w:hAnsi="Arial"/>
                <w:sz w:val="16"/>
              </w:rPr>
              <w:t>Oxygen Sensor Heater Bank 2 Sensor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2 sensor 1 (the output is considered to be commanded on if its duty cycle is not zero) along with the status of its associated short to ground, open circuit, and short to power tests used to report DTC P0050.</w:t>
      </w:r>
    </w:p>
    <w:p w:rsidR="00FF4F2F" w:rsidRDefault="00FF4F2F">
      <w:pPr>
        <w:keepNext w:val="0"/>
        <w:keepLines w:val="0"/>
      </w:pPr>
    </w:p>
    <w:p w:rsidR="00FF4F2F" w:rsidRDefault="00FF4F2F">
      <w:pPr>
        <w:pStyle w:val="Heading3"/>
      </w:pPr>
      <w:bookmarkStart w:id="678" w:name="_Toc276632745"/>
      <w:r>
        <w:lastRenderedPageBreak/>
        <w:t>OXYR – PID $146D – Oxygen Sensor Heater Bank 2 Sensor 2 Control Circuit</w:t>
      </w:r>
      <w:bookmarkEnd w:id="6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$146D</w:t>
            </w:r>
          </w:p>
        </w:tc>
        <w:tc>
          <w:tcPr>
            <w:tcW w:w="2880" w:type="dxa"/>
            <w:tcBorders>
              <w:top w:val="nil"/>
            </w:tcBorders>
          </w:tcPr>
          <w:p w:rsidR="00FF4F2F" w:rsidRDefault="00FF4F2F">
            <w:pPr>
              <w:rPr>
                <w:rFonts w:ascii="Arial" w:hAnsi="Arial"/>
                <w:sz w:val="16"/>
              </w:rPr>
            </w:pPr>
            <w:r>
              <w:rPr>
                <w:rFonts w:ascii="Arial" w:hAnsi="Arial"/>
                <w:sz w:val="16"/>
              </w:rPr>
              <w:t>Oxygen Sensor Heater Bank 2 Sensor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2 sensor 2 (the output is considered to be commanded on if its duty cycle is not zero) along with the status of its associated short to ground, open circuit, and short to power tests used to report DTC P0056.</w:t>
      </w:r>
    </w:p>
    <w:p w:rsidR="00FF4F2F" w:rsidRDefault="00FF4F2F">
      <w:pPr>
        <w:keepNext w:val="0"/>
        <w:keepLines w:val="0"/>
      </w:pPr>
    </w:p>
    <w:p w:rsidR="00FF4F2F" w:rsidRDefault="00FF4F2F">
      <w:pPr>
        <w:pStyle w:val="Heading3"/>
      </w:pPr>
      <w:bookmarkStart w:id="679" w:name="_Toc276632746"/>
      <w:r>
        <w:t>EOPR – PID $1470 – Engine Oil Pressure</w:t>
      </w:r>
      <w:bookmarkEnd w:id="672"/>
      <w:bookmarkEnd w:id="6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$1470</w:t>
            </w:r>
          </w:p>
        </w:tc>
        <w:tc>
          <w:tcPr>
            <w:tcW w:w="2880" w:type="dxa"/>
            <w:tcBorders>
              <w:top w:val="nil"/>
            </w:tcBorders>
          </w:tcPr>
          <w:p w:rsidR="00FF4F2F" w:rsidRDefault="00FF4F2F">
            <w:pPr>
              <w:rPr>
                <w:rFonts w:ascii="Arial" w:hAnsi="Arial"/>
                <w:sz w:val="16"/>
              </w:rPr>
            </w:pPr>
            <w:r>
              <w:rPr>
                <w:rFonts w:ascii="Arial" w:hAnsi="Arial"/>
                <w:sz w:val="16"/>
              </w:rPr>
              <w:t>Engine Oil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undefaulted, unfiltered engine oil pressure measured by a sensor.</w:t>
      </w:r>
    </w:p>
    <w:p w:rsidR="00FF4F2F" w:rsidRDefault="00FF4F2F">
      <w:pPr>
        <w:keepNext w:val="0"/>
        <w:keepLines w:val="0"/>
      </w:pPr>
    </w:p>
    <w:p w:rsidR="00FF4F2F" w:rsidRDefault="00FF4F2F">
      <w:pPr>
        <w:pStyle w:val="Heading3"/>
      </w:pPr>
      <w:bookmarkStart w:id="680" w:name="_Toc81100861"/>
      <w:bookmarkStart w:id="681" w:name="_Toc276632747"/>
      <w:r>
        <w:t xml:space="preserve">VLTR – PID $1478 – </w:t>
      </w:r>
      <w:bookmarkEnd w:id="680"/>
      <w:r>
        <w:t>Reference Voltage A</w:t>
      </w:r>
      <w:bookmarkEnd w:id="6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$1478</w:t>
            </w:r>
          </w:p>
        </w:tc>
        <w:tc>
          <w:tcPr>
            <w:tcW w:w="2880" w:type="dxa"/>
            <w:tcBorders>
              <w:top w:val="nil"/>
            </w:tcBorders>
          </w:tcPr>
          <w:p w:rsidR="00FF4F2F" w:rsidRDefault="00FF4F2F">
            <w:pPr>
              <w:rPr>
                <w:rFonts w:ascii="Arial" w:hAnsi="Arial"/>
                <w:sz w:val="16"/>
              </w:rPr>
            </w:pPr>
            <w:r>
              <w:rPr>
                <w:rFonts w:ascii="Arial" w:hAnsi="Arial"/>
                <w:sz w:val="16"/>
              </w:rPr>
              <w:t>Reference Voltage A</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Vref 1 value from the MCP.</w:t>
      </w:r>
    </w:p>
    <w:p w:rsidR="00FF4F2F" w:rsidRDefault="00FF4F2F"/>
    <w:p w:rsidR="00FF4F2F" w:rsidRDefault="00FF4F2F">
      <w:pPr>
        <w:pStyle w:val="Heading3"/>
      </w:pPr>
      <w:bookmarkStart w:id="682" w:name="_Toc276632748"/>
      <w:r>
        <w:t>VLTR – PID $1479 – Reference Voltage B</w:t>
      </w:r>
      <w:bookmarkEnd w:id="6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$1479</w:t>
            </w:r>
          </w:p>
        </w:tc>
        <w:tc>
          <w:tcPr>
            <w:tcW w:w="2880" w:type="dxa"/>
            <w:tcBorders>
              <w:top w:val="nil"/>
            </w:tcBorders>
          </w:tcPr>
          <w:p w:rsidR="00FF4F2F" w:rsidRDefault="00FF4F2F">
            <w:pPr>
              <w:rPr>
                <w:rFonts w:ascii="Arial" w:hAnsi="Arial"/>
                <w:sz w:val="16"/>
              </w:rPr>
            </w:pPr>
            <w:r>
              <w:rPr>
                <w:rFonts w:ascii="Arial" w:hAnsi="Arial"/>
                <w:sz w:val="16"/>
              </w:rPr>
              <w:t>Reference Voltage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Vref 2 value from the MCP.</w:t>
      </w:r>
    </w:p>
    <w:p w:rsidR="00FF4F2F" w:rsidRDefault="00FF4F2F">
      <w:pPr>
        <w:keepNext w:val="0"/>
        <w:keepLines w:val="0"/>
      </w:pPr>
    </w:p>
    <w:p w:rsidR="00FF4F2F" w:rsidRDefault="00FF4F2F">
      <w:pPr>
        <w:pStyle w:val="Heading3"/>
      </w:pPr>
      <w:bookmarkStart w:id="683" w:name="_Toc17862191"/>
      <w:bookmarkStart w:id="684" w:name="_Toc276632749"/>
      <w:r>
        <w:lastRenderedPageBreak/>
        <w:t>FANR – PID $147B – Fan Relay 3 Control Circuit</w:t>
      </w:r>
      <w:bookmarkEnd w:id="683"/>
      <w:bookmarkEnd w:id="6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$147B</w:t>
            </w:r>
          </w:p>
        </w:tc>
        <w:tc>
          <w:tcPr>
            <w:tcW w:w="2880" w:type="dxa"/>
            <w:tcBorders>
              <w:top w:val="nil"/>
            </w:tcBorders>
          </w:tcPr>
          <w:p w:rsidR="00FF4F2F" w:rsidRDefault="00FF4F2F">
            <w:pPr>
              <w:rPr>
                <w:rFonts w:ascii="Arial" w:hAnsi="Arial"/>
                <w:sz w:val="16"/>
              </w:rPr>
            </w:pPr>
            <w:r>
              <w:rPr>
                <w:rFonts w:ascii="Arial" w:hAnsi="Arial"/>
                <w:sz w:val="16"/>
              </w:rPr>
              <w:t>Fan Relay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3 output along with the status of its associated short to ground, open circuit, and short to power tests used to report DTC P0482.</w:t>
      </w:r>
    </w:p>
    <w:p w:rsidR="00FF4F2F" w:rsidRDefault="00FF4F2F">
      <w:pPr>
        <w:keepNext w:val="0"/>
        <w:keepLines w:val="0"/>
      </w:pPr>
    </w:p>
    <w:p w:rsidR="00FF4F2F" w:rsidRDefault="00FF4F2F">
      <w:pPr>
        <w:pStyle w:val="Heading3"/>
      </w:pPr>
      <w:bookmarkStart w:id="685" w:name="_Toc17862192"/>
      <w:bookmarkStart w:id="686" w:name="_Toc276632750"/>
      <w:r>
        <w:t>OXYR – PID $147F – Oxygen Sensor Heater Duty Cycle Bank 1 Sensor 1</w:t>
      </w:r>
      <w:bookmarkEnd w:id="6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$147F</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1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1 sensor 1.</w:t>
      </w:r>
    </w:p>
    <w:p w:rsidR="00FF4F2F" w:rsidRDefault="00FF4F2F">
      <w:pPr>
        <w:keepNext w:val="0"/>
        <w:keepLines w:val="0"/>
      </w:pPr>
    </w:p>
    <w:p w:rsidR="00FF4F2F" w:rsidRDefault="00FF4F2F">
      <w:pPr>
        <w:pStyle w:val="Heading3"/>
      </w:pPr>
      <w:bookmarkStart w:id="687" w:name="_Toc276632751"/>
      <w:r>
        <w:t>OXYR – PID $1480 – Oxygen Sensor Heater Duty Cycle Bank 2 Sensor 1</w:t>
      </w:r>
      <w:bookmarkEnd w:id="6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$1480</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2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2 sensor 1.</w:t>
      </w:r>
    </w:p>
    <w:p w:rsidR="00FF4F2F" w:rsidRDefault="00FF4F2F">
      <w:pPr>
        <w:keepNext w:val="0"/>
        <w:keepLines w:val="0"/>
      </w:pPr>
    </w:p>
    <w:p w:rsidR="00FF4F2F" w:rsidRDefault="00FF4F2F">
      <w:pPr>
        <w:pStyle w:val="Heading3"/>
      </w:pPr>
      <w:bookmarkStart w:id="688" w:name="_Toc276632752"/>
      <w:r>
        <w:t>OXYR – PID $1481 – Oxygen Sensor Heater Current Bank 1 Sensor 1</w:t>
      </w:r>
      <w:bookmarkEnd w:id="6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$1481</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1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1 sensor 1.</w:t>
      </w:r>
    </w:p>
    <w:p w:rsidR="00FF4F2F" w:rsidRDefault="00FF4F2F">
      <w:pPr>
        <w:keepNext w:val="0"/>
        <w:keepLines w:val="0"/>
      </w:pPr>
    </w:p>
    <w:p w:rsidR="00FF4F2F" w:rsidRDefault="00FF4F2F">
      <w:pPr>
        <w:pStyle w:val="Heading3"/>
      </w:pPr>
      <w:bookmarkStart w:id="689" w:name="_Toc276632753"/>
      <w:r>
        <w:lastRenderedPageBreak/>
        <w:t>OXYR – PID $1482 – Oxygen Sensor Heater Current Bank 1 Sensor 2</w:t>
      </w:r>
      <w:bookmarkEnd w:id="6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$1482</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1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1 sensor 2.</w:t>
      </w:r>
    </w:p>
    <w:p w:rsidR="00FF4F2F" w:rsidRDefault="00FF4F2F">
      <w:pPr>
        <w:keepNext w:val="0"/>
        <w:keepLines w:val="0"/>
      </w:pPr>
    </w:p>
    <w:p w:rsidR="00FF4F2F" w:rsidRDefault="00FF4F2F">
      <w:pPr>
        <w:pStyle w:val="Heading3"/>
      </w:pPr>
      <w:bookmarkStart w:id="690" w:name="_Toc276632754"/>
      <w:r>
        <w:t>OXYR – PID $1484 – Oxygen Sensor Heater Current Bank 2 Sensor 1</w:t>
      </w:r>
      <w:bookmarkEnd w:id="6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$1484</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2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2 sensor 1.</w:t>
      </w:r>
    </w:p>
    <w:p w:rsidR="00FF4F2F" w:rsidRDefault="00FF4F2F">
      <w:pPr>
        <w:keepNext w:val="0"/>
        <w:keepLines w:val="0"/>
      </w:pPr>
    </w:p>
    <w:p w:rsidR="00FF4F2F" w:rsidRDefault="00FF4F2F">
      <w:pPr>
        <w:pStyle w:val="Heading3"/>
      </w:pPr>
      <w:bookmarkStart w:id="691" w:name="_Toc276632755"/>
      <w:r>
        <w:t>OXYR – PID $1485 – Oxygen Sensor Heater Current Bank 2 Sensor 2</w:t>
      </w:r>
      <w:bookmarkEnd w:id="6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$1485</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2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2 sensor 2.</w:t>
      </w:r>
    </w:p>
    <w:p w:rsidR="00FF4F2F" w:rsidRDefault="00FF4F2F">
      <w:pPr>
        <w:keepNext w:val="0"/>
        <w:keepLines w:val="0"/>
      </w:pPr>
    </w:p>
    <w:p w:rsidR="00FF4F2F" w:rsidRPr="00764F59" w:rsidRDefault="00FF4F2F">
      <w:pPr>
        <w:pStyle w:val="Heading3"/>
        <w:rPr>
          <w:lang w:val="es-ES"/>
        </w:rPr>
      </w:pPr>
      <w:bookmarkStart w:id="692" w:name="_Toc276632756"/>
      <w:r w:rsidRPr="00764F59">
        <w:rPr>
          <w:lang w:val="es-ES"/>
        </w:rPr>
        <w:t xml:space="preserve">EVPR – PID $1489 – Fuel </w:t>
      </w:r>
      <w:r w:rsidRPr="00D02E7C">
        <w:t>Tank</w:t>
      </w:r>
      <w:r w:rsidRPr="00764F59">
        <w:rPr>
          <w:lang w:val="es-ES"/>
        </w:rPr>
        <w:t xml:space="preserve"> Vapor </w:t>
      </w:r>
      <w:r w:rsidRPr="00D02E7C">
        <w:t>Temperature</w:t>
      </w:r>
      <w:bookmarkEnd w:id="692"/>
    </w:p>
    <w:p w:rsidR="00FF4F2F" w:rsidRPr="00764F59"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$1489</w:t>
            </w:r>
          </w:p>
        </w:tc>
        <w:tc>
          <w:tcPr>
            <w:tcW w:w="2880" w:type="dxa"/>
            <w:tcBorders>
              <w:top w:val="nil"/>
            </w:tcBorders>
          </w:tcPr>
          <w:p w:rsidR="00FF4F2F" w:rsidRDefault="00FF4F2F">
            <w:pPr>
              <w:rPr>
                <w:rFonts w:ascii="Arial" w:hAnsi="Arial"/>
                <w:sz w:val="16"/>
              </w:rPr>
            </w:pPr>
            <w:r>
              <w:rPr>
                <w:rFonts w:ascii="Arial" w:hAnsi="Arial"/>
                <w:sz w:val="16"/>
              </w:rPr>
              <w:t>Fuel Tank Vapor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fuel tank vapor temperature measured by a sensor.</w:t>
      </w:r>
    </w:p>
    <w:p w:rsidR="00FF4F2F" w:rsidRDefault="00FF4F2F">
      <w:pPr>
        <w:keepNext w:val="0"/>
        <w:keepLines w:val="0"/>
      </w:pPr>
    </w:p>
    <w:p w:rsidR="00FF4F2F" w:rsidRDefault="00FF4F2F">
      <w:pPr>
        <w:pStyle w:val="Heading3"/>
      </w:pPr>
      <w:bookmarkStart w:id="693" w:name="_Toc276632757"/>
      <w:r>
        <w:lastRenderedPageBreak/>
        <w:t>PMDR – PID $148C – Powertrain Relay Control Circuit</w:t>
      </w:r>
      <w:bookmarkEnd w:id="685"/>
      <w:bookmarkEnd w:id="6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$148C</w:t>
            </w:r>
          </w:p>
        </w:tc>
        <w:tc>
          <w:tcPr>
            <w:tcW w:w="2880" w:type="dxa"/>
            <w:tcBorders>
              <w:top w:val="nil"/>
            </w:tcBorders>
          </w:tcPr>
          <w:p w:rsidR="00FF4F2F" w:rsidRDefault="00FF4F2F">
            <w:pPr>
              <w:rPr>
                <w:rFonts w:ascii="Arial" w:hAnsi="Arial"/>
                <w:sz w:val="16"/>
              </w:rPr>
            </w:pPr>
            <w:r>
              <w:rPr>
                <w:rFonts w:ascii="Arial" w:hAnsi="Arial"/>
                <w:sz w:val="16"/>
              </w:rPr>
              <w:t>Powertrain Relay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powertrain relay output along with the status of its associated short to ground, open circuit, and short to power tests used to report DTC P0685.</w:t>
      </w:r>
    </w:p>
    <w:p w:rsidR="00FF4F2F" w:rsidRDefault="00FF4F2F">
      <w:pPr>
        <w:keepNext w:val="0"/>
        <w:keepLines w:val="0"/>
      </w:pPr>
    </w:p>
    <w:p w:rsidR="00FF4F2F" w:rsidRDefault="00FF4F2F">
      <w:pPr>
        <w:pStyle w:val="Heading3"/>
      </w:pPr>
      <w:bookmarkStart w:id="694" w:name="_Toc17862193"/>
      <w:bookmarkStart w:id="695" w:name="_Toc276632758"/>
      <w:r>
        <w:t>PMDR – PID $148D – Powertrain Relay Voltage</w:t>
      </w:r>
      <w:bookmarkEnd w:id="694"/>
      <w:bookmarkEnd w:id="6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$148D</w:t>
            </w:r>
          </w:p>
        </w:tc>
        <w:tc>
          <w:tcPr>
            <w:tcW w:w="2880" w:type="dxa"/>
            <w:tcBorders>
              <w:top w:val="nil"/>
            </w:tcBorders>
          </w:tcPr>
          <w:p w:rsidR="00FF4F2F" w:rsidRDefault="00FF4F2F">
            <w:pPr>
              <w:rPr>
                <w:rFonts w:ascii="Arial" w:hAnsi="Arial"/>
                <w:sz w:val="16"/>
              </w:rPr>
            </w:pPr>
            <w:r>
              <w:rPr>
                <w:rFonts w:ascii="Arial" w:hAnsi="Arial"/>
                <w:sz w:val="16"/>
              </w:rPr>
              <w:t>Powertrain Relay Voltage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V</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voltage of the powertrain relay feedback to the controller.</w:t>
      </w:r>
    </w:p>
    <w:p w:rsidR="00FF4F2F" w:rsidRDefault="00FF4F2F">
      <w:pPr>
        <w:keepNext w:val="0"/>
        <w:keepLines w:val="0"/>
      </w:pPr>
    </w:p>
    <w:p w:rsidR="00FF4F2F" w:rsidRDefault="00FF4F2F">
      <w:pPr>
        <w:pStyle w:val="Heading3"/>
      </w:pPr>
      <w:bookmarkStart w:id="696" w:name="_Toc17862194"/>
      <w:bookmarkStart w:id="697" w:name="_Toc482403491"/>
      <w:bookmarkStart w:id="698" w:name="_Toc276632759"/>
      <w:r>
        <w:t>FPMR – PID $148E – Variable Speed Fuel Pump Diagnostic Duty Cycle</w:t>
      </w:r>
      <w:bookmarkEnd w:id="6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$148E</w:t>
            </w:r>
          </w:p>
        </w:tc>
        <w:tc>
          <w:tcPr>
            <w:tcW w:w="2880" w:type="dxa"/>
            <w:tcBorders>
              <w:top w:val="nil"/>
            </w:tcBorders>
          </w:tcPr>
          <w:p w:rsidR="00FF4F2F" w:rsidRDefault="00FF4F2F">
            <w:pPr>
              <w:rPr>
                <w:rFonts w:ascii="Arial" w:hAnsi="Arial"/>
                <w:sz w:val="16"/>
              </w:rPr>
            </w:pPr>
            <w:r>
              <w:rPr>
                <w:rFonts w:ascii="Arial" w:hAnsi="Arial"/>
                <w:sz w:val="16"/>
              </w:rPr>
              <w:t>Variable Speed Fuel Pump Diagnostic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duty cycle of the PWM feedback from the variable speed fuel pump control module, which indicates the diagnostic status of the module.</w:t>
      </w:r>
    </w:p>
    <w:p w:rsidR="00FF4F2F" w:rsidRDefault="00FF4F2F">
      <w:pPr>
        <w:keepNext w:val="0"/>
        <w:keepLines w:val="0"/>
      </w:pPr>
    </w:p>
    <w:p w:rsidR="00FF4F2F" w:rsidRDefault="00FF4F2F">
      <w:pPr>
        <w:pStyle w:val="Heading3"/>
      </w:pPr>
      <w:bookmarkStart w:id="699" w:name="_Toc276632760"/>
      <w:r>
        <w:lastRenderedPageBreak/>
        <w:t>FLVR – PID $1502 – Secondary Fuel Pump Control Circuit</w:t>
      </w:r>
      <w:bookmarkEnd w:id="696"/>
      <w:bookmarkEnd w:id="6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$1502</w:t>
            </w:r>
          </w:p>
        </w:tc>
        <w:tc>
          <w:tcPr>
            <w:tcW w:w="2880" w:type="dxa"/>
            <w:tcBorders>
              <w:top w:val="nil"/>
            </w:tcBorders>
          </w:tcPr>
          <w:p w:rsidR="00FF4F2F" w:rsidRDefault="00FF4F2F">
            <w:pPr>
              <w:rPr>
                <w:rFonts w:ascii="Arial" w:hAnsi="Arial"/>
                <w:sz w:val="16"/>
              </w:rPr>
            </w:pPr>
            <w:r>
              <w:rPr>
                <w:rFonts w:ascii="Arial" w:hAnsi="Arial"/>
                <w:sz w:val="16"/>
              </w:rPr>
              <w:t>Secondary Fuel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fuel pump output along with the status of its associated short to ground, open circuit, and short to power tests used to report DTC P2632.</w:t>
      </w:r>
    </w:p>
    <w:p w:rsidR="00FF4F2F" w:rsidRDefault="00FF4F2F">
      <w:pPr>
        <w:keepNext w:val="0"/>
        <w:keepLines w:val="0"/>
      </w:pPr>
    </w:p>
    <w:p w:rsidR="00FF4F2F" w:rsidRDefault="00FF4F2F">
      <w:pPr>
        <w:pStyle w:val="Heading3"/>
      </w:pPr>
      <w:bookmarkStart w:id="700" w:name="_Toc17862195"/>
      <w:bookmarkStart w:id="701" w:name="_Toc276632761"/>
      <w:r>
        <w:t>GENR – PID $1503 – Generator L-Terminal Control Circuit</w:t>
      </w:r>
      <w:bookmarkEnd w:id="700"/>
      <w:bookmarkEnd w:id="7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$1503</w:t>
            </w:r>
          </w:p>
        </w:tc>
        <w:tc>
          <w:tcPr>
            <w:tcW w:w="2880" w:type="dxa"/>
            <w:tcBorders>
              <w:top w:val="nil"/>
            </w:tcBorders>
          </w:tcPr>
          <w:p w:rsidR="00FF4F2F" w:rsidRDefault="00FF4F2F">
            <w:pPr>
              <w:rPr>
                <w:rFonts w:ascii="Arial" w:hAnsi="Arial"/>
                <w:sz w:val="16"/>
              </w:rPr>
            </w:pPr>
            <w:r>
              <w:rPr>
                <w:rFonts w:ascii="Arial" w:hAnsi="Arial"/>
                <w:sz w:val="16"/>
              </w:rPr>
              <w:t>Generator L-Terminal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generator L-terminal output (the output is considered to be commanded on if its duty cycle is not zero) along with the status of its associated short to ground, open circuit, and short to power tests used to report DTC </w:t>
      </w:r>
      <w:r w:rsidR="004E1EA3">
        <w:t>P0621</w:t>
      </w:r>
      <w:r>
        <w:t>.</w:t>
      </w:r>
    </w:p>
    <w:p w:rsidR="00FF4F2F" w:rsidRDefault="00FF4F2F"/>
    <w:p w:rsidR="00FF4F2F" w:rsidRDefault="00FF4F2F">
      <w:r>
        <w:t>In generator electrical architectures that support regulated voltage control (RVC), the generator L-terminal duty cycle is only commanded to zero if the engine is not running.  In generator electrical architectures that do not support RVC, the generator L-terminal is commanded off and on by commanding duty cycles of 0% and 100%, respectively.</w:t>
      </w:r>
    </w:p>
    <w:p w:rsidR="00FF4F2F" w:rsidRDefault="00FF4F2F"/>
    <w:p w:rsidR="00FF4F2F" w:rsidRDefault="00FF4F2F">
      <w:r>
        <w:t>When the Generator L-Terminal Short to Ground Test Status has a value of Failed, the generator L-terminal has either shorted to ground or has been pulled to ground by the generator (the generator pulls the L-terminal to ground when the generator has detected an internal failure).</w:t>
      </w:r>
    </w:p>
    <w:p w:rsidR="00FF4F2F" w:rsidRDefault="00FF4F2F">
      <w:pPr>
        <w:keepNext w:val="0"/>
        <w:keepLines w:val="0"/>
      </w:pPr>
    </w:p>
    <w:p w:rsidR="00FF4F2F" w:rsidRDefault="00FF4F2F">
      <w:pPr>
        <w:pStyle w:val="Heading3"/>
      </w:pPr>
      <w:bookmarkStart w:id="702" w:name="_Toc17862196"/>
      <w:bookmarkStart w:id="703" w:name="_Toc276632762"/>
      <w:r>
        <w:lastRenderedPageBreak/>
        <w:t>TPSR – PID $150A – Maximum Throttle Position</w:t>
      </w:r>
      <w:bookmarkEnd w:id="702"/>
      <w:bookmarkEnd w:id="7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$150A</w:t>
            </w:r>
          </w:p>
        </w:tc>
        <w:tc>
          <w:tcPr>
            <w:tcW w:w="2880" w:type="dxa"/>
            <w:tcBorders>
              <w:top w:val="nil"/>
            </w:tcBorders>
          </w:tcPr>
          <w:p w:rsidR="00FF4F2F" w:rsidRDefault="00FF4F2F">
            <w:pPr>
              <w:rPr>
                <w:rFonts w:ascii="Arial" w:hAnsi="Arial"/>
                <w:sz w:val="16"/>
              </w:rPr>
            </w:pPr>
            <w:r>
              <w:rPr>
                <w:rFonts w:ascii="Arial" w:hAnsi="Arial"/>
                <w:sz w:val="16"/>
              </w:rPr>
              <w:t>Maximum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maximum throttle position observed during the wide open throttle (WOT) self test device control.</w:t>
      </w:r>
    </w:p>
    <w:p w:rsidR="00FF4F2F" w:rsidRDefault="00FF4F2F">
      <w:pPr>
        <w:keepNext w:val="0"/>
        <w:keepLines w:val="0"/>
      </w:pPr>
    </w:p>
    <w:p w:rsidR="00FF4F2F" w:rsidRDefault="00FF4F2F">
      <w:pPr>
        <w:pStyle w:val="Heading3"/>
      </w:pPr>
      <w:bookmarkStart w:id="704" w:name="_Toc17862197"/>
      <w:bookmarkStart w:id="705" w:name="_Toc276632763"/>
      <w:r>
        <w:t>CRZR – PID $150C – Cruise Control Status</w:t>
      </w:r>
      <w:bookmarkEnd w:id="704"/>
      <w:bookmarkEnd w:id="7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$150C</w:t>
            </w:r>
          </w:p>
        </w:tc>
        <w:tc>
          <w:tcPr>
            <w:tcW w:w="2880" w:type="dxa"/>
            <w:tcBorders>
              <w:top w:val="nil"/>
            </w:tcBorders>
          </w:tcPr>
          <w:p w:rsidR="00FF4F2F" w:rsidRDefault="00FF4F2F">
            <w:pPr>
              <w:rPr>
                <w:rFonts w:ascii="Arial" w:hAnsi="Arial"/>
                <w:sz w:val="16"/>
              </w:rPr>
            </w:pPr>
            <w:r>
              <w:rPr>
                <w:rFonts w:ascii="Arial" w:hAnsi="Arial"/>
                <w:sz w:val="16"/>
              </w:rPr>
              <w:t>Cruise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Cancel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Speed Decrease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Speed Increase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Resume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Set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On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cruise control system.  The content of each of these signals is described below.</w:t>
      </w:r>
    </w:p>
    <w:p w:rsidR="00FF4F2F" w:rsidRDefault="00FF4F2F"/>
    <w:p w:rsidR="00FF4F2F" w:rsidRDefault="00FF4F2F">
      <w:r>
        <w:t>Cruise Control Switch Fault indicates that a failure of the cruise control switches has been detected (and a corresponding DTC has been stored) within the platform electronics.  In GMLAN cruise control electrical architectures, this signal is based upon the failure information for the cruise control switches received over serial communication from the platform electronics.  A value of False will always be provided for this signal in Class 2 cruise control electrical architectures.</w:t>
      </w:r>
    </w:p>
    <w:p w:rsidR="00FF4F2F" w:rsidRDefault="00FF4F2F"/>
    <w:p w:rsidR="00FF4F2F" w:rsidRDefault="00FF4F2F">
      <w:r>
        <w:t>Cruise Control Active indicates that the cruise control system is in an active cruise control mode (i.e., the vehicle’s speed is being controlled).</w:t>
      </w:r>
    </w:p>
    <w:p w:rsidR="00FF4F2F" w:rsidRDefault="00FF4F2F"/>
    <w:p w:rsidR="00FF4F2F" w:rsidRDefault="00FF4F2F">
      <w:r>
        <w:t>Cruise Control Cancel Switch Active indicates the state of the cruise control cancel switch.  In cruise control electrical architectures from PPEI 3.x or later, this signal is based upon the state of the cruise control cancel switch received over serial communication from the platform electronics.  In cruise control electrical architectures that precede PPEI 3.x, this signal is based upon the state of the cruise control cancel request, which is based upon the state of the cruise control cancel switch as well as other criteria, received over serial communication from the platform electronics.</w:t>
      </w:r>
    </w:p>
    <w:p w:rsidR="00FF4F2F" w:rsidRDefault="00FF4F2F">
      <w:pPr>
        <w:keepNext w:val="0"/>
        <w:keepLines w:val="0"/>
      </w:pPr>
    </w:p>
    <w:p w:rsidR="00FF4F2F" w:rsidRDefault="00FF4F2F">
      <w:r>
        <w:lastRenderedPageBreak/>
        <w:t>Cruise Control Speed Decrease Switch Active indicates the state of the cruise control speed decrease switch.  In cruise control electrical architectures from PPEI 3.x or later, this signal is based upon the state of the cruise control speed decrease switch received over serial communication from the platform electronics.  In cruise control electrical architectures that precede PPEI 3.x, a value of False will always be provided for this signal.</w:t>
      </w:r>
    </w:p>
    <w:p w:rsidR="00FF4F2F" w:rsidRDefault="00FF4F2F"/>
    <w:p w:rsidR="00FF4F2F" w:rsidRDefault="00FF4F2F">
      <w:r>
        <w:t>Cruise Control Speed Increase Switch Active indicates the state of the cruise control speed increase switch.  In cruise control electrical architectures from PPEI 3.x or later, this signal is based upon the state of the cruise control speed increase switch received over serial communication from the platform electronics.  In cruise control electrical architectures that precede PPEI 3.x, a value of False will always be provided for this signal.</w:t>
      </w:r>
    </w:p>
    <w:p w:rsidR="00FF4F2F" w:rsidRDefault="00FF4F2F">
      <w:pPr>
        <w:keepNext w:val="0"/>
        <w:keepLines w:val="0"/>
      </w:pPr>
    </w:p>
    <w:p w:rsidR="00FF4F2F" w:rsidRDefault="00FF4F2F">
      <w:r>
        <w:t>Cruise Control Resume Switch Active indicates the state of the cruise control resume switch.  In GMLAN cruise control electrical architectures, this signal is based upon the state of the cruise control resume switch received over serial communication from the platform electronics.  In Class 2 cruise control electrical architectures, this signal is based upon the hardwire cruise switch input to the ECM.</w:t>
      </w:r>
    </w:p>
    <w:p w:rsidR="00FF4F2F" w:rsidRDefault="00FF4F2F"/>
    <w:p w:rsidR="00FF4F2F" w:rsidRDefault="00FF4F2F">
      <w:r>
        <w:t>Cruise Control Set Switch Active indicates the state of the cruise control set switch.  In GMLAN cruise control electrical architectures, this signal is based upon the state of the cruise control set switch received over serial communication from the platform electronics.  In Class 2 cruise control electrical architectures, this signal is based upon the hardwire cruise switch input to the ECM.</w:t>
      </w:r>
    </w:p>
    <w:p w:rsidR="00FF4F2F" w:rsidRDefault="00FF4F2F"/>
    <w:p w:rsidR="00FF4F2F" w:rsidRDefault="00FF4F2F">
      <w:r>
        <w:t>Cruise Control On Switch Active indicates the state of the cruise control on switch.  In GMLAN cruise control electrical architectures, this signal is based upon the state of the cruise control on switch received over serial communication from the platform electronics.  In Class 2 cruise control electrical architectures, this signal is based upon the hardwire cruise switch input to the ECM.</w:t>
      </w:r>
    </w:p>
    <w:p w:rsidR="00FF4F2F" w:rsidRDefault="00FF4F2F">
      <w:pPr>
        <w:keepNext w:val="0"/>
        <w:keepLines w:val="0"/>
      </w:pPr>
    </w:p>
    <w:p w:rsidR="00FF4F2F" w:rsidRDefault="00FF4F2F">
      <w:pPr>
        <w:pStyle w:val="Heading3"/>
      </w:pPr>
      <w:bookmarkStart w:id="706" w:name="_Toc17862198"/>
      <w:bookmarkStart w:id="707" w:name="_Toc276632764"/>
      <w:r>
        <w:t>BBVR – PID $150D – Brake Booster Vacuum Pressure</w:t>
      </w:r>
      <w:bookmarkEnd w:id="706"/>
      <w:bookmarkEnd w:id="7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$150D</w:t>
            </w:r>
          </w:p>
        </w:tc>
        <w:tc>
          <w:tcPr>
            <w:tcW w:w="2880" w:type="dxa"/>
            <w:tcBorders>
              <w:top w:val="nil"/>
            </w:tcBorders>
          </w:tcPr>
          <w:p w:rsidR="00FF4F2F" w:rsidRDefault="00FF4F2F">
            <w:pPr>
              <w:rPr>
                <w:rFonts w:ascii="Arial" w:hAnsi="Arial"/>
                <w:sz w:val="16"/>
              </w:rPr>
            </w:pPr>
            <w:r>
              <w:rPr>
                <w:rFonts w:ascii="Arial" w:hAnsi="Arial"/>
                <w:sz w:val="16"/>
              </w:rPr>
              <w:t>Brake Booster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10.3321 - 104.4280 kPa</w:t>
            </w:r>
          </w:p>
        </w:tc>
        <w:tc>
          <w:tcPr>
            <w:tcW w:w="2160" w:type="dxa"/>
            <w:tcBorders>
              <w:top w:val="nil"/>
            </w:tcBorders>
          </w:tcPr>
          <w:p w:rsidR="00FF4F2F" w:rsidRDefault="00FF4F2F">
            <w:pPr>
              <w:rPr>
                <w:rFonts w:ascii="Arial" w:hAnsi="Arial"/>
                <w:sz w:val="16"/>
              </w:rPr>
            </w:pPr>
            <w:r>
              <w:rPr>
                <w:rFonts w:ascii="Arial" w:hAnsi="Arial"/>
                <w:sz w:val="16"/>
              </w:rPr>
              <w:t>E = (N + 28) / 2.71</w:t>
            </w:r>
          </w:p>
        </w:tc>
      </w:tr>
    </w:tbl>
    <w:p w:rsidR="00FF4F2F" w:rsidRDefault="00FF4F2F"/>
    <w:p w:rsidR="00FF4F2F" w:rsidRDefault="00FF4F2F">
      <w:r>
        <w:t>This PID contains the undefaulted, unfiltered brake booster vacuum pressure measured by a sensor.</w:t>
      </w:r>
    </w:p>
    <w:p w:rsidR="00FF4F2F" w:rsidRDefault="00FF4F2F">
      <w:pPr>
        <w:keepNext w:val="0"/>
        <w:keepLines w:val="0"/>
      </w:pPr>
    </w:p>
    <w:p w:rsidR="00FF4F2F" w:rsidRDefault="00FF4F2F">
      <w:pPr>
        <w:pStyle w:val="Heading3"/>
      </w:pPr>
      <w:bookmarkStart w:id="708" w:name="_Toc17862199"/>
      <w:bookmarkStart w:id="709" w:name="_Toc276632765"/>
      <w:r>
        <w:lastRenderedPageBreak/>
        <w:t>ACCR – PID $150E – Air Conditioning Disengage History 1</w:t>
      </w:r>
      <w:bookmarkEnd w:id="708"/>
      <w:bookmarkEnd w:id="7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$150E</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10" w:name="_Toc17862200"/>
      <w:bookmarkStart w:id="711" w:name="_Toc276632766"/>
      <w:r>
        <w:lastRenderedPageBreak/>
        <w:t>ACCR – PID $150F – Air Conditioning Disengage History 2</w:t>
      </w:r>
      <w:bookmarkEnd w:id="710"/>
      <w:bookmarkEnd w:id="7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$150F</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w:t>
            </w:r>
            <w:r w:rsidRPr="005C5F87">
              <w:rPr>
                <w:rFonts w:ascii="Arial" w:hAnsi="Arial"/>
                <w:sz w:val="16"/>
              </w:rPr>
              <w:t>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12" w:name="_Toc17862201"/>
      <w:bookmarkStart w:id="713" w:name="_Toc276632767"/>
      <w:r>
        <w:lastRenderedPageBreak/>
        <w:t>ACCR – PID $1510 – Air Conditioning Disengage History 3</w:t>
      </w:r>
      <w:bookmarkEnd w:id="712"/>
      <w:bookmarkEnd w:id="7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$1510</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14" w:name="_Toc17862202"/>
      <w:bookmarkStart w:id="715" w:name="_Toc276632768"/>
      <w:r>
        <w:lastRenderedPageBreak/>
        <w:t>ACCR – PID $1511 – Air Conditioning Disengage History 4</w:t>
      </w:r>
      <w:bookmarkEnd w:id="714"/>
      <w:bookmarkEnd w:id="7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$1511</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w:t>
            </w:r>
            <w:r w:rsidRPr="005C5F87">
              <w:rPr>
                <w:rFonts w:ascii="Arial" w:hAnsi="Arial"/>
                <w:sz w:val="16"/>
              </w:rPr>
              <w:t>=Reserved;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16" w:name="_Toc17862203"/>
      <w:bookmarkStart w:id="717" w:name="_Toc276632769"/>
      <w:r>
        <w:lastRenderedPageBreak/>
        <w:t xml:space="preserve">AIRR – PID $1517 – </w:t>
      </w:r>
      <w:smartTag w:uri="urn:schemas-microsoft-com:office:smarttags" w:element="place">
        <w:smartTag w:uri="urn:schemas-microsoft-com:office:smarttags" w:element="PlaceName">
          <w:r>
            <w:t>Secondary</w:t>
          </w:r>
        </w:smartTag>
        <w:r>
          <w:t xml:space="preserve"> </w:t>
        </w:r>
        <w:smartTag w:uri="urn:schemas-microsoft-com:office:smarttags" w:element="PlaceName">
          <w:r>
            <w:t>Air</w:t>
          </w:r>
        </w:smartTag>
        <w:r>
          <w:t xml:space="preserve"> </w:t>
        </w:r>
        <w:smartTag w:uri="urn:schemas-microsoft-com:office:smarttags" w:element="PlaceName">
          <w:r>
            <w:t>Injection</w:t>
          </w:r>
        </w:smartTag>
        <w:r>
          <w:t xml:space="preserve"> </w:t>
        </w:r>
        <w:smartTag w:uri="urn:schemas-microsoft-com:office:smarttags" w:element="PlaceName">
          <w:r>
            <w:t>Diagnostic</w:t>
          </w:r>
        </w:smartTag>
        <w:r>
          <w:t xml:space="preserve"> </w:t>
        </w:r>
        <w:smartTag w:uri="urn:schemas-microsoft-com:office:smarttags" w:element="PlaceName">
          <w:r>
            <w:t>Test</w:t>
          </w:r>
        </w:smartTag>
        <w:r>
          <w:t xml:space="preserve"> </w:t>
        </w:r>
        <w:smartTag w:uri="urn:schemas-microsoft-com:office:smarttags" w:element="PlaceType">
          <w:r>
            <w:t>State</w:t>
          </w:r>
        </w:smartTag>
      </w:smartTag>
      <w:bookmarkEnd w:id="7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$1517</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Test</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$00=SAI Diagnostic Disabled; </w:t>
            </w:r>
            <w:r>
              <w:rPr>
                <w:rFonts w:ascii="Arial" w:hAnsi="Arial"/>
                <w:sz w:val="16"/>
              </w:rPr>
              <w:br/>
              <w:t xml:space="preserve">$01=Phase 1 – SAI On; </w:t>
            </w:r>
            <w:r>
              <w:rPr>
                <w:rFonts w:ascii="Arial" w:hAnsi="Arial"/>
                <w:sz w:val="16"/>
              </w:rPr>
              <w:br/>
              <w:t xml:space="preserve">$02=Phase 2 – SAI Valve Shut; </w:t>
            </w:r>
            <w:r>
              <w:rPr>
                <w:rFonts w:ascii="Arial" w:hAnsi="Arial"/>
                <w:sz w:val="16"/>
              </w:rPr>
              <w:br/>
              <w:t xml:space="preserve">$03=Phase 3 – SAI Pump Off; </w:t>
            </w:r>
            <w:r>
              <w:rPr>
                <w:rFonts w:ascii="Arial" w:hAnsi="Arial"/>
                <w:sz w:val="16"/>
              </w:rPr>
              <w:br/>
            </w:r>
            <w:r>
              <w:rPr>
                <w:rFonts w:ascii="Arial" w:hAnsi="Arial"/>
                <w:sz w:val="16"/>
              </w:rPr>
              <w:br/>
              <w:t>$04=SAI Diagnostic Test Complete</w:t>
            </w:r>
          </w:p>
        </w:tc>
      </w:tr>
    </w:tbl>
    <w:p w:rsidR="00FF4F2F" w:rsidRDefault="00FF4F2F"/>
    <w:p w:rsidR="00FF4F2F" w:rsidRDefault="00FF4F2F">
      <w:r>
        <w:t>This PID contains the current state of the secondary air injection (SAI) diagnostic.  These states are interpreted in the following manner.</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880"/>
        <w:gridCol w:w="5040"/>
      </w:tblGrid>
      <w:tr w:rsidR="00FF4F2F">
        <w:trPr>
          <w:cantSplit/>
          <w:jc w:val="center"/>
        </w:trPr>
        <w:tc>
          <w:tcPr>
            <w:tcW w:w="2880" w:type="dxa"/>
            <w:tcBorders>
              <w:bottom w:val="single" w:sz="12" w:space="0" w:color="000000"/>
            </w:tcBorders>
          </w:tcPr>
          <w:p w:rsidR="00FF4F2F" w:rsidRDefault="00FF4F2F">
            <w:pPr>
              <w:jc w:val="center"/>
              <w:rPr>
                <w:b/>
              </w:rPr>
            </w:pPr>
            <w:r>
              <w:rPr>
                <w:b/>
              </w:rPr>
              <w:t>State</w:t>
            </w:r>
          </w:p>
        </w:tc>
        <w:tc>
          <w:tcPr>
            <w:tcW w:w="504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2880" w:type="dxa"/>
            <w:tcBorders>
              <w:top w:val="nil"/>
            </w:tcBorders>
          </w:tcPr>
          <w:p w:rsidR="00FF4F2F" w:rsidRDefault="00FF4F2F">
            <w:r>
              <w:t>SAI Diagnostic Disabled</w:t>
            </w:r>
          </w:p>
        </w:tc>
        <w:tc>
          <w:tcPr>
            <w:tcW w:w="5040" w:type="dxa"/>
            <w:tcBorders>
              <w:top w:val="nil"/>
            </w:tcBorders>
          </w:tcPr>
          <w:p w:rsidR="00FF4F2F" w:rsidRDefault="00FF4F2F">
            <w:r>
              <w:t>The secondary air injection diagnostic is disabled.</w:t>
            </w:r>
          </w:p>
        </w:tc>
      </w:tr>
      <w:tr w:rsidR="00FF4F2F">
        <w:trPr>
          <w:cantSplit/>
          <w:jc w:val="center"/>
        </w:trPr>
        <w:tc>
          <w:tcPr>
            <w:tcW w:w="2880" w:type="dxa"/>
          </w:tcPr>
          <w:p w:rsidR="00FF4F2F" w:rsidRDefault="00FF4F2F">
            <w:r>
              <w:t>Phase 1 – SAI On</w:t>
            </w:r>
          </w:p>
        </w:tc>
        <w:tc>
          <w:tcPr>
            <w:tcW w:w="5040" w:type="dxa"/>
          </w:tcPr>
          <w:p w:rsidR="00FF4F2F" w:rsidRDefault="00FF4F2F">
            <w:r>
              <w:t>The secondary air injection on test (incorrect airflow) is in progress.</w:t>
            </w:r>
          </w:p>
        </w:tc>
      </w:tr>
      <w:tr w:rsidR="00FF4F2F">
        <w:trPr>
          <w:cantSplit/>
          <w:jc w:val="center"/>
        </w:trPr>
        <w:tc>
          <w:tcPr>
            <w:tcW w:w="2880" w:type="dxa"/>
          </w:tcPr>
          <w:p w:rsidR="00FF4F2F" w:rsidRDefault="00FF4F2F">
            <w:r>
              <w:t>Phase 2 – SAI Valve Shut</w:t>
            </w:r>
          </w:p>
        </w:tc>
        <w:tc>
          <w:tcPr>
            <w:tcW w:w="5040" w:type="dxa"/>
          </w:tcPr>
          <w:p w:rsidR="00FF4F2F" w:rsidRDefault="00FF4F2F">
            <w:r>
              <w:t>The secondary air injection valve shut test (valve stuck open) is in progress.</w:t>
            </w:r>
          </w:p>
        </w:tc>
      </w:tr>
      <w:tr w:rsidR="00FF4F2F">
        <w:trPr>
          <w:cantSplit/>
          <w:jc w:val="center"/>
        </w:trPr>
        <w:tc>
          <w:tcPr>
            <w:tcW w:w="2880" w:type="dxa"/>
          </w:tcPr>
          <w:p w:rsidR="00FF4F2F" w:rsidRDefault="00FF4F2F">
            <w:r>
              <w:t>Phase 3 – SAI Pump Off</w:t>
            </w:r>
          </w:p>
        </w:tc>
        <w:tc>
          <w:tcPr>
            <w:tcW w:w="5040" w:type="dxa"/>
          </w:tcPr>
          <w:p w:rsidR="00FF4F2F" w:rsidRDefault="00FF4F2F">
            <w:r>
              <w:t>The secondary air injection pump off test (pump stuck open) is in progress.</w:t>
            </w:r>
          </w:p>
        </w:tc>
      </w:tr>
      <w:tr w:rsidR="00FF4F2F">
        <w:trPr>
          <w:cantSplit/>
          <w:jc w:val="center"/>
        </w:trPr>
        <w:tc>
          <w:tcPr>
            <w:tcW w:w="2880" w:type="dxa"/>
          </w:tcPr>
          <w:p w:rsidR="00FF4F2F" w:rsidRDefault="00FF4F2F"/>
        </w:tc>
        <w:tc>
          <w:tcPr>
            <w:tcW w:w="5040" w:type="dxa"/>
          </w:tcPr>
          <w:p w:rsidR="00FF4F2F" w:rsidRDefault="00FF4F2F"/>
        </w:tc>
      </w:tr>
      <w:tr w:rsidR="00FF4F2F">
        <w:trPr>
          <w:cantSplit/>
          <w:jc w:val="center"/>
        </w:trPr>
        <w:tc>
          <w:tcPr>
            <w:tcW w:w="2880" w:type="dxa"/>
          </w:tcPr>
          <w:p w:rsidR="00FF4F2F" w:rsidRDefault="00FF4F2F">
            <w:r>
              <w:t>SAI Diagnostic Test Complete</w:t>
            </w:r>
          </w:p>
        </w:tc>
        <w:tc>
          <w:tcPr>
            <w:tcW w:w="5040" w:type="dxa"/>
          </w:tcPr>
          <w:p w:rsidR="00FF4F2F" w:rsidRDefault="00FF4F2F">
            <w:r>
              <w:t>The secondary air injection diagnostic has been completed or aborted.</w:t>
            </w:r>
          </w:p>
        </w:tc>
      </w:tr>
    </w:tbl>
    <w:p w:rsidR="00FF4F2F" w:rsidRDefault="00FF4F2F">
      <w:pPr>
        <w:keepNext w:val="0"/>
        <w:keepLines w:val="0"/>
      </w:pPr>
    </w:p>
    <w:p w:rsidR="00FF4F2F" w:rsidRDefault="00FF4F2F">
      <w:pPr>
        <w:pStyle w:val="Heading3"/>
      </w:pPr>
      <w:bookmarkStart w:id="718" w:name="_Toc276632770"/>
      <w:r>
        <w:t>AIRR – PID $1518 – Secondary Air Injection System Pressure Error Bank 1</w:t>
      </w:r>
      <w:bookmarkEnd w:id="7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$1518</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Error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-25 - 24.99923706055 kPa</w:t>
            </w:r>
          </w:p>
        </w:tc>
        <w:tc>
          <w:tcPr>
            <w:tcW w:w="2160" w:type="dxa"/>
            <w:tcBorders>
              <w:top w:val="nil"/>
            </w:tcBorders>
          </w:tcPr>
          <w:p w:rsidR="00FF4F2F" w:rsidRDefault="00FF4F2F">
            <w:pPr>
              <w:rPr>
                <w:rFonts w:ascii="Arial" w:hAnsi="Arial"/>
                <w:sz w:val="16"/>
              </w:rPr>
            </w:pPr>
            <w:r>
              <w:rPr>
                <w:rFonts w:ascii="Arial" w:hAnsi="Arial"/>
                <w:sz w:val="16"/>
              </w:rPr>
              <w:t>E = N * 25 / 32768</w:t>
            </w:r>
          </w:p>
        </w:tc>
      </w:tr>
    </w:tbl>
    <w:p w:rsidR="00FF4F2F" w:rsidRDefault="00FF4F2F"/>
    <w:p w:rsidR="00FF4F2F" w:rsidRDefault="00FF4F2F">
      <w:r>
        <w:t>This PID contains the weighted average pressure error (difference between the predicted and actual secondary air injection system pressure) for bank 1 during the secondary air injection on test (phase 1).</w:t>
      </w:r>
    </w:p>
    <w:p w:rsidR="00FF4F2F" w:rsidRDefault="00FF4F2F">
      <w:pPr>
        <w:keepNext w:val="0"/>
        <w:keepLines w:val="0"/>
      </w:pPr>
    </w:p>
    <w:p w:rsidR="00FF4F2F" w:rsidRDefault="00FF4F2F">
      <w:pPr>
        <w:pStyle w:val="Heading3"/>
      </w:pPr>
      <w:bookmarkStart w:id="719" w:name="_Toc276632771"/>
      <w:r>
        <w:t>AIRR – PID $1519 – Secondary Air Injection System Pressure Error Bank 2</w:t>
      </w:r>
      <w:bookmarkEnd w:id="7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$1519</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Error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-25 - 24.99923706055 kPa</w:t>
            </w:r>
          </w:p>
        </w:tc>
        <w:tc>
          <w:tcPr>
            <w:tcW w:w="2160" w:type="dxa"/>
            <w:tcBorders>
              <w:top w:val="nil"/>
            </w:tcBorders>
          </w:tcPr>
          <w:p w:rsidR="00FF4F2F" w:rsidRDefault="00FF4F2F">
            <w:pPr>
              <w:rPr>
                <w:rFonts w:ascii="Arial" w:hAnsi="Arial"/>
                <w:sz w:val="16"/>
              </w:rPr>
            </w:pPr>
            <w:r>
              <w:rPr>
                <w:rFonts w:ascii="Arial" w:hAnsi="Arial"/>
                <w:sz w:val="16"/>
              </w:rPr>
              <w:t>E = N * 25 / 32768</w:t>
            </w:r>
          </w:p>
        </w:tc>
      </w:tr>
    </w:tbl>
    <w:p w:rsidR="00FF4F2F" w:rsidRDefault="00FF4F2F"/>
    <w:p w:rsidR="00FF4F2F" w:rsidRDefault="00FF4F2F">
      <w:r>
        <w:t>This PID contains the weighted average pressure error (difference between the predicted and actual secondary air injection system pressure) for bank 2 during the secondary air injection on test (phase 1).</w:t>
      </w:r>
    </w:p>
    <w:p w:rsidR="00FF4F2F" w:rsidRDefault="00FF4F2F">
      <w:pPr>
        <w:keepNext w:val="0"/>
        <w:keepLines w:val="0"/>
      </w:pPr>
    </w:p>
    <w:p w:rsidR="00FF4F2F" w:rsidRDefault="00FF4F2F">
      <w:pPr>
        <w:pStyle w:val="Heading3"/>
      </w:pPr>
      <w:bookmarkStart w:id="720" w:name="_Toc276632772"/>
      <w:r>
        <w:lastRenderedPageBreak/>
        <w:t>AIRR – PID $151A – Secondary Air Injection Normalized System Pressure Bank 1</w:t>
      </w:r>
      <w:bookmarkEnd w:id="7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$151A</w:t>
            </w:r>
          </w:p>
        </w:tc>
        <w:tc>
          <w:tcPr>
            <w:tcW w:w="2880" w:type="dxa"/>
            <w:tcBorders>
              <w:top w:val="nil"/>
            </w:tcBorders>
          </w:tcPr>
          <w:p w:rsidR="00FF4F2F" w:rsidRDefault="00FF4F2F">
            <w:pPr>
              <w:rPr>
                <w:rFonts w:ascii="Arial" w:hAnsi="Arial"/>
                <w:sz w:val="16"/>
              </w:rPr>
            </w:pPr>
            <w:r>
              <w:rPr>
                <w:rFonts w:ascii="Arial" w:hAnsi="Arial"/>
                <w:sz w:val="16"/>
              </w:rPr>
              <w:t>Secondary Air Injection Normalized System Pressure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0 - 24.90234375 kPa</w:t>
            </w:r>
          </w:p>
        </w:tc>
        <w:tc>
          <w:tcPr>
            <w:tcW w:w="2160" w:type="dxa"/>
            <w:tcBorders>
              <w:top w:val="nil"/>
            </w:tcBorders>
          </w:tcPr>
          <w:p w:rsidR="00FF4F2F" w:rsidRDefault="00FF4F2F">
            <w:pPr>
              <w:rPr>
                <w:rFonts w:ascii="Arial" w:hAnsi="Arial"/>
                <w:sz w:val="16"/>
              </w:rPr>
            </w:pPr>
            <w:r>
              <w:rPr>
                <w:rFonts w:ascii="Arial" w:hAnsi="Arial"/>
                <w:sz w:val="16"/>
              </w:rPr>
              <w:t>E = N * 25 / 256</w:t>
            </w:r>
          </w:p>
        </w:tc>
      </w:tr>
    </w:tbl>
    <w:p w:rsidR="00FF4F2F" w:rsidRDefault="00FF4F2F"/>
    <w:p w:rsidR="00FF4F2F" w:rsidRDefault="00FF4F2F">
      <w:r>
        <w:t>This PID contains the normalized secondary air injection system pressure for bank 1.  The normalized pressure is the filtered pressure minus the baseline pressure (the ambient air pressure measured by the sensor).</w:t>
      </w:r>
    </w:p>
    <w:p w:rsidR="00FF4F2F" w:rsidRDefault="00FF4F2F">
      <w:pPr>
        <w:keepNext w:val="0"/>
        <w:keepLines w:val="0"/>
      </w:pPr>
    </w:p>
    <w:p w:rsidR="00FF4F2F" w:rsidRDefault="00FF4F2F">
      <w:pPr>
        <w:pStyle w:val="Heading3"/>
      </w:pPr>
      <w:bookmarkStart w:id="721" w:name="_Toc276632773"/>
      <w:r>
        <w:t>AIRR – PID $151B – Secondary Air Injection Normalized System Pressure Bank 2</w:t>
      </w:r>
      <w:bookmarkEnd w:id="7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$151B</w:t>
            </w:r>
          </w:p>
        </w:tc>
        <w:tc>
          <w:tcPr>
            <w:tcW w:w="2880" w:type="dxa"/>
            <w:tcBorders>
              <w:top w:val="nil"/>
            </w:tcBorders>
          </w:tcPr>
          <w:p w:rsidR="00FF4F2F" w:rsidRDefault="00FF4F2F">
            <w:pPr>
              <w:rPr>
                <w:rFonts w:ascii="Arial" w:hAnsi="Arial"/>
                <w:sz w:val="16"/>
              </w:rPr>
            </w:pPr>
            <w:r>
              <w:rPr>
                <w:rFonts w:ascii="Arial" w:hAnsi="Arial"/>
                <w:sz w:val="16"/>
              </w:rPr>
              <w:t>Secondary Air Injection Normalized System Pressure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0 - 24.90234375 kPa</w:t>
            </w:r>
          </w:p>
        </w:tc>
        <w:tc>
          <w:tcPr>
            <w:tcW w:w="2160" w:type="dxa"/>
            <w:tcBorders>
              <w:top w:val="nil"/>
            </w:tcBorders>
          </w:tcPr>
          <w:p w:rsidR="00FF4F2F" w:rsidRDefault="00FF4F2F">
            <w:pPr>
              <w:rPr>
                <w:rFonts w:ascii="Arial" w:hAnsi="Arial"/>
                <w:sz w:val="16"/>
              </w:rPr>
            </w:pPr>
            <w:r>
              <w:rPr>
                <w:rFonts w:ascii="Arial" w:hAnsi="Arial"/>
                <w:sz w:val="16"/>
              </w:rPr>
              <w:t>E = N * 25 / 256</w:t>
            </w:r>
          </w:p>
        </w:tc>
      </w:tr>
    </w:tbl>
    <w:p w:rsidR="00FF4F2F" w:rsidRDefault="00FF4F2F"/>
    <w:p w:rsidR="00FF4F2F" w:rsidRDefault="00FF4F2F">
      <w:r>
        <w:t>This PID contains the normalized secondary air injection system pressure for bank 2.  The normalized pressure is the filtered pressure minus the baseline pressure (the ambient air pressure measured by the sensor).</w:t>
      </w:r>
    </w:p>
    <w:p w:rsidR="00FF4F2F" w:rsidRDefault="00FF4F2F">
      <w:pPr>
        <w:keepNext w:val="0"/>
        <w:keepLines w:val="0"/>
      </w:pPr>
    </w:p>
    <w:p w:rsidR="00FF4F2F" w:rsidRDefault="00FF4F2F">
      <w:pPr>
        <w:pStyle w:val="Heading3"/>
      </w:pPr>
      <w:bookmarkStart w:id="722" w:name="_Toc276632774"/>
      <w:r>
        <w:t>AIRR – PID $151C – Secondary Air Injection System Pressure Bank 1</w:t>
      </w:r>
      <w:bookmarkEnd w:id="7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$151C</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40 - 149.5703125 kPa</w:t>
            </w:r>
          </w:p>
        </w:tc>
        <w:tc>
          <w:tcPr>
            <w:tcW w:w="2160" w:type="dxa"/>
            <w:tcBorders>
              <w:top w:val="nil"/>
            </w:tcBorders>
          </w:tcPr>
          <w:p w:rsidR="00FF4F2F" w:rsidRDefault="00FF4F2F">
            <w:pPr>
              <w:rPr>
                <w:rFonts w:ascii="Arial" w:hAnsi="Arial"/>
                <w:sz w:val="16"/>
              </w:rPr>
            </w:pPr>
            <w:r>
              <w:rPr>
                <w:rFonts w:ascii="Arial" w:hAnsi="Arial"/>
                <w:sz w:val="16"/>
              </w:rPr>
              <w:t>E = N * (110 / 256) + 40</w:t>
            </w:r>
          </w:p>
        </w:tc>
      </w:tr>
    </w:tbl>
    <w:p w:rsidR="00FF4F2F" w:rsidRDefault="00FF4F2F"/>
    <w:p w:rsidR="00FF4F2F" w:rsidRDefault="00FF4F2F">
      <w:r>
        <w:t>This PID contains the unfiltered secondary air injection system pressure for bank 1.</w:t>
      </w:r>
    </w:p>
    <w:p w:rsidR="00FF4F2F" w:rsidRDefault="00FF4F2F">
      <w:pPr>
        <w:keepNext w:val="0"/>
        <w:keepLines w:val="0"/>
      </w:pPr>
    </w:p>
    <w:p w:rsidR="00FF4F2F" w:rsidRDefault="00FF4F2F">
      <w:pPr>
        <w:pStyle w:val="Heading3"/>
      </w:pPr>
      <w:bookmarkStart w:id="723" w:name="_Toc276632775"/>
      <w:r>
        <w:t>AIRR – PID $151D – Secondary Air Injection System Pressure Bank 2</w:t>
      </w:r>
      <w:bookmarkEnd w:id="7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$151D</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40 - 149.5703125 kPa</w:t>
            </w:r>
          </w:p>
        </w:tc>
        <w:tc>
          <w:tcPr>
            <w:tcW w:w="2160" w:type="dxa"/>
            <w:tcBorders>
              <w:top w:val="nil"/>
            </w:tcBorders>
          </w:tcPr>
          <w:p w:rsidR="00FF4F2F" w:rsidRDefault="00FF4F2F">
            <w:pPr>
              <w:rPr>
                <w:rFonts w:ascii="Arial" w:hAnsi="Arial"/>
                <w:sz w:val="16"/>
              </w:rPr>
            </w:pPr>
            <w:r>
              <w:rPr>
                <w:rFonts w:ascii="Arial" w:hAnsi="Arial"/>
                <w:sz w:val="16"/>
              </w:rPr>
              <w:t>E = N * (110 / 256) + 40</w:t>
            </w:r>
          </w:p>
        </w:tc>
      </w:tr>
    </w:tbl>
    <w:p w:rsidR="00FF4F2F" w:rsidRDefault="00FF4F2F"/>
    <w:p w:rsidR="00FF4F2F" w:rsidRDefault="00FF4F2F">
      <w:r>
        <w:t>This PID contains the unfiltered secondary air injection system pressure for bank 2.</w:t>
      </w:r>
    </w:p>
    <w:p w:rsidR="00FF4F2F" w:rsidRDefault="00FF4F2F">
      <w:pPr>
        <w:keepNext w:val="0"/>
        <w:keepLines w:val="0"/>
      </w:pPr>
    </w:p>
    <w:p w:rsidR="00FF4F2F" w:rsidRDefault="00FF4F2F">
      <w:pPr>
        <w:pStyle w:val="Heading3"/>
      </w:pPr>
      <w:bookmarkStart w:id="724" w:name="_Toc276632776"/>
      <w:r>
        <w:lastRenderedPageBreak/>
        <w:t>ACCR – PID $151F – Air Conditioning Disengage History 5</w:t>
      </w:r>
      <w:bookmarkEnd w:id="716"/>
      <w:bookmarkEnd w:id="7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$151F</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25" w:name="_Toc17862204"/>
      <w:bookmarkStart w:id="726" w:name="_Toc276632777"/>
      <w:r>
        <w:lastRenderedPageBreak/>
        <w:t>ACCR – PID $1520 – Air Conditioning Disengage History 6</w:t>
      </w:r>
      <w:bookmarkEnd w:id="725"/>
      <w:bookmarkEnd w:id="7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$1520</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27" w:name="_Toc17862205"/>
      <w:bookmarkStart w:id="728" w:name="_Toc276632778"/>
      <w:r>
        <w:lastRenderedPageBreak/>
        <w:t>ACCR – PID $1521 – Air Conditioning Disengage History 7</w:t>
      </w:r>
      <w:bookmarkEnd w:id="727"/>
      <w:bookmarkEnd w:id="7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$1521</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29" w:name="_Toc17862206"/>
      <w:bookmarkStart w:id="730" w:name="_Toc276632779"/>
      <w:r>
        <w:lastRenderedPageBreak/>
        <w:t>ACCR – PID $1522 – Air Conditioning Disengage History 8</w:t>
      </w:r>
      <w:bookmarkEnd w:id="729"/>
      <w:bookmarkEnd w:id="7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$1522</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8</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Pr="005C5F87"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sidRPr="005C5F87">
              <w:rPr>
                <w:rFonts w:ascii="Arial" w:hAnsi="Arial"/>
                <w:sz w:val="16"/>
              </w:rPr>
              <w:t>$0C=Reserved;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bookmarkEnd w:id="697"/>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731" w:name="_Toc17862207"/>
      <w:bookmarkStart w:id="732" w:name="_Toc276632780"/>
      <w:r>
        <w:t>FLVR – PID $152C – Fuel Level Sensor Power Supply Percent On</w:t>
      </w:r>
      <w:r>
        <w:noBreakHyphen/>
        <w:t>Time</w:t>
      </w:r>
      <w:bookmarkEnd w:id="731"/>
      <w:bookmarkEnd w:id="7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$152C</w:t>
            </w:r>
          </w:p>
        </w:tc>
        <w:tc>
          <w:tcPr>
            <w:tcW w:w="2880" w:type="dxa"/>
            <w:tcBorders>
              <w:top w:val="nil"/>
            </w:tcBorders>
          </w:tcPr>
          <w:p w:rsidR="00FF4F2F" w:rsidRDefault="00FF4F2F">
            <w:pPr>
              <w:rPr>
                <w:rFonts w:ascii="Arial" w:hAnsi="Arial"/>
                <w:sz w:val="16"/>
              </w:rPr>
            </w:pPr>
            <w:r>
              <w:rPr>
                <w:rFonts w:ascii="Arial" w:hAnsi="Arial"/>
                <w:sz w:val="16"/>
              </w:rPr>
              <w:t>Fuel Level Sensor Power Supply Percent On</w:t>
            </w:r>
            <w:r>
              <w:rPr>
                <w:rFonts w:ascii="Arial" w:hAnsi="Arial"/>
                <w:sz w:val="16"/>
              </w:rPr>
              <w:noBreakHyphen/>
              <w:t>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percentage of time that the power supply for the fuel level sensor(s) is on.  This percentage is minimized when the fuel has high ethanol content and is maximized when the fuel has low ethanol content.</w:t>
      </w:r>
    </w:p>
    <w:p w:rsidR="00FF4F2F" w:rsidRDefault="00FF4F2F">
      <w:pPr>
        <w:keepNext w:val="0"/>
        <w:keepLines w:val="0"/>
      </w:pPr>
    </w:p>
    <w:p w:rsidR="00FF4F2F" w:rsidRDefault="00FF4F2F">
      <w:pPr>
        <w:pStyle w:val="Heading3"/>
      </w:pPr>
      <w:bookmarkStart w:id="733" w:name="_Toc17862208"/>
      <w:bookmarkStart w:id="734" w:name="_Toc276632781"/>
      <w:r>
        <w:lastRenderedPageBreak/>
        <w:t>CDAR – PID $1539 – Displacement on Demand Solenoid A Control Circuit</w:t>
      </w:r>
      <w:bookmarkEnd w:id="7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$1539</w:t>
            </w:r>
          </w:p>
        </w:tc>
        <w:tc>
          <w:tcPr>
            <w:tcW w:w="2880" w:type="dxa"/>
            <w:tcBorders>
              <w:top w:val="nil"/>
            </w:tcBorders>
          </w:tcPr>
          <w:p w:rsidR="00FF4F2F" w:rsidRDefault="00FF4F2F">
            <w:pPr>
              <w:rPr>
                <w:rFonts w:ascii="Arial" w:hAnsi="Arial"/>
                <w:sz w:val="16"/>
              </w:rPr>
            </w:pPr>
            <w:r>
              <w:rPr>
                <w:rFonts w:ascii="Arial" w:hAnsi="Arial"/>
                <w:sz w:val="16"/>
              </w:rPr>
              <w:t>Displacement on Demand Solenoid A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A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735" w:name="_Toc276632782"/>
      <w:r>
        <w:t>CDAR – PID $153A – Displacement on Demand Solenoid B Control Circuit</w:t>
      </w:r>
      <w:bookmarkEnd w:id="7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$153A</w:t>
            </w:r>
          </w:p>
        </w:tc>
        <w:tc>
          <w:tcPr>
            <w:tcW w:w="2880" w:type="dxa"/>
            <w:tcBorders>
              <w:top w:val="nil"/>
            </w:tcBorders>
          </w:tcPr>
          <w:p w:rsidR="00FF4F2F" w:rsidRDefault="00FF4F2F">
            <w:pPr>
              <w:rPr>
                <w:rFonts w:ascii="Arial" w:hAnsi="Arial"/>
                <w:sz w:val="16"/>
              </w:rPr>
            </w:pPr>
            <w:r>
              <w:rPr>
                <w:rFonts w:ascii="Arial" w:hAnsi="Arial"/>
                <w:sz w:val="16"/>
              </w:rPr>
              <w:t>Displacement on Demand Solenoid B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B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736" w:name="_Toc276632783"/>
      <w:r>
        <w:lastRenderedPageBreak/>
        <w:t>CDAR – PID $153B – Displacement on Demand Solenoid C Control Circuit</w:t>
      </w:r>
      <w:bookmarkEnd w:id="7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$153B</w:t>
            </w:r>
          </w:p>
        </w:tc>
        <w:tc>
          <w:tcPr>
            <w:tcW w:w="2880" w:type="dxa"/>
            <w:tcBorders>
              <w:top w:val="nil"/>
            </w:tcBorders>
          </w:tcPr>
          <w:p w:rsidR="00FF4F2F" w:rsidRDefault="00FF4F2F">
            <w:pPr>
              <w:rPr>
                <w:rFonts w:ascii="Arial" w:hAnsi="Arial"/>
                <w:sz w:val="16"/>
              </w:rPr>
            </w:pPr>
            <w:r>
              <w:rPr>
                <w:rFonts w:ascii="Arial" w:hAnsi="Arial"/>
                <w:sz w:val="16"/>
              </w:rPr>
              <w:t>Displacement on Demand Solenoid C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C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737" w:name="_Toc276632784"/>
      <w:r>
        <w:t>CDAR – PID $153C – Displacement on Demand Solenoid D Control Circuit</w:t>
      </w:r>
      <w:bookmarkEnd w:id="7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$153C</w:t>
            </w:r>
          </w:p>
        </w:tc>
        <w:tc>
          <w:tcPr>
            <w:tcW w:w="2880" w:type="dxa"/>
            <w:tcBorders>
              <w:top w:val="nil"/>
            </w:tcBorders>
          </w:tcPr>
          <w:p w:rsidR="00FF4F2F" w:rsidRDefault="00FF4F2F">
            <w:pPr>
              <w:rPr>
                <w:rFonts w:ascii="Arial" w:hAnsi="Arial"/>
                <w:sz w:val="16"/>
              </w:rPr>
            </w:pPr>
            <w:r>
              <w:rPr>
                <w:rFonts w:ascii="Arial" w:hAnsi="Arial"/>
                <w:sz w:val="16"/>
              </w:rPr>
              <w:t>Displacement on Demand Solenoid 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D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CF1373">
      <w:pPr>
        <w:pStyle w:val="Heading3"/>
      </w:pPr>
      <w:bookmarkStart w:id="738" w:name="_Toc276632785"/>
      <w:r>
        <w:lastRenderedPageBreak/>
        <w:t xml:space="preserve">EOTR </w:t>
      </w:r>
      <w:r w:rsidR="00FF4F2F">
        <w:t>– PID $153E – Engine Oil Temperature from Sensor</w:t>
      </w:r>
      <w:bookmarkEnd w:id="733"/>
      <w:bookmarkEnd w:id="7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$153E</w:t>
            </w:r>
          </w:p>
        </w:tc>
        <w:tc>
          <w:tcPr>
            <w:tcW w:w="2880" w:type="dxa"/>
            <w:tcBorders>
              <w:top w:val="nil"/>
            </w:tcBorders>
          </w:tcPr>
          <w:p w:rsidR="00FF4F2F" w:rsidRDefault="00FF4F2F">
            <w:pPr>
              <w:rPr>
                <w:rFonts w:ascii="Arial" w:hAnsi="Arial"/>
                <w:sz w:val="16"/>
              </w:rPr>
            </w:pPr>
            <w:r>
              <w:rPr>
                <w:rFonts w:ascii="Arial" w:hAnsi="Arial"/>
                <w:sz w:val="16"/>
              </w:rPr>
              <w:t>Engine Oil Temperature from Sensor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engine oil temperature as measured by a sensor connected to the ECM.</w:t>
      </w:r>
    </w:p>
    <w:p w:rsidR="00FF4F2F" w:rsidRDefault="00FF4F2F">
      <w:pPr>
        <w:keepNext w:val="0"/>
        <w:keepLines w:val="0"/>
      </w:pPr>
    </w:p>
    <w:p w:rsidR="00FF4F2F" w:rsidRDefault="00FF4F2F">
      <w:pPr>
        <w:pStyle w:val="Heading3"/>
      </w:pPr>
      <w:bookmarkStart w:id="739" w:name="_Toc17862209"/>
      <w:bookmarkStart w:id="740" w:name="_Toc276632786"/>
      <w:r>
        <w:t>AIRR – PID $1549 – Secondary Air Injection System Pressure A/D Bank 1</w:t>
      </w:r>
      <w:bookmarkEnd w:id="7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$1549</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A/D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secondary air injection system pressure analog input for bank 1 as a percentage of its reference voltage.</w:t>
      </w:r>
    </w:p>
    <w:p w:rsidR="00FF4F2F" w:rsidRDefault="00FF4F2F">
      <w:pPr>
        <w:keepNext w:val="0"/>
        <w:keepLines w:val="0"/>
      </w:pPr>
    </w:p>
    <w:p w:rsidR="00FF4F2F" w:rsidRDefault="00FF4F2F">
      <w:pPr>
        <w:pStyle w:val="Heading3"/>
      </w:pPr>
      <w:bookmarkStart w:id="741" w:name="_Toc276632787"/>
      <w:r>
        <w:t>AIRR – PID $1550 – Secondary Air Injection System Pressure A/D Bank 2</w:t>
      </w:r>
      <w:bookmarkEnd w:id="7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$1550</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A/D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secondary air injection system pressure analog input for bank 2 as a percentage of its reference voltage.</w:t>
      </w:r>
    </w:p>
    <w:p w:rsidR="00FF4F2F" w:rsidRDefault="00FF4F2F">
      <w:pPr>
        <w:keepNext w:val="0"/>
        <w:keepLines w:val="0"/>
      </w:pPr>
    </w:p>
    <w:p w:rsidR="00FF4F2F" w:rsidRDefault="00FF4F2F">
      <w:pPr>
        <w:pStyle w:val="Heading3"/>
      </w:pPr>
      <w:bookmarkStart w:id="742" w:name="_Toc276632788"/>
      <w:r>
        <w:lastRenderedPageBreak/>
        <w:t>RVSR – PID $1551 – Remote Vehicle Start Disable History 1</w:t>
      </w:r>
      <w:bookmarkEnd w:id="739"/>
      <w:bookmarkEnd w:id="7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$1551</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43" w:name="_Toc17862210"/>
      <w:bookmarkStart w:id="744" w:name="_Toc276632789"/>
      <w:r>
        <w:lastRenderedPageBreak/>
        <w:t>RVSR – PID $1552 – Remote Vehicle Start Disable History 2</w:t>
      </w:r>
      <w:bookmarkEnd w:id="743"/>
      <w:bookmarkEnd w:id="7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$1552</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45" w:name="_Toc17862211"/>
      <w:bookmarkStart w:id="746" w:name="_Toc276632790"/>
      <w:r>
        <w:lastRenderedPageBreak/>
        <w:t>RVSR – PID $1553 – Remote Vehicle Start Disable History 3</w:t>
      </w:r>
      <w:bookmarkEnd w:id="745"/>
      <w:bookmarkEnd w:id="7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$1553</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47" w:name="_Toc17862212"/>
      <w:bookmarkStart w:id="748" w:name="_Toc276632791"/>
      <w:r>
        <w:lastRenderedPageBreak/>
        <w:t>RVSR – PID $1554 – Remote Vehicle Start Disable History 4</w:t>
      </w:r>
      <w:bookmarkEnd w:id="747"/>
      <w:bookmarkEnd w:id="74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$1554</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49" w:name="_Toc17862213"/>
      <w:bookmarkStart w:id="750" w:name="_Toc276632792"/>
      <w:r>
        <w:lastRenderedPageBreak/>
        <w:t>RVSR – PID $1555 – Remote Vehicle Start Disable History 5</w:t>
      </w:r>
      <w:bookmarkEnd w:id="749"/>
      <w:bookmarkEnd w:id="7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$1555</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51" w:name="_Toc17862214"/>
      <w:bookmarkStart w:id="752" w:name="_Toc276632793"/>
      <w:r>
        <w:lastRenderedPageBreak/>
        <w:t>RVSR – PID $1556 – Remote Vehicle Start Disable History 6</w:t>
      </w:r>
      <w:bookmarkEnd w:id="751"/>
      <w:bookmarkEnd w:id="7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$1556</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53" w:name="_Toc17862215"/>
      <w:bookmarkStart w:id="754" w:name="_Toc276632794"/>
      <w:r>
        <w:lastRenderedPageBreak/>
        <w:t>RVSR – PID $1557 – Remote Vehicle Start Disable History 7</w:t>
      </w:r>
      <w:bookmarkEnd w:id="753"/>
      <w:bookmarkEnd w:id="7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$1557</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55" w:name="_Toc17862216"/>
      <w:bookmarkStart w:id="756" w:name="_Toc276632795"/>
      <w:r>
        <w:lastRenderedPageBreak/>
        <w:t>RVSR – PID $1558 – Remote Vehicle Start Disable History 8</w:t>
      </w:r>
      <w:bookmarkEnd w:id="755"/>
      <w:bookmarkEnd w:id="7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$1558</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8</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757" w:name="_Toc17862217"/>
      <w:bookmarkStart w:id="758" w:name="_Toc276632796"/>
      <w:r>
        <w:lastRenderedPageBreak/>
        <w:t>IMOR – PID $1559 – Powertrain / Immobilizer Response Status</w:t>
      </w:r>
      <w:bookmarkEnd w:id="757"/>
      <w:bookmarkEnd w:id="7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$1559</w:t>
            </w:r>
          </w:p>
        </w:tc>
        <w:tc>
          <w:tcPr>
            <w:tcW w:w="2880" w:type="dxa"/>
            <w:tcBorders>
              <w:top w:val="nil"/>
            </w:tcBorders>
          </w:tcPr>
          <w:p w:rsidR="00FF4F2F" w:rsidRDefault="00FF4F2F">
            <w:pPr>
              <w:rPr>
                <w:rFonts w:ascii="Arial" w:hAnsi="Arial"/>
                <w:sz w:val="16"/>
              </w:rPr>
            </w:pPr>
            <w:r>
              <w:rPr>
                <w:rFonts w:ascii="Arial" w:hAnsi="Arial"/>
                <w:sz w:val="16"/>
              </w:rPr>
              <w:t>Powertrain / Immobilizer Response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Authentication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$0=Unknown; </w:t>
            </w:r>
            <w:r>
              <w:rPr>
                <w:rFonts w:ascii="Arial" w:hAnsi="Arial"/>
                <w:sz w:val="16"/>
              </w:rPr>
              <w:br/>
              <w:t xml:space="preserve">$1=Incorrect; </w:t>
            </w:r>
            <w:r>
              <w:rPr>
                <w:rFonts w:ascii="Arial" w:hAnsi="Arial"/>
                <w:sz w:val="16"/>
              </w:rPr>
              <w:br/>
              <w:t xml:space="preserve">$2=Negative; </w:t>
            </w:r>
            <w:r>
              <w:rPr>
                <w:rFonts w:ascii="Arial" w:hAnsi="Arial"/>
                <w:sz w:val="16"/>
              </w:rPr>
              <w:br/>
              <w:t>$3=Valid</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Powertrain Response Source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$0=</w:t>
            </w:r>
            <w:smartTag w:uri="urn:schemas-microsoft-com:office:smarttags" w:element="place">
              <w:r>
                <w:rPr>
                  <w:rFonts w:ascii="Arial" w:hAnsi="Arial"/>
                  <w:sz w:val="16"/>
                </w:rPr>
                <w:t>Normal</w:t>
              </w:r>
            </w:smartTag>
            <w:r>
              <w:rPr>
                <w:rFonts w:ascii="Arial" w:hAnsi="Arial"/>
                <w:sz w:val="16"/>
              </w:rPr>
              <w:t xml:space="preserve"> Start; </w:t>
            </w:r>
            <w:r>
              <w:rPr>
                <w:rFonts w:ascii="Arial" w:hAnsi="Arial"/>
                <w:sz w:val="16"/>
              </w:rPr>
              <w:br/>
              <w:t xml:space="preserve">$1=Remote Vehicle Start; </w:t>
            </w:r>
            <w:r>
              <w:rPr>
                <w:rFonts w:ascii="Arial" w:hAnsi="Arial"/>
                <w:sz w:val="16"/>
              </w:rPr>
              <w:br/>
              <w:t>$2=PTO Remote Start</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Response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$0=No Information; </w:t>
            </w:r>
            <w:r>
              <w:rPr>
                <w:rFonts w:ascii="Arial" w:hAnsi="Arial"/>
                <w:sz w:val="16"/>
              </w:rPr>
              <w:br/>
              <w:t xml:space="preserve">$1=In Process; </w:t>
            </w:r>
            <w:r>
              <w:rPr>
                <w:rFonts w:ascii="Arial" w:hAnsi="Arial"/>
                <w:sz w:val="16"/>
              </w:rPr>
              <w:br/>
              <w:t xml:space="preserve">$2=Negative Response; </w:t>
            </w:r>
            <w:r>
              <w:rPr>
                <w:rFonts w:ascii="Arial" w:hAnsi="Arial"/>
                <w:sz w:val="16"/>
              </w:rPr>
              <w:br/>
              <w:t>$3=Valid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Response Source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$0=</w:t>
            </w:r>
            <w:smartTag w:uri="urn:schemas-microsoft-com:office:smarttags" w:element="place">
              <w:r>
                <w:rPr>
                  <w:rFonts w:ascii="Arial" w:hAnsi="Arial"/>
                  <w:sz w:val="16"/>
                </w:rPr>
                <w:t>Normal</w:t>
              </w:r>
            </w:smartTag>
            <w:r>
              <w:rPr>
                <w:rFonts w:ascii="Arial" w:hAnsi="Arial"/>
                <w:sz w:val="16"/>
              </w:rPr>
              <w:t xml:space="preserve"> Start; </w:t>
            </w:r>
            <w:r>
              <w:rPr>
                <w:rFonts w:ascii="Arial" w:hAnsi="Arial"/>
                <w:sz w:val="16"/>
              </w:rPr>
              <w:br/>
              <w:t xml:space="preserve">$1=Remote Vehicle Start; </w:t>
            </w:r>
            <w:r>
              <w:rPr>
                <w:rFonts w:ascii="Arial" w:hAnsi="Arial"/>
                <w:sz w:val="16"/>
              </w:rPr>
              <w:br/>
              <w:t>$2=PTO Remote Start</w:t>
            </w:r>
          </w:p>
        </w:tc>
      </w:tr>
    </w:tbl>
    <w:p w:rsidR="00FF4F2F" w:rsidRDefault="00FF4F2F"/>
    <w:p w:rsidR="00FF4F2F" w:rsidRDefault="00FF4F2F">
      <w:r>
        <w:t>This PID contains several signals associated with the status of the powertrain response and the immobilizer response within the PPEI 3 immobilizer system.  The content of each of these signals is described below.</w:t>
      </w:r>
    </w:p>
    <w:p w:rsidR="00FF4F2F" w:rsidRDefault="00FF4F2F"/>
    <w:p w:rsidR="00FF4F2F" w:rsidRDefault="00FF4F2F">
      <w:r>
        <w:t>Powertrain Authentication Status indicates the result of the comparison between the last received immobilizer response and the expected response calculated by powertrain.</w:t>
      </w:r>
    </w:p>
    <w:p w:rsidR="00FF4F2F" w:rsidRDefault="00FF4F2F"/>
    <w:p w:rsidR="00FF4F2F" w:rsidRDefault="00FF4F2F">
      <w:r>
        <w:t>Powertrain Response Source indicates the source used to calculate the powertrain response.</w:t>
      </w:r>
    </w:p>
    <w:p w:rsidR="00FF4F2F" w:rsidRDefault="00FF4F2F"/>
    <w:p w:rsidR="00FF4F2F" w:rsidRDefault="00FF4F2F">
      <w:r>
        <w:t>Immobilizer Response Status indicates the status of the immobilizer response received over serial communication from the immobilizer module.</w:t>
      </w:r>
    </w:p>
    <w:p w:rsidR="00FF4F2F" w:rsidRDefault="00FF4F2F"/>
    <w:p w:rsidR="00FF4F2F" w:rsidRDefault="00FF4F2F">
      <w:r>
        <w:t>Immobilizer Response Source indicates the source used to calculate the immobilizer response.</w:t>
      </w:r>
    </w:p>
    <w:p w:rsidR="00FF4F2F" w:rsidRDefault="00FF4F2F">
      <w:pPr>
        <w:keepNext w:val="0"/>
        <w:keepLines w:val="0"/>
      </w:pPr>
    </w:p>
    <w:p w:rsidR="00FF4F2F" w:rsidRDefault="00FF4F2F">
      <w:pPr>
        <w:pStyle w:val="Heading3"/>
      </w:pPr>
      <w:bookmarkStart w:id="759" w:name="_Toc17862218"/>
      <w:bookmarkStart w:id="760" w:name="_Toc276632797"/>
      <w:r>
        <w:lastRenderedPageBreak/>
        <w:t>IMOR – PID $155A – Immobilizer Status</w:t>
      </w:r>
      <w:bookmarkEnd w:id="759"/>
      <w:bookmarkEnd w:id="7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$155A</w:t>
            </w:r>
          </w:p>
        </w:tc>
        <w:tc>
          <w:tcPr>
            <w:tcW w:w="2880" w:type="dxa"/>
            <w:tcBorders>
              <w:top w:val="nil"/>
            </w:tcBorders>
          </w:tcPr>
          <w:p w:rsidR="00FF4F2F" w:rsidRDefault="00FF4F2F">
            <w:pPr>
              <w:rPr>
                <w:rFonts w:ascii="Arial" w:hAnsi="Arial"/>
                <w:sz w:val="16"/>
              </w:rPr>
            </w:pPr>
            <w:r>
              <w:rPr>
                <w:rFonts w:ascii="Arial" w:hAnsi="Arial"/>
                <w:sz w:val="16"/>
              </w:rPr>
              <w:t>Immobilizer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Learning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Secret Information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Challenge 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Immobilizer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$0=Standby; </w:t>
            </w:r>
            <w:r>
              <w:rPr>
                <w:rFonts w:ascii="Arial" w:hAnsi="Arial"/>
                <w:sz w:val="16"/>
              </w:rPr>
              <w:br/>
              <w:t xml:space="preserve">$1=Immobilized at Startup; </w:t>
            </w:r>
            <w:r>
              <w:rPr>
                <w:rFonts w:ascii="Arial" w:hAnsi="Arial"/>
                <w:sz w:val="16"/>
              </w:rPr>
              <w:br/>
              <w:t xml:space="preserve">$2=Immobilized Due to No Response; </w:t>
            </w:r>
            <w:r>
              <w:rPr>
                <w:rFonts w:ascii="Arial" w:hAnsi="Arial"/>
                <w:sz w:val="16"/>
              </w:rPr>
              <w:br/>
              <w:t xml:space="preserve">$3=Immobilized Due to Negative Response; </w:t>
            </w:r>
            <w:r>
              <w:rPr>
                <w:rFonts w:ascii="Arial" w:hAnsi="Arial"/>
                <w:sz w:val="16"/>
              </w:rPr>
              <w:br/>
              <w:t xml:space="preserve">$4=Immobilized Due to Incorrect Response; </w:t>
            </w:r>
            <w:r>
              <w:rPr>
                <w:rFonts w:ascii="Arial" w:hAnsi="Arial"/>
                <w:sz w:val="16"/>
              </w:rPr>
              <w:br/>
              <w:t xml:space="preserve">$5=Post Release; </w:t>
            </w:r>
            <w:r>
              <w:rPr>
                <w:rFonts w:ascii="Arial" w:hAnsi="Arial"/>
                <w:sz w:val="16"/>
              </w:rPr>
              <w:br/>
              <w:t xml:space="preserve">$6=Pre Release; </w:t>
            </w:r>
            <w:r>
              <w:rPr>
                <w:rFonts w:ascii="Arial" w:hAnsi="Arial"/>
                <w:sz w:val="16"/>
              </w:rPr>
              <w:br/>
              <w:t>$7=Released</w:t>
            </w:r>
          </w:p>
        </w:tc>
      </w:tr>
    </w:tbl>
    <w:p w:rsidR="00FF4F2F" w:rsidRDefault="00FF4F2F"/>
    <w:p w:rsidR="00FF4F2F" w:rsidRDefault="00FF4F2F">
      <w:r>
        <w:t>This PID contains several signals associated with the status of the PPEI 3 immobilizer system.  The content of each of these signals is described below.</w:t>
      </w:r>
    </w:p>
    <w:p w:rsidR="00FF4F2F" w:rsidRDefault="00FF4F2F"/>
    <w:p w:rsidR="00FF4F2F" w:rsidRDefault="00FF4F2F">
      <w:r>
        <w:t>Learning Enabled indicates that learning of immobilizer secret information is enabled.</w:t>
      </w:r>
    </w:p>
    <w:p w:rsidR="00FF4F2F" w:rsidRDefault="00FF4F2F"/>
    <w:p w:rsidR="00FF4F2F" w:rsidRDefault="00FF4F2F">
      <w:r>
        <w:t>Secret Information Programmed indicates that the immobilizer secret information (e.g., powertrain pre release password, powertrain secret key) has been programmed.</w:t>
      </w:r>
    </w:p>
    <w:p w:rsidR="00FF4F2F" w:rsidRDefault="00FF4F2F"/>
    <w:p w:rsidR="00FF4F2F" w:rsidRDefault="00FF4F2F">
      <w:r>
        <w:t>Powertrain Challenge Valid indicates that the currently calculated powertrain challenge is valid.</w:t>
      </w:r>
    </w:p>
    <w:p w:rsidR="00FF4F2F" w:rsidRDefault="00FF4F2F"/>
    <w:p w:rsidR="00FF4F2F" w:rsidRDefault="00FF4F2F">
      <w:r>
        <w:t>Powertrain Immobilizer Status indicates the current state of the immobilizer algorithm.</w:t>
      </w:r>
    </w:p>
    <w:p w:rsidR="00FF4F2F" w:rsidRDefault="00FF4F2F">
      <w:pPr>
        <w:keepNext w:val="0"/>
        <w:keepLines w:val="0"/>
      </w:pPr>
    </w:p>
    <w:p w:rsidR="00FF4F2F" w:rsidRDefault="00FF4F2F">
      <w:pPr>
        <w:pStyle w:val="Heading3"/>
      </w:pPr>
      <w:bookmarkStart w:id="761" w:name="_Toc17862219"/>
      <w:bookmarkStart w:id="762" w:name="_Toc276632798"/>
      <w:r>
        <w:lastRenderedPageBreak/>
        <w:t>IMOR – PID $155B – Immobilizer Security Code Status</w:t>
      </w:r>
      <w:bookmarkEnd w:id="761"/>
      <w:bookmarkEnd w:id="7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$155B</w:t>
            </w:r>
          </w:p>
        </w:tc>
        <w:tc>
          <w:tcPr>
            <w:tcW w:w="2880" w:type="dxa"/>
            <w:tcBorders>
              <w:top w:val="nil"/>
            </w:tcBorders>
          </w:tcPr>
          <w:p w:rsidR="00FF4F2F" w:rsidRDefault="00FF4F2F">
            <w:pPr>
              <w:rPr>
                <w:rFonts w:ascii="Arial" w:hAnsi="Arial"/>
                <w:sz w:val="16"/>
              </w:rPr>
            </w:pPr>
            <w:r>
              <w:rPr>
                <w:rFonts w:ascii="Arial" w:hAnsi="Arial"/>
                <w:sz w:val="16"/>
              </w:rPr>
              <w:t>Immobilizer Security Code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Lockout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Accepted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security code associated with the PPEI 3 immobilizer system.  The content of each of these signals is described below.</w:t>
      </w:r>
    </w:p>
    <w:p w:rsidR="00FF4F2F" w:rsidRDefault="00FF4F2F"/>
    <w:p w:rsidR="00FF4F2F" w:rsidRDefault="00FF4F2F">
      <w:r>
        <w:t>Security Code Lockout Active indicates that the security code has not passed and lockout is active.</w:t>
      </w:r>
    </w:p>
    <w:p w:rsidR="00FF4F2F" w:rsidRDefault="00FF4F2F"/>
    <w:p w:rsidR="00FF4F2F" w:rsidRDefault="00FF4F2F">
      <w:r>
        <w:t>Security Code Programmed indicates that the security code has been programmed.</w:t>
      </w:r>
    </w:p>
    <w:p w:rsidR="00FF4F2F" w:rsidRDefault="00FF4F2F"/>
    <w:p w:rsidR="00FF4F2F" w:rsidRDefault="00FF4F2F">
      <w:r>
        <w:t>Security Code Accepted indicates that the received security code is correct.</w:t>
      </w:r>
    </w:p>
    <w:p w:rsidR="00FF4F2F" w:rsidRDefault="00FF4F2F">
      <w:pPr>
        <w:keepNext w:val="0"/>
        <w:keepLines w:val="0"/>
      </w:pPr>
    </w:p>
    <w:p w:rsidR="00FF4F2F" w:rsidRDefault="00FF4F2F">
      <w:pPr>
        <w:pStyle w:val="Heading3"/>
      </w:pPr>
      <w:bookmarkStart w:id="763" w:name="_Toc17862220"/>
      <w:bookmarkStart w:id="764" w:name="_Toc276632799"/>
      <w:r>
        <w:t>IMOR – PID $155C – Autolearn Counter</w:t>
      </w:r>
      <w:bookmarkEnd w:id="763"/>
      <w:bookmarkEnd w:id="7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$155C</w:t>
            </w:r>
          </w:p>
        </w:tc>
        <w:tc>
          <w:tcPr>
            <w:tcW w:w="2880" w:type="dxa"/>
            <w:tcBorders>
              <w:top w:val="nil"/>
            </w:tcBorders>
          </w:tcPr>
          <w:p w:rsidR="00FF4F2F" w:rsidRDefault="00FF4F2F">
            <w:pPr>
              <w:rPr>
                <w:rFonts w:ascii="Arial" w:hAnsi="Arial"/>
                <w:sz w:val="16"/>
              </w:rPr>
            </w:pPr>
            <w:r>
              <w:rPr>
                <w:rFonts w:ascii="Arial" w:hAnsi="Arial"/>
                <w:sz w:val="16"/>
              </w:rPr>
              <w:t>Autolearn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autolearn cycles that have been successfully completed within the PPEI 3 immobilizer system.</w:t>
      </w:r>
    </w:p>
    <w:p w:rsidR="00FF4F2F" w:rsidRDefault="00FF4F2F">
      <w:pPr>
        <w:keepNext w:val="0"/>
        <w:keepLines w:val="0"/>
      </w:pPr>
    </w:p>
    <w:p w:rsidR="00FF4F2F" w:rsidRDefault="00FF4F2F">
      <w:pPr>
        <w:pStyle w:val="Heading3"/>
      </w:pPr>
      <w:bookmarkStart w:id="765" w:name="_Toc17862221"/>
      <w:bookmarkStart w:id="766" w:name="_Toc276632800"/>
      <w:r>
        <w:t>IMOR – PID $155D – Autolearn Delay Timer</w:t>
      </w:r>
      <w:bookmarkEnd w:id="765"/>
      <w:bookmarkEnd w:id="7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$155D</w:t>
            </w:r>
          </w:p>
        </w:tc>
        <w:tc>
          <w:tcPr>
            <w:tcW w:w="2880" w:type="dxa"/>
            <w:tcBorders>
              <w:top w:val="nil"/>
            </w:tcBorders>
          </w:tcPr>
          <w:p w:rsidR="00FF4F2F" w:rsidRDefault="00FF4F2F">
            <w:pPr>
              <w:rPr>
                <w:rFonts w:ascii="Arial" w:hAnsi="Arial"/>
                <w:sz w:val="16"/>
              </w:rPr>
            </w:pPr>
            <w:r>
              <w:rPr>
                <w:rFonts w:ascii="Arial" w:hAnsi="Arial"/>
                <w:sz w:val="16"/>
              </w:rPr>
              <w:t>Autolearn Delay Timer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0 - 2550 s</w:t>
            </w:r>
          </w:p>
        </w:tc>
        <w:tc>
          <w:tcPr>
            <w:tcW w:w="2160"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PID contains the time elapsed within the current autolearn cycle within the PPEI 3 immobilizer system.</w:t>
      </w:r>
    </w:p>
    <w:p w:rsidR="00FF4F2F" w:rsidRDefault="00FF4F2F">
      <w:pPr>
        <w:keepNext w:val="0"/>
        <w:keepLines w:val="0"/>
      </w:pPr>
    </w:p>
    <w:p w:rsidR="00FF4F2F" w:rsidRDefault="00FF4F2F">
      <w:pPr>
        <w:pStyle w:val="Heading3"/>
      </w:pPr>
      <w:bookmarkStart w:id="767" w:name="_Toc17862222"/>
      <w:bookmarkStart w:id="768" w:name="_Toc276632801"/>
      <w:r>
        <w:t>IMOR – PID $155E – Tool Learn Delay Timer</w:t>
      </w:r>
      <w:bookmarkEnd w:id="767"/>
      <w:bookmarkEnd w:id="7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$155E</w:t>
            </w:r>
          </w:p>
        </w:tc>
        <w:tc>
          <w:tcPr>
            <w:tcW w:w="2880" w:type="dxa"/>
            <w:tcBorders>
              <w:top w:val="nil"/>
            </w:tcBorders>
          </w:tcPr>
          <w:p w:rsidR="00FF4F2F" w:rsidRDefault="00FF4F2F">
            <w:pPr>
              <w:rPr>
                <w:rFonts w:ascii="Arial" w:hAnsi="Arial"/>
                <w:sz w:val="16"/>
              </w:rPr>
            </w:pPr>
            <w:r>
              <w:rPr>
                <w:rFonts w:ascii="Arial" w:hAnsi="Arial"/>
                <w:sz w:val="16"/>
              </w:rPr>
              <w:t>Tool Learn Delay Timer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0 - 2550 s</w:t>
            </w:r>
          </w:p>
        </w:tc>
        <w:tc>
          <w:tcPr>
            <w:tcW w:w="2160"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PID contains the time elapsed since the receipt of the correct security code within the PPEI 3 immobilizer system.</w:t>
      </w:r>
    </w:p>
    <w:p w:rsidR="00FF4F2F" w:rsidRDefault="00FF4F2F">
      <w:pPr>
        <w:keepNext w:val="0"/>
        <w:keepLines w:val="0"/>
      </w:pPr>
    </w:p>
    <w:p w:rsidR="00FF4F2F" w:rsidRDefault="00FF4F2F">
      <w:pPr>
        <w:pStyle w:val="Heading3"/>
      </w:pPr>
      <w:bookmarkStart w:id="769" w:name="_Toc17862223"/>
      <w:bookmarkStart w:id="770" w:name="_Toc276632802"/>
      <w:r>
        <w:lastRenderedPageBreak/>
        <w:t>IMOR – PID $155F – Immobilizer Pre Release Time</w:t>
      </w:r>
      <w:bookmarkEnd w:id="769"/>
      <w:bookmarkEnd w:id="7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$155F</w:t>
            </w:r>
          </w:p>
        </w:tc>
        <w:tc>
          <w:tcPr>
            <w:tcW w:w="2880" w:type="dxa"/>
            <w:tcBorders>
              <w:top w:val="nil"/>
            </w:tcBorders>
          </w:tcPr>
          <w:p w:rsidR="00FF4F2F" w:rsidRDefault="00FF4F2F">
            <w:pPr>
              <w:rPr>
                <w:rFonts w:ascii="Arial" w:hAnsi="Arial"/>
                <w:sz w:val="16"/>
              </w:rPr>
            </w:pPr>
            <w:r>
              <w:rPr>
                <w:rFonts w:ascii="Arial" w:hAnsi="Arial"/>
                <w:sz w:val="16"/>
              </w:rPr>
              <w:t>Immobilizer Pre Release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s</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elapsed authentication time that engine operation has been enabled by the pre release password functionality within the PPEI 3 immobilizer system.</w:t>
      </w:r>
    </w:p>
    <w:p w:rsidR="00FF4F2F" w:rsidRDefault="00FF4F2F">
      <w:pPr>
        <w:keepNext w:val="0"/>
        <w:keepLines w:val="0"/>
      </w:pPr>
    </w:p>
    <w:p w:rsidR="00FF4F2F" w:rsidRDefault="00FF4F2F">
      <w:pPr>
        <w:pStyle w:val="Heading3"/>
      </w:pPr>
      <w:bookmarkStart w:id="771" w:name="_Toc17862224"/>
      <w:bookmarkStart w:id="772" w:name="_Ref532214560"/>
      <w:bookmarkStart w:id="773" w:name="_Toc276632803"/>
      <w:r>
        <w:t>AIRR – PID $1560 – Secondary Air Injection Diagnostic Results</w:t>
      </w:r>
      <w:bookmarkEnd w:id="7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$1560</w:t>
            </w:r>
          </w:p>
        </w:tc>
        <w:tc>
          <w:tcPr>
            <w:tcW w:w="2880" w:type="dxa"/>
            <w:tcBorders>
              <w:top w:val="nil"/>
            </w:tcBorders>
          </w:tcPr>
          <w:p w:rsidR="00FF4F2F" w:rsidRDefault="00FF4F2F">
            <w:pPr>
              <w:rPr>
                <w:rFonts w:ascii="Arial" w:hAnsi="Arial"/>
                <w:sz w:val="16"/>
              </w:rPr>
            </w:pPr>
            <w:r>
              <w:rPr>
                <w:rFonts w:ascii="Arial" w:hAnsi="Arial"/>
                <w:sz w:val="16"/>
              </w:rPr>
              <w:t>Secondary Air Injection Diagnostic Results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in Progress; </w:t>
            </w:r>
            <w:r>
              <w:rPr>
                <w:rFonts w:ascii="Arial" w:hAnsi="Arial"/>
                <w:sz w:val="16"/>
              </w:rPr>
              <w:br/>
              <w:t xml:space="preserve">$01=Test Aborted; </w:t>
            </w:r>
            <w:r>
              <w:rPr>
                <w:rFonts w:ascii="Arial" w:hAnsi="Arial"/>
                <w:sz w:val="16"/>
              </w:rPr>
              <w:br/>
              <w:t xml:space="preserve">$02=Test Passed; </w:t>
            </w:r>
            <w:r>
              <w:rPr>
                <w:rFonts w:ascii="Arial" w:hAnsi="Arial"/>
                <w:sz w:val="16"/>
              </w:rPr>
              <w:br/>
              <w:t xml:space="preserve">$03=Test Failed - SAI Incorrect Airflow; </w:t>
            </w:r>
            <w:r>
              <w:rPr>
                <w:rFonts w:ascii="Arial" w:hAnsi="Arial"/>
                <w:sz w:val="16"/>
              </w:rPr>
              <w:br/>
              <w:t xml:space="preserve">$04=Test Failed - SAI Valve Stuck Open; </w:t>
            </w:r>
            <w:r>
              <w:rPr>
                <w:rFonts w:ascii="Arial" w:hAnsi="Arial"/>
                <w:sz w:val="16"/>
              </w:rPr>
              <w:br/>
              <w:t xml:space="preserve">$05=Test Failed - SAI Pump Stuck On; </w:t>
            </w:r>
            <w:r>
              <w:rPr>
                <w:rFonts w:ascii="Arial" w:hAnsi="Arial"/>
                <w:sz w:val="16"/>
              </w:rPr>
              <w:br/>
              <w:t xml:space="preserve">$06=No Result; </w:t>
            </w:r>
            <w:r>
              <w:rPr>
                <w:rFonts w:ascii="Arial" w:hAnsi="Arial"/>
                <w:sz w:val="16"/>
              </w:rPr>
              <w:br/>
              <w:t>$07=Error</w:t>
            </w:r>
          </w:p>
        </w:tc>
      </w:tr>
    </w:tbl>
    <w:p w:rsidR="00FF4F2F" w:rsidRDefault="00FF4F2F"/>
    <w:p w:rsidR="00FF4F2F" w:rsidRDefault="00FF4F2F">
      <w:r>
        <w:t>This PID contains the results of the secondary air injection (SAI) diagnostic for use by the service and inspection and maintenance communities.  The PID provides information from the on</w:t>
      </w:r>
      <w:r>
        <w:noBreakHyphen/>
        <w:t>board diagnostic to aid a technician in diagnosing the system or determining why the diagnostic has not provided a result.  The diagnostic results are interpreted in the following manner.</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880"/>
        <w:gridCol w:w="5040"/>
      </w:tblGrid>
      <w:tr w:rsidR="00FF4F2F">
        <w:trPr>
          <w:cantSplit/>
          <w:jc w:val="center"/>
        </w:trPr>
        <w:tc>
          <w:tcPr>
            <w:tcW w:w="2880" w:type="dxa"/>
            <w:tcBorders>
              <w:bottom w:val="single" w:sz="12" w:space="0" w:color="000000"/>
            </w:tcBorders>
          </w:tcPr>
          <w:p w:rsidR="00FF4F2F" w:rsidRDefault="00FF4F2F">
            <w:pPr>
              <w:jc w:val="center"/>
              <w:rPr>
                <w:b/>
              </w:rPr>
            </w:pPr>
            <w:r>
              <w:rPr>
                <w:b/>
              </w:rPr>
              <w:t>State</w:t>
            </w:r>
          </w:p>
        </w:tc>
        <w:tc>
          <w:tcPr>
            <w:tcW w:w="504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2880" w:type="dxa"/>
            <w:tcBorders>
              <w:top w:val="nil"/>
            </w:tcBorders>
          </w:tcPr>
          <w:p w:rsidR="00FF4F2F" w:rsidRDefault="00FF4F2F">
            <w:r>
              <w:t>Test in Progress</w:t>
            </w:r>
          </w:p>
        </w:tc>
        <w:tc>
          <w:tcPr>
            <w:tcW w:w="5040" w:type="dxa"/>
            <w:tcBorders>
              <w:top w:val="nil"/>
            </w:tcBorders>
          </w:tcPr>
          <w:p w:rsidR="00FF4F2F" w:rsidRDefault="00FF4F2F">
            <w:r>
              <w:t>The SAI diagnostic is in progress.</w:t>
            </w:r>
          </w:p>
        </w:tc>
      </w:tr>
      <w:tr w:rsidR="00FF4F2F">
        <w:trPr>
          <w:cantSplit/>
          <w:jc w:val="center"/>
        </w:trPr>
        <w:tc>
          <w:tcPr>
            <w:tcW w:w="2880" w:type="dxa"/>
          </w:tcPr>
          <w:p w:rsidR="00FF4F2F" w:rsidRDefault="00FF4F2F">
            <w:r>
              <w:t>Test Aborted</w:t>
            </w:r>
          </w:p>
        </w:tc>
        <w:tc>
          <w:tcPr>
            <w:tcW w:w="5040" w:type="dxa"/>
          </w:tcPr>
          <w:p w:rsidR="00FF4F2F" w:rsidRDefault="00FF4F2F">
            <w:r>
              <w:t>The SAI diagnostic has been aborted due to active status of one or more faults.</w:t>
            </w:r>
          </w:p>
        </w:tc>
      </w:tr>
      <w:tr w:rsidR="00FF4F2F">
        <w:trPr>
          <w:cantSplit/>
          <w:jc w:val="center"/>
        </w:trPr>
        <w:tc>
          <w:tcPr>
            <w:tcW w:w="2880" w:type="dxa"/>
          </w:tcPr>
          <w:p w:rsidR="00FF4F2F" w:rsidRDefault="00FF4F2F">
            <w:r>
              <w:t>Test Passed</w:t>
            </w:r>
          </w:p>
        </w:tc>
        <w:tc>
          <w:tcPr>
            <w:tcW w:w="5040" w:type="dxa"/>
          </w:tcPr>
          <w:p w:rsidR="00FF4F2F" w:rsidRDefault="00FF4F2F">
            <w:r>
              <w:t>The SAI diagnostic test has been completed and has passed all tests.</w:t>
            </w:r>
          </w:p>
        </w:tc>
      </w:tr>
      <w:tr w:rsidR="00FF4F2F">
        <w:trPr>
          <w:cantSplit/>
          <w:jc w:val="center"/>
        </w:trPr>
        <w:tc>
          <w:tcPr>
            <w:tcW w:w="2880" w:type="dxa"/>
          </w:tcPr>
          <w:p w:rsidR="00FF4F2F" w:rsidRDefault="00FF4F2F">
            <w:r>
              <w:t>Test Failed - SAI Incorrect Airflow</w:t>
            </w:r>
          </w:p>
        </w:tc>
        <w:tc>
          <w:tcPr>
            <w:tcW w:w="5040" w:type="dxa"/>
          </w:tcPr>
          <w:p w:rsidR="00FF4F2F" w:rsidRDefault="00FF4F2F">
            <w:r>
              <w:t>The SAI diagnostic has detected an incorrect secondary airflow failure condition.</w:t>
            </w:r>
          </w:p>
        </w:tc>
      </w:tr>
      <w:tr w:rsidR="00FF4F2F">
        <w:trPr>
          <w:cantSplit/>
          <w:jc w:val="center"/>
        </w:trPr>
        <w:tc>
          <w:tcPr>
            <w:tcW w:w="2880" w:type="dxa"/>
          </w:tcPr>
          <w:p w:rsidR="00FF4F2F" w:rsidRDefault="00FF4F2F">
            <w:r>
              <w:t>Test Failed - SAI Valve Stuck Open</w:t>
            </w:r>
          </w:p>
        </w:tc>
        <w:tc>
          <w:tcPr>
            <w:tcW w:w="5040" w:type="dxa"/>
          </w:tcPr>
          <w:p w:rsidR="00FF4F2F" w:rsidRDefault="00FF4F2F">
            <w:r>
              <w:t>The SAI diagnostic has detected a valve stuck open failure condition.</w:t>
            </w:r>
          </w:p>
        </w:tc>
      </w:tr>
      <w:tr w:rsidR="00FF4F2F">
        <w:trPr>
          <w:cantSplit/>
          <w:jc w:val="center"/>
        </w:trPr>
        <w:tc>
          <w:tcPr>
            <w:tcW w:w="2880" w:type="dxa"/>
          </w:tcPr>
          <w:p w:rsidR="00FF4F2F" w:rsidRDefault="00FF4F2F">
            <w:r>
              <w:t>Test Failed - SAI Pump Stuck On</w:t>
            </w:r>
          </w:p>
        </w:tc>
        <w:tc>
          <w:tcPr>
            <w:tcW w:w="5040" w:type="dxa"/>
          </w:tcPr>
          <w:p w:rsidR="00FF4F2F" w:rsidRDefault="00FF4F2F">
            <w:r>
              <w:t>The SAI diagnostic has detected a pump stuck on failure condition.</w:t>
            </w:r>
          </w:p>
        </w:tc>
      </w:tr>
      <w:tr w:rsidR="00FF4F2F">
        <w:trPr>
          <w:cantSplit/>
          <w:jc w:val="center"/>
        </w:trPr>
        <w:tc>
          <w:tcPr>
            <w:tcW w:w="2880" w:type="dxa"/>
          </w:tcPr>
          <w:p w:rsidR="00FF4F2F" w:rsidRDefault="00FF4F2F">
            <w:r>
              <w:t>No Result</w:t>
            </w:r>
          </w:p>
        </w:tc>
        <w:tc>
          <w:tcPr>
            <w:tcW w:w="5040" w:type="dxa"/>
          </w:tcPr>
          <w:p w:rsidR="00FF4F2F" w:rsidRDefault="00FF4F2F">
            <w:r>
              <w:t>The SAI diagnostic was not completed due to inadequate test conditions.</w:t>
            </w:r>
          </w:p>
        </w:tc>
      </w:tr>
      <w:tr w:rsidR="00FF4F2F">
        <w:trPr>
          <w:cantSplit/>
          <w:jc w:val="center"/>
        </w:trPr>
        <w:tc>
          <w:tcPr>
            <w:tcW w:w="2880" w:type="dxa"/>
          </w:tcPr>
          <w:p w:rsidR="00FF4F2F" w:rsidRDefault="00FF4F2F">
            <w:r>
              <w:t>Error</w:t>
            </w:r>
          </w:p>
        </w:tc>
        <w:tc>
          <w:tcPr>
            <w:tcW w:w="5040" w:type="dxa"/>
          </w:tcPr>
          <w:p w:rsidR="00FF4F2F" w:rsidRDefault="00FF4F2F">
            <w:r>
              <w:t>The SAI diagnostic cannot determine the proper result to report.</w:t>
            </w:r>
          </w:p>
        </w:tc>
      </w:tr>
    </w:tbl>
    <w:p w:rsidR="00FF4F2F" w:rsidRDefault="00FF4F2F">
      <w:pPr>
        <w:keepNext w:val="0"/>
        <w:keepLines w:val="0"/>
      </w:pPr>
    </w:p>
    <w:p w:rsidR="00FF4F2F" w:rsidRDefault="00FF4F2F">
      <w:pPr>
        <w:pStyle w:val="Heading3"/>
      </w:pPr>
      <w:bookmarkStart w:id="774" w:name="_Toc276632804"/>
      <w:r>
        <w:lastRenderedPageBreak/>
        <w:t>EOPR – PID $1561 – Predicted Engine Oil Pressure</w:t>
      </w:r>
      <w:bookmarkEnd w:id="771"/>
      <w:bookmarkEnd w:id="7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$1561</w:t>
            </w:r>
          </w:p>
        </w:tc>
        <w:tc>
          <w:tcPr>
            <w:tcW w:w="2880" w:type="dxa"/>
            <w:tcBorders>
              <w:top w:val="nil"/>
            </w:tcBorders>
          </w:tcPr>
          <w:p w:rsidR="00FF4F2F" w:rsidRDefault="00FF4F2F">
            <w:pPr>
              <w:rPr>
                <w:rFonts w:ascii="Arial" w:hAnsi="Arial"/>
                <w:sz w:val="16"/>
              </w:rPr>
            </w:pPr>
            <w:r>
              <w:rPr>
                <w:rFonts w:ascii="Arial" w:hAnsi="Arial"/>
                <w:sz w:val="16"/>
              </w:rPr>
              <w:t>Predicted Engine Oil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engine oil pressure predicted by an empirical model, as a function of engine oil temperature and engine speed, for use within the engine oil pressure rationality diagnostic.</w:t>
      </w:r>
    </w:p>
    <w:p w:rsidR="00FF4F2F" w:rsidRDefault="00FF4F2F">
      <w:pPr>
        <w:keepNext w:val="0"/>
        <w:keepLines w:val="0"/>
      </w:pPr>
    </w:p>
    <w:p w:rsidR="00FF4F2F" w:rsidRDefault="00FF4F2F">
      <w:pPr>
        <w:keepNext w:val="0"/>
        <w:keepLines w:val="0"/>
      </w:pPr>
      <w:bookmarkStart w:id="775" w:name="_Toc17862225"/>
    </w:p>
    <w:p w:rsidR="00FF4F2F" w:rsidRDefault="00FF4F2F">
      <w:pPr>
        <w:pStyle w:val="Heading3"/>
      </w:pPr>
      <w:bookmarkStart w:id="776" w:name="_Toc276632805"/>
      <w:r>
        <w:t xml:space="preserve">EOPR – PID $1563 – </w:t>
      </w:r>
      <w:bookmarkEnd w:id="772"/>
      <w:r>
        <w:t>Filtered Engine Oil Pressure Weighted Residual</w:t>
      </w:r>
      <w:bookmarkEnd w:id="775"/>
      <w:bookmarkEnd w:id="7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$1563</w:t>
            </w:r>
          </w:p>
        </w:tc>
        <w:tc>
          <w:tcPr>
            <w:tcW w:w="2880" w:type="dxa"/>
            <w:tcBorders>
              <w:top w:val="nil"/>
            </w:tcBorders>
          </w:tcPr>
          <w:p w:rsidR="00FF4F2F" w:rsidRDefault="00FF4F2F">
            <w:pPr>
              <w:rPr>
                <w:rFonts w:ascii="Arial" w:hAnsi="Arial"/>
                <w:sz w:val="16"/>
              </w:rPr>
            </w:pPr>
            <w:r>
              <w:rPr>
                <w:rFonts w:ascii="Arial" w:hAnsi="Arial"/>
                <w:sz w:val="16"/>
              </w:rPr>
              <w:t>Filtered Engine Oil Pressure Weighted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-1024 - 1023.96875 kPa</w:t>
            </w:r>
          </w:p>
        </w:tc>
        <w:tc>
          <w:tcPr>
            <w:tcW w:w="2160" w:type="dxa"/>
            <w:tcBorders>
              <w:top w:val="nil"/>
            </w:tcBorders>
          </w:tcPr>
          <w:p w:rsidR="00FF4F2F" w:rsidRDefault="00FF4F2F">
            <w:pPr>
              <w:rPr>
                <w:rFonts w:ascii="Arial" w:hAnsi="Arial"/>
                <w:sz w:val="16"/>
              </w:rPr>
            </w:pPr>
            <w:r>
              <w:rPr>
                <w:rFonts w:ascii="Arial" w:hAnsi="Arial"/>
                <w:sz w:val="16"/>
              </w:rPr>
              <w:t>E = N * 0.03125</w:t>
            </w:r>
          </w:p>
        </w:tc>
      </w:tr>
    </w:tbl>
    <w:p w:rsidR="00FF4F2F" w:rsidRDefault="00FF4F2F"/>
    <w:p w:rsidR="00FF4F2F" w:rsidRDefault="00FF4F2F">
      <w:r>
        <w:t>This PID contains the filtered engine oil pressure weighted residual (the difference between the measured and the predicted engine oil pressure) used within the engine oil pressure rationality diagnostic.</w:t>
      </w:r>
    </w:p>
    <w:p w:rsidR="00FF4F2F" w:rsidRDefault="00FF4F2F">
      <w:pPr>
        <w:keepNext w:val="0"/>
        <w:keepLines w:val="0"/>
      </w:pPr>
    </w:p>
    <w:p w:rsidR="00FF4F2F" w:rsidRDefault="00FF4F2F">
      <w:pPr>
        <w:pStyle w:val="Heading3"/>
      </w:pPr>
      <w:bookmarkStart w:id="777" w:name="_Toc17862226"/>
      <w:bookmarkStart w:id="778" w:name="_Toc276632806"/>
      <w:r>
        <w:t>ACCR – PID $1564 – Air Conditioning Refrigerant High Side Fluid Pressure</w:t>
      </w:r>
      <w:bookmarkEnd w:id="777"/>
      <w:bookmarkEnd w:id="7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$1564</w:t>
            </w:r>
          </w:p>
        </w:tc>
        <w:tc>
          <w:tcPr>
            <w:tcW w:w="2880" w:type="dxa"/>
            <w:tcBorders>
              <w:top w:val="nil"/>
            </w:tcBorders>
          </w:tcPr>
          <w:p w:rsidR="00FF4F2F" w:rsidRDefault="00FF4F2F">
            <w:pPr>
              <w:rPr>
                <w:rFonts w:ascii="Arial" w:hAnsi="Arial"/>
                <w:sz w:val="16"/>
              </w:rPr>
            </w:pPr>
            <w:r>
              <w:rPr>
                <w:rFonts w:ascii="Arial" w:hAnsi="Arial"/>
                <w:sz w:val="16"/>
              </w:rPr>
              <w:t>Air Conditioning Refrigerant High Side Fluid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0 - 3570 kPa</w:t>
            </w:r>
          </w:p>
        </w:tc>
        <w:tc>
          <w:tcPr>
            <w:tcW w:w="2160" w:type="dxa"/>
            <w:tcBorders>
              <w:top w:val="nil"/>
            </w:tcBorders>
          </w:tcPr>
          <w:p w:rsidR="00FF4F2F" w:rsidRDefault="00FF4F2F">
            <w:pPr>
              <w:rPr>
                <w:rFonts w:ascii="Arial" w:hAnsi="Arial"/>
                <w:sz w:val="16"/>
              </w:rPr>
            </w:pPr>
            <w:r>
              <w:rPr>
                <w:rFonts w:ascii="Arial" w:hAnsi="Arial"/>
                <w:sz w:val="16"/>
              </w:rPr>
              <w:t>E = N * 14</w:t>
            </w:r>
          </w:p>
        </w:tc>
      </w:tr>
    </w:tbl>
    <w:p w:rsidR="00FF4F2F" w:rsidRDefault="00FF4F2F"/>
    <w:p w:rsidR="00FF4F2F" w:rsidRDefault="00FF4F2F">
      <w:r>
        <w:t>This PID contains the undefaulted air conditioning refrigerant high side fluid pressure measured by a sensor.</w:t>
      </w:r>
    </w:p>
    <w:p w:rsidR="00FF4F2F" w:rsidRDefault="00FF4F2F">
      <w:pPr>
        <w:keepNext w:val="0"/>
        <w:keepLines w:val="0"/>
      </w:pPr>
    </w:p>
    <w:p w:rsidR="00FF4F2F" w:rsidRDefault="00FF4F2F">
      <w:pPr>
        <w:pStyle w:val="Heading3"/>
      </w:pPr>
      <w:bookmarkStart w:id="779" w:name="_Toc17862227"/>
      <w:bookmarkStart w:id="780" w:name="_Toc276632807"/>
      <w:r>
        <w:t xml:space="preserve">EVPR – PID $1565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Denial Reason</w:t>
      </w:r>
      <w:bookmarkEnd w:id="7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$1565</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Denial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Denied; </w:t>
            </w:r>
            <w:r>
              <w:rPr>
                <w:rFonts w:ascii="Arial" w:hAnsi="Arial"/>
                <w:sz w:val="16"/>
              </w:rPr>
              <w:br/>
              <w:t xml:space="preserve">$01=Test Not Available; </w:t>
            </w:r>
            <w:r>
              <w:rPr>
                <w:rFonts w:ascii="Arial" w:hAnsi="Arial"/>
                <w:sz w:val="16"/>
              </w:rPr>
              <w:br/>
              <w:t xml:space="preserve">$02=IM Readiness Set; </w:t>
            </w:r>
            <w:r>
              <w:rPr>
                <w:rFonts w:ascii="Arial" w:hAnsi="Arial"/>
                <w:sz w:val="16"/>
              </w:rPr>
              <w:br/>
              <w:t xml:space="preserve">$03=Engine Running; </w:t>
            </w:r>
            <w:r>
              <w:rPr>
                <w:rFonts w:ascii="Arial" w:hAnsi="Arial"/>
                <w:sz w:val="16"/>
              </w:rPr>
              <w:br/>
              <w:t xml:space="preserve">$04=Coolant Temperature High; </w:t>
            </w:r>
            <w:r>
              <w:rPr>
                <w:rFonts w:ascii="Arial" w:hAnsi="Arial"/>
                <w:sz w:val="16"/>
              </w:rPr>
              <w:br/>
              <w:t xml:space="preserve">$05=Enable Criteria Not Met; </w:t>
            </w:r>
            <w:r>
              <w:rPr>
                <w:rFonts w:ascii="Arial" w:hAnsi="Arial"/>
                <w:sz w:val="16"/>
              </w:rPr>
              <w:br/>
              <w:t>$06=EONV Malfunction Code Present</w:t>
            </w:r>
          </w:p>
        </w:tc>
      </w:tr>
    </w:tbl>
    <w:p w:rsidR="00FF4F2F" w:rsidRDefault="00FF4F2F"/>
    <w:p w:rsidR="00FF4F2F" w:rsidRDefault="00FF4F2F">
      <w:r>
        <w:t>This PID contains the reason that entry into the evaporative emissions diagnostic service bay test was denied.</w:t>
      </w:r>
    </w:p>
    <w:p w:rsidR="00FF4F2F" w:rsidRDefault="00FF4F2F">
      <w:pPr>
        <w:keepNext w:val="0"/>
        <w:keepLines w:val="0"/>
      </w:pPr>
    </w:p>
    <w:p w:rsidR="00FF4F2F" w:rsidRDefault="00FF4F2F">
      <w:pPr>
        <w:pStyle w:val="Heading3"/>
      </w:pPr>
      <w:bookmarkStart w:id="781" w:name="_Toc276632808"/>
      <w:r>
        <w:lastRenderedPageBreak/>
        <w:t xml:space="preserve">EVPR – PID $1566 –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Abort Reason</w:t>
      </w:r>
      <w:bookmarkEnd w:id="7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$1566</w:t>
            </w:r>
          </w:p>
        </w:tc>
        <w:tc>
          <w:tcPr>
            <w:tcW w:w="2880" w:type="dxa"/>
            <w:tcBorders>
              <w:top w:val="nil"/>
            </w:tcBorders>
          </w:tcPr>
          <w:p w:rsidR="00FF4F2F" w:rsidRDefault="00FF4F2F">
            <w:pPr>
              <w:rPr>
                <w:rFonts w:ascii="Arial" w:hAnsi="Arial"/>
                <w:sz w:val="16"/>
              </w:rPr>
            </w:pPr>
            <w:r>
              <w:rPr>
                <w:rFonts w:ascii="Arial" w:hAnsi="Arial"/>
                <w:sz w:val="16"/>
              </w:rPr>
              <w:t xml:space="preserve">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Abort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Aborted; </w:t>
            </w:r>
            <w:r>
              <w:rPr>
                <w:rFonts w:ascii="Arial" w:hAnsi="Arial"/>
                <w:sz w:val="16"/>
              </w:rPr>
              <w:br/>
              <w:t xml:space="preserve">$01=System Voltage Low; </w:t>
            </w:r>
            <w:r>
              <w:rPr>
                <w:rFonts w:ascii="Arial" w:hAnsi="Arial"/>
                <w:sz w:val="16"/>
              </w:rPr>
              <w:br/>
              <w:t xml:space="preserve">$02=Fuel Tank Vapor Temperature Out of Range; </w:t>
            </w:r>
            <w:r>
              <w:rPr>
                <w:rFonts w:ascii="Arial" w:hAnsi="Arial"/>
                <w:sz w:val="16"/>
              </w:rPr>
              <w:br/>
              <w:t xml:space="preserve">$03=Fuel Volatility High; </w:t>
            </w:r>
            <w:r>
              <w:rPr>
                <w:rFonts w:ascii="Arial" w:hAnsi="Arial"/>
                <w:sz w:val="16"/>
              </w:rPr>
              <w:br/>
              <w:t xml:space="preserve">$04=Refueling Event Detected; </w:t>
            </w:r>
            <w:r>
              <w:rPr>
                <w:rFonts w:ascii="Arial" w:hAnsi="Arial"/>
                <w:sz w:val="16"/>
              </w:rPr>
              <w:br/>
              <w:t>$05=Fuel Level Out Of Range</w:t>
            </w:r>
          </w:p>
        </w:tc>
      </w:tr>
    </w:tbl>
    <w:p w:rsidR="00FF4F2F" w:rsidRDefault="00FF4F2F"/>
    <w:p w:rsidR="00FF4F2F" w:rsidRDefault="00FF4F2F">
      <w:r>
        <w:t>This PID contains the reason that the engine off natural vacuum (EONV) diagnostic service bay test was aborted.</w:t>
      </w:r>
    </w:p>
    <w:p w:rsidR="00FF4F2F" w:rsidRDefault="00FF4F2F">
      <w:pPr>
        <w:keepNext w:val="0"/>
        <w:keepLines w:val="0"/>
      </w:pPr>
    </w:p>
    <w:p w:rsidR="00FF4F2F" w:rsidRDefault="00FF4F2F">
      <w:pPr>
        <w:pStyle w:val="Heading3"/>
      </w:pPr>
      <w:bookmarkStart w:id="782" w:name="_Toc276632809"/>
      <w:r>
        <w:t>EVPR – PID $1567 – Engine Off Natural Vacuum Service Test Denial Reason</w:t>
      </w:r>
      <w:bookmarkEnd w:id="7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$1567</w:t>
            </w:r>
          </w:p>
        </w:tc>
        <w:tc>
          <w:tcPr>
            <w:tcW w:w="2880" w:type="dxa"/>
            <w:tcBorders>
              <w:top w:val="nil"/>
            </w:tcBorders>
          </w:tcPr>
          <w:p w:rsidR="00FF4F2F" w:rsidRDefault="00FF4F2F">
            <w:pPr>
              <w:rPr>
                <w:rFonts w:ascii="Arial" w:hAnsi="Arial"/>
                <w:sz w:val="16"/>
              </w:rPr>
            </w:pPr>
            <w:r>
              <w:rPr>
                <w:rFonts w:ascii="Arial" w:hAnsi="Arial"/>
                <w:sz w:val="16"/>
              </w:rPr>
              <w:t>Engine Off Natural Vacuum Service Test Denial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Denied; </w:t>
            </w:r>
            <w:r>
              <w:rPr>
                <w:rFonts w:ascii="Arial" w:hAnsi="Arial"/>
                <w:sz w:val="16"/>
              </w:rPr>
              <w:br/>
              <w:t xml:space="preserve">$01=General Enable Criteria Not Met; </w:t>
            </w:r>
            <w:r>
              <w:rPr>
                <w:rFonts w:ascii="Arial" w:hAnsi="Arial"/>
                <w:sz w:val="16"/>
              </w:rPr>
              <w:br/>
              <w:t xml:space="preserve">$02=Distance Enable Criteria Not Met; </w:t>
            </w:r>
            <w:r>
              <w:rPr>
                <w:rFonts w:ascii="Arial" w:hAnsi="Arial"/>
                <w:sz w:val="16"/>
              </w:rPr>
              <w:br/>
              <w:t xml:space="preserve">$03=Engine Run Time Enable Criteria Not Met; </w:t>
            </w:r>
            <w:r>
              <w:rPr>
                <w:rFonts w:ascii="Arial" w:hAnsi="Arial"/>
                <w:sz w:val="16"/>
              </w:rPr>
              <w:br/>
              <w:t xml:space="preserve">$04=Ambient Temperature High; </w:t>
            </w:r>
            <w:r>
              <w:rPr>
                <w:rFonts w:ascii="Arial" w:hAnsi="Arial"/>
                <w:sz w:val="16"/>
              </w:rPr>
              <w:br/>
              <w:t xml:space="preserve">$05=Ambient Temperature Low; </w:t>
            </w:r>
            <w:r>
              <w:rPr>
                <w:rFonts w:ascii="Arial" w:hAnsi="Arial"/>
                <w:sz w:val="16"/>
              </w:rPr>
              <w:br/>
              <w:t xml:space="preserve">$06=Fuel Level Out Of Range; </w:t>
            </w:r>
            <w:r>
              <w:rPr>
                <w:rFonts w:ascii="Arial" w:hAnsi="Arial"/>
                <w:sz w:val="16"/>
              </w:rPr>
              <w:br/>
              <w:t>$07=System Voltage Low</w:t>
            </w:r>
          </w:p>
        </w:tc>
      </w:tr>
    </w:tbl>
    <w:p w:rsidR="00FF4F2F" w:rsidRDefault="00FF4F2F"/>
    <w:p w:rsidR="00FF4F2F" w:rsidRDefault="00FF4F2F">
      <w:r>
        <w:t>This PID indicates the enable criteria that was not met which resulted in the denial of the request to run the service bay test</w:t>
      </w:r>
    </w:p>
    <w:p w:rsidR="00FF4F2F" w:rsidRDefault="00FF4F2F">
      <w:pPr>
        <w:keepNext w:val="0"/>
        <w:keepLines w:val="0"/>
      </w:pPr>
    </w:p>
    <w:p w:rsidR="00FF4F2F" w:rsidRDefault="00FF4F2F">
      <w:pPr>
        <w:pStyle w:val="Heading3"/>
      </w:pPr>
      <w:bookmarkStart w:id="783" w:name="_Toc276632810"/>
      <w:r>
        <w:t xml:space="preserve">EVPR – PID $1568 –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Result</w:t>
      </w:r>
      <w:bookmarkEnd w:id="7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$1568</w:t>
            </w:r>
          </w:p>
        </w:tc>
        <w:tc>
          <w:tcPr>
            <w:tcW w:w="2880" w:type="dxa"/>
            <w:tcBorders>
              <w:top w:val="nil"/>
            </w:tcBorders>
          </w:tcPr>
          <w:p w:rsidR="00FF4F2F" w:rsidRDefault="00FF4F2F">
            <w:pPr>
              <w:rPr>
                <w:rFonts w:ascii="Arial" w:hAnsi="Arial"/>
                <w:sz w:val="16"/>
              </w:rPr>
            </w:pPr>
            <w:r>
              <w:rPr>
                <w:rFonts w:ascii="Arial" w:hAnsi="Arial"/>
                <w:sz w:val="16"/>
              </w:rPr>
              <w:t xml:space="preserve">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Result; </w:t>
            </w:r>
            <w:r>
              <w:rPr>
                <w:rFonts w:ascii="Arial" w:hAnsi="Arial"/>
                <w:sz w:val="16"/>
              </w:rPr>
              <w:br/>
              <w:t xml:space="preserve">$01=Passed; </w:t>
            </w:r>
            <w:r>
              <w:rPr>
                <w:rFonts w:ascii="Arial" w:hAnsi="Arial"/>
                <w:sz w:val="16"/>
              </w:rPr>
              <w:br/>
              <w:t xml:space="preserve">$02=Failed; </w:t>
            </w:r>
            <w:r>
              <w:rPr>
                <w:rFonts w:ascii="Arial" w:hAnsi="Arial"/>
                <w:sz w:val="16"/>
              </w:rPr>
              <w:br/>
              <w:t>$03=Aborted</w:t>
            </w:r>
          </w:p>
        </w:tc>
      </w:tr>
    </w:tbl>
    <w:p w:rsidR="00FF4F2F" w:rsidRDefault="00FF4F2F"/>
    <w:p w:rsidR="00FF4F2F" w:rsidRDefault="00FF4F2F">
      <w:r>
        <w:t>This PID contains the result of the engine off natural vacuum (EONV) diagnostic service bay test.</w:t>
      </w:r>
    </w:p>
    <w:p w:rsidR="00FF4F2F" w:rsidRDefault="00FF4F2F">
      <w:pPr>
        <w:keepNext w:val="0"/>
        <w:keepLines w:val="0"/>
      </w:pPr>
    </w:p>
    <w:p w:rsidR="00FF4F2F" w:rsidRDefault="00FF4F2F">
      <w:pPr>
        <w:pStyle w:val="Heading3"/>
      </w:pPr>
      <w:bookmarkStart w:id="784" w:name="_Toc276632811"/>
      <w:r>
        <w:lastRenderedPageBreak/>
        <w:t xml:space="preserve">EVPR – PID $1569 – Remaining Distance to Enable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w:t>
      </w:r>
      <w:bookmarkEnd w:id="7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$1569</w:t>
            </w:r>
          </w:p>
        </w:tc>
        <w:tc>
          <w:tcPr>
            <w:tcW w:w="2880" w:type="dxa"/>
            <w:tcBorders>
              <w:top w:val="nil"/>
            </w:tcBorders>
          </w:tcPr>
          <w:p w:rsidR="00FF4F2F" w:rsidRDefault="00FF4F2F">
            <w:pPr>
              <w:rPr>
                <w:rFonts w:ascii="Arial" w:hAnsi="Arial"/>
                <w:sz w:val="16"/>
              </w:rPr>
            </w:pPr>
            <w:r>
              <w:rPr>
                <w:rFonts w:ascii="Arial" w:hAnsi="Arial"/>
                <w:sz w:val="16"/>
              </w:rPr>
              <w:t xml:space="preserve">Remaining Distance to Enable 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remaining distance the vehicle must be driven in order to enable the engine off natural vacuum (EONV) diagnostic service bay test.</w:t>
      </w:r>
    </w:p>
    <w:p w:rsidR="00FF4F2F" w:rsidRDefault="00FF4F2F">
      <w:pPr>
        <w:keepNext w:val="0"/>
        <w:keepLines w:val="0"/>
      </w:pPr>
    </w:p>
    <w:p w:rsidR="00FF4F2F" w:rsidRDefault="00FF4F2F">
      <w:pPr>
        <w:pStyle w:val="Heading3"/>
      </w:pPr>
      <w:bookmarkStart w:id="785" w:name="_Toc276632812"/>
      <w:r>
        <w:t xml:space="preserve">EVPR – PID $156A – Remaining Engine Run Time to Enable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w:t>
      </w:r>
      <w:bookmarkEnd w:id="7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$156A</w:t>
            </w:r>
          </w:p>
        </w:tc>
        <w:tc>
          <w:tcPr>
            <w:tcW w:w="2880" w:type="dxa"/>
            <w:tcBorders>
              <w:top w:val="nil"/>
            </w:tcBorders>
          </w:tcPr>
          <w:p w:rsidR="00FF4F2F" w:rsidRDefault="00FF4F2F">
            <w:pPr>
              <w:rPr>
                <w:rFonts w:ascii="Arial" w:hAnsi="Arial"/>
                <w:sz w:val="16"/>
              </w:rPr>
            </w:pPr>
            <w:r>
              <w:rPr>
                <w:rFonts w:ascii="Arial" w:hAnsi="Arial"/>
                <w:sz w:val="16"/>
              </w:rPr>
              <w:t xml:space="preserve">Remaining Engine Run Time to Enable 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0 - 65536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remaining time that the engine must be run in order to enable the engine off natural vacuum (EONV) diagnostic service bay test.</w:t>
      </w:r>
    </w:p>
    <w:p w:rsidR="00FF4F2F" w:rsidRDefault="00FF4F2F">
      <w:pPr>
        <w:keepNext w:val="0"/>
        <w:keepLines w:val="0"/>
      </w:pPr>
    </w:p>
    <w:p w:rsidR="00FF4F2F" w:rsidRDefault="00FF4F2F">
      <w:pPr>
        <w:pStyle w:val="Heading3"/>
      </w:pPr>
      <w:bookmarkStart w:id="786" w:name="_Toc276632813"/>
      <w:r>
        <w:t xml:space="preserve">FADR – PID $156C – </w:t>
      </w:r>
      <w:smartTag w:uri="urn:schemas-microsoft-com:office:smarttags" w:element="place">
        <w:smartTag w:uri="urn:schemas-microsoft-com:office:smarttags" w:element="PlaceName">
          <w:r>
            <w:t>Fuel</w:t>
          </w:r>
        </w:smartTag>
        <w:r>
          <w:t xml:space="preserve"> </w:t>
        </w:r>
        <w:smartTag w:uri="urn:schemas-microsoft-com:office:smarttags" w:element="PlaceName">
          <w:r>
            <w:t>Adjustment</w:t>
          </w:r>
        </w:smartTag>
        <w:r>
          <w:t xml:space="preserve"> </w:t>
        </w:r>
        <w:smartTag w:uri="urn:schemas-microsoft-com:office:smarttags" w:element="PlaceName">
          <w:r>
            <w:t>System</w:t>
          </w:r>
        </w:smartTag>
        <w:r>
          <w:t xml:space="preserve"> </w:t>
        </w:r>
        <w:smartTag w:uri="urn:schemas-microsoft-com:office:smarttags" w:element="PlaceName">
          <w:r>
            <w:t>Diagnostic</w:t>
          </w:r>
        </w:smartTag>
        <w:r>
          <w:t xml:space="preserve"> </w:t>
        </w:r>
        <w:smartTag w:uri="urn:schemas-microsoft-com:office:smarttags" w:element="PlaceType">
          <w:r>
            <w:t>State</w:t>
          </w:r>
        </w:smartTag>
      </w:smartTag>
      <w:bookmarkEnd w:id="7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$156C</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Fuel</w:t>
                </w:r>
              </w:smartTag>
              <w:r>
                <w:rPr>
                  <w:rFonts w:ascii="Arial" w:hAnsi="Arial"/>
                  <w:sz w:val="16"/>
                </w:rPr>
                <w:t xml:space="preserve"> </w:t>
              </w:r>
              <w:smartTag w:uri="urn:schemas-microsoft-com:office:smarttags" w:element="PlaceName">
                <w:r>
                  <w:rPr>
                    <w:rFonts w:ascii="Arial" w:hAnsi="Arial"/>
                    <w:sz w:val="16"/>
                  </w:rPr>
                  <w:t>Adjustment</w:t>
                </w:r>
              </w:smartTag>
              <w:r>
                <w:rPr>
                  <w:rFonts w:ascii="Arial" w:hAnsi="Arial"/>
                  <w:sz w:val="16"/>
                </w:rPr>
                <w:t xml:space="preserve"> </w:t>
              </w:r>
              <w:smartTag w:uri="urn:schemas-microsoft-com:office:smarttags" w:element="PlaceName">
                <w:r>
                  <w:rPr>
                    <w:rFonts w:ascii="Arial" w:hAnsi="Arial"/>
                    <w:sz w:val="16"/>
                  </w:rPr>
                  <w:t>System</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$00=Disabled; </w:t>
            </w:r>
            <w:r>
              <w:rPr>
                <w:rFonts w:ascii="Arial" w:hAnsi="Arial"/>
                <w:sz w:val="16"/>
              </w:rPr>
              <w:br/>
              <w:t xml:space="preserve">$01=Monitor; </w:t>
            </w:r>
            <w:r>
              <w:rPr>
                <w:rFonts w:ascii="Arial" w:hAnsi="Arial"/>
                <w:sz w:val="16"/>
              </w:rPr>
              <w:br/>
              <w:t xml:space="preserve">$02=Run Purge Test; </w:t>
            </w:r>
            <w:r>
              <w:rPr>
                <w:rFonts w:ascii="Arial" w:hAnsi="Arial"/>
                <w:sz w:val="16"/>
              </w:rPr>
              <w:br/>
              <w:t>$03=Report</w:t>
            </w:r>
          </w:p>
        </w:tc>
      </w:tr>
    </w:tbl>
    <w:p w:rsidR="00FF4F2F" w:rsidRDefault="00FF4F2F"/>
    <w:p w:rsidR="00FF4F2F" w:rsidRDefault="00FF4F2F">
      <w:r>
        <w:t>This PID contains the current state of the fuel adjustment system diagnostic.</w:t>
      </w:r>
    </w:p>
    <w:p w:rsidR="00FF4F2F" w:rsidRDefault="00FF4F2F">
      <w:pPr>
        <w:keepNext w:val="0"/>
        <w:keepLines w:val="0"/>
      </w:pPr>
    </w:p>
    <w:p w:rsidR="00FF4F2F" w:rsidRDefault="00FF4F2F">
      <w:pPr>
        <w:pStyle w:val="Heading3"/>
      </w:pPr>
      <w:bookmarkStart w:id="787" w:name="_Toc276632814"/>
      <w:r>
        <w:t xml:space="preserve">FADR – PID $156D – Fuel Adjustment System Diagnostic Intrusive </w:t>
      </w:r>
      <w:smartTag w:uri="urn:schemas-microsoft-com:office:smarttags" w:element="place">
        <w:smartTag w:uri="urn:schemas-microsoft-com:office:smarttags" w:element="PlaceName">
          <w:r>
            <w:t>Test</w:t>
          </w:r>
        </w:smartTag>
        <w:r>
          <w:t xml:space="preserve"> </w:t>
        </w:r>
        <w:smartTag w:uri="urn:schemas-microsoft-com:office:smarttags" w:element="PlaceType">
          <w:r>
            <w:t>State</w:t>
          </w:r>
        </w:smartTag>
      </w:smartTag>
      <w:bookmarkEnd w:id="7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$156D</w:t>
            </w:r>
          </w:p>
        </w:tc>
        <w:tc>
          <w:tcPr>
            <w:tcW w:w="2880" w:type="dxa"/>
            <w:tcBorders>
              <w:top w:val="nil"/>
            </w:tcBorders>
          </w:tcPr>
          <w:p w:rsidR="00FF4F2F" w:rsidRDefault="00FF4F2F">
            <w:pPr>
              <w:rPr>
                <w:rFonts w:ascii="Arial" w:hAnsi="Arial"/>
                <w:sz w:val="16"/>
              </w:rPr>
            </w:pPr>
            <w:r>
              <w:rPr>
                <w:rFonts w:ascii="Arial" w:hAnsi="Arial"/>
                <w:sz w:val="16"/>
              </w:rPr>
              <w:t xml:space="preserve">Fuel Adjustment System Diagnostic Intrusive </w:t>
            </w:r>
            <w:smartTag w:uri="urn:schemas-microsoft-com:office:smarttags" w:element="place">
              <w:smartTag w:uri="urn:schemas-microsoft-com:office:smarttags" w:element="PlaceName">
                <w:r>
                  <w:rPr>
                    <w:rFonts w:ascii="Arial" w:hAnsi="Arial"/>
                    <w:sz w:val="16"/>
                  </w:rPr>
                  <w:t>Test</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$01=Request; </w:t>
            </w:r>
            <w:r>
              <w:rPr>
                <w:rFonts w:ascii="Arial" w:hAnsi="Arial"/>
                <w:sz w:val="16"/>
              </w:rPr>
              <w:br/>
              <w:t xml:space="preserve">$02=Close Purge; </w:t>
            </w:r>
            <w:r>
              <w:rPr>
                <w:rFonts w:ascii="Arial" w:hAnsi="Arial"/>
                <w:sz w:val="16"/>
              </w:rPr>
              <w:br/>
              <w:t xml:space="preserve">$03=Accumulate; </w:t>
            </w:r>
            <w:r>
              <w:rPr>
                <w:rFonts w:ascii="Arial" w:hAnsi="Arial"/>
                <w:sz w:val="16"/>
              </w:rPr>
              <w:br/>
              <w:t xml:space="preserve">$04=Return to </w:t>
            </w:r>
            <w:smartTag w:uri="urn:schemas-microsoft-com:office:smarttags" w:element="place">
              <w:smartTag w:uri="urn:schemas-microsoft-com:office:smarttags" w:element="City">
                <w:r>
                  <w:rPr>
                    <w:rFonts w:ascii="Arial" w:hAnsi="Arial"/>
                    <w:sz w:val="16"/>
                  </w:rPr>
                  <w:t>Normal</w:t>
                </w:r>
              </w:smartTag>
            </w:smartTag>
            <w:r>
              <w:rPr>
                <w:rFonts w:ascii="Arial" w:hAnsi="Arial"/>
                <w:sz w:val="16"/>
              </w:rPr>
              <w:t xml:space="preserve">; </w:t>
            </w:r>
            <w:r>
              <w:rPr>
                <w:rFonts w:ascii="Arial" w:hAnsi="Arial"/>
                <w:sz w:val="16"/>
              </w:rPr>
              <w:br/>
              <w:t xml:space="preserve">$05=Wait While Purging ; </w:t>
            </w:r>
            <w:r>
              <w:rPr>
                <w:rFonts w:ascii="Arial" w:hAnsi="Arial"/>
                <w:sz w:val="16"/>
              </w:rPr>
              <w:br/>
              <w:t>$06=Extended Purging</w:t>
            </w:r>
          </w:p>
        </w:tc>
      </w:tr>
    </w:tbl>
    <w:p w:rsidR="00FF4F2F" w:rsidRDefault="00FF4F2F"/>
    <w:p w:rsidR="00FF4F2F" w:rsidRDefault="00FF4F2F">
      <w:r>
        <w:t>This PID contains the current state of the fuel adjustment system diagnostic intrusive excess purge vapor test, which turns purge off to determine if a rich condition has been caused by excess purge vapor or a truly rich fuel system.</w:t>
      </w:r>
    </w:p>
    <w:p w:rsidR="00FF4F2F" w:rsidRDefault="00FF4F2F">
      <w:pPr>
        <w:keepNext w:val="0"/>
        <w:keepLines w:val="0"/>
      </w:pPr>
    </w:p>
    <w:p w:rsidR="00FF4F2F" w:rsidRDefault="00FF4F2F">
      <w:pPr>
        <w:pStyle w:val="Heading3"/>
      </w:pPr>
      <w:bookmarkStart w:id="788" w:name="_Toc276632815"/>
      <w:r>
        <w:lastRenderedPageBreak/>
        <w:t>FADR – PID $156E – Filtered Non Purge Long Term Fuel Trim State Bank 1</w:t>
      </w:r>
      <w:bookmarkEnd w:id="7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$156E</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State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$01=Reset; </w:t>
            </w:r>
            <w:r>
              <w:rPr>
                <w:rFonts w:ascii="Arial" w:hAnsi="Arial"/>
                <w:sz w:val="16"/>
              </w:rPr>
              <w:br/>
              <w:t xml:space="preserve">$02=Initialize; </w:t>
            </w:r>
            <w:r>
              <w:rPr>
                <w:rFonts w:ascii="Arial" w:hAnsi="Arial"/>
                <w:sz w:val="16"/>
              </w:rPr>
              <w:br/>
              <w:t>$03=Accumulate</w:t>
            </w:r>
          </w:p>
        </w:tc>
      </w:tr>
    </w:tbl>
    <w:p w:rsidR="00FF4F2F" w:rsidRDefault="00FF4F2F"/>
    <w:p w:rsidR="00FF4F2F" w:rsidRDefault="00FF4F2F">
      <w:r>
        <w:t>This PID contains the current state of the filtered non purge long term closed loop fuel correction for bank 1 that is accumulated while purge is off.</w:t>
      </w:r>
    </w:p>
    <w:p w:rsidR="00FF4F2F" w:rsidRDefault="00FF4F2F">
      <w:pPr>
        <w:keepNext w:val="0"/>
        <w:keepLines w:val="0"/>
      </w:pPr>
    </w:p>
    <w:p w:rsidR="00FF4F2F" w:rsidRDefault="00FF4F2F">
      <w:pPr>
        <w:pStyle w:val="Heading3"/>
      </w:pPr>
      <w:bookmarkStart w:id="789" w:name="_Toc276632816"/>
      <w:r>
        <w:t>FADR – PID $156F – Filtered Non Purge Long Term Fuel Trim State Bank 2</w:t>
      </w:r>
      <w:bookmarkEnd w:id="7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$156F</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State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$01=Reset; </w:t>
            </w:r>
            <w:r>
              <w:rPr>
                <w:rFonts w:ascii="Arial" w:hAnsi="Arial"/>
                <w:sz w:val="16"/>
              </w:rPr>
              <w:br/>
              <w:t xml:space="preserve">$02=Initialize; </w:t>
            </w:r>
            <w:r>
              <w:rPr>
                <w:rFonts w:ascii="Arial" w:hAnsi="Arial"/>
                <w:sz w:val="16"/>
              </w:rPr>
              <w:br/>
              <w:t>$03=Accumulate</w:t>
            </w:r>
          </w:p>
        </w:tc>
      </w:tr>
    </w:tbl>
    <w:p w:rsidR="00FF4F2F" w:rsidRDefault="00FF4F2F"/>
    <w:p w:rsidR="00FF4F2F" w:rsidRDefault="00FF4F2F">
      <w:r>
        <w:t>This PID contains the current state of the filtered non purge long term closed loop fuel correction for bank 2 that is accumulated while purge is off.</w:t>
      </w:r>
    </w:p>
    <w:p w:rsidR="00FF4F2F" w:rsidRDefault="00FF4F2F">
      <w:pPr>
        <w:keepNext w:val="0"/>
        <w:keepLines w:val="0"/>
      </w:pPr>
    </w:p>
    <w:p w:rsidR="00FF4F2F" w:rsidRDefault="00FF4F2F">
      <w:pPr>
        <w:pStyle w:val="Heading3"/>
      </w:pPr>
      <w:bookmarkStart w:id="790" w:name="_Toc276632817"/>
      <w:r>
        <w:t>FADR – PID $1570 – Filtered Short Term Fuel Trim Bank 1</w:t>
      </w:r>
      <w:bookmarkEnd w:id="7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$1570</w:t>
            </w:r>
          </w:p>
        </w:tc>
        <w:tc>
          <w:tcPr>
            <w:tcW w:w="2880" w:type="dxa"/>
            <w:tcBorders>
              <w:top w:val="nil"/>
            </w:tcBorders>
          </w:tcPr>
          <w:p w:rsidR="00FF4F2F" w:rsidRDefault="00FF4F2F">
            <w:pPr>
              <w:rPr>
                <w:rFonts w:ascii="Arial" w:hAnsi="Arial"/>
                <w:sz w:val="16"/>
              </w:rPr>
            </w:pPr>
            <w:r>
              <w:rPr>
                <w:rFonts w:ascii="Arial" w:hAnsi="Arial"/>
                <w:sz w:val="16"/>
              </w:rPr>
              <w:t>Filtered 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short term closed loop fuel correction for bank 1,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91" w:name="_Toc276632818"/>
      <w:r>
        <w:t>FADR – PID $1571 – Filtered Short Term Fuel Trim Bank 2</w:t>
      </w:r>
      <w:bookmarkEnd w:id="7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$1571</w:t>
            </w:r>
          </w:p>
        </w:tc>
        <w:tc>
          <w:tcPr>
            <w:tcW w:w="2880" w:type="dxa"/>
            <w:tcBorders>
              <w:top w:val="nil"/>
            </w:tcBorders>
          </w:tcPr>
          <w:p w:rsidR="00FF4F2F" w:rsidRDefault="00FF4F2F">
            <w:pPr>
              <w:rPr>
                <w:rFonts w:ascii="Arial" w:hAnsi="Arial"/>
                <w:sz w:val="16"/>
              </w:rPr>
            </w:pPr>
            <w:r>
              <w:rPr>
                <w:rFonts w:ascii="Arial" w:hAnsi="Arial"/>
                <w:sz w:val="16"/>
              </w:rPr>
              <w:t>Filtered 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short term closed loop fuel correction for bank 2,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92" w:name="_Toc276632819"/>
      <w:r>
        <w:lastRenderedPageBreak/>
        <w:t>FADR – PID $1572 – Filtered Long Term Fuel Trim Bank 1</w:t>
      </w:r>
      <w:bookmarkEnd w:id="7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$1572</w:t>
            </w:r>
          </w:p>
        </w:tc>
        <w:tc>
          <w:tcPr>
            <w:tcW w:w="2880" w:type="dxa"/>
            <w:tcBorders>
              <w:top w:val="nil"/>
            </w:tcBorders>
          </w:tcPr>
          <w:p w:rsidR="00FF4F2F" w:rsidRDefault="00FF4F2F">
            <w:pPr>
              <w:rPr>
                <w:rFonts w:ascii="Arial" w:hAnsi="Arial"/>
                <w:sz w:val="16"/>
              </w:rPr>
            </w:pPr>
            <w:r>
              <w:rPr>
                <w:rFonts w:ascii="Arial" w:hAnsi="Arial"/>
                <w:sz w:val="16"/>
              </w:rPr>
              <w:t>Filtered 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long term closed loop fuel correction for bank 1 (accumulated while the excess purge vapor test is inhibited),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93" w:name="_Toc276632820"/>
      <w:r>
        <w:t>FADR – PID $1573 – Filtered Long Term Fuel Trim Bank 2</w:t>
      </w:r>
      <w:bookmarkEnd w:id="7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$1573</w:t>
            </w:r>
          </w:p>
        </w:tc>
        <w:tc>
          <w:tcPr>
            <w:tcW w:w="2880" w:type="dxa"/>
            <w:tcBorders>
              <w:top w:val="nil"/>
            </w:tcBorders>
          </w:tcPr>
          <w:p w:rsidR="00FF4F2F" w:rsidRDefault="00FF4F2F">
            <w:pPr>
              <w:rPr>
                <w:rFonts w:ascii="Arial" w:hAnsi="Arial"/>
                <w:sz w:val="16"/>
              </w:rPr>
            </w:pPr>
            <w:r>
              <w:rPr>
                <w:rFonts w:ascii="Arial" w:hAnsi="Arial"/>
                <w:sz w:val="16"/>
              </w:rPr>
              <w:t>Filtered 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long term closed loop fuel correction for bank 2 (accumulated while the excess purge vapor test is inhibited),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94" w:name="_Toc276632821"/>
      <w:r>
        <w:t>FADR – PID $1574 – Filtered Non Purge Long Term Fuel Trim Bank 1</w:t>
      </w:r>
      <w:bookmarkEnd w:id="7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$1574</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non purge long term closed loop fuel correction for bank 1 (accumulated while purge is off), which is filtered using a first</w:t>
      </w:r>
      <w:r>
        <w:noBreakHyphen/>
        <w:t>order lag filter, also known as an exponentially weighted moving average (EWMA).  This value is compared to thresholds to determine if the fuel adjustment system diagnostic is passing, failing, or indeterminate during normal purge-off operation as well as during the intrusive excess purge vapor test.</w:t>
      </w:r>
    </w:p>
    <w:p w:rsidR="00FF4F2F" w:rsidRDefault="00FF4F2F">
      <w:pPr>
        <w:keepNext w:val="0"/>
        <w:keepLines w:val="0"/>
      </w:pPr>
    </w:p>
    <w:p w:rsidR="00FF4F2F" w:rsidRDefault="00FF4F2F">
      <w:pPr>
        <w:pStyle w:val="Heading3"/>
      </w:pPr>
      <w:bookmarkStart w:id="795" w:name="_Toc276632822"/>
      <w:r>
        <w:t>FADR – PID $1575 – Filtered Non Purge Long Term Fuel Trim Bank 2</w:t>
      </w:r>
      <w:bookmarkEnd w:id="7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$1575</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non purge long term closed loop fuel correction for bank 2 (accumulated while purge is off), which is filtered using a first</w:t>
      </w:r>
      <w:r>
        <w:noBreakHyphen/>
        <w:t>order lag filter, also known as an exponentially weighted moving average (EWMA).  This value is compared to thresholds to determine if the fuel adjustment system diagnostic is passing, failing, or indeterminate during normal purge-off operation as well as during the intrusive excess purge vapor test.</w:t>
      </w:r>
    </w:p>
    <w:p w:rsidR="00FF4F2F" w:rsidRDefault="00FF4F2F">
      <w:pPr>
        <w:keepNext w:val="0"/>
        <w:keepLines w:val="0"/>
      </w:pPr>
    </w:p>
    <w:p w:rsidR="00FF4F2F" w:rsidRDefault="00FF4F2F">
      <w:pPr>
        <w:pStyle w:val="Heading3"/>
      </w:pPr>
      <w:bookmarkStart w:id="796" w:name="_Toc276632823"/>
      <w:r>
        <w:lastRenderedPageBreak/>
        <w:t>FADR – PID $1576 – Long Term Fuel Trim Rich Threshold</w:t>
      </w:r>
      <w:bookmarkEnd w:id="7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$1576</w:t>
            </w:r>
          </w:p>
        </w:tc>
        <w:tc>
          <w:tcPr>
            <w:tcW w:w="2880" w:type="dxa"/>
            <w:tcBorders>
              <w:top w:val="nil"/>
            </w:tcBorders>
          </w:tcPr>
          <w:p w:rsidR="00FF4F2F" w:rsidRDefault="00FF4F2F">
            <w:pPr>
              <w:rPr>
                <w:rFonts w:ascii="Arial" w:hAnsi="Arial"/>
                <w:sz w:val="16"/>
              </w:rPr>
            </w:pPr>
            <w:r>
              <w:rPr>
                <w:rFonts w:ascii="Arial" w:hAnsi="Arial"/>
                <w:sz w:val="16"/>
              </w:rPr>
              <w:t>Long Term Fuel Trim Rich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rich threshold, determined as a function of the ethanol composition of the fuel, to which the filtered long term closed loop fuel correction for each bank is compared with purge on.  If the filtered long term closed loop fuel correction for either bank exceeds this threshold with purge on, the fuel system may be failing due to rich fueling, in which case an excess purge vapor test is requested to determine if the fuel system is truly rich or rich due to excess purge vapor conditions.</w:t>
      </w:r>
    </w:p>
    <w:p w:rsidR="00FF4F2F" w:rsidRDefault="00FF4F2F">
      <w:pPr>
        <w:keepNext w:val="0"/>
        <w:keepLines w:val="0"/>
      </w:pPr>
    </w:p>
    <w:p w:rsidR="00FF4F2F" w:rsidRDefault="00FF4F2F">
      <w:pPr>
        <w:pStyle w:val="Heading3"/>
      </w:pPr>
      <w:bookmarkStart w:id="797" w:name="_Toc276632824"/>
      <w:r>
        <w:t>FADR – PID $1577 – Non Purge Long Term Fuel Trim Rich Threshold</w:t>
      </w:r>
      <w:bookmarkEnd w:id="7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$1577</w:t>
            </w:r>
          </w:p>
        </w:tc>
        <w:tc>
          <w:tcPr>
            <w:tcW w:w="2880" w:type="dxa"/>
            <w:tcBorders>
              <w:top w:val="nil"/>
            </w:tcBorders>
          </w:tcPr>
          <w:p w:rsidR="00FF4F2F" w:rsidRDefault="00FF4F2F">
            <w:pPr>
              <w:rPr>
                <w:rFonts w:ascii="Arial" w:hAnsi="Arial"/>
                <w:sz w:val="16"/>
              </w:rPr>
            </w:pPr>
            <w:r>
              <w:rPr>
                <w:rFonts w:ascii="Arial" w:hAnsi="Arial"/>
                <w:sz w:val="16"/>
              </w:rPr>
              <w:t>Non Purge Long Term Fuel Trim Rich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rich threshold, determined as a function of the ethanol composition of the fuel, to which the filtered non purge long term closed loop fuel correction for each bank is compared with purge off.  If the filtered non purge long term closed loop fuel correction for either bank exceeds this threshold with purge off, the fuel system is failing due to rich fueling, as opposed to excess purge vapor conditions.</w:t>
      </w:r>
    </w:p>
    <w:p w:rsidR="00FF4F2F" w:rsidRDefault="00FF4F2F">
      <w:pPr>
        <w:keepNext w:val="0"/>
        <w:keepLines w:val="0"/>
      </w:pPr>
    </w:p>
    <w:p w:rsidR="00FF4F2F" w:rsidRDefault="00FF4F2F">
      <w:pPr>
        <w:pStyle w:val="Heading3"/>
      </w:pPr>
      <w:bookmarkStart w:id="798" w:name="_Toc276632825"/>
      <w:r>
        <w:t>FADR – PID $1578 – Long Term Fuel Trim Lean Threshold</w:t>
      </w:r>
      <w:bookmarkEnd w:id="7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$1578</w:t>
            </w:r>
          </w:p>
        </w:tc>
        <w:tc>
          <w:tcPr>
            <w:tcW w:w="2880" w:type="dxa"/>
            <w:tcBorders>
              <w:top w:val="nil"/>
            </w:tcBorders>
          </w:tcPr>
          <w:p w:rsidR="00FF4F2F" w:rsidRDefault="00FF4F2F">
            <w:pPr>
              <w:rPr>
                <w:rFonts w:ascii="Arial" w:hAnsi="Arial"/>
                <w:sz w:val="16"/>
              </w:rPr>
            </w:pPr>
            <w:r>
              <w:rPr>
                <w:rFonts w:ascii="Arial" w:hAnsi="Arial"/>
                <w:sz w:val="16"/>
              </w:rPr>
              <w:t>Long Term Fuel Trim Lean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lean threshold, determined as a function of the ethanol composition of the fuel, to which the filtered long term closed loop fuel correction for each bank is compared.  If the filtered long term closed loop fuel correction for either bank exceeds this threshold, the fuel system is failing due to lean fueling.</w:t>
      </w:r>
    </w:p>
    <w:p w:rsidR="00FF4F2F" w:rsidRDefault="00FF4F2F">
      <w:pPr>
        <w:keepNext w:val="0"/>
        <w:keepLines w:val="0"/>
      </w:pPr>
    </w:p>
    <w:p w:rsidR="00FF4F2F" w:rsidRDefault="00FF4F2F">
      <w:pPr>
        <w:pStyle w:val="Heading3"/>
      </w:pPr>
      <w:bookmarkStart w:id="799" w:name="_Toc276632826"/>
      <w:r>
        <w:lastRenderedPageBreak/>
        <w:t>FADR – PID $1579 – Fuel Adjustment System Diagnostic Status</w:t>
      </w:r>
      <w:bookmarkEnd w:id="7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$1579</w:t>
            </w:r>
          </w:p>
        </w:tc>
        <w:tc>
          <w:tcPr>
            <w:tcW w:w="2880" w:type="dxa"/>
            <w:tcBorders>
              <w:top w:val="nil"/>
            </w:tcBorders>
          </w:tcPr>
          <w:p w:rsidR="00FF4F2F" w:rsidRDefault="00FF4F2F">
            <w:pPr>
              <w:rPr>
                <w:rFonts w:ascii="Arial" w:hAnsi="Arial"/>
                <w:sz w:val="16"/>
              </w:rPr>
            </w:pPr>
            <w:r>
              <w:rPr>
                <w:rFonts w:ascii="Arial" w:hAnsi="Arial"/>
                <w:sz w:val="16"/>
              </w:rPr>
              <w:t>Fuel Adjustment System Diagnostic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Intrusive Excess Purge Vapor Test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Reporting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General Engine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Specific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Specific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Enable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fuel adjustment system diagnostic.  The content of each of these signals is described below.</w:t>
      </w:r>
    </w:p>
    <w:p w:rsidR="00FF4F2F" w:rsidRDefault="00FF4F2F"/>
    <w:p w:rsidR="00FF4F2F" w:rsidRDefault="00FF4F2F">
      <w:r>
        <w:t>Intrusive Excess Purge Vapor Test Enabled indicates that the criteria to enable the intrusive excess purge vapor test have been met.</w:t>
      </w:r>
    </w:p>
    <w:p w:rsidR="00FF4F2F" w:rsidRDefault="00FF4F2F"/>
    <w:p w:rsidR="00FF4F2F" w:rsidRDefault="00FF4F2F">
      <w:r>
        <w:t>Reporting Criteria Met indicates that the criteria for enabling the use of the accumulated fuel trim data for diagnosis of a lean or rich fueling condition have been met.</w:t>
      </w:r>
    </w:p>
    <w:p w:rsidR="00FF4F2F" w:rsidRDefault="00FF4F2F"/>
    <w:p w:rsidR="00FF4F2F" w:rsidRDefault="00FF4F2F">
      <w:r>
        <w:t>General Engine Accumulation Criteria Met indicates that the non bank specific criteria for enabling the accumulation of fuel trim data have been met (the fuel trim data for both banks is not accumulated when this indicator has a value of False).</w:t>
      </w:r>
    </w:p>
    <w:p w:rsidR="00FF4F2F" w:rsidRDefault="00FF4F2F"/>
    <w:p w:rsidR="00FF4F2F" w:rsidRDefault="00FF4F2F">
      <w:r>
        <w:t>Bank 1 Specific Accumulation Criteria Met and Bank 2 Specific Accumulation Criteria Met indicate that the bank specific criteria for enabling the accumulation of fuel trim data for the respective bank have been met (the fuel trim data for each bank is not accumulated when its respective indicator has a value of False).</w:t>
      </w:r>
    </w:p>
    <w:p w:rsidR="00FF4F2F" w:rsidRDefault="00FF4F2F"/>
    <w:p w:rsidR="00FF4F2F" w:rsidRDefault="00FF4F2F">
      <w:r>
        <w:t>Diagnostic Enable Criteria Met indicates that the criteria for enabling the fuel adjustment system diagnostic have been met and that the diagnostic is enabled.</w:t>
      </w:r>
    </w:p>
    <w:p w:rsidR="00FF4F2F" w:rsidRDefault="00FF4F2F">
      <w:pPr>
        <w:keepNext w:val="0"/>
        <w:keepLines w:val="0"/>
      </w:pPr>
    </w:p>
    <w:p w:rsidR="00FF4F2F" w:rsidRDefault="00FF4F2F">
      <w:pPr>
        <w:pStyle w:val="Heading3"/>
      </w:pPr>
      <w:bookmarkStart w:id="800" w:name="_Toc276632827"/>
      <w:r>
        <w:lastRenderedPageBreak/>
        <w:t>KNKR – PID $157A – Cylinders for Which Knock Is Detected</w:t>
      </w:r>
      <w:bookmarkEnd w:id="8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$157A</w:t>
            </w:r>
          </w:p>
        </w:tc>
        <w:tc>
          <w:tcPr>
            <w:tcW w:w="2880" w:type="dxa"/>
            <w:tcBorders>
              <w:top w:val="nil"/>
            </w:tcBorders>
          </w:tcPr>
          <w:p w:rsidR="00FF4F2F" w:rsidRDefault="00FF4F2F">
            <w:pPr>
              <w:rPr>
                <w:rFonts w:ascii="Arial" w:hAnsi="Arial"/>
                <w:sz w:val="16"/>
              </w:rPr>
            </w:pPr>
            <w:r>
              <w:rPr>
                <w:rFonts w:ascii="Arial" w:hAnsi="Arial"/>
                <w:sz w:val="16"/>
              </w:rPr>
              <w:t>Cylinders for Which Knock Is Detected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5</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6</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7</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8</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set of cylinders for which knock has been detected over a calibratable sample period (typically one second).  The indicator associated with each cylinder is set to False at the beginning of each sample period in order to allow this PID to reflect the recent status of knock detection for an individual cylinder.</w:t>
      </w:r>
    </w:p>
    <w:p w:rsidR="00FF4F2F" w:rsidRDefault="00FF4F2F">
      <w:pPr>
        <w:keepNext w:val="0"/>
        <w:keepLines w:val="0"/>
      </w:pPr>
    </w:p>
    <w:p w:rsidR="00FF4F2F" w:rsidRDefault="00FF4F2F">
      <w:pPr>
        <w:pStyle w:val="Heading3"/>
      </w:pPr>
      <w:bookmarkStart w:id="801" w:name="_Toc31759037"/>
      <w:bookmarkStart w:id="802" w:name="_Toc276632828"/>
      <w:r>
        <w:t xml:space="preserve">MSFR – PID $1582 – </w:t>
      </w:r>
      <w:bookmarkEnd w:id="801"/>
      <w:r>
        <w:t>Injectors Disabled for Misfire Catalyst Converter Protection</w:t>
      </w:r>
      <w:bookmarkEnd w:id="8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$1582</w:t>
            </w:r>
          </w:p>
        </w:tc>
        <w:tc>
          <w:tcPr>
            <w:tcW w:w="2880" w:type="dxa"/>
            <w:tcBorders>
              <w:top w:val="nil"/>
            </w:tcBorders>
          </w:tcPr>
          <w:p w:rsidR="00FF4F2F" w:rsidRDefault="00FF4F2F">
            <w:pPr>
              <w:rPr>
                <w:rFonts w:ascii="Arial" w:hAnsi="Arial"/>
                <w:sz w:val="16"/>
              </w:rPr>
            </w:pPr>
            <w:r>
              <w:rPr>
                <w:rFonts w:ascii="Arial" w:hAnsi="Arial"/>
                <w:sz w:val="16"/>
              </w:rPr>
              <w:t>Injectors Disabled for Misfire Catalyst Converter Protection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5</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6</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7</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8</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set of injectors that have been disabled by the misfire catalyst converter protection algorithm.</w:t>
      </w:r>
    </w:p>
    <w:p w:rsidR="00FF4F2F" w:rsidRDefault="00FF4F2F">
      <w:pPr>
        <w:keepNext w:val="0"/>
        <w:keepLines w:val="0"/>
      </w:pPr>
    </w:p>
    <w:p w:rsidR="00FF4F2F" w:rsidRDefault="00FF4F2F">
      <w:pPr>
        <w:pStyle w:val="Heading3"/>
      </w:pPr>
      <w:bookmarkStart w:id="803" w:name="_Toc276632829"/>
      <w:r>
        <w:lastRenderedPageBreak/>
        <w:t>EITR – PID $1626 – Minimum Intake Air Temperature</w:t>
      </w:r>
      <w:bookmarkEnd w:id="8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$1626</w:t>
            </w:r>
          </w:p>
        </w:tc>
        <w:tc>
          <w:tcPr>
            <w:tcW w:w="2880" w:type="dxa"/>
            <w:tcBorders>
              <w:top w:val="nil"/>
            </w:tcBorders>
          </w:tcPr>
          <w:p w:rsidR="00FF4F2F" w:rsidRDefault="00FF4F2F">
            <w:pPr>
              <w:rPr>
                <w:rFonts w:ascii="Arial" w:hAnsi="Arial"/>
                <w:sz w:val="16"/>
              </w:rPr>
            </w:pPr>
            <w:r>
              <w:rPr>
                <w:rFonts w:ascii="Arial" w:hAnsi="Arial"/>
                <w:sz w:val="16"/>
              </w:rPr>
              <w:t>Minimum 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-40 - 151.25 °C</w:t>
            </w:r>
          </w:p>
        </w:tc>
        <w:tc>
          <w:tcPr>
            <w:tcW w:w="2160" w:type="dxa"/>
            <w:tcBorders>
              <w:top w:val="nil"/>
            </w:tcBorders>
          </w:tcPr>
          <w:p w:rsidR="00FF4F2F" w:rsidRDefault="00FF4F2F">
            <w:pPr>
              <w:rPr>
                <w:rFonts w:ascii="Arial" w:hAnsi="Arial"/>
                <w:sz w:val="16"/>
              </w:rPr>
            </w:pPr>
            <w:r>
              <w:rPr>
                <w:rFonts w:ascii="Arial" w:hAnsi="Arial"/>
                <w:sz w:val="16"/>
              </w:rPr>
              <w:t>E = N * 0.75 - 40</w:t>
            </w:r>
          </w:p>
        </w:tc>
      </w:tr>
    </w:tbl>
    <w:p w:rsidR="00FF4F2F" w:rsidRDefault="00FF4F2F"/>
    <w:p w:rsidR="00FF4F2F" w:rsidRDefault="00FF4F2F">
      <w:r>
        <w:t>This PID contains the minimum intake air temperature (measured by a sensor located near the throttle body) observed over the current ignition cycle.</w:t>
      </w:r>
    </w:p>
    <w:p w:rsidR="00FF4F2F" w:rsidRDefault="00FF4F2F">
      <w:pPr>
        <w:keepNext w:val="0"/>
        <w:keepLines w:val="0"/>
      </w:pPr>
    </w:p>
    <w:p w:rsidR="00FF4F2F" w:rsidRDefault="00FF4F2F">
      <w:pPr>
        <w:pStyle w:val="Heading3"/>
      </w:pPr>
      <w:bookmarkStart w:id="804" w:name="_Toc276632830"/>
      <w:r>
        <w:t>FANR – PID $162B – Actual Fan Speed</w:t>
      </w:r>
      <w:bookmarkEnd w:id="779"/>
      <w:bookmarkEnd w:id="8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$162B</w:t>
            </w:r>
          </w:p>
        </w:tc>
        <w:tc>
          <w:tcPr>
            <w:tcW w:w="2880" w:type="dxa"/>
            <w:tcBorders>
              <w:top w:val="nil"/>
            </w:tcBorders>
          </w:tcPr>
          <w:p w:rsidR="00FF4F2F" w:rsidRDefault="00FF4F2F">
            <w:pPr>
              <w:rPr>
                <w:rFonts w:ascii="Arial" w:hAnsi="Arial"/>
                <w:sz w:val="16"/>
              </w:rPr>
            </w:pPr>
            <w:r>
              <w:rPr>
                <w:rFonts w:ascii="Arial" w:hAnsi="Arial"/>
                <w:sz w:val="16"/>
              </w:rPr>
              <w:t>Actual Fan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0 - 4080 rpm</w:t>
            </w:r>
          </w:p>
        </w:tc>
        <w:tc>
          <w:tcPr>
            <w:tcW w:w="2160" w:type="dxa"/>
            <w:tcBorders>
              <w:top w:val="nil"/>
            </w:tcBorders>
          </w:tcPr>
          <w:p w:rsidR="00FF4F2F" w:rsidRDefault="00FF4F2F">
            <w:pPr>
              <w:rPr>
                <w:rFonts w:ascii="Arial" w:hAnsi="Arial"/>
                <w:sz w:val="16"/>
              </w:rPr>
            </w:pPr>
            <w:r>
              <w:rPr>
                <w:rFonts w:ascii="Arial" w:hAnsi="Arial"/>
                <w:sz w:val="16"/>
              </w:rPr>
              <w:t>E = N * 16</w:t>
            </w:r>
          </w:p>
        </w:tc>
      </w:tr>
    </w:tbl>
    <w:p w:rsidR="00FF4F2F" w:rsidRDefault="00FF4F2F"/>
    <w:p w:rsidR="00FF4F2F" w:rsidRDefault="00FF4F2F">
      <w:r>
        <w:t>This PID contains the measured fan speed for engine driven (EV or MRF) fan systems.</w:t>
      </w:r>
    </w:p>
    <w:p w:rsidR="00FF4F2F" w:rsidRDefault="00FF4F2F">
      <w:pPr>
        <w:keepNext w:val="0"/>
        <w:keepLines w:val="0"/>
      </w:pPr>
    </w:p>
    <w:p w:rsidR="00FF4F2F" w:rsidRDefault="00FF4F2F">
      <w:pPr>
        <w:pStyle w:val="Heading3"/>
      </w:pPr>
      <w:bookmarkStart w:id="805" w:name="_Toc17862228"/>
      <w:bookmarkStart w:id="806" w:name="_Toc276632831"/>
      <w:r>
        <w:t>FANR – PID $163F – Desired Fan Speed</w:t>
      </w:r>
      <w:bookmarkEnd w:id="805"/>
      <w:bookmarkEnd w:id="8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$163F</w:t>
            </w:r>
          </w:p>
        </w:tc>
        <w:tc>
          <w:tcPr>
            <w:tcW w:w="2880" w:type="dxa"/>
            <w:tcBorders>
              <w:top w:val="nil"/>
            </w:tcBorders>
          </w:tcPr>
          <w:p w:rsidR="00FF4F2F" w:rsidRDefault="00FF4F2F">
            <w:pPr>
              <w:rPr>
                <w:rFonts w:ascii="Arial" w:hAnsi="Arial"/>
                <w:sz w:val="16"/>
              </w:rPr>
            </w:pPr>
            <w:r>
              <w:rPr>
                <w:rFonts w:ascii="Arial" w:hAnsi="Arial"/>
                <w:sz w:val="16"/>
              </w:rPr>
              <w:t>Desired Fan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0 - 4080 rpm</w:t>
            </w:r>
          </w:p>
        </w:tc>
        <w:tc>
          <w:tcPr>
            <w:tcW w:w="2160" w:type="dxa"/>
            <w:tcBorders>
              <w:top w:val="nil"/>
            </w:tcBorders>
          </w:tcPr>
          <w:p w:rsidR="00FF4F2F" w:rsidRDefault="00FF4F2F">
            <w:pPr>
              <w:rPr>
                <w:rFonts w:ascii="Arial" w:hAnsi="Arial"/>
                <w:sz w:val="16"/>
              </w:rPr>
            </w:pPr>
            <w:r>
              <w:rPr>
                <w:rFonts w:ascii="Arial" w:hAnsi="Arial"/>
                <w:sz w:val="16"/>
              </w:rPr>
              <w:t>E = N * 16</w:t>
            </w:r>
          </w:p>
        </w:tc>
      </w:tr>
    </w:tbl>
    <w:p w:rsidR="00FF4F2F" w:rsidRDefault="00FF4F2F"/>
    <w:p w:rsidR="00FF4F2F" w:rsidRDefault="00FF4F2F">
      <w:r>
        <w:t>This PID contains the desired fan speed for engine driven (EV or MRF) fan systems.</w:t>
      </w:r>
    </w:p>
    <w:p w:rsidR="00FF4F2F" w:rsidRDefault="00FF4F2F">
      <w:pPr>
        <w:keepNext w:val="0"/>
        <w:keepLines w:val="0"/>
      </w:pPr>
    </w:p>
    <w:p w:rsidR="00FF4F2F" w:rsidRDefault="00FF4F2F">
      <w:pPr>
        <w:pStyle w:val="Heading3"/>
      </w:pPr>
      <w:bookmarkStart w:id="807" w:name="_Toc17862229"/>
      <w:bookmarkStart w:id="808" w:name="_Toc276632832"/>
      <w:r>
        <w:t>FANR – PID $1641 – Percent Fan Commanded</w:t>
      </w:r>
      <w:bookmarkEnd w:id="807"/>
      <w:bookmarkEnd w:id="8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$1641</w:t>
            </w:r>
          </w:p>
        </w:tc>
        <w:tc>
          <w:tcPr>
            <w:tcW w:w="2880" w:type="dxa"/>
            <w:tcBorders>
              <w:top w:val="nil"/>
            </w:tcBorders>
          </w:tcPr>
          <w:p w:rsidR="00FF4F2F" w:rsidRDefault="00FF4F2F">
            <w:pPr>
              <w:rPr>
                <w:rFonts w:ascii="Arial" w:hAnsi="Arial"/>
                <w:sz w:val="16"/>
              </w:rPr>
            </w:pPr>
            <w:r>
              <w:rPr>
                <w:rFonts w:ascii="Arial" w:hAnsi="Arial"/>
                <w:sz w:val="16"/>
              </w:rPr>
              <w:t>Percent Fan Commanded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amount of fan power commanded as a percentage of the total fan power available.  (Note: This PID will not indicate actual fan speed for discrete fan systems when using the Cooling Fan Relay Driver Device Control.)</w:t>
      </w:r>
    </w:p>
    <w:p w:rsidR="00FF4F2F" w:rsidRDefault="00FF4F2F"/>
    <w:p w:rsidR="00FF4F2F" w:rsidRDefault="00FF4F2F">
      <w:pPr>
        <w:keepNext w:val="0"/>
        <w:keepLines w:val="0"/>
      </w:pPr>
    </w:p>
    <w:p w:rsidR="00FF4F2F" w:rsidRDefault="00FF4F2F">
      <w:pPr>
        <w:pStyle w:val="Heading3"/>
      </w:pPr>
      <w:bookmarkStart w:id="809" w:name="_Toc17862230"/>
      <w:bookmarkStart w:id="810" w:name="_Toc276632833"/>
      <w:r>
        <w:lastRenderedPageBreak/>
        <w:t>IMOR – PID $1643 – Immobilizer Security Status</w:t>
      </w:r>
      <w:bookmarkEnd w:id="809"/>
      <w:bookmarkEnd w:id="8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$1643</w:t>
            </w:r>
          </w:p>
        </w:tc>
        <w:tc>
          <w:tcPr>
            <w:tcW w:w="2880" w:type="dxa"/>
            <w:tcBorders>
              <w:top w:val="nil"/>
            </w:tcBorders>
          </w:tcPr>
          <w:p w:rsidR="00FF4F2F" w:rsidRDefault="00FF4F2F">
            <w:pPr>
              <w:rPr>
                <w:rFonts w:ascii="Arial" w:hAnsi="Arial"/>
                <w:sz w:val="16"/>
              </w:rPr>
            </w:pPr>
            <w:r>
              <w:rPr>
                <w:rFonts w:ascii="Arial" w:hAnsi="Arial"/>
                <w:sz w:val="16"/>
              </w:rPr>
              <w:t>Immobilizer Security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Immobilized by ICM</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ICM Identification Completed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Unknown Transponder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Incorrect Transponder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Transponder Identification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Identification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 in ICM</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Device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4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3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2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1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GMIO immobilizer system within the immobilizer control module (ICM).  The content of each of these signals is described below.</w:t>
      </w:r>
    </w:p>
    <w:p w:rsidR="00FF4F2F" w:rsidRDefault="00FF4F2F"/>
    <w:p w:rsidR="00FF4F2F" w:rsidRDefault="00FF4F2F">
      <w:r>
        <w:t>Vehicle Immobilized by ICM indicates that the ICM has decided to immobilize the vehicle.  In this case, the immobilizer response will not be release from the ICM.</w:t>
      </w:r>
    </w:p>
    <w:p w:rsidR="00FF4F2F" w:rsidRDefault="00FF4F2F"/>
    <w:p w:rsidR="00FF4F2F" w:rsidRDefault="00FF4F2F">
      <w:r>
        <w:t>ICM Identification Completed indicates that the vehicle environment identification process within the ICM has completed successfully and the immobilizer response is valid.</w:t>
      </w:r>
    </w:p>
    <w:p w:rsidR="00FF4F2F" w:rsidRDefault="00FF4F2F"/>
    <w:p w:rsidR="00FF4F2F" w:rsidRDefault="00FF4F2F">
      <w:r>
        <w:t>Unknown Transponder indicates that the transponder is unknown or has not yet been evaluated.</w:t>
      </w:r>
    </w:p>
    <w:p w:rsidR="00FF4F2F" w:rsidRDefault="00FF4F2F"/>
    <w:p w:rsidR="00FF4F2F" w:rsidRDefault="00FF4F2F">
      <w:r>
        <w:t>Incorrect Transponder indicates that the transponder crypt identification has failed or has not yet been evaluated.</w:t>
      </w:r>
    </w:p>
    <w:p w:rsidR="00FF4F2F" w:rsidRDefault="00FF4F2F"/>
    <w:p w:rsidR="00FF4F2F" w:rsidRDefault="00FF4F2F">
      <w:r>
        <w:t>Transponder Identification Active indicates that the transponder identification process is active within the ICM.  This indicator will be cleared if the identification has completed successfully or has failed.  The transponder identification includes the fixcode and challenge - response identification.</w:t>
      </w:r>
    </w:p>
    <w:p w:rsidR="00FF4F2F" w:rsidRDefault="00FF4F2F"/>
    <w:p w:rsidR="00FF4F2F" w:rsidRDefault="00FF4F2F">
      <w:r>
        <w:t>Environment Identification Active indicates that the vehicle environment identification process is active within the ICM.  This indicator is the signal for the identification devices to identify themselves to the immobilizer .  If this indicator is set, the immobilizer response has not yet been released and is, therefore, invalid.  This indicator will be cleared if the environment identification has completed successfully or has failed.</w:t>
      </w:r>
    </w:p>
    <w:p w:rsidR="00FF4F2F" w:rsidRDefault="00FF4F2F"/>
    <w:p w:rsidR="00FF4F2F" w:rsidRDefault="00FF4F2F">
      <w:r>
        <w:t>Security Code Programmed in ICM indicates that the ICM security code has been programmed (i.e., the immobilizer device is locked).</w:t>
      </w:r>
    </w:p>
    <w:p w:rsidR="00FF4F2F" w:rsidRDefault="00FF4F2F">
      <w:pPr>
        <w:keepNext w:val="0"/>
        <w:keepLines w:val="0"/>
      </w:pPr>
    </w:p>
    <w:p w:rsidR="00FF4F2F" w:rsidRDefault="00FF4F2F">
      <w:r>
        <w:lastRenderedPageBreak/>
        <w:t>Powertrain Device Unknown indicates that the ICM has not received the powertrain identifier or has received the wrong powertrain identifier.</w:t>
      </w:r>
    </w:p>
    <w:p w:rsidR="00FF4F2F" w:rsidRDefault="00FF4F2F"/>
    <w:p w:rsidR="00FF4F2F" w:rsidRDefault="00FF4F2F">
      <w:r>
        <w:t>Environment Device 1 Unknown, Environment Device 2 Unknown, Environment Device 3 Unknown, and Environment Device 4 Unknown indicate that the associated device is unknown or its identification is pending to the ICM.</w:t>
      </w:r>
    </w:p>
    <w:p w:rsidR="00FF4F2F" w:rsidRDefault="00FF4F2F">
      <w:pPr>
        <w:keepNext w:val="0"/>
        <w:keepLines w:val="0"/>
      </w:pPr>
    </w:p>
    <w:p w:rsidR="00FF4F2F" w:rsidRDefault="00FF4F2F">
      <w:pPr>
        <w:pStyle w:val="Heading3"/>
      </w:pPr>
      <w:bookmarkStart w:id="811" w:name="_Toc17862231"/>
      <w:bookmarkStart w:id="812" w:name="_Toc276632834"/>
      <w:r>
        <w:lastRenderedPageBreak/>
        <w:t>IMOR – PID $1644 – Powertrain Immobilizer Security Status</w:t>
      </w:r>
      <w:bookmarkEnd w:id="811"/>
      <w:bookmarkEnd w:id="8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$1644</w:t>
            </w:r>
          </w:p>
        </w:tc>
        <w:tc>
          <w:tcPr>
            <w:tcW w:w="2880" w:type="dxa"/>
            <w:tcBorders>
              <w:top w:val="nil"/>
            </w:tcBorders>
          </w:tcPr>
          <w:p w:rsidR="00FF4F2F" w:rsidRDefault="00FF4F2F">
            <w:pPr>
              <w:rPr>
                <w:rFonts w:ascii="Arial" w:hAnsi="Arial"/>
                <w:sz w:val="16"/>
              </w:rPr>
            </w:pPr>
            <w:r>
              <w:rPr>
                <w:rFonts w:ascii="Arial" w:hAnsi="Arial"/>
                <w:sz w:val="16"/>
              </w:rPr>
              <w:t>Powertrain Immobilizer Security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Level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0 - 15</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Lockout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Accepted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Free Start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Immobilized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Passive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Release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 Release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Function in Reset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Secret Keys Not Programmed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GMIO immobilizer system within the engine control module (ECM).  The content of each of these signals is described below.</w:t>
      </w:r>
    </w:p>
    <w:p w:rsidR="00FF4F2F" w:rsidRDefault="00FF4F2F"/>
    <w:p w:rsidR="00FF4F2F" w:rsidRDefault="00FF4F2F">
      <w:r>
        <w:t>Security Level contains the current immobilizer security level.  If the correct security code is entered, the security level will remain at or be reset to a level of 10.  If an incorrect security code is entered, the security level will be set to a level of 9.</w:t>
      </w:r>
    </w:p>
    <w:p w:rsidR="00FF4F2F" w:rsidRDefault="00FF4F2F"/>
    <w:p w:rsidR="00FF4F2F" w:rsidRDefault="00FF4F2F">
      <w:r>
        <w:t>Security Code Lockout Active indicates that the security code has not passed and lockout is active.</w:t>
      </w:r>
    </w:p>
    <w:p w:rsidR="00FF4F2F" w:rsidRDefault="00FF4F2F"/>
    <w:p w:rsidR="00FF4F2F" w:rsidRDefault="00FF4F2F">
      <w:r>
        <w:t>Security Code Accepted indicates that the received security code is correct.</w:t>
      </w:r>
    </w:p>
    <w:p w:rsidR="00FF4F2F" w:rsidRDefault="00FF4F2F"/>
    <w:p w:rsidR="00FF4F2F" w:rsidRDefault="00FF4F2F">
      <w:r>
        <w:t>Security Code Programmed indicates that the security code has been programmed.</w:t>
      </w:r>
    </w:p>
    <w:p w:rsidR="00FF4F2F" w:rsidRDefault="00FF4F2F"/>
    <w:p w:rsidR="00FF4F2F" w:rsidRDefault="00FF4F2F">
      <w:r>
        <w:t>Free Start Active indicates that the free start function is active.</w:t>
      </w:r>
    </w:p>
    <w:p w:rsidR="00FF4F2F" w:rsidRDefault="00FF4F2F"/>
    <w:p w:rsidR="00FF4F2F" w:rsidRDefault="00FF4F2F">
      <w:r>
        <w:t>Vehicle Immobilized indicates that the immobilizer algorithm is in either the immobilized active or immobilized passive state (i.e., vehicle has been immobilized).</w:t>
      </w:r>
    </w:p>
    <w:p w:rsidR="00FF4F2F" w:rsidRDefault="00FF4F2F"/>
    <w:p w:rsidR="00FF4F2F" w:rsidRDefault="00FF4F2F">
      <w:r>
        <w:t>Post Release Passive indicates that the immobilizer algorithm is in the post release passive state.</w:t>
      </w:r>
    </w:p>
    <w:p w:rsidR="00FF4F2F" w:rsidRDefault="00FF4F2F"/>
    <w:p w:rsidR="00FF4F2F" w:rsidRDefault="00FF4F2F">
      <w:r>
        <w:t>Post Release Active indicates that the immobilizer algorithm is in the post release active state.</w:t>
      </w:r>
    </w:p>
    <w:p w:rsidR="00FF4F2F" w:rsidRDefault="00FF4F2F"/>
    <w:p w:rsidR="00FF4F2F" w:rsidRDefault="00FF4F2F">
      <w:r>
        <w:t>Release indicates that the immobilizer algorithm is in the release state.</w:t>
      </w:r>
    </w:p>
    <w:p w:rsidR="00FF4F2F" w:rsidRDefault="00FF4F2F"/>
    <w:p w:rsidR="00FF4F2F" w:rsidRDefault="00FF4F2F">
      <w:r>
        <w:t>Pre Release indicates that the immobilizer algorithm is in the pre release active.</w:t>
      </w:r>
    </w:p>
    <w:p w:rsidR="00FF4F2F" w:rsidRDefault="00FF4F2F"/>
    <w:p w:rsidR="00FF4F2F" w:rsidRDefault="00FF4F2F">
      <w:r>
        <w:t>Immobilizer Function in Reset indicates that the immobilizer function within the ECM is in a reset state (required to program immobilizer secret keys).</w:t>
      </w:r>
    </w:p>
    <w:p w:rsidR="00FF4F2F" w:rsidRDefault="00FF4F2F"/>
    <w:p w:rsidR="00FF4F2F" w:rsidRDefault="00FF4F2F">
      <w:r>
        <w:t>Immobilizer Secret Keys Not Programmed indicates that the immobilizer secret keys have not been programmed into memory.</w:t>
      </w:r>
    </w:p>
    <w:p w:rsidR="00FF4F2F" w:rsidRDefault="00FF4F2F">
      <w:pPr>
        <w:keepNext w:val="0"/>
        <w:keepLines w:val="0"/>
      </w:pPr>
    </w:p>
    <w:p w:rsidR="00FF4F2F" w:rsidRDefault="00FF4F2F">
      <w:pPr>
        <w:pStyle w:val="Heading3"/>
      </w:pPr>
      <w:bookmarkStart w:id="813" w:name="_Toc17862232"/>
      <w:bookmarkStart w:id="814" w:name="_Toc276632835"/>
      <w:r>
        <w:lastRenderedPageBreak/>
        <w:t>ECTR – PID $1652 – High Sided Coolant Rationality Ignition Off Time</w:t>
      </w:r>
      <w:bookmarkEnd w:id="8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$1652</w:t>
            </w:r>
          </w:p>
        </w:tc>
        <w:tc>
          <w:tcPr>
            <w:tcW w:w="2880" w:type="dxa"/>
            <w:tcBorders>
              <w:top w:val="nil"/>
            </w:tcBorders>
          </w:tcPr>
          <w:p w:rsidR="00FF4F2F" w:rsidRDefault="00FF4F2F">
            <w:pPr>
              <w:rPr>
                <w:rFonts w:ascii="Arial" w:hAnsi="Arial"/>
                <w:sz w:val="16"/>
              </w:rPr>
            </w:pPr>
            <w:r>
              <w:rPr>
                <w:rFonts w:ascii="Arial" w:hAnsi="Arial"/>
                <w:sz w:val="16"/>
              </w:rPr>
              <w:t>High Sided Coolant Rationality Ignition Off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ignition has been off prior to the result of the high sided coolant rationality diagnostic being reported.</w:t>
      </w:r>
    </w:p>
    <w:p w:rsidR="00FF4F2F" w:rsidRDefault="00FF4F2F">
      <w:pPr>
        <w:autoSpaceDE w:val="0"/>
        <w:autoSpaceDN w:val="0"/>
        <w:adjustRightInd w:val="0"/>
        <w:spacing w:before="120" w:line="240" w:lineRule="atLeast"/>
        <w:rPr>
          <w:color w:val="000000"/>
        </w:rPr>
      </w:pPr>
      <w:r>
        <w:rPr>
          <w:color w:val="000000"/>
        </w:rPr>
        <w:t xml:space="preserve">After the engine controller has been flashed, this PID will read zero and will be updated only if the High Side Coolant Rationality test is enabled.  The HSCR enable criteria is based on engine soak time, engine coolant temperature and engine intake air temperature. </w:t>
      </w:r>
    </w:p>
    <w:p w:rsidR="00FF4F2F" w:rsidRDefault="00FF4F2F">
      <w:pPr>
        <w:keepNext w:val="0"/>
        <w:keepLines w:val="0"/>
      </w:pPr>
    </w:p>
    <w:p w:rsidR="00FF4F2F" w:rsidRDefault="00FF4F2F">
      <w:pPr>
        <w:pStyle w:val="Heading3"/>
      </w:pPr>
      <w:bookmarkStart w:id="815" w:name="_Toc20888316"/>
      <w:bookmarkStart w:id="816" w:name="_Toc276632836"/>
      <w:r>
        <w:t>PHSR – PID $166A – Exhaust Cam Phase Duty Cycle Bank 1</w:t>
      </w:r>
      <w:bookmarkEnd w:id="815"/>
      <w:bookmarkEnd w:id="8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$166A</w:t>
            </w:r>
          </w:p>
        </w:tc>
        <w:tc>
          <w:tcPr>
            <w:tcW w:w="2880" w:type="dxa"/>
            <w:tcBorders>
              <w:top w:val="nil"/>
            </w:tcBorders>
          </w:tcPr>
          <w:p w:rsidR="00FF4F2F" w:rsidRDefault="00FF4F2F">
            <w:pPr>
              <w:rPr>
                <w:rFonts w:ascii="Arial" w:hAnsi="Arial"/>
                <w:sz w:val="16"/>
              </w:rPr>
            </w:pPr>
            <w:r>
              <w:rPr>
                <w:rFonts w:ascii="Arial" w:hAnsi="Arial"/>
                <w:sz w:val="16"/>
              </w:rPr>
              <w:t>Exhaust Cam Phase Duty Cycle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cam phase output for bank 1.</w:t>
      </w:r>
    </w:p>
    <w:p w:rsidR="00FF4F2F" w:rsidRDefault="00FF4F2F">
      <w:pPr>
        <w:keepNext w:val="0"/>
        <w:keepLines w:val="0"/>
      </w:pPr>
    </w:p>
    <w:p w:rsidR="00FF4F2F" w:rsidRDefault="00FF4F2F">
      <w:pPr>
        <w:pStyle w:val="Heading3"/>
      </w:pPr>
      <w:bookmarkStart w:id="817" w:name="_Toc276632837"/>
      <w:r>
        <w:t>PHSR – PID $166B – Intake Cam Phase Duty Cycle Bank 1</w:t>
      </w:r>
      <w:bookmarkEnd w:id="8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$166B</w:t>
            </w:r>
          </w:p>
        </w:tc>
        <w:tc>
          <w:tcPr>
            <w:tcW w:w="2880" w:type="dxa"/>
            <w:tcBorders>
              <w:top w:val="nil"/>
            </w:tcBorders>
          </w:tcPr>
          <w:p w:rsidR="00FF4F2F" w:rsidRDefault="00FF4F2F">
            <w:pPr>
              <w:rPr>
                <w:rFonts w:ascii="Arial" w:hAnsi="Arial"/>
                <w:sz w:val="16"/>
              </w:rPr>
            </w:pPr>
            <w:r>
              <w:rPr>
                <w:rFonts w:ascii="Arial" w:hAnsi="Arial"/>
                <w:sz w:val="16"/>
              </w:rPr>
              <w:t>Intake Cam Phase Duty Cycle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intake cam phase output for bank 1.</w:t>
      </w:r>
    </w:p>
    <w:p w:rsidR="00FF4F2F" w:rsidRDefault="00FF4F2F">
      <w:pPr>
        <w:keepNext w:val="0"/>
        <w:keepLines w:val="0"/>
      </w:pPr>
    </w:p>
    <w:p w:rsidR="00FF4F2F" w:rsidRDefault="00FF4F2F">
      <w:pPr>
        <w:pStyle w:val="Heading3"/>
      </w:pPr>
      <w:bookmarkStart w:id="818" w:name="_Toc276632838"/>
      <w:r>
        <w:t>PHSR – PID $166C – Exhaust Cam Phase Duty Cycle Bank 2</w:t>
      </w:r>
      <w:bookmarkEnd w:id="8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$166C</w:t>
            </w:r>
          </w:p>
        </w:tc>
        <w:tc>
          <w:tcPr>
            <w:tcW w:w="2880" w:type="dxa"/>
            <w:tcBorders>
              <w:top w:val="nil"/>
            </w:tcBorders>
          </w:tcPr>
          <w:p w:rsidR="00FF4F2F" w:rsidRDefault="00FF4F2F">
            <w:pPr>
              <w:rPr>
                <w:rFonts w:ascii="Arial" w:hAnsi="Arial"/>
                <w:sz w:val="16"/>
              </w:rPr>
            </w:pPr>
            <w:r>
              <w:rPr>
                <w:rFonts w:ascii="Arial" w:hAnsi="Arial"/>
                <w:sz w:val="16"/>
              </w:rPr>
              <w:t>Exhaust Cam Phase Duty Cycle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cam phase output for bank 2.</w:t>
      </w:r>
    </w:p>
    <w:p w:rsidR="00FF4F2F" w:rsidRDefault="00FF4F2F">
      <w:pPr>
        <w:keepNext w:val="0"/>
        <w:keepLines w:val="0"/>
      </w:pPr>
    </w:p>
    <w:p w:rsidR="00FF4F2F" w:rsidRDefault="00FF4F2F">
      <w:pPr>
        <w:pStyle w:val="Heading3"/>
      </w:pPr>
      <w:bookmarkStart w:id="819" w:name="_Toc276632839"/>
      <w:r>
        <w:t>PHSR – PID $166D – Intake Cam Phase Duty Cycle Bank 2</w:t>
      </w:r>
      <w:bookmarkEnd w:id="8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$166D</w:t>
            </w:r>
          </w:p>
        </w:tc>
        <w:tc>
          <w:tcPr>
            <w:tcW w:w="2880" w:type="dxa"/>
            <w:tcBorders>
              <w:top w:val="nil"/>
            </w:tcBorders>
          </w:tcPr>
          <w:p w:rsidR="00FF4F2F" w:rsidRDefault="00FF4F2F">
            <w:pPr>
              <w:rPr>
                <w:rFonts w:ascii="Arial" w:hAnsi="Arial"/>
                <w:sz w:val="16"/>
              </w:rPr>
            </w:pPr>
            <w:r>
              <w:rPr>
                <w:rFonts w:ascii="Arial" w:hAnsi="Arial"/>
                <w:sz w:val="16"/>
              </w:rPr>
              <w:t>Intake Cam Phase Duty Cycle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intake cam phase output for bank 2.</w:t>
      </w:r>
    </w:p>
    <w:p w:rsidR="00FF4F2F" w:rsidRDefault="00FF4F2F">
      <w:pPr>
        <w:keepNext w:val="0"/>
        <w:keepLines w:val="0"/>
      </w:pPr>
    </w:p>
    <w:p w:rsidR="00FF4F2F" w:rsidRDefault="00FF4F2F">
      <w:pPr>
        <w:pStyle w:val="Heading3"/>
      </w:pPr>
      <w:bookmarkStart w:id="820" w:name="_Toc276632840"/>
      <w:r>
        <w:lastRenderedPageBreak/>
        <w:t>OXYR – PID $1676 – Oxygen Sensor Heater Duty Cycle Bank 2 Sensor 2</w:t>
      </w:r>
      <w:bookmarkEnd w:id="8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$1676</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2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2 sensor 2.</w:t>
      </w:r>
    </w:p>
    <w:p w:rsidR="00FF4F2F" w:rsidRDefault="00FF4F2F">
      <w:pPr>
        <w:keepNext w:val="0"/>
        <w:keepLines w:val="0"/>
      </w:pPr>
    </w:p>
    <w:p w:rsidR="00FF4F2F" w:rsidRDefault="00FF4F2F">
      <w:pPr>
        <w:pStyle w:val="Heading3"/>
      </w:pPr>
      <w:bookmarkStart w:id="821" w:name="_Toc276632841"/>
      <w:r>
        <w:t>OXYR – PID $1677 – Oxygen Sensor Heater Duty Cycle Bank 1 Sensor 2</w:t>
      </w:r>
      <w:bookmarkEnd w:id="8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$1677</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1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1 sensor 2.</w:t>
      </w:r>
    </w:p>
    <w:p w:rsidR="00FF4F2F" w:rsidRDefault="00FF4F2F">
      <w:pPr>
        <w:keepNext w:val="0"/>
        <w:keepLines w:val="0"/>
      </w:pPr>
    </w:p>
    <w:p w:rsidR="00FF4F2F" w:rsidRDefault="00FF4F2F">
      <w:pPr>
        <w:pStyle w:val="Heading3"/>
      </w:pPr>
      <w:bookmarkStart w:id="822" w:name="_Toc276632842"/>
      <w:r>
        <w:t xml:space="preserve">PHSR – PID $168D – Exhaust </w:t>
      </w:r>
      <w:smartTag w:uri="urn:schemas-microsoft-com:office:smarttags" w:element="place">
        <w:r>
          <w:t>Cam</w:t>
        </w:r>
      </w:smartTag>
      <w:r>
        <w:t xml:space="preserve"> Phase Angle Actual Bank 1</w:t>
      </w:r>
      <w:bookmarkEnd w:id="8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$168D</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Actual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exhaust camshaft for bank 1 in terms of degrees of camshaft rotation (retard) from the park position (a value of zero represents the park position).</w:t>
      </w:r>
    </w:p>
    <w:p w:rsidR="00FF4F2F" w:rsidRDefault="00FF4F2F">
      <w:pPr>
        <w:keepNext w:val="0"/>
        <w:keepLines w:val="0"/>
      </w:pPr>
    </w:p>
    <w:p w:rsidR="00FF4F2F" w:rsidRDefault="00FF4F2F">
      <w:pPr>
        <w:pStyle w:val="Heading3"/>
      </w:pPr>
      <w:bookmarkStart w:id="823" w:name="_Toc276632843"/>
      <w:r>
        <w:t xml:space="preserve">PHSR – PID $168E – Intake </w:t>
      </w:r>
      <w:smartTag w:uri="urn:schemas-microsoft-com:office:smarttags" w:element="place">
        <w:r>
          <w:t>Cam</w:t>
        </w:r>
      </w:smartTag>
      <w:r>
        <w:t xml:space="preserve"> Phase Angle Actual Bank 1</w:t>
      </w:r>
      <w:bookmarkEnd w:id="8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$168E</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Actual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intake camshaft for bank 1 in terms of degrees of camshaft rotation (advance) from the park position (a value of zero represents the park position).</w:t>
      </w:r>
    </w:p>
    <w:p w:rsidR="00FF4F2F" w:rsidRDefault="00FF4F2F">
      <w:pPr>
        <w:keepNext w:val="0"/>
        <w:keepLines w:val="0"/>
      </w:pPr>
    </w:p>
    <w:p w:rsidR="00FF4F2F" w:rsidRDefault="00FF4F2F">
      <w:pPr>
        <w:pStyle w:val="Heading3"/>
      </w:pPr>
      <w:bookmarkStart w:id="824" w:name="_Toc276632844"/>
      <w:r>
        <w:t xml:space="preserve">PHSR – PID $168F – Exhaust </w:t>
      </w:r>
      <w:smartTag w:uri="urn:schemas-microsoft-com:office:smarttags" w:element="place">
        <w:r>
          <w:t>Cam</w:t>
        </w:r>
      </w:smartTag>
      <w:r>
        <w:t xml:space="preserve"> Phase Angle Actual Bank 2</w:t>
      </w:r>
      <w:bookmarkEnd w:id="8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$168F</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Actual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exhaust camshaft for bank 2 in terms of degrees of camshaft rotation (retard) from the park position (a value of zero represents the park position).</w:t>
      </w:r>
    </w:p>
    <w:p w:rsidR="00FF4F2F" w:rsidRDefault="00FF4F2F">
      <w:pPr>
        <w:keepNext w:val="0"/>
        <w:keepLines w:val="0"/>
      </w:pPr>
    </w:p>
    <w:p w:rsidR="00FF4F2F" w:rsidRDefault="00FF4F2F">
      <w:pPr>
        <w:pStyle w:val="Heading3"/>
      </w:pPr>
      <w:bookmarkStart w:id="825" w:name="_Toc276632845"/>
      <w:r>
        <w:lastRenderedPageBreak/>
        <w:t xml:space="preserve">PHSR – PID $1690 – Intake </w:t>
      </w:r>
      <w:smartTag w:uri="urn:schemas-microsoft-com:office:smarttags" w:element="place">
        <w:r>
          <w:t>Cam</w:t>
        </w:r>
      </w:smartTag>
      <w:r>
        <w:t xml:space="preserve"> Phase Angle Actual Bank 2</w:t>
      </w:r>
      <w:bookmarkEnd w:id="8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$1690</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Actual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intake camshaft for bank 2 in terms of degrees of camshaft rotation (advance) from the park position (a value of zero represents the park position).</w:t>
      </w:r>
    </w:p>
    <w:p w:rsidR="00FF4F2F" w:rsidRDefault="00FF4F2F">
      <w:pPr>
        <w:keepNext w:val="0"/>
        <w:keepLines w:val="0"/>
      </w:pPr>
    </w:p>
    <w:p w:rsidR="00FF4F2F" w:rsidRDefault="00FF4F2F">
      <w:pPr>
        <w:pStyle w:val="Heading3"/>
      </w:pPr>
      <w:bookmarkStart w:id="826" w:name="_Toc276632846"/>
      <w:r>
        <w:t xml:space="preserve">PHSR – PID $1691 – Exhaust </w:t>
      </w:r>
      <w:smartTag w:uri="urn:schemas-microsoft-com:office:smarttags" w:element="place">
        <w:r>
          <w:t>Cam</w:t>
        </w:r>
      </w:smartTag>
      <w:r>
        <w:t xml:space="preserve"> Phase Angle Desired Bank 1</w:t>
      </w:r>
      <w:bookmarkEnd w:id="8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$1691</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Desired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exhaust camshaft for bank 1 in terms of degrees of camshaft rotation (retard) from the park position.</w:t>
      </w:r>
    </w:p>
    <w:p w:rsidR="00FF4F2F" w:rsidRDefault="00FF4F2F">
      <w:pPr>
        <w:keepNext w:val="0"/>
        <w:keepLines w:val="0"/>
      </w:pPr>
    </w:p>
    <w:p w:rsidR="00FF4F2F" w:rsidRDefault="00FF4F2F">
      <w:pPr>
        <w:pStyle w:val="Heading3"/>
      </w:pPr>
      <w:bookmarkStart w:id="827" w:name="_Toc276632847"/>
      <w:r>
        <w:t xml:space="preserve">PHSR – PID $1692 – Intake </w:t>
      </w:r>
      <w:smartTag w:uri="urn:schemas-microsoft-com:office:smarttags" w:element="place">
        <w:r>
          <w:t>Cam</w:t>
        </w:r>
      </w:smartTag>
      <w:r>
        <w:t xml:space="preserve"> Phase Angle Desired Bank 1</w:t>
      </w:r>
      <w:bookmarkEnd w:id="8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$1692</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Desired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intake camshaft for bank 1 in terms of degrees of camshaft rotation (advance) from the park position.</w:t>
      </w:r>
    </w:p>
    <w:p w:rsidR="00FF4F2F" w:rsidRDefault="00FF4F2F">
      <w:pPr>
        <w:keepNext w:val="0"/>
        <w:keepLines w:val="0"/>
      </w:pPr>
    </w:p>
    <w:p w:rsidR="00FF4F2F" w:rsidRDefault="00FF4F2F">
      <w:pPr>
        <w:pStyle w:val="Heading3"/>
      </w:pPr>
      <w:bookmarkStart w:id="828" w:name="_Toc276632848"/>
      <w:r>
        <w:t xml:space="preserve">PHSR – PID $1693 – Exhaust </w:t>
      </w:r>
      <w:smartTag w:uri="urn:schemas-microsoft-com:office:smarttags" w:element="place">
        <w:r>
          <w:t>Cam</w:t>
        </w:r>
      </w:smartTag>
      <w:r>
        <w:t xml:space="preserve"> Phase Angle Desired Bank 2</w:t>
      </w:r>
      <w:bookmarkEnd w:id="8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$1693</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Desired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exhaust camshaft for bank 2 in terms of degrees of camshaft rotation (retard) from the park position.</w:t>
      </w:r>
    </w:p>
    <w:p w:rsidR="00FF4F2F" w:rsidRDefault="00FF4F2F">
      <w:pPr>
        <w:keepNext w:val="0"/>
        <w:keepLines w:val="0"/>
      </w:pPr>
    </w:p>
    <w:p w:rsidR="00FF4F2F" w:rsidRDefault="00FF4F2F">
      <w:pPr>
        <w:pStyle w:val="Heading3"/>
      </w:pPr>
      <w:bookmarkStart w:id="829" w:name="_Toc276632849"/>
      <w:r>
        <w:t xml:space="preserve">PHSR – PID $1694 – Intake </w:t>
      </w:r>
      <w:smartTag w:uri="urn:schemas-microsoft-com:office:smarttags" w:element="place">
        <w:r>
          <w:t>Cam</w:t>
        </w:r>
      </w:smartTag>
      <w:r>
        <w:t xml:space="preserve"> Phase Angle Desired Bank 2</w:t>
      </w:r>
      <w:bookmarkEnd w:id="8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$1694</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Desired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intake camshaft for bank 2 in terms of degrees of camshaft rotation (advance) from the park position.</w:t>
      </w:r>
    </w:p>
    <w:p w:rsidR="00FF4F2F" w:rsidRDefault="00FF4F2F">
      <w:pPr>
        <w:keepNext w:val="0"/>
        <w:keepLines w:val="0"/>
      </w:pPr>
    </w:p>
    <w:p w:rsidR="00FF4F2F" w:rsidRDefault="00FF4F2F">
      <w:pPr>
        <w:pStyle w:val="Heading3"/>
      </w:pPr>
      <w:bookmarkStart w:id="830" w:name="_Toc276632850"/>
      <w:r>
        <w:lastRenderedPageBreak/>
        <w:t>PHSR – PID $1695 – Exhaust Cam Phase Angle Error Bank 1</w:t>
      </w:r>
      <w:bookmarkEnd w:id="8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$1695</w:t>
            </w:r>
          </w:p>
        </w:tc>
        <w:tc>
          <w:tcPr>
            <w:tcW w:w="2880" w:type="dxa"/>
            <w:tcBorders>
              <w:top w:val="nil"/>
            </w:tcBorders>
          </w:tcPr>
          <w:p w:rsidR="00FF4F2F" w:rsidRDefault="00FF4F2F">
            <w:pPr>
              <w:rPr>
                <w:rFonts w:ascii="Arial" w:hAnsi="Arial"/>
                <w:sz w:val="16"/>
              </w:rPr>
            </w:pPr>
            <w:r>
              <w:rPr>
                <w:rFonts w:ascii="Arial" w:hAnsi="Arial"/>
                <w:sz w:val="16"/>
              </w:rPr>
              <w:t>Exhaust Cam Phase Angle Error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exhaust camshaft for bank 1 in terms of degrees of camshaft rotation.</w:t>
      </w:r>
    </w:p>
    <w:p w:rsidR="00FF4F2F" w:rsidRDefault="00FF4F2F">
      <w:pPr>
        <w:keepNext w:val="0"/>
        <w:keepLines w:val="0"/>
      </w:pPr>
    </w:p>
    <w:p w:rsidR="00FF4F2F" w:rsidRDefault="00FF4F2F">
      <w:pPr>
        <w:pStyle w:val="Heading3"/>
      </w:pPr>
      <w:bookmarkStart w:id="831" w:name="_Toc276632851"/>
      <w:r>
        <w:t>PHSR – PID $1696 – Intake Cam Phase Angle Error Bank 1</w:t>
      </w:r>
      <w:bookmarkEnd w:id="8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$1696</w:t>
            </w:r>
          </w:p>
        </w:tc>
        <w:tc>
          <w:tcPr>
            <w:tcW w:w="2880" w:type="dxa"/>
            <w:tcBorders>
              <w:top w:val="nil"/>
            </w:tcBorders>
          </w:tcPr>
          <w:p w:rsidR="00FF4F2F" w:rsidRDefault="00FF4F2F">
            <w:pPr>
              <w:rPr>
                <w:rFonts w:ascii="Arial" w:hAnsi="Arial"/>
                <w:sz w:val="16"/>
              </w:rPr>
            </w:pPr>
            <w:r>
              <w:rPr>
                <w:rFonts w:ascii="Arial" w:hAnsi="Arial"/>
                <w:sz w:val="16"/>
              </w:rPr>
              <w:t>Intake Cam Phase Angle Error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intake camshaft for bank 1 in terms of degrees of camshaft rotation.</w:t>
      </w:r>
    </w:p>
    <w:p w:rsidR="00FF4F2F" w:rsidRDefault="00FF4F2F">
      <w:pPr>
        <w:keepNext w:val="0"/>
        <w:keepLines w:val="0"/>
      </w:pPr>
    </w:p>
    <w:p w:rsidR="00FF4F2F" w:rsidRDefault="00FF4F2F">
      <w:pPr>
        <w:pStyle w:val="Heading3"/>
      </w:pPr>
      <w:bookmarkStart w:id="832" w:name="_Toc276632852"/>
      <w:r>
        <w:t>PHSR – PID $1697 – Exhaust Cam Phase Angle Error Bank 2</w:t>
      </w:r>
      <w:bookmarkEnd w:id="8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$1697</w:t>
            </w:r>
          </w:p>
        </w:tc>
        <w:tc>
          <w:tcPr>
            <w:tcW w:w="2880" w:type="dxa"/>
            <w:tcBorders>
              <w:top w:val="nil"/>
            </w:tcBorders>
          </w:tcPr>
          <w:p w:rsidR="00FF4F2F" w:rsidRDefault="00FF4F2F">
            <w:pPr>
              <w:rPr>
                <w:rFonts w:ascii="Arial" w:hAnsi="Arial"/>
                <w:sz w:val="16"/>
              </w:rPr>
            </w:pPr>
            <w:r>
              <w:rPr>
                <w:rFonts w:ascii="Arial" w:hAnsi="Arial"/>
                <w:sz w:val="16"/>
              </w:rPr>
              <w:t>Exhaust Cam Phase Angle Error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exhaust camshaft for bank 2 in terms of degrees of camshaft rotation.</w:t>
      </w:r>
    </w:p>
    <w:p w:rsidR="00FF4F2F" w:rsidRDefault="00FF4F2F">
      <w:pPr>
        <w:keepNext w:val="0"/>
        <w:keepLines w:val="0"/>
      </w:pPr>
    </w:p>
    <w:p w:rsidR="00FF4F2F" w:rsidRDefault="00FF4F2F">
      <w:pPr>
        <w:pStyle w:val="Heading3"/>
      </w:pPr>
      <w:bookmarkStart w:id="833" w:name="_Toc276632853"/>
      <w:r>
        <w:t>PHSR – PID $1698 – Intake Cam Phase Angle Error Bank 2</w:t>
      </w:r>
      <w:bookmarkEnd w:id="8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$1698</w:t>
            </w:r>
          </w:p>
        </w:tc>
        <w:tc>
          <w:tcPr>
            <w:tcW w:w="2880" w:type="dxa"/>
            <w:tcBorders>
              <w:top w:val="nil"/>
            </w:tcBorders>
          </w:tcPr>
          <w:p w:rsidR="00FF4F2F" w:rsidRDefault="00FF4F2F">
            <w:pPr>
              <w:rPr>
                <w:rFonts w:ascii="Arial" w:hAnsi="Arial"/>
                <w:sz w:val="16"/>
              </w:rPr>
            </w:pPr>
            <w:r>
              <w:rPr>
                <w:rFonts w:ascii="Arial" w:hAnsi="Arial"/>
                <w:sz w:val="16"/>
              </w:rPr>
              <w:t>Intake Cam Phase Angle Error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intake camshaft for bank 2 in terms of degrees of camshaft rotation.</w:t>
      </w:r>
    </w:p>
    <w:p w:rsidR="00FF4F2F" w:rsidRDefault="00FF4F2F">
      <w:pPr>
        <w:keepNext w:val="0"/>
        <w:keepLines w:val="0"/>
      </w:pPr>
    </w:p>
    <w:p w:rsidR="00FF4F2F" w:rsidRDefault="00FF4F2F">
      <w:pPr>
        <w:pStyle w:val="Heading3"/>
      </w:pPr>
      <w:bookmarkStart w:id="834" w:name="_Toc276632854"/>
      <w:r>
        <w:t>EPSR – PID $169A – Exhaust Cam Position Sensor Pulse Counter Bank 1</w:t>
      </w:r>
      <w:bookmarkEnd w:id="8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$169A</w:t>
            </w:r>
          </w:p>
        </w:tc>
        <w:tc>
          <w:tcPr>
            <w:tcW w:w="2880" w:type="dxa"/>
            <w:tcBorders>
              <w:top w:val="nil"/>
            </w:tcBorders>
          </w:tcPr>
          <w:p w:rsidR="00FF4F2F" w:rsidRDefault="00FF4F2F">
            <w:pPr>
              <w:rPr>
                <w:rFonts w:ascii="Arial" w:hAnsi="Arial"/>
                <w:sz w:val="16"/>
              </w:rPr>
            </w:pPr>
            <w:r>
              <w:rPr>
                <w:rFonts w:ascii="Arial" w:hAnsi="Arial"/>
                <w:sz w:val="16"/>
              </w:rPr>
              <w:t>Exhaust Cam Position Sensor Pulse Counter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exhaust cam position sensor pulses for bank 1.  A change in the value of this PID indicates exhaust cam position sensor activity for bank 1.</w:t>
      </w:r>
    </w:p>
    <w:p w:rsidR="00FF4F2F" w:rsidRDefault="00FF4F2F">
      <w:pPr>
        <w:keepNext w:val="0"/>
        <w:keepLines w:val="0"/>
      </w:pPr>
    </w:p>
    <w:p w:rsidR="00FF4F2F" w:rsidRDefault="00FF4F2F">
      <w:pPr>
        <w:pStyle w:val="Heading3"/>
      </w:pPr>
      <w:bookmarkStart w:id="835" w:name="_Toc276632855"/>
      <w:r>
        <w:lastRenderedPageBreak/>
        <w:t>EPSR – PID $169B – Intake Cam Position Sensor Pulse Counter Bank 1</w:t>
      </w:r>
      <w:bookmarkEnd w:id="8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$169B</w:t>
            </w:r>
          </w:p>
        </w:tc>
        <w:tc>
          <w:tcPr>
            <w:tcW w:w="2880" w:type="dxa"/>
            <w:tcBorders>
              <w:top w:val="nil"/>
            </w:tcBorders>
          </w:tcPr>
          <w:p w:rsidR="00FF4F2F" w:rsidRDefault="00FF4F2F">
            <w:pPr>
              <w:rPr>
                <w:rFonts w:ascii="Arial" w:hAnsi="Arial"/>
                <w:sz w:val="16"/>
              </w:rPr>
            </w:pPr>
            <w:r>
              <w:rPr>
                <w:rFonts w:ascii="Arial" w:hAnsi="Arial"/>
                <w:sz w:val="16"/>
              </w:rPr>
              <w:t>Intake Cam Position Sensor Pulse Counter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intake cam position sensor pulses for bank 1.  A change in the value of this PID indicates intake cam position sensor activity for bank 1.</w:t>
      </w:r>
    </w:p>
    <w:p w:rsidR="00FF4F2F" w:rsidRDefault="00FF4F2F">
      <w:pPr>
        <w:keepNext w:val="0"/>
        <w:keepLines w:val="0"/>
      </w:pPr>
    </w:p>
    <w:p w:rsidR="00FF4F2F" w:rsidRDefault="00FF4F2F">
      <w:pPr>
        <w:pStyle w:val="Heading3"/>
      </w:pPr>
      <w:bookmarkStart w:id="836" w:name="_Toc276632856"/>
      <w:r>
        <w:t>EPSR – PID $169C – Exhaust Cam Position Sensor Pulse Counter Bank 2</w:t>
      </w:r>
      <w:bookmarkEnd w:id="8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$169C</w:t>
            </w:r>
          </w:p>
        </w:tc>
        <w:tc>
          <w:tcPr>
            <w:tcW w:w="2880" w:type="dxa"/>
            <w:tcBorders>
              <w:top w:val="nil"/>
            </w:tcBorders>
          </w:tcPr>
          <w:p w:rsidR="00FF4F2F" w:rsidRDefault="00FF4F2F">
            <w:pPr>
              <w:rPr>
                <w:rFonts w:ascii="Arial" w:hAnsi="Arial"/>
                <w:sz w:val="16"/>
              </w:rPr>
            </w:pPr>
            <w:r>
              <w:rPr>
                <w:rFonts w:ascii="Arial" w:hAnsi="Arial"/>
                <w:sz w:val="16"/>
              </w:rPr>
              <w:t>Exhaust Cam Position Sensor Pulse Counter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exhaust cam position sensor pulses for bank 2.  A change in the value of this PID indicates exhaust cam position sensor activity for bank 2.</w:t>
      </w:r>
    </w:p>
    <w:p w:rsidR="00FF4F2F" w:rsidRDefault="00FF4F2F">
      <w:pPr>
        <w:keepNext w:val="0"/>
        <w:keepLines w:val="0"/>
      </w:pPr>
    </w:p>
    <w:p w:rsidR="00FF4F2F" w:rsidRDefault="00FF4F2F">
      <w:pPr>
        <w:pStyle w:val="Heading3"/>
      </w:pPr>
      <w:bookmarkStart w:id="837" w:name="_Toc276632857"/>
      <w:r>
        <w:t>EPSR – PID $169D – Intake Cam Position Sensor Pulse Counter Bank 2</w:t>
      </w:r>
      <w:bookmarkEnd w:id="8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$169D</w:t>
            </w:r>
          </w:p>
        </w:tc>
        <w:tc>
          <w:tcPr>
            <w:tcW w:w="2880" w:type="dxa"/>
            <w:tcBorders>
              <w:top w:val="nil"/>
            </w:tcBorders>
          </w:tcPr>
          <w:p w:rsidR="00FF4F2F" w:rsidRDefault="00FF4F2F">
            <w:pPr>
              <w:rPr>
                <w:rFonts w:ascii="Arial" w:hAnsi="Arial"/>
                <w:sz w:val="16"/>
              </w:rPr>
            </w:pPr>
            <w:r>
              <w:rPr>
                <w:rFonts w:ascii="Arial" w:hAnsi="Arial"/>
                <w:sz w:val="16"/>
              </w:rPr>
              <w:t>Intake Cam Position Sensor Pulse Counter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intake cam position sensor pulses for bank 2.  A change in the value of this PID indicates intake cam position sensor activity for bank 2.</w:t>
      </w:r>
    </w:p>
    <w:p w:rsidR="00FF4F2F" w:rsidRDefault="00FF4F2F">
      <w:pPr>
        <w:keepNext w:val="0"/>
        <w:keepLines w:val="0"/>
      </w:pPr>
    </w:p>
    <w:p w:rsidR="00FF4F2F" w:rsidRDefault="00FF4F2F">
      <w:pPr>
        <w:pStyle w:val="Heading3"/>
      </w:pPr>
      <w:bookmarkStart w:id="838" w:name="_Toc276632858"/>
      <w:r>
        <w:t>TFTR – PID $1940 – Transmission Oil Temperature</w:t>
      </w:r>
      <w:bookmarkEnd w:id="8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$1940</w:t>
            </w:r>
          </w:p>
        </w:tc>
        <w:tc>
          <w:tcPr>
            <w:tcW w:w="2880" w:type="dxa"/>
            <w:tcBorders>
              <w:top w:val="nil"/>
            </w:tcBorders>
          </w:tcPr>
          <w:p w:rsidR="00FF4F2F" w:rsidRDefault="00FF4F2F">
            <w:pPr>
              <w:rPr>
                <w:rFonts w:ascii="Arial" w:hAnsi="Arial"/>
                <w:sz w:val="16"/>
              </w:rPr>
            </w:pPr>
            <w:r>
              <w:rPr>
                <w:rFonts w:ascii="Arial" w:hAnsi="Arial"/>
                <w:sz w:val="16"/>
              </w:rPr>
              <w:t>Transmission Oil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unfiltered transmission oil / fluid temperature measured by a sensor.  In automatic transmission applications, this PID is based upon the transmission oil temperature sensor input to the TCM.  In manual transmission applications with a transmission oil temperature sensor, this PID is based upon the transmission oil temperature sensor input to the ECM.</w:t>
      </w:r>
    </w:p>
    <w:p w:rsidR="00FF4F2F" w:rsidRDefault="00FF4F2F">
      <w:pPr>
        <w:keepNext w:val="0"/>
        <w:keepLines w:val="0"/>
      </w:pPr>
    </w:p>
    <w:p w:rsidR="00FF4F2F" w:rsidRDefault="00FF4F2F">
      <w:pPr>
        <w:pStyle w:val="Heading3"/>
      </w:pPr>
      <w:bookmarkStart w:id="839" w:name="_Toc276632859"/>
      <w:r>
        <w:t>TISR – PID $1941 – Transmission Input Speed</w:t>
      </w:r>
      <w:bookmarkEnd w:id="8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$1941</w:t>
            </w:r>
          </w:p>
        </w:tc>
        <w:tc>
          <w:tcPr>
            <w:tcW w:w="2880" w:type="dxa"/>
            <w:tcBorders>
              <w:top w:val="nil"/>
            </w:tcBorders>
          </w:tcPr>
          <w:p w:rsidR="00FF4F2F" w:rsidRDefault="00FF4F2F">
            <w:pPr>
              <w:rPr>
                <w:rFonts w:ascii="Arial" w:hAnsi="Arial"/>
                <w:sz w:val="16"/>
              </w:rPr>
            </w:pPr>
            <w:r>
              <w:rPr>
                <w:rFonts w:ascii="Arial" w:hAnsi="Arial"/>
                <w:sz w:val="16"/>
              </w:rPr>
              <w:t>Transmission Input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input speed (the speed at the input of the gear box) determined from the speed measured by the transmission input speed (TIS) sensor with the application of factors to account for the location of the sensor (e.g., before the sprocket, after the overdrive, etc.).</w:t>
      </w:r>
    </w:p>
    <w:p w:rsidR="00FF4F2F" w:rsidRDefault="00FF4F2F">
      <w:pPr>
        <w:keepNext w:val="0"/>
        <w:keepLines w:val="0"/>
      </w:pPr>
    </w:p>
    <w:p w:rsidR="00FF4F2F" w:rsidRDefault="00FF4F2F">
      <w:pPr>
        <w:pStyle w:val="Heading3"/>
      </w:pPr>
      <w:bookmarkStart w:id="840" w:name="_Toc276632860"/>
      <w:r>
        <w:lastRenderedPageBreak/>
        <w:t>TOSR – PID $1942 – Transmission Output Speed</w:t>
      </w:r>
      <w:bookmarkEnd w:id="8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$1942</w:t>
            </w:r>
          </w:p>
        </w:tc>
        <w:tc>
          <w:tcPr>
            <w:tcW w:w="2880" w:type="dxa"/>
            <w:tcBorders>
              <w:top w:val="nil"/>
            </w:tcBorders>
          </w:tcPr>
          <w:p w:rsidR="00FF4F2F" w:rsidRDefault="00FF4F2F">
            <w:pPr>
              <w:rPr>
                <w:rFonts w:ascii="Arial" w:hAnsi="Arial"/>
                <w:sz w:val="16"/>
              </w:rPr>
            </w:pPr>
            <w:r>
              <w:rPr>
                <w:rFonts w:ascii="Arial" w:hAnsi="Arial"/>
                <w:sz w:val="16"/>
              </w:rPr>
              <w:t>Transmission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output speed (the speed at the output of the gear box) determined from the speed measured by the transmission output speed (TOS) sensor with the application of factors to account for the location of the sensor (e.g., after the gear box, after the final chain, after the transfer case, after the final drive, etc.).  In applications that include both a transmission output speed sensor and a transfer case speed sensor, this PID will apply specifically to the output of the transmission.</w:t>
      </w:r>
    </w:p>
    <w:p w:rsidR="00FF4F2F" w:rsidRDefault="00FF4F2F">
      <w:pPr>
        <w:keepNext w:val="0"/>
        <w:keepLines w:val="0"/>
      </w:pPr>
    </w:p>
    <w:p w:rsidR="00FF4F2F" w:rsidRDefault="00FF4F2F">
      <w:pPr>
        <w:pStyle w:val="Heading3"/>
      </w:pPr>
      <w:bookmarkStart w:id="841" w:name="_Toc276632861"/>
      <w:r>
        <w:t>SPRR – PID $194B – Transmission 4-5 Upshift Time Error</w:t>
      </w:r>
      <w:bookmarkEnd w:id="8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$194B</w:t>
            </w:r>
          </w:p>
        </w:tc>
        <w:tc>
          <w:tcPr>
            <w:tcW w:w="2880" w:type="dxa"/>
            <w:tcBorders>
              <w:top w:val="nil"/>
            </w:tcBorders>
          </w:tcPr>
          <w:p w:rsidR="00FF4F2F" w:rsidRDefault="00FF4F2F">
            <w:pPr>
              <w:rPr>
                <w:rFonts w:ascii="Arial" w:hAnsi="Arial"/>
                <w:sz w:val="16"/>
              </w:rPr>
            </w:pPr>
            <w:r>
              <w:rPr>
                <w:rFonts w:ascii="Arial" w:hAnsi="Arial"/>
                <w:sz w:val="16"/>
              </w:rPr>
              <w:t>Transmission 4-5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4-5 upshift, which is used to modify the transmission 4-5 upshift pressure adapts.</w:t>
      </w:r>
    </w:p>
    <w:p w:rsidR="00FF4F2F" w:rsidRDefault="00FF4F2F">
      <w:pPr>
        <w:keepNext w:val="0"/>
        <w:keepLines w:val="0"/>
      </w:pPr>
    </w:p>
    <w:p w:rsidR="00FF4F2F" w:rsidRDefault="00FF4F2F">
      <w:pPr>
        <w:pStyle w:val="Heading3"/>
      </w:pPr>
      <w:bookmarkStart w:id="842" w:name="_Toc276632862"/>
      <w:r>
        <w:t>SHTR – PID $194C – Transmission 4-5 Upshift Time</w:t>
      </w:r>
      <w:bookmarkEnd w:id="8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$194C</w:t>
            </w:r>
          </w:p>
        </w:tc>
        <w:tc>
          <w:tcPr>
            <w:tcW w:w="2880" w:type="dxa"/>
            <w:tcBorders>
              <w:top w:val="nil"/>
            </w:tcBorders>
          </w:tcPr>
          <w:p w:rsidR="00FF4F2F" w:rsidRDefault="00FF4F2F">
            <w:pPr>
              <w:rPr>
                <w:rFonts w:ascii="Arial" w:hAnsi="Arial"/>
                <w:sz w:val="16"/>
              </w:rPr>
            </w:pPr>
            <w:r>
              <w:rPr>
                <w:rFonts w:ascii="Arial" w:hAnsi="Arial"/>
                <w:sz w:val="16"/>
              </w:rPr>
              <w:t>Transmission 4-5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4-5 upshift.</w:t>
      </w:r>
    </w:p>
    <w:p w:rsidR="00FF4F2F" w:rsidRDefault="00FF4F2F">
      <w:pPr>
        <w:keepNext w:val="0"/>
        <w:keepLines w:val="0"/>
      </w:pPr>
    </w:p>
    <w:p w:rsidR="00FF4F2F" w:rsidRDefault="00FF4F2F">
      <w:pPr>
        <w:pStyle w:val="Heading3"/>
      </w:pPr>
      <w:bookmarkStart w:id="843" w:name="_Toc276632863"/>
      <w:r>
        <w:t xml:space="preserve">TRGR – PID $194F – </w:t>
      </w:r>
      <w:smartTag w:uri="urn:schemas-microsoft-com:office:smarttags" w:element="place">
        <w:smartTag w:uri="urn:schemas-microsoft-com:office:smarttags" w:element="PlaceName">
          <w:r>
            <w:t>Transmission</w:t>
          </w:r>
        </w:smartTag>
        <w:r>
          <w:t xml:space="preserve"> </w:t>
        </w:r>
        <w:smartTag w:uri="urn:schemas-microsoft-com:office:smarttags" w:element="PlaceName">
          <w:r>
            <w:t>PRNDL</w:t>
          </w:r>
        </w:smartTag>
        <w:r>
          <w:t xml:space="preserve"> </w:t>
        </w:r>
        <w:smartTag w:uri="urn:schemas-microsoft-com:office:smarttags" w:element="PlaceType">
          <w:r>
            <w:t>Range</w:t>
          </w:r>
        </w:smartTag>
      </w:smartTag>
      <w:bookmarkEnd w:id="8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$194F</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Name">
                <w:r>
                  <w:rPr>
                    <w:rFonts w:ascii="Arial" w:hAnsi="Arial"/>
                    <w:sz w:val="16"/>
                  </w:rPr>
                  <w:t>PRNDL</w:t>
                </w:r>
              </w:smartTag>
              <w:r>
                <w:rPr>
                  <w:rFonts w:ascii="Arial" w:hAnsi="Arial"/>
                  <w:sz w:val="16"/>
                </w:rPr>
                <w:t xml:space="preserve"> </w:t>
              </w:r>
              <w:smartTag w:uri="urn:schemas-microsoft-com:office:smarttags" w:element="PlaceType">
                <w:r>
                  <w:rPr>
                    <w:rFonts w:ascii="Arial" w:hAnsi="Arial"/>
                    <w:sz w:val="16"/>
                  </w:rPr>
                  <w:t>Range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$00=Illegal; </w:t>
            </w:r>
            <w:r>
              <w:rPr>
                <w:rFonts w:ascii="Arial" w:hAnsi="Arial"/>
                <w:sz w:val="16"/>
              </w:rPr>
              <w:br/>
              <w:t xml:space="preserve">$01=Park; </w:t>
            </w:r>
            <w:r>
              <w:rPr>
                <w:rFonts w:ascii="Arial" w:hAnsi="Arial"/>
                <w:sz w:val="16"/>
              </w:rPr>
              <w:br/>
              <w:t xml:space="preserve">$02=Reverse; </w:t>
            </w:r>
            <w:r>
              <w:rPr>
                <w:rFonts w:ascii="Arial" w:hAnsi="Arial"/>
                <w:sz w:val="16"/>
              </w:rPr>
              <w:br/>
              <w:t xml:space="preserve">$04=Neutral; </w:t>
            </w:r>
            <w:r>
              <w:rPr>
                <w:rFonts w:ascii="Arial" w:hAnsi="Arial"/>
                <w:sz w:val="16"/>
              </w:rPr>
              <w:br/>
              <w:t xml:space="preserve">$06=Drive 6; </w:t>
            </w:r>
            <w:r>
              <w:rPr>
                <w:rFonts w:ascii="Arial" w:hAnsi="Arial"/>
                <w:sz w:val="16"/>
              </w:rPr>
              <w:br/>
              <w:t xml:space="preserve">$08=Drive 5; </w:t>
            </w:r>
            <w:r>
              <w:rPr>
                <w:rFonts w:ascii="Arial" w:hAnsi="Arial"/>
                <w:sz w:val="16"/>
              </w:rPr>
              <w:br/>
              <w:t xml:space="preserve">$10=Drive 4; </w:t>
            </w:r>
            <w:r>
              <w:rPr>
                <w:rFonts w:ascii="Arial" w:hAnsi="Arial"/>
                <w:sz w:val="16"/>
              </w:rPr>
              <w:br/>
              <w:t xml:space="preserve">$20=Drive 3; </w:t>
            </w:r>
            <w:r>
              <w:rPr>
                <w:rFonts w:ascii="Arial" w:hAnsi="Arial"/>
                <w:sz w:val="16"/>
              </w:rPr>
              <w:br/>
              <w:t xml:space="preserve">$40=Drive 2; </w:t>
            </w:r>
            <w:r>
              <w:rPr>
                <w:rFonts w:ascii="Arial" w:hAnsi="Arial"/>
                <w:sz w:val="16"/>
              </w:rPr>
              <w:br/>
              <w:t>$80=Drive 1</w:t>
            </w:r>
          </w:p>
        </w:tc>
      </w:tr>
    </w:tbl>
    <w:p w:rsidR="00FF4F2F" w:rsidRDefault="00FF4F2F"/>
    <w:p w:rsidR="00FF4F2F" w:rsidRDefault="00FF4F2F">
      <w:r>
        <w:t>This PID contains the transmission range determined directly from the decoding of the PRNDL A, B, C, and P inputs that are based upon either an internal mode switch (IMS) or a neutral safety backup (NSBU) switch.</w:t>
      </w:r>
    </w:p>
    <w:p w:rsidR="00FF4F2F" w:rsidRDefault="00FF4F2F">
      <w:pPr>
        <w:keepNext w:val="0"/>
        <w:keepLines w:val="0"/>
      </w:pPr>
    </w:p>
    <w:p w:rsidR="00FF4F2F" w:rsidRDefault="00FF4F2F">
      <w:pPr>
        <w:pStyle w:val="Heading3"/>
      </w:pPr>
      <w:bookmarkStart w:id="844" w:name="_Toc276632864"/>
      <w:r>
        <w:lastRenderedPageBreak/>
        <w:t xml:space="preserve">TRGR – PID $1951 – </w:t>
      </w:r>
      <w:smartTag w:uri="urn:schemas-microsoft-com:office:smarttags" w:element="place">
        <w:smartTag w:uri="urn:schemas-microsoft-com:office:smarttags" w:element="PlaceName">
          <w:r>
            <w:t>Transmission</w:t>
          </w:r>
        </w:smartTag>
        <w:r>
          <w:t xml:space="preserve"> </w:t>
        </w:r>
        <w:smartTag w:uri="urn:schemas-microsoft-com:office:smarttags" w:element="PlaceType">
          <w:r>
            <w:t>Range</w:t>
          </w:r>
        </w:smartTag>
      </w:smartTag>
      <w:r>
        <w:t xml:space="preserve"> Input Status</w:t>
      </w:r>
      <w:bookmarkEnd w:id="8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$1951</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smartTag>
            <w:r>
              <w:rPr>
                <w:rFonts w:ascii="Arial" w:hAnsi="Arial"/>
                <w:sz w:val="16"/>
              </w:rPr>
              <w:t xml:space="preserve"> Input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Inputs Illegal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P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C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B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A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C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B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A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transmission range inputs.  The content of each of these signals is described below.</w:t>
      </w:r>
    </w:p>
    <w:p w:rsidR="00FF4F2F" w:rsidRDefault="00FF4F2F"/>
    <w:p w:rsidR="00FF4F2F" w:rsidRDefault="00FF4F2F">
      <w:r>
        <w:t>PSM A Input Active, PSM B Input Active, and PSM C Input Active indicate the states of the pressure switch manifold (PSM) inputs.  In drive reverse indicator (DRI) applications, only the PSM A Input Active and PSM B Input Active signals are supported, and a value of False will be provided for the signal PSM C Input Active.</w:t>
      </w:r>
    </w:p>
    <w:p w:rsidR="00FF4F2F" w:rsidRDefault="00FF4F2F"/>
    <w:p w:rsidR="00FF4F2F" w:rsidRDefault="00FF4F2F">
      <w:r>
        <w:t>PRNDL A Input Active, PRNDL B Input Active, PRNDL C Input Active, and PRNDL P Input Active indicate the states of the PRNDL A, B, C, and P inputs, respectively, that are based upon either an internal mode switch (IMS) or a neutral safety backup (NSBU) switch.</w:t>
      </w:r>
    </w:p>
    <w:p w:rsidR="00FF4F2F" w:rsidRDefault="00FF4F2F"/>
    <w:p w:rsidR="00FF4F2F" w:rsidRDefault="00FF4F2F">
      <w:r>
        <w:t>PRNDL Inputs Illegal indicates that the decoding of the PRNDL A, B, C, and P inputs resulted in an illegal transmission range.</w:t>
      </w:r>
    </w:p>
    <w:p w:rsidR="00FF4F2F" w:rsidRDefault="00FF4F2F">
      <w:pPr>
        <w:keepNext w:val="0"/>
        <w:keepLines w:val="0"/>
      </w:pPr>
    </w:p>
    <w:p w:rsidR="00FF4F2F" w:rsidRDefault="00FF4F2F">
      <w:pPr>
        <w:pStyle w:val="Heading3"/>
      </w:pPr>
      <w:bookmarkStart w:id="845" w:name="_Toc276632865"/>
      <w:r>
        <w:t>TRTR – PID $195B – Diagnostic Transmission Ratio</w:t>
      </w:r>
      <w:bookmarkEnd w:id="8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$195B</w:t>
            </w:r>
          </w:p>
        </w:tc>
        <w:tc>
          <w:tcPr>
            <w:tcW w:w="2880" w:type="dxa"/>
            <w:tcBorders>
              <w:top w:val="nil"/>
            </w:tcBorders>
          </w:tcPr>
          <w:p w:rsidR="00FF4F2F" w:rsidRDefault="00FF4F2F">
            <w:pPr>
              <w:rPr>
                <w:rFonts w:ascii="Arial" w:hAnsi="Arial"/>
                <w:sz w:val="16"/>
              </w:rPr>
            </w:pPr>
            <w:r>
              <w:rPr>
                <w:rFonts w:ascii="Arial" w:hAnsi="Arial"/>
                <w:sz w:val="16"/>
              </w:rPr>
              <w:t>Diagnostic Transmission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0 - 7.999877929688</w:t>
            </w:r>
          </w:p>
        </w:tc>
        <w:tc>
          <w:tcPr>
            <w:tcW w:w="2160" w:type="dxa"/>
            <w:tcBorders>
              <w:top w:val="nil"/>
            </w:tcBorders>
          </w:tcPr>
          <w:p w:rsidR="00FF4F2F" w:rsidRDefault="00FF4F2F">
            <w:pPr>
              <w:rPr>
                <w:rFonts w:ascii="Arial" w:hAnsi="Arial"/>
                <w:sz w:val="16"/>
              </w:rPr>
            </w:pPr>
            <w:r>
              <w:rPr>
                <w:rFonts w:ascii="Arial" w:hAnsi="Arial"/>
                <w:sz w:val="16"/>
              </w:rPr>
              <w:t>E = N / 8192</w:t>
            </w:r>
          </w:p>
        </w:tc>
      </w:tr>
    </w:tbl>
    <w:p w:rsidR="00FF4F2F" w:rsidRDefault="00FF4F2F"/>
    <w:p w:rsidR="00FF4F2F" w:rsidRDefault="00FF4F2F">
      <w:r>
        <w:t>This PID contains the undefaulted ratio of transmission input speed (the speed at the input of the gear box) to transmission output speed (the speed at the output of the gear box).  If the transmission input speed (TIS) sensor is located after the overdrive, the overdrive is not included in this ratio.</w:t>
      </w:r>
    </w:p>
    <w:p w:rsidR="00FF4F2F" w:rsidRDefault="00FF4F2F">
      <w:pPr>
        <w:keepNext w:val="0"/>
        <w:keepLines w:val="0"/>
      </w:pPr>
    </w:p>
    <w:p w:rsidR="00FF4F2F" w:rsidRDefault="00FF4F2F">
      <w:pPr>
        <w:pStyle w:val="Heading3"/>
      </w:pPr>
      <w:bookmarkStart w:id="846" w:name="_Toc276632866"/>
      <w:r>
        <w:t>FWDR – PID $195D – Transfer Case Ratio</w:t>
      </w:r>
      <w:bookmarkEnd w:id="813"/>
      <w:bookmarkEnd w:id="8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$195D</w:t>
            </w:r>
          </w:p>
        </w:tc>
        <w:tc>
          <w:tcPr>
            <w:tcW w:w="2880" w:type="dxa"/>
            <w:tcBorders>
              <w:top w:val="nil"/>
            </w:tcBorders>
          </w:tcPr>
          <w:p w:rsidR="00FF4F2F" w:rsidRDefault="00FF4F2F">
            <w:pPr>
              <w:rPr>
                <w:rFonts w:ascii="Arial" w:hAnsi="Arial"/>
                <w:sz w:val="16"/>
              </w:rPr>
            </w:pPr>
            <w:r>
              <w:rPr>
                <w:rFonts w:ascii="Arial" w:hAnsi="Arial"/>
                <w:sz w:val="16"/>
              </w:rPr>
              <w:t>Transfer Case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0 - 15.99975585938</w:t>
            </w:r>
          </w:p>
        </w:tc>
        <w:tc>
          <w:tcPr>
            <w:tcW w:w="2160" w:type="dxa"/>
            <w:tcBorders>
              <w:top w:val="nil"/>
            </w:tcBorders>
          </w:tcPr>
          <w:p w:rsidR="00FF4F2F" w:rsidRDefault="00FF4F2F">
            <w:pPr>
              <w:rPr>
                <w:rFonts w:ascii="Arial" w:hAnsi="Arial"/>
                <w:sz w:val="16"/>
              </w:rPr>
            </w:pPr>
            <w:r>
              <w:rPr>
                <w:rFonts w:ascii="Arial" w:hAnsi="Arial"/>
                <w:sz w:val="16"/>
              </w:rPr>
              <w:t>E = N / 4096</w:t>
            </w:r>
          </w:p>
        </w:tc>
      </w:tr>
    </w:tbl>
    <w:p w:rsidR="00FF4F2F" w:rsidRDefault="00FF4F2F"/>
    <w:p w:rsidR="00FF4F2F" w:rsidRDefault="00FF4F2F">
      <w:r>
        <w:t>This PID contains the estimated transfer case ratio for applications that are equipped with a transfer case capable of providing range selection (e.g., four wheel drive low).</w:t>
      </w:r>
    </w:p>
    <w:p w:rsidR="00FF4F2F" w:rsidRDefault="00FF4F2F">
      <w:pPr>
        <w:keepNext w:val="0"/>
        <w:keepLines w:val="0"/>
      </w:pPr>
    </w:p>
    <w:p w:rsidR="00FF4F2F" w:rsidRDefault="00FF4F2F">
      <w:pPr>
        <w:pStyle w:val="Heading3"/>
      </w:pPr>
      <w:bookmarkStart w:id="847" w:name="_Toc17862233"/>
      <w:bookmarkStart w:id="848" w:name="_Toc276632867"/>
      <w:r>
        <w:lastRenderedPageBreak/>
        <w:t>TCCR – PID $1970 – Torque Converter Clutch PWM Duty Cycle</w:t>
      </w:r>
      <w:bookmarkEnd w:id="84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$1970</w:t>
            </w:r>
          </w:p>
        </w:tc>
        <w:tc>
          <w:tcPr>
            <w:tcW w:w="2880" w:type="dxa"/>
            <w:tcBorders>
              <w:top w:val="nil"/>
            </w:tcBorders>
          </w:tcPr>
          <w:p w:rsidR="00FF4F2F" w:rsidRDefault="00FF4F2F">
            <w:pPr>
              <w:rPr>
                <w:rFonts w:ascii="Arial" w:hAnsi="Arial"/>
                <w:sz w:val="16"/>
              </w:rPr>
            </w:pPr>
            <w:r>
              <w:rPr>
                <w:rFonts w:ascii="Arial" w:hAnsi="Arial"/>
                <w:sz w:val="16"/>
              </w:rPr>
              <w:t>Torque Converter Clutch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torque converter clutch (TCC) PWM output determined as a function of TCC capacity.</w:t>
      </w:r>
    </w:p>
    <w:p w:rsidR="00FF4F2F" w:rsidRDefault="00FF4F2F">
      <w:pPr>
        <w:keepNext w:val="0"/>
        <w:keepLines w:val="0"/>
      </w:pPr>
    </w:p>
    <w:p w:rsidR="00FF4F2F" w:rsidRDefault="00FF4F2F">
      <w:pPr>
        <w:pStyle w:val="Heading3"/>
      </w:pPr>
      <w:bookmarkStart w:id="849" w:name="_Toc276632868"/>
      <w:r>
        <w:t>TPCR – PID $1972 – Transmission Line Pressure PWM Duty Cycle</w:t>
      </w:r>
      <w:bookmarkEnd w:id="8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$1972</w:t>
            </w:r>
          </w:p>
        </w:tc>
        <w:tc>
          <w:tcPr>
            <w:tcW w:w="2880" w:type="dxa"/>
            <w:tcBorders>
              <w:top w:val="nil"/>
            </w:tcBorders>
          </w:tcPr>
          <w:p w:rsidR="00FF4F2F" w:rsidRDefault="00FF4F2F">
            <w:pPr>
              <w:rPr>
                <w:rFonts w:ascii="Arial" w:hAnsi="Arial"/>
                <w:sz w:val="16"/>
              </w:rPr>
            </w:pPr>
            <w:r>
              <w:rPr>
                <w:rFonts w:ascii="Arial" w:hAnsi="Arial"/>
                <w:sz w:val="16"/>
              </w:rPr>
              <w:t>Transmission Line Pressure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transmission line pressure PWM output determined as a function of the error between the desired and actual transmission line pressure currents.</w:t>
      </w:r>
    </w:p>
    <w:p w:rsidR="00FF4F2F" w:rsidRDefault="00FF4F2F">
      <w:pPr>
        <w:keepNext w:val="0"/>
        <w:keepLines w:val="0"/>
      </w:pPr>
    </w:p>
    <w:p w:rsidR="00FF4F2F" w:rsidRDefault="00FF4F2F">
      <w:pPr>
        <w:pStyle w:val="Heading3"/>
      </w:pPr>
      <w:bookmarkStart w:id="850" w:name="_Toc276632869"/>
      <w:r>
        <w:t>AWDR – PID $1974 – All Wheel Drive Enable Duty Cycle</w:t>
      </w:r>
      <w:bookmarkEnd w:id="847"/>
      <w:bookmarkEnd w:id="8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$1974</w:t>
            </w:r>
          </w:p>
        </w:tc>
        <w:tc>
          <w:tcPr>
            <w:tcW w:w="288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Enable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all wheel drive enable output.</w:t>
      </w:r>
    </w:p>
    <w:p w:rsidR="00FF4F2F" w:rsidRDefault="00FF4F2F">
      <w:pPr>
        <w:keepNext w:val="0"/>
        <w:keepLines w:val="0"/>
      </w:pPr>
    </w:p>
    <w:p w:rsidR="00FF4F2F" w:rsidRDefault="00FF4F2F">
      <w:pPr>
        <w:pStyle w:val="Heading3"/>
      </w:pPr>
      <w:bookmarkStart w:id="851" w:name="_Toc17862234"/>
      <w:bookmarkStart w:id="852" w:name="_Toc276632870"/>
      <w:r>
        <w:t>TCCR – PID $1975 – Transmission Component Slipping Counter</w:t>
      </w:r>
      <w:bookmarkEnd w:id="8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$1975</w:t>
            </w:r>
          </w:p>
        </w:tc>
        <w:tc>
          <w:tcPr>
            <w:tcW w:w="2880" w:type="dxa"/>
            <w:tcBorders>
              <w:top w:val="nil"/>
            </w:tcBorders>
          </w:tcPr>
          <w:p w:rsidR="00FF4F2F" w:rsidRDefault="00FF4F2F">
            <w:pPr>
              <w:rPr>
                <w:rFonts w:ascii="Arial" w:hAnsi="Arial"/>
                <w:sz w:val="16"/>
              </w:rPr>
            </w:pPr>
            <w:r>
              <w:rPr>
                <w:rFonts w:ascii="Arial" w:hAnsi="Arial"/>
                <w:sz w:val="16"/>
              </w:rPr>
              <w:t>Transmission Component Slipping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times that excessive torque converter clutch (TCC) slip has been detected when TCC is commanded on (on mode or lock on mode) during the current test interval for the transmission component slipping diagnostic (DTC P1870).</w:t>
      </w:r>
    </w:p>
    <w:p w:rsidR="00FF4F2F" w:rsidRDefault="00FF4F2F">
      <w:pPr>
        <w:keepNext w:val="0"/>
        <w:keepLines w:val="0"/>
      </w:pPr>
    </w:p>
    <w:p w:rsidR="00FF4F2F" w:rsidRDefault="00FF4F2F">
      <w:pPr>
        <w:pStyle w:val="Heading3"/>
      </w:pPr>
      <w:bookmarkStart w:id="853" w:name="_Toc276632871"/>
      <w:r>
        <w:t>TRTR – PID $1976 – Modeled Torque Converter Speed Ratio</w:t>
      </w:r>
      <w:bookmarkEnd w:id="85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$1976</w:t>
            </w:r>
          </w:p>
        </w:tc>
        <w:tc>
          <w:tcPr>
            <w:tcW w:w="2880" w:type="dxa"/>
            <w:tcBorders>
              <w:top w:val="nil"/>
            </w:tcBorders>
          </w:tcPr>
          <w:p w:rsidR="00FF4F2F" w:rsidRDefault="00FF4F2F">
            <w:pPr>
              <w:rPr>
                <w:rFonts w:ascii="Arial" w:hAnsi="Arial"/>
                <w:sz w:val="16"/>
              </w:rPr>
            </w:pPr>
            <w:r>
              <w:rPr>
                <w:rFonts w:ascii="Arial" w:hAnsi="Arial"/>
                <w:sz w:val="16"/>
              </w:rPr>
              <w:t>Modeled Torque Converter Speed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ratio of the modeled speed at the output of the torque converter (difference between engine speed and the modeled torque converter slip) to the speed at the input of the torque converter (engine speed) for transmissions that do not have a transmission input speed (TIS) sensor.</w:t>
      </w:r>
    </w:p>
    <w:p w:rsidR="00FF4F2F" w:rsidRDefault="00FF4F2F">
      <w:pPr>
        <w:keepNext w:val="0"/>
        <w:keepLines w:val="0"/>
      </w:pPr>
    </w:p>
    <w:p w:rsidR="00FF4F2F" w:rsidRDefault="00FF4F2F">
      <w:pPr>
        <w:pStyle w:val="Heading3"/>
      </w:pPr>
      <w:bookmarkStart w:id="854" w:name="_Toc276632872"/>
      <w:r>
        <w:lastRenderedPageBreak/>
        <w:t>TUDR – PID $197E – Transmission Tap Up/Down Status</w:t>
      </w:r>
      <w:bookmarkEnd w:id="8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$197E</w:t>
            </w:r>
          </w:p>
        </w:tc>
        <w:tc>
          <w:tcPr>
            <w:tcW w:w="2880" w:type="dxa"/>
            <w:tcBorders>
              <w:top w:val="nil"/>
            </w:tcBorders>
          </w:tcPr>
          <w:p w:rsidR="00FF4F2F" w:rsidRDefault="00FF4F2F">
            <w:pPr>
              <w:rPr>
                <w:rFonts w:ascii="Arial" w:hAnsi="Arial"/>
                <w:sz w:val="16"/>
              </w:rPr>
            </w:pPr>
            <w:r>
              <w:rPr>
                <w:rFonts w:ascii="Arial" w:hAnsi="Arial"/>
                <w:sz w:val="16"/>
              </w:rPr>
              <w:t>Transmission Tap Up/Down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Up/Down Switch Invalid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Driver Shift Control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Electronic Range Selection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Electronic Range Selection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Down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Up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Driver Shift Control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transmission driver shift control and transmission electronic range selection systems.  The content of each of these signals is described below.</w:t>
      </w:r>
    </w:p>
    <w:p w:rsidR="00FF4F2F" w:rsidRDefault="00FF4F2F"/>
    <w:p w:rsidR="00FF4F2F" w:rsidRDefault="00FF4F2F">
      <w:r>
        <w:t>Transmission Tap Up/Down Switch Invalid indicates that a failure condition associated with the tap up/down switch has been detected.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Driver Shift Control Present indicates that the selection calibration used to enable/disable the driver shift control feature is set to enable this feature via a request received over serial communication from the platform electronics.</w:t>
      </w:r>
    </w:p>
    <w:p w:rsidR="00FF4F2F" w:rsidRDefault="00FF4F2F"/>
    <w:p w:rsidR="00FF4F2F" w:rsidRDefault="00FF4F2F">
      <w:r>
        <w:t>Transmission Electronic Range Selection Present indicates that the selection calibration used to enable/disable the electronic range selection feature is set to enable this feature via a request received over serial communication from the platform electronics.</w:t>
      </w:r>
    </w:p>
    <w:p w:rsidR="00FF4F2F" w:rsidRDefault="00FF4F2F"/>
    <w:p w:rsidR="00FF4F2F" w:rsidRDefault="00FF4F2F">
      <w:r>
        <w:t>Transmission Electronic Range Selection Active indicates that the tap up/down switch is being used to request an increase or decrease in the transmission drive range.</w:t>
      </w:r>
    </w:p>
    <w:p w:rsidR="00FF4F2F" w:rsidRDefault="00FF4F2F"/>
    <w:p w:rsidR="00FF4F2F" w:rsidRDefault="00FF4F2F">
      <w:r>
        <w:t>Transmission Tap Down Switch Active indicates that a driver request to decrease the transmission drive range or transmission gear is active.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Tap Up Switch Active indicates that a driver request to increase the transmission drive range or transmission gear is active.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Driver Shift Control Active indicates that the tap up/down switch is being used to request an increase or decrease in the transmission gear.</w:t>
      </w:r>
    </w:p>
    <w:p w:rsidR="00FF4F2F" w:rsidRDefault="00FF4F2F">
      <w:pPr>
        <w:keepNext w:val="0"/>
        <w:keepLines w:val="0"/>
      </w:pPr>
    </w:p>
    <w:p w:rsidR="00FF4F2F" w:rsidRDefault="00FF4F2F">
      <w:pPr>
        <w:pStyle w:val="Heading3"/>
      </w:pPr>
      <w:bookmarkStart w:id="855" w:name="_Toc276632873"/>
      <w:r>
        <w:lastRenderedPageBreak/>
        <w:t>TCCR – PID $1991 – Torque Converter Clutch Slip</w:t>
      </w:r>
      <w:bookmarkEnd w:id="8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$1991</w:t>
            </w:r>
          </w:p>
        </w:tc>
        <w:tc>
          <w:tcPr>
            <w:tcW w:w="2880" w:type="dxa"/>
            <w:tcBorders>
              <w:top w:val="nil"/>
            </w:tcBorders>
          </w:tcPr>
          <w:p w:rsidR="00FF4F2F" w:rsidRDefault="00FF4F2F">
            <w:pPr>
              <w:rPr>
                <w:rFonts w:ascii="Arial" w:hAnsi="Arial"/>
                <w:sz w:val="16"/>
              </w:rPr>
            </w:pPr>
            <w:r>
              <w:rPr>
                <w:rFonts w:ascii="Arial" w:hAnsi="Arial"/>
                <w:sz w:val="16"/>
              </w:rPr>
              <w:t>Torque Converter Clutch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slip determined as the difference between the speed at the input of the torque converter (engine speed) and the speed at the output of the torque converter (turbine speed).</w:t>
      </w:r>
    </w:p>
    <w:p w:rsidR="00FF4F2F" w:rsidRDefault="00FF4F2F">
      <w:pPr>
        <w:keepNext w:val="0"/>
        <w:keepLines w:val="0"/>
      </w:pPr>
    </w:p>
    <w:p w:rsidR="00FF4F2F" w:rsidRDefault="00FF4F2F">
      <w:pPr>
        <w:pStyle w:val="Heading3"/>
      </w:pPr>
      <w:bookmarkStart w:id="856" w:name="_Toc276632874"/>
      <w:r>
        <w:t>SHTR – PID $1992 – Transmission Upshift Time</w:t>
      </w:r>
      <w:bookmarkEnd w:id="8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$1992</w:t>
            </w:r>
          </w:p>
        </w:tc>
        <w:tc>
          <w:tcPr>
            <w:tcW w:w="2880" w:type="dxa"/>
            <w:tcBorders>
              <w:top w:val="nil"/>
            </w:tcBorders>
          </w:tcPr>
          <w:p w:rsidR="00FF4F2F" w:rsidRDefault="00FF4F2F">
            <w:pPr>
              <w:rPr>
                <w:rFonts w:ascii="Arial" w:hAnsi="Arial"/>
                <w:sz w:val="16"/>
              </w:rPr>
            </w:pPr>
            <w:r>
              <w:rPr>
                <w:rFonts w:ascii="Arial" w:hAnsi="Arial"/>
                <w:sz w:val="16"/>
              </w:rPr>
              <w:t>Transmission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upshift.</w:t>
      </w:r>
    </w:p>
    <w:p w:rsidR="00FF4F2F" w:rsidRDefault="00FF4F2F">
      <w:pPr>
        <w:keepNext w:val="0"/>
        <w:keepLines w:val="0"/>
      </w:pPr>
    </w:p>
    <w:p w:rsidR="00FF4F2F" w:rsidRDefault="00FF4F2F">
      <w:pPr>
        <w:pStyle w:val="Heading3"/>
      </w:pPr>
      <w:bookmarkStart w:id="857" w:name="_Toc276632875"/>
      <w:r>
        <w:t>SHTR – PID $1993 – Transmission 1-2 Upshift Time</w:t>
      </w:r>
      <w:bookmarkEnd w:id="8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$1993</w:t>
            </w:r>
          </w:p>
        </w:tc>
        <w:tc>
          <w:tcPr>
            <w:tcW w:w="2880" w:type="dxa"/>
            <w:tcBorders>
              <w:top w:val="nil"/>
            </w:tcBorders>
          </w:tcPr>
          <w:p w:rsidR="00FF4F2F" w:rsidRDefault="00FF4F2F">
            <w:pPr>
              <w:rPr>
                <w:rFonts w:ascii="Arial" w:hAnsi="Arial"/>
                <w:sz w:val="16"/>
              </w:rPr>
            </w:pPr>
            <w:r>
              <w:rPr>
                <w:rFonts w:ascii="Arial" w:hAnsi="Arial"/>
                <w:sz w:val="16"/>
              </w:rPr>
              <w:t>Transmission 1-2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1-2 upshift.</w:t>
      </w:r>
    </w:p>
    <w:p w:rsidR="00FF4F2F" w:rsidRDefault="00FF4F2F">
      <w:pPr>
        <w:keepNext w:val="0"/>
        <w:keepLines w:val="0"/>
      </w:pPr>
    </w:p>
    <w:p w:rsidR="00FF4F2F" w:rsidRDefault="00FF4F2F">
      <w:pPr>
        <w:pStyle w:val="Heading3"/>
      </w:pPr>
      <w:bookmarkStart w:id="858" w:name="_Toc276632876"/>
      <w:r>
        <w:t>SHTR – PID $1994 – Transmission 2-3 Upshift Time</w:t>
      </w:r>
      <w:bookmarkEnd w:id="8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$1994</w:t>
            </w:r>
          </w:p>
        </w:tc>
        <w:tc>
          <w:tcPr>
            <w:tcW w:w="2880" w:type="dxa"/>
            <w:tcBorders>
              <w:top w:val="nil"/>
            </w:tcBorders>
          </w:tcPr>
          <w:p w:rsidR="00FF4F2F" w:rsidRDefault="00FF4F2F">
            <w:pPr>
              <w:rPr>
                <w:rFonts w:ascii="Arial" w:hAnsi="Arial"/>
                <w:sz w:val="16"/>
              </w:rPr>
            </w:pPr>
            <w:r>
              <w:rPr>
                <w:rFonts w:ascii="Arial" w:hAnsi="Arial"/>
                <w:sz w:val="16"/>
              </w:rPr>
              <w:t>Transmission 2-3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2-3 upshift.</w:t>
      </w:r>
    </w:p>
    <w:p w:rsidR="00FF4F2F" w:rsidRDefault="00FF4F2F">
      <w:pPr>
        <w:keepNext w:val="0"/>
        <w:keepLines w:val="0"/>
      </w:pPr>
    </w:p>
    <w:p w:rsidR="00FF4F2F" w:rsidRDefault="00FF4F2F">
      <w:pPr>
        <w:pStyle w:val="Heading3"/>
      </w:pPr>
      <w:bookmarkStart w:id="859" w:name="_Toc276632877"/>
      <w:r>
        <w:t>SHTR – PID $1995 – Transmission 3-4 Upshift Time</w:t>
      </w:r>
      <w:bookmarkEnd w:id="8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$1995</w:t>
            </w:r>
          </w:p>
        </w:tc>
        <w:tc>
          <w:tcPr>
            <w:tcW w:w="2880" w:type="dxa"/>
            <w:tcBorders>
              <w:top w:val="nil"/>
            </w:tcBorders>
          </w:tcPr>
          <w:p w:rsidR="00FF4F2F" w:rsidRDefault="00FF4F2F">
            <w:pPr>
              <w:rPr>
                <w:rFonts w:ascii="Arial" w:hAnsi="Arial"/>
                <w:sz w:val="16"/>
              </w:rPr>
            </w:pPr>
            <w:r>
              <w:rPr>
                <w:rFonts w:ascii="Arial" w:hAnsi="Arial"/>
                <w:sz w:val="16"/>
              </w:rPr>
              <w:t>Transmission 3-4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3-4 upshift.</w:t>
      </w:r>
    </w:p>
    <w:p w:rsidR="00FF4F2F" w:rsidRDefault="00FF4F2F">
      <w:pPr>
        <w:keepNext w:val="0"/>
        <w:keepLines w:val="0"/>
      </w:pPr>
    </w:p>
    <w:p w:rsidR="00FF4F2F" w:rsidRDefault="00FF4F2F">
      <w:pPr>
        <w:pStyle w:val="Heading3"/>
      </w:pPr>
      <w:bookmarkStart w:id="860" w:name="_Toc276632878"/>
      <w:r>
        <w:lastRenderedPageBreak/>
        <w:t>SPRR – PID $1996 – Transmission Upshift Time Error</w:t>
      </w:r>
      <w:bookmarkEnd w:id="8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$1996</w:t>
            </w:r>
          </w:p>
        </w:tc>
        <w:tc>
          <w:tcPr>
            <w:tcW w:w="2880" w:type="dxa"/>
            <w:tcBorders>
              <w:top w:val="nil"/>
            </w:tcBorders>
          </w:tcPr>
          <w:p w:rsidR="00FF4F2F" w:rsidRDefault="00FF4F2F">
            <w:pPr>
              <w:rPr>
                <w:rFonts w:ascii="Arial" w:hAnsi="Arial"/>
                <w:sz w:val="16"/>
              </w:rPr>
            </w:pPr>
            <w:r>
              <w:rPr>
                <w:rFonts w:ascii="Arial" w:hAnsi="Arial"/>
                <w:sz w:val="16"/>
              </w:rPr>
              <w:t>Transmission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upshift, which is used to modify the transmission upshift pressure adapts.</w:t>
      </w:r>
    </w:p>
    <w:p w:rsidR="00FF4F2F" w:rsidRDefault="00FF4F2F">
      <w:pPr>
        <w:keepNext w:val="0"/>
        <w:keepLines w:val="0"/>
      </w:pPr>
    </w:p>
    <w:p w:rsidR="00FF4F2F" w:rsidRDefault="00FF4F2F">
      <w:pPr>
        <w:pStyle w:val="Heading3"/>
      </w:pPr>
      <w:bookmarkStart w:id="861" w:name="_Toc276632879"/>
      <w:r>
        <w:t>SPRR – PID $1997 – Transmission 1-2 Upshift Time Error</w:t>
      </w:r>
      <w:bookmarkEnd w:id="8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$1997</w:t>
            </w:r>
          </w:p>
        </w:tc>
        <w:tc>
          <w:tcPr>
            <w:tcW w:w="2880" w:type="dxa"/>
            <w:tcBorders>
              <w:top w:val="nil"/>
            </w:tcBorders>
          </w:tcPr>
          <w:p w:rsidR="00FF4F2F" w:rsidRDefault="00FF4F2F">
            <w:pPr>
              <w:rPr>
                <w:rFonts w:ascii="Arial" w:hAnsi="Arial"/>
                <w:sz w:val="16"/>
              </w:rPr>
            </w:pPr>
            <w:r>
              <w:rPr>
                <w:rFonts w:ascii="Arial" w:hAnsi="Arial"/>
                <w:sz w:val="16"/>
              </w:rPr>
              <w:t>Transmission 1-2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1-2 upshift, which is used to modify the transmission 1-2 upshift pressure adapts.</w:t>
      </w:r>
    </w:p>
    <w:p w:rsidR="00FF4F2F" w:rsidRDefault="00FF4F2F">
      <w:pPr>
        <w:keepNext w:val="0"/>
        <w:keepLines w:val="0"/>
      </w:pPr>
    </w:p>
    <w:p w:rsidR="00FF4F2F" w:rsidRDefault="00FF4F2F">
      <w:pPr>
        <w:pStyle w:val="Heading3"/>
      </w:pPr>
      <w:bookmarkStart w:id="862" w:name="_Toc276632880"/>
      <w:r>
        <w:t>SPRR – PID $1998 – Transmission 2-3 Upshift Time Error</w:t>
      </w:r>
      <w:bookmarkEnd w:id="8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$1998</w:t>
            </w:r>
          </w:p>
        </w:tc>
        <w:tc>
          <w:tcPr>
            <w:tcW w:w="2880" w:type="dxa"/>
            <w:tcBorders>
              <w:top w:val="nil"/>
            </w:tcBorders>
          </w:tcPr>
          <w:p w:rsidR="00FF4F2F" w:rsidRDefault="00FF4F2F">
            <w:pPr>
              <w:rPr>
                <w:rFonts w:ascii="Arial" w:hAnsi="Arial"/>
                <w:sz w:val="16"/>
              </w:rPr>
            </w:pPr>
            <w:r>
              <w:rPr>
                <w:rFonts w:ascii="Arial" w:hAnsi="Arial"/>
                <w:sz w:val="16"/>
              </w:rPr>
              <w:t>Transmission 2-3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2-3 upshift, which is used to modify the transmission 2-3 upshift pressure adapts.</w:t>
      </w:r>
    </w:p>
    <w:p w:rsidR="00FF4F2F" w:rsidRDefault="00FF4F2F">
      <w:pPr>
        <w:keepNext w:val="0"/>
        <w:keepLines w:val="0"/>
      </w:pPr>
    </w:p>
    <w:p w:rsidR="00FF4F2F" w:rsidRDefault="00FF4F2F">
      <w:pPr>
        <w:pStyle w:val="Heading3"/>
      </w:pPr>
      <w:bookmarkStart w:id="863" w:name="_Toc276632881"/>
      <w:r>
        <w:t>SPRR – PID $1999 – Transmission 3-4 Upshift Time Error</w:t>
      </w:r>
      <w:bookmarkEnd w:id="8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$1999</w:t>
            </w:r>
          </w:p>
        </w:tc>
        <w:tc>
          <w:tcPr>
            <w:tcW w:w="2880" w:type="dxa"/>
            <w:tcBorders>
              <w:top w:val="nil"/>
            </w:tcBorders>
          </w:tcPr>
          <w:p w:rsidR="00FF4F2F" w:rsidRDefault="00FF4F2F">
            <w:pPr>
              <w:rPr>
                <w:rFonts w:ascii="Arial" w:hAnsi="Arial"/>
                <w:sz w:val="16"/>
              </w:rPr>
            </w:pPr>
            <w:r>
              <w:rPr>
                <w:rFonts w:ascii="Arial" w:hAnsi="Arial"/>
                <w:sz w:val="16"/>
              </w:rPr>
              <w:t>Transmission 3-4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3-4 upshift, which is used to modify the transmission 3-4 upshift pressure adapts.</w:t>
      </w:r>
    </w:p>
    <w:p w:rsidR="00FF4F2F" w:rsidRDefault="00FF4F2F">
      <w:pPr>
        <w:keepNext w:val="0"/>
        <w:keepLines w:val="0"/>
      </w:pPr>
    </w:p>
    <w:p w:rsidR="00FF4F2F" w:rsidRDefault="00FF4F2F">
      <w:pPr>
        <w:pStyle w:val="Heading3"/>
      </w:pPr>
      <w:bookmarkStart w:id="864" w:name="_Toc276632882"/>
      <w:r>
        <w:t>SHPR – PID $199A – Transmission Commanded Gear</w:t>
      </w:r>
      <w:bookmarkEnd w:id="8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$199A</w:t>
            </w:r>
          </w:p>
        </w:tc>
        <w:tc>
          <w:tcPr>
            <w:tcW w:w="2880" w:type="dxa"/>
            <w:tcBorders>
              <w:top w:val="nil"/>
            </w:tcBorders>
          </w:tcPr>
          <w:p w:rsidR="00FF4F2F" w:rsidRDefault="00FF4F2F">
            <w:pPr>
              <w:rPr>
                <w:rFonts w:ascii="Arial" w:hAnsi="Arial"/>
                <w:sz w:val="16"/>
              </w:rPr>
            </w:pPr>
            <w:r>
              <w:rPr>
                <w:rFonts w:ascii="Arial" w:hAnsi="Arial"/>
                <w:sz w:val="16"/>
              </w:rPr>
              <w:t>Transmission Commanded Gear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$01=First Gear; </w:t>
            </w:r>
            <w:r>
              <w:rPr>
                <w:rFonts w:ascii="Arial" w:hAnsi="Arial"/>
                <w:sz w:val="16"/>
              </w:rPr>
              <w:br/>
              <w:t xml:space="preserve">$02=Second Gear; </w:t>
            </w:r>
            <w:r>
              <w:rPr>
                <w:rFonts w:ascii="Arial" w:hAnsi="Arial"/>
                <w:sz w:val="16"/>
              </w:rPr>
              <w:br/>
              <w:t xml:space="preserve">$03=Third Gear; </w:t>
            </w:r>
            <w:r>
              <w:rPr>
                <w:rFonts w:ascii="Arial" w:hAnsi="Arial"/>
                <w:sz w:val="16"/>
              </w:rPr>
              <w:br/>
              <w:t xml:space="preserve">$04=Fourth Gear; </w:t>
            </w:r>
            <w:r>
              <w:rPr>
                <w:rFonts w:ascii="Arial" w:hAnsi="Arial"/>
                <w:sz w:val="16"/>
              </w:rPr>
              <w:br/>
              <w:t xml:space="preserve">$05=Fifth Gear; </w:t>
            </w:r>
            <w:r>
              <w:rPr>
                <w:rFonts w:ascii="Arial" w:hAnsi="Arial"/>
                <w:sz w:val="16"/>
              </w:rPr>
              <w:br/>
              <w:t>$06=Sixth Gear</w:t>
            </w:r>
          </w:p>
        </w:tc>
      </w:tr>
    </w:tbl>
    <w:p w:rsidR="00FF4F2F" w:rsidRDefault="00FF4F2F"/>
    <w:p w:rsidR="00FF4F2F" w:rsidRDefault="00FF4F2F">
      <w:r>
        <w:t>This PID contains the gear that is currently commanded by the transmission, which will change state at the beginning of a transmission gear shift event.</w:t>
      </w:r>
    </w:p>
    <w:p w:rsidR="00FF4F2F" w:rsidRDefault="00FF4F2F">
      <w:pPr>
        <w:keepNext w:val="0"/>
        <w:keepLines w:val="0"/>
      </w:pPr>
    </w:p>
    <w:p w:rsidR="00FF4F2F" w:rsidRDefault="00FF4F2F">
      <w:pPr>
        <w:pStyle w:val="Heading3"/>
      </w:pPr>
      <w:bookmarkStart w:id="865" w:name="_Toc276632883"/>
      <w:r>
        <w:lastRenderedPageBreak/>
        <w:t>SPRR – PID $199B – Transmission Upshift Pressure Adapt Cell Index</w:t>
      </w:r>
      <w:bookmarkEnd w:id="8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$199B</w:t>
            </w:r>
          </w:p>
        </w:tc>
        <w:tc>
          <w:tcPr>
            <w:tcW w:w="2880" w:type="dxa"/>
            <w:tcBorders>
              <w:top w:val="nil"/>
            </w:tcBorders>
          </w:tcPr>
          <w:p w:rsidR="00FF4F2F" w:rsidRDefault="00FF4F2F">
            <w:pPr>
              <w:rPr>
                <w:rFonts w:ascii="Arial" w:hAnsi="Arial"/>
                <w:sz w:val="16"/>
              </w:rPr>
            </w:pPr>
            <w:r>
              <w:rPr>
                <w:rFonts w:ascii="Arial" w:hAnsi="Arial"/>
                <w:sz w:val="16"/>
              </w:rPr>
              <w:t>Transmission Upshift Pressure Adapt Cell Index</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index of the entry within the array of transmission upshift pressure adapts that is closest to the shift torque for the most recent transmission upshift.</w:t>
      </w:r>
    </w:p>
    <w:p w:rsidR="00FF4F2F" w:rsidRDefault="00FF4F2F">
      <w:pPr>
        <w:keepNext w:val="0"/>
        <w:keepLines w:val="0"/>
      </w:pPr>
    </w:p>
    <w:p w:rsidR="00FF4F2F" w:rsidRDefault="00FF4F2F">
      <w:pPr>
        <w:pStyle w:val="Heading3"/>
      </w:pPr>
      <w:bookmarkStart w:id="866" w:name="_Toc276632884"/>
      <w:r>
        <w:t>TPCR – PID $199E– Transmission Line Pressure Actual Current</w:t>
      </w:r>
      <w:bookmarkEnd w:id="8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$199E</w:t>
            </w:r>
          </w:p>
        </w:tc>
        <w:tc>
          <w:tcPr>
            <w:tcW w:w="2880" w:type="dxa"/>
            <w:tcBorders>
              <w:top w:val="nil"/>
            </w:tcBorders>
          </w:tcPr>
          <w:p w:rsidR="00FF4F2F" w:rsidRDefault="00FF4F2F">
            <w:pPr>
              <w:rPr>
                <w:rFonts w:ascii="Arial" w:hAnsi="Arial"/>
                <w:sz w:val="16"/>
              </w:rPr>
            </w:pPr>
            <w:r>
              <w:rPr>
                <w:rFonts w:ascii="Arial" w:hAnsi="Arial"/>
                <w:sz w:val="16"/>
              </w:rPr>
              <w:t>Transmission Line Pressure Actual Current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0 - 4.98046875 A</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actual (measured) transmission line pressure current.</w:t>
      </w:r>
    </w:p>
    <w:p w:rsidR="00FF4F2F" w:rsidRDefault="00FF4F2F">
      <w:pPr>
        <w:keepNext w:val="0"/>
        <w:keepLines w:val="0"/>
      </w:pPr>
    </w:p>
    <w:p w:rsidR="00FF4F2F" w:rsidRDefault="00FF4F2F">
      <w:pPr>
        <w:pStyle w:val="Heading3"/>
      </w:pPr>
      <w:bookmarkStart w:id="867" w:name="_Toc276632885"/>
      <w:r>
        <w:t>TPCR – PID $199F – Transmission Line Pressure Desired Current</w:t>
      </w:r>
      <w:bookmarkEnd w:id="8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$199F</w:t>
            </w:r>
          </w:p>
        </w:tc>
        <w:tc>
          <w:tcPr>
            <w:tcW w:w="2880" w:type="dxa"/>
            <w:tcBorders>
              <w:top w:val="nil"/>
            </w:tcBorders>
          </w:tcPr>
          <w:p w:rsidR="00FF4F2F" w:rsidRDefault="00FF4F2F">
            <w:pPr>
              <w:rPr>
                <w:rFonts w:ascii="Arial" w:hAnsi="Arial"/>
                <w:sz w:val="16"/>
              </w:rPr>
            </w:pPr>
            <w:r>
              <w:rPr>
                <w:rFonts w:ascii="Arial" w:hAnsi="Arial"/>
                <w:sz w:val="16"/>
              </w:rPr>
              <w:t>Transmission Line Pressure Desired Current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0 - 4.98046875 A</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desired transmission line pressure current determined from the desired transmission line pressure and other criteria.</w:t>
      </w:r>
    </w:p>
    <w:p w:rsidR="00FF4F2F" w:rsidRDefault="00FF4F2F">
      <w:pPr>
        <w:keepNext w:val="0"/>
        <w:keepLines w:val="0"/>
      </w:pPr>
    </w:p>
    <w:p w:rsidR="00FF4F2F" w:rsidRDefault="00FF4F2F">
      <w:pPr>
        <w:pStyle w:val="Heading3"/>
      </w:pPr>
      <w:bookmarkStart w:id="868" w:name="_Toc276632886"/>
      <w:r>
        <w:t>TRTR – PID $19A1 – Transmission Gear Ratio</w:t>
      </w:r>
      <w:bookmarkEnd w:id="8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$19A1</w:t>
            </w:r>
          </w:p>
        </w:tc>
        <w:tc>
          <w:tcPr>
            <w:tcW w:w="2880" w:type="dxa"/>
            <w:tcBorders>
              <w:top w:val="nil"/>
            </w:tcBorders>
          </w:tcPr>
          <w:p w:rsidR="00FF4F2F" w:rsidRDefault="00FF4F2F">
            <w:pPr>
              <w:rPr>
                <w:rFonts w:ascii="Arial" w:hAnsi="Arial"/>
                <w:sz w:val="16"/>
              </w:rPr>
            </w:pPr>
            <w:r>
              <w:rPr>
                <w:rFonts w:ascii="Arial" w:hAnsi="Arial"/>
                <w:sz w:val="16"/>
              </w:rPr>
              <w:t>Transmission Gear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0 - 3.984375</w:t>
            </w:r>
          </w:p>
        </w:tc>
        <w:tc>
          <w:tcPr>
            <w:tcW w:w="2160" w:type="dxa"/>
            <w:tcBorders>
              <w:top w:val="nil"/>
            </w:tcBorders>
          </w:tcPr>
          <w:p w:rsidR="00FF4F2F" w:rsidRDefault="00FF4F2F">
            <w:pPr>
              <w:rPr>
                <w:rFonts w:ascii="Arial" w:hAnsi="Arial"/>
                <w:sz w:val="16"/>
              </w:rPr>
            </w:pPr>
            <w:r>
              <w:rPr>
                <w:rFonts w:ascii="Arial" w:hAnsi="Arial"/>
                <w:sz w:val="16"/>
              </w:rPr>
              <w:t>E = N / 64</w:t>
            </w:r>
          </w:p>
        </w:tc>
      </w:tr>
    </w:tbl>
    <w:p w:rsidR="00FF4F2F" w:rsidRDefault="00FF4F2F"/>
    <w:p w:rsidR="00FF4F2F" w:rsidRDefault="00FF4F2F">
      <w:r>
        <w:t>This PID contains the ratio of transmission input speed (the speed at the input of the gear box) to transmission output speed (the speed at the output of the gear box).</w:t>
      </w:r>
    </w:p>
    <w:p w:rsidR="00FF4F2F" w:rsidRDefault="00FF4F2F">
      <w:pPr>
        <w:keepNext w:val="0"/>
        <w:keepLines w:val="0"/>
      </w:pPr>
    </w:p>
    <w:p w:rsidR="00FF4F2F" w:rsidRDefault="00FF4F2F">
      <w:pPr>
        <w:pStyle w:val="Heading3"/>
      </w:pPr>
      <w:bookmarkStart w:id="869" w:name="_Toc276632887"/>
      <w:r>
        <w:t>TBNR – PID $19D4 – Turbine Speed</w:t>
      </w:r>
      <w:bookmarkEnd w:id="8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$19D4</w:t>
            </w:r>
          </w:p>
        </w:tc>
        <w:tc>
          <w:tcPr>
            <w:tcW w:w="2880" w:type="dxa"/>
            <w:tcBorders>
              <w:top w:val="nil"/>
            </w:tcBorders>
          </w:tcPr>
          <w:p w:rsidR="00FF4F2F" w:rsidRDefault="00FF4F2F">
            <w:pPr>
              <w:rPr>
                <w:rFonts w:ascii="Arial" w:hAnsi="Arial"/>
                <w:sz w:val="16"/>
              </w:rPr>
            </w:pPr>
            <w:r>
              <w:rPr>
                <w:rFonts w:ascii="Arial" w:hAnsi="Arial"/>
                <w:sz w:val="16"/>
              </w:rPr>
              <w:t>Turbine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turbine speed (the speed at the output of the torque converter and the input of the sprocket) determined from the division of the transmission input speed (the speed at the output of sprocket and the input to the gear box) by the sprocket ratio (the ratio of the number of teeth of the drive sprocket to the number of teeth of the driven sprocket).  If the transmission is not equipped with an input chain (e.g., a rear wheel drive transmission), the sprocket ratio is unity.</w:t>
      </w:r>
    </w:p>
    <w:p w:rsidR="00FF4F2F" w:rsidRDefault="00FF4F2F">
      <w:pPr>
        <w:keepNext w:val="0"/>
        <w:keepLines w:val="0"/>
      </w:pPr>
    </w:p>
    <w:p w:rsidR="00FF4F2F" w:rsidRDefault="00FF4F2F">
      <w:pPr>
        <w:pStyle w:val="Heading3"/>
      </w:pPr>
      <w:bookmarkStart w:id="870" w:name="_Toc276632888"/>
      <w:r>
        <w:lastRenderedPageBreak/>
        <w:t>TRTR – PID $1A01 – Torque Converter Speed Ratio</w:t>
      </w:r>
      <w:bookmarkEnd w:id="8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$1A01</w:t>
            </w:r>
          </w:p>
        </w:tc>
        <w:tc>
          <w:tcPr>
            <w:tcW w:w="2880" w:type="dxa"/>
            <w:tcBorders>
              <w:top w:val="nil"/>
            </w:tcBorders>
          </w:tcPr>
          <w:p w:rsidR="00FF4F2F" w:rsidRDefault="00FF4F2F">
            <w:pPr>
              <w:rPr>
                <w:rFonts w:ascii="Arial" w:hAnsi="Arial"/>
                <w:sz w:val="16"/>
              </w:rPr>
            </w:pPr>
            <w:r>
              <w:rPr>
                <w:rFonts w:ascii="Arial" w:hAnsi="Arial"/>
                <w:sz w:val="16"/>
              </w:rPr>
              <w:t>Torque Converter Speed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0 - 7.999877929688</w:t>
            </w:r>
          </w:p>
        </w:tc>
        <w:tc>
          <w:tcPr>
            <w:tcW w:w="2160" w:type="dxa"/>
            <w:tcBorders>
              <w:top w:val="nil"/>
            </w:tcBorders>
          </w:tcPr>
          <w:p w:rsidR="00FF4F2F" w:rsidRDefault="00FF4F2F">
            <w:pPr>
              <w:rPr>
                <w:rFonts w:ascii="Arial" w:hAnsi="Arial"/>
                <w:sz w:val="16"/>
              </w:rPr>
            </w:pPr>
            <w:r>
              <w:rPr>
                <w:rFonts w:ascii="Arial" w:hAnsi="Arial"/>
                <w:sz w:val="16"/>
              </w:rPr>
              <w:t>E = N / 8192</w:t>
            </w:r>
          </w:p>
        </w:tc>
      </w:tr>
    </w:tbl>
    <w:p w:rsidR="00FF4F2F" w:rsidRDefault="00FF4F2F"/>
    <w:p w:rsidR="00FF4F2F" w:rsidRDefault="00FF4F2F">
      <w:r>
        <w:t>This PID contains the ratio of the speed at the output of the torque converter (turbine speed) to the speed at the input of the torque converter (engine speed).</w:t>
      </w:r>
    </w:p>
    <w:p w:rsidR="00FF4F2F" w:rsidRDefault="00FF4F2F">
      <w:pPr>
        <w:keepNext w:val="0"/>
        <w:keepLines w:val="0"/>
      </w:pPr>
    </w:p>
    <w:p w:rsidR="00FF4F2F" w:rsidRDefault="00FF4F2F">
      <w:pPr>
        <w:pStyle w:val="Heading3"/>
      </w:pPr>
      <w:bookmarkStart w:id="871" w:name="_Toc276632889"/>
      <w:r>
        <w:t>TCCR – PID $1A18 – Torque Converter Clutch Pressure</w:t>
      </w:r>
      <w:bookmarkEnd w:id="8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$1A18</w:t>
            </w:r>
          </w:p>
        </w:tc>
        <w:tc>
          <w:tcPr>
            <w:tcW w:w="2880" w:type="dxa"/>
            <w:tcBorders>
              <w:top w:val="nil"/>
            </w:tcBorders>
          </w:tcPr>
          <w:p w:rsidR="00FF4F2F" w:rsidRDefault="00FF4F2F">
            <w:pPr>
              <w:rPr>
                <w:rFonts w:ascii="Arial" w:hAnsi="Arial"/>
                <w:sz w:val="16"/>
              </w:rPr>
            </w:pPr>
            <w:r>
              <w:rPr>
                <w:rFonts w:ascii="Arial" w:hAnsi="Arial"/>
                <w:sz w:val="16"/>
              </w:rPr>
              <w:t>Torque Converter Clutch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0 - 262140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desired torque converter clutch (TCC) pressure based upon the current operating mode of the electronically controlled converter clutch (ECCC) algorithm.</w:t>
      </w:r>
    </w:p>
    <w:p w:rsidR="00FF4F2F" w:rsidRDefault="00FF4F2F">
      <w:pPr>
        <w:keepNext w:val="0"/>
        <w:keepLines w:val="0"/>
      </w:pPr>
    </w:p>
    <w:p w:rsidR="00FF4F2F" w:rsidRDefault="00FF4F2F">
      <w:pPr>
        <w:pStyle w:val="Heading3"/>
      </w:pPr>
      <w:bookmarkStart w:id="872" w:name="_Toc276632890"/>
      <w:r>
        <w:t>TRTR – PID $1A1F – Transmission Clutch Slip</w:t>
      </w:r>
      <w:bookmarkEnd w:id="8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$1A1F</w:t>
            </w:r>
          </w:p>
        </w:tc>
        <w:tc>
          <w:tcPr>
            <w:tcW w:w="2880" w:type="dxa"/>
            <w:tcBorders>
              <w:top w:val="nil"/>
            </w:tcBorders>
          </w:tcPr>
          <w:p w:rsidR="00FF4F2F" w:rsidRDefault="00FF4F2F">
            <w:pPr>
              <w:rPr>
                <w:rFonts w:ascii="Arial" w:hAnsi="Arial"/>
                <w:sz w:val="16"/>
              </w:rPr>
            </w:pPr>
            <w:r>
              <w:rPr>
                <w:rFonts w:ascii="Arial" w:hAnsi="Arial"/>
                <w:sz w:val="16"/>
              </w:rPr>
              <w:t>Transmission Clutch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-4096.0 - 4095.875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clutch slip determined as the difference between transmission input speed (the speed at the input of the gear box) and the product of transmission output speed (the speed at the output of the gear box) and the calibrated gear box ratio for the current commanded gear.  If the transmission input speed (TIS) sensor is located after the overdrive, and the current commanded gear is fourth gear, the transmission clutch slip is determined as the difference between the speed after the overdrive and the product of the transmission output speed and the calibrated gear box ratio for third gear.</w:t>
      </w:r>
    </w:p>
    <w:p w:rsidR="00FF4F2F" w:rsidRDefault="00FF4F2F">
      <w:pPr>
        <w:keepNext w:val="0"/>
        <w:keepLines w:val="0"/>
      </w:pPr>
    </w:p>
    <w:p w:rsidR="00FF4F2F" w:rsidRPr="00FF4F2F" w:rsidRDefault="00FF4F2F">
      <w:pPr>
        <w:pStyle w:val="Heading3"/>
        <w:rPr>
          <w:lang w:val="es-ES"/>
        </w:rPr>
      </w:pPr>
      <w:bookmarkStart w:id="873" w:name="_Toc276632891"/>
      <w:r w:rsidRPr="00FF4F2F">
        <w:rPr>
          <w:lang w:val="es-ES"/>
        </w:rPr>
        <w:t>TCCR – PID $1A26 – Torque Converter Clutch Slip Error</w:t>
      </w:r>
      <w:bookmarkEnd w:id="873"/>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$1A26</w:t>
            </w:r>
          </w:p>
        </w:tc>
        <w:tc>
          <w:tcPr>
            <w:tcW w:w="2880" w:type="dxa"/>
            <w:tcBorders>
              <w:top w:val="nil"/>
            </w:tcBorders>
          </w:tcPr>
          <w:p w:rsidR="00FF4F2F" w:rsidRPr="00FF4F2F" w:rsidRDefault="00FF4F2F">
            <w:pPr>
              <w:rPr>
                <w:rFonts w:ascii="Arial" w:hAnsi="Arial"/>
                <w:sz w:val="16"/>
                <w:lang w:val="es-ES"/>
              </w:rPr>
            </w:pPr>
            <w:r w:rsidRPr="00FF4F2F">
              <w:rPr>
                <w:rFonts w:ascii="Arial" w:hAnsi="Arial"/>
                <w:sz w:val="16"/>
                <w:lang w:val="es-ES"/>
              </w:rPr>
              <w:t>Torque Converter Clutch Slip Error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slip error determined as the difference between the absolute value of TCC slip and the TCC reference slip.</w:t>
      </w:r>
    </w:p>
    <w:p w:rsidR="00FF4F2F" w:rsidRDefault="00FF4F2F">
      <w:pPr>
        <w:keepNext w:val="0"/>
        <w:keepLines w:val="0"/>
      </w:pPr>
    </w:p>
    <w:p w:rsidR="00FF4F2F" w:rsidRDefault="00FF4F2F">
      <w:pPr>
        <w:pStyle w:val="Heading3"/>
      </w:pPr>
      <w:bookmarkStart w:id="874" w:name="_Toc276632892"/>
      <w:r>
        <w:t>ETQR – PID $1A2D – Engine Actual Steady State Torque</w:t>
      </w:r>
      <w:bookmarkEnd w:id="851"/>
      <w:bookmarkEnd w:id="8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$1A2D</w:t>
            </w:r>
          </w:p>
        </w:tc>
        <w:tc>
          <w:tcPr>
            <w:tcW w:w="2880" w:type="dxa"/>
            <w:tcBorders>
              <w:top w:val="nil"/>
            </w:tcBorders>
          </w:tcPr>
          <w:p w:rsidR="00FF4F2F" w:rsidRDefault="00FF4F2F">
            <w:pPr>
              <w:rPr>
                <w:rFonts w:ascii="Arial" w:hAnsi="Arial"/>
                <w:sz w:val="16"/>
              </w:rPr>
            </w:pPr>
            <w:r>
              <w:rPr>
                <w:rFonts w:ascii="Arial" w:hAnsi="Arial"/>
                <w:sz w:val="16"/>
              </w:rPr>
              <w:t>Engine Actual Steady State Torque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Nm</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
        <w:t>This PID contains the engine torque based upon the airflow through the engine and the torque losses due to spark retard and fuel shutoff.  Since this is a steady state engine torque, it does not include the inertial component of engine torque.</w:t>
      </w:r>
    </w:p>
    <w:p w:rsidR="00FF4F2F" w:rsidRDefault="00FF4F2F">
      <w:pPr>
        <w:keepNext w:val="0"/>
        <w:keepLines w:val="0"/>
      </w:pPr>
    </w:p>
    <w:p w:rsidR="00FF4F2F" w:rsidRDefault="00FF4F2F">
      <w:pPr>
        <w:pStyle w:val="Heading3"/>
      </w:pPr>
      <w:bookmarkStart w:id="875" w:name="_Toc17862235"/>
      <w:bookmarkStart w:id="876" w:name="_Toc276632893"/>
      <w:r>
        <w:lastRenderedPageBreak/>
        <w:t>TRTR – PID $1A88 – Transmission Modeled Gear Ratio</w:t>
      </w:r>
      <w:bookmarkEnd w:id="8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$1A88</w:t>
            </w:r>
          </w:p>
        </w:tc>
        <w:tc>
          <w:tcPr>
            <w:tcW w:w="2880" w:type="dxa"/>
            <w:tcBorders>
              <w:top w:val="nil"/>
            </w:tcBorders>
          </w:tcPr>
          <w:p w:rsidR="00FF4F2F" w:rsidRDefault="00FF4F2F">
            <w:pPr>
              <w:rPr>
                <w:rFonts w:ascii="Arial" w:hAnsi="Arial"/>
                <w:sz w:val="16"/>
              </w:rPr>
            </w:pPr>
            <w:r>
              <w:rPr>
                <w:rFonts w:ascii="Arial" w:hAnsi="Arial"/>
                <w:sz w:val="16"/>
              </w:rPr>
              <w:t>Transmission Modeled Gear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0 - 15.99975585938</w:t>
            </w:r>
          </w:p>
        </w:tc>
        <w:tc>
          <w:tcPr>
            <w:tcW w:w="2160" w:type="dxa"/>
            <w:tcBorders>
              <w:top w:val="nil"/>
            </w:tcBorders>
          </w:tcPr>
          <w:p w:rsidR="00FF4F2F" w:rsidRDefault="00FF4F2F">
            <w:pPr>
              <w:rPr>
                <w:rFonts w:ascii="Arial" w:hAnsi="Arial"/>
                <w:sz w:val="16"/>
              </w:rPr>
            </w:pPr>
            <w:r>
              <w:rPr>
                <w:rFonts w:ascii="Arial" w:hAnsi="Arial"/>
                <w:sz w:val="16"/>
              </w:rPr>
              <w:t>E = N / 4096</w:t>
            </w:r>
          </w:p>
        </w:tc>
      </w:tr>
    </w:tbl>
    <w:p w:rsidR="00FF4F2F" w:rsidRDefault="00FF4F2F"/>
    <w:p w:rsidR="00FF4F2F" w:rsidRDefault="00FF4F2F">
      <w:r>
        <w:t>This PID contains the ratio of the modeled speed at the input of the gear box (difference between engine speed and the modeled torque converter slip multiplied by the sprocket ratio) to transmission output speed (the speed at the output of the gear box) for transmissions that do not have a transmission input speed (TIS) sensor.</w:t>
      </w:r>
    </w:p>
    <w:p w:rsidR="00FF4F2F" w:rsidRDefault="00FF4F2F">
      <w:pPr>
        <w:keepNext w:val="0"/>
        <w:keepLines w:val="0"/>
      </w:pPr>
    </w:p>
    <w:p w:rsidR="00FF4F2F" w:rsidRDefault="00FF4F2F">
      <w:pPr>
        <w:pStyle w:val="Heading3"/>
      </w:pPr>
      <w:bookmarkStart w:id="877" w:name="_Toc276632894"/>
      <w:r>
        <w:t xml:space="preserve">AWDR – PID $1A8E – </w:t>
      </w:r>
      <w:smartTag w:uri="urn:schemas-microsoft-com:office:smarttags" w:element="Street">
        <w:smartTag w:uri="urn:schemas-microsoft-com:office:smarttags" w:element="address">
          <w:r>
            <w:t>All Wheel Drive</w:t>
          </w:r>
        </w:smartTag>
      </w:smartTag>
      <w:r>
        <w:t xml:space="preserve"> System Status</w:t>
      </w:r>
      <w:bookmarkEnd w:id="875"/>
      <w:bookmarkEnd w:id="8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$1A8E</w:t>
            </w:r>
          </w:p>
        </w:tc>
        <w:tc>
          <w:tcPr>
            <w:tcW w:w="288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System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System Fault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Lost Communication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Energy Reduction Software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PTO Torque Management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Lost Communication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Temperature Limiting Software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ODM Short to Power/Ground Fault Detected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ODM Open Fault Detected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Overtemperature Delay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All Wheel Drive Disabled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Voltage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Overtemperature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Wheel Speed Fault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Overspeed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All Wheel Drive Present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all wheel drive (AWD) system.  The content of each of these signals is described below.</w:t>
      </w:r>
    </w:p>
    <w:p w:rsidR="00FF4F2F" w:rsidRDefault="00FF4F2F"/>
    <w:p w:rsidR="00FF4F2F" w:rsidRDefault="00FF4F2F">
      <w:r>
        <w:t>Brake System Fault Disable indicates that AWD is disabled due to a brake system (ABS) failure.</w:t>
      </w:r>
    </w:p>
    <w:p w:rsidR="00FF4F2F" w:rsidRDefault="00FF4F2F"/>
    <w:p w:rsidR="00FF4F2F" w:rsidRDefault="00FF4F2F">
      <w:r>
        <w:t>Mini Spare Tire Lost Communication Disable indicates that AWD is disabled for the remainder of the driving cycle due to the loss of the serial communication providing the mini spare tire status.</w:t>
      </w:r>
    </w:p>
    <w:p w:rsidR="00FF4F2F" w:rsidRDefault="00FF4F2F"/>
    <w:p w:rsidR="00FF4F2F" w:rsidRDefault="00FF4F2F">
      <w:r>
        <w:t>Energy Reduction Software Active indicates that the energy reduction software (ERS) is requesting a gear override.</w:t>
      </w:r>
    </w:p>
    <w:p w:rsidR="00FF4F2F" w:rsidRDefault="00FF4F2F"/>
    <w:p w:rsidR="00FF4F2F" w:rsidRDefault="00FF4F2F">
      <w:r>
        <w:t>PTO Torque Management Active indicates that the gearbox torque is greater than the PTO Torque Limit</w:t>
      </w:r>
    </w:p>
    <w:p w:rsidR="00FF4F2F" w:rsidRDefault="00FF4F2F"/>
    <w:p w:rsidR="00FF4F2F" w:rsidRDefault="00FF4F2F">
      <w:r>
        <w:t>Temperature Limiting Software Disable indicates that AWD is disabled due to the temperature limiting software (TLS) being active.</w:t>
      </w:r>
    </w:p>
    <w:p w:rsidR="00FF4F2F" w:rsidRDefault="00FF4F2F">
      <w:pPr>
        <w:keepNext w:val="0"/>
        <w:keepLines w:val="0"/>
      </w:pPr>
    </w:p>
    <w:p w:rsidR="00FF4F2F" w:rsidRDefault="00FF4F2F">
      <w:pPr>
        <w:keepNext w:val="0"/>
        <w:keepLines w:val="0"/>
      </w:pPr>
      <w:r>
        <w:t>ODM Short to Power/Ground Fault Detected indicates status of the short to ground and short to power tests used to report DTC P1728.</w:t>
      </w:r>
    </w:p>
    <w:p w:rsidR="00FF4F2F" w:rsidRDefault="00FF4F2F">
      <w:pPr>
        <w:keepNext w:val="0"/>
        <w:keepLines w:val="0"/>
      </w:pPr>
    </w:p>
    <w:p w:rsidR="00FF4F2F" w:rsidRDefault="00FF4F2F">
      <w:pPr>
        <w:keepNext w:val="0"/>
        <w:keepLines w:val="0"/>
      </w:pPr>
      <w:r>
        <w:t>ODM Open Fault Detected indicates status of the open circuit tests used to report DTC P1728.</w:t>
      </w:r>
    </w:p>
    <w:p w:rsidR="00FF4F2F" w:rsidRDefault="00FF4F2F">
      <w:pPr>
        <w:keepNext w:val="0"/>
        <w:keepLines w:val="0"/>
      </w:pPr>
    </w:p>
    <w:p w:rsidR="00FF4F2F" w:rsidRDefault="00FF4F2F">
      <w:r>
        <w:t>Overtemperature Delay Active indicates that the AWD system is waiting to re-enable following a rear drive module (RDM) overtemperature condition.</w:t>
      </w:r>
    </w:p>
    <w:p w:rsidR="00FF4F2F" w:rsidRDefault="00FF4F2F"/>
    <w:p w:rsidR="00FF4F2F" w:rsidRDefault="00FF4F2F">
      <w:r>
        <w:t>All Wheel Drive Disabled indicates that AWD is currently disabled (i.e., the all wheel drive enable output is commanded off).</w:t>
      </w:r>
    </w:p>
    <w:p w:rsidR="00FF4F2F" w:rsidRDefault="00FF4F2F"/>
    <w:p w:rsidR="00FF4F2F" w:rsidRDefault="00FF4F2F">
      <w:r>
        <w:t>Mini Spare Tire Disable indicates that AWD is disabled for the remainder of the driving cycle due to the use of a mini spare tire.</w:t>
      </w:r>
    </w:p>
    <w:p w:rsidR="00FF4F2F" w:rsidRDefault="00FF4F2F"/>
    <w:p w:rsidR="00FF4F2F" w:rsidRDefault="00FF4F2F">
      <w:r>
        <w:t>Voltage Disable indicates that AWD is disabled due to an ignition voltage out of range condition.</w:t>
      </w:r>
    </w:p>
    <w:p w:rsidR="00FF4F2F" w:rsidRDefault="00FF4F2F"/>
    <w:p w:rsidR="00FF4F2F" w:rsidRDefault="00FF4F2F">
      <w:r>
        <w:t>Overtemperature Disable indicates that AWD is disabled due to a RDM overtemperature condition.</w:t>
      </w:r>
    </w:p>
    <w:p w:rsidR="00FF4F2F" w:rsidRDefault="00FF4F2F"/>
    <w:p w:rsidR="00FF4F2F" w:rsidRDefault="00FF4F2F">
      <w:r>
        <w:t>Wheel Speed Fault Disable indicates that AWD is disabled due to a wheel speed failure.</w:t>
      </w:r>
    </w:p>
    <w:p w:rsidR="00FF4F2F" w:rsidRDefault="00FF4F2F"/>
    <w:p w:rsidR="00FF4F2F" w:rsidRDefault="00FF4F2F">
      <w:r>
        <w:t>Overspeed Disable indicates that AWD is disabled due to vehicle speed being too high or due to a vehicle speed fault.</w:t>
      </w:r>
    </w:p>
    <w:p w:rsidR="00FF4F2F" w:rsidRDefault="00FF4F2F"/>
    <w:p w:rsidR="00FF4F2F" w:rsidRDefault="00FF4F2F">
      <w:r>
        <w:t>All Wheel Drive Present indicates that the vehicle is equipped with AWD.</w:t>
      </w:r>
    </w:p>
    <w:p w:rsidR="00FF4F2F" w:rsidRDefault="00FF4F2F">
      <w:pPr>
        <w:keepNext w:val="0"/>
        <w:keepLines w:val="0"/>
      </w:pPr>
    </w:p>
    <w:p w:rsidR="00FF4F2F" w:rsidRDefault="00FF4F2F">
      <w:pPr>
        <w:pStyle w:val="Heading3"/>
      </w:pPr>
      <w:bookmarkStart w:id="878" w:name="_Toc33507703"/>
      <w:bookmarkStart w:id="879" w:name="_Toc33507885"/>
      <w:bookmarkStart w:id="880" w:name="_Toc33507884"/>
      <w:bookmarkStart w:id="881" w:name="_Ref19944575"/>
      <w:bookmarkStart w:id="882" w:name="_Toc276632895"/>
      <w:r>
        <w:t>MAPR – PID $2000 – Intake Manifold Absolute Pressure A/D</w:t>
      </w:r>
      <w:bookmarkEnd w:id="878"/>
      <w:bookmarkEnd w:id="8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$2000</w:t>
            </w:r>
          </w:p>
        </w:tc>
        <w:tc>
          <w:tcPr>
            <w:tcW w:w="2880" w:type="dxa"/>
            <w:tcBorders>
              <w:top w:val="nil"/>
            </w:tcBorders>
          </w:tcPr>
          <w:p w:rsidR="00FF4F2F" w:rsidRDefault="00FF4F2F">
            <w:pPr>
              <w:rPr>
                <w:rFonts w:ascii="Arial" w:hAnsi="Arial"/>
                <w:sz w:val="16"/>
              </w:rPr>
            </w:pPr>
            <w:r>
              <w:rPr>
                <w:rFonts w:ascii="Arial" w:hAnsi="Arial"/>
                <w:sz w:val="16"/>
              </w:rPr>
              <w:t>Intake Manifold Absolute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intake manifold absolute pressure (MAP) analog input as a percentage of its reference voltage.</w:t>
      </w:r>
    </w:p>
    <w:p w:rsidR="00FF4F2F" w:rsidRDefault="00FF4F2F">
      <w:pPr>
        <w:keepNext w:val="0"/>
        <w:keepLines w:val="0"/>
      </w:pPr>
    </w:p>
    <w:p w:rsidR="00FF4F2F" w:rsidRDefault="00FF4F2F">
      <w:pPr>
        <w:pStyle w:val="Heading3"/>
      </w:pPr>
      <w:bookmarkStart w:id="883" w:name="_Toc276632896"/>
      <w:r>
        <w:t>MAPR – PID $2001 – Intake Manifold Vacuum Pressure</w:t>
      </w:r>
      <w:bookmarkEnd w:id="8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$2001</w:t>
            </w:r>
          </w:p>
        </w:tc>
        <w:tc>
          <w:tcPr>
            <w:tcW w:w="2880" w:type="dxa"/>
            <w:tcBorders>
              <w:top w:val="nil"/>
            </w:tcBorders>
          </w:tcPr>
          <w:p w:rsidR="00FF4F2F" w:rsidRDefault="00FF4F2F">
            <w:pPr>
              <w:rPr>
                <w:rFonts w:ascii="Arial" w:hAnsi="Arial"/>
                <w:sz w:val="16"/>
              </w:rPr>
            </w:pPr>
            <w:r>
              <w:rPr>
                <w:rFonts w:ascii="Arial" w:hAnsi="Arial"/>
                <w:sz w:val="16"/>
              </w:rPr>
              <w:t>Intake Manifold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engine intake manifold vacuum pressure calculated as the difference between ambient air pressure (barometric pressure) and intake manifold absolute pressure (MAP).</w:t>
      </w:r>
    </w:p>
    <w:p w:rsidR="00FF4F2F" w:rsidRDefault="00FF4F2F">
      <w:pPr>
        <w:keepNext w:val="0"/>
        <w:keepLines w:val="0"/>
      </w:pPr>
    </w:p>
    <w:p w:rsidR="00FF4F2F" w:rsidRDefault="00FF4F2F">
      <w:pPr>
        <w:pStyle w:val="Heading3"/>
      </w:pPr>
      <w:bookmarkStart w:id="884" w:name="_Toc276632897"/>
      <w:r>
        <w:t>MAPR – PID $2002 – Supercharger Inlet Absolute Pressure</w:t>
      </w:r>
      <w:bookmarkEnd w:id="8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$2002</w:t>
            </w:r>
          </w:p>
        </w:tc>
        <w:tc>
          <w:tcPr>
            <w:tcW w:w="2880" w:type="dxa"/>
            <w:tcBorders>
              <w:top w:val="nil"/>
            </w:tcBorders>
          </w:tcPr>
          <w:p w:rsidR="00FF4F2F" w:rsidRDefault="00FF4F2F">
            <w:pPr>
              <w:rPr>
                <w:rFonts w:ascii="Arial" w:hAnsi="Arial"/>
                <w:sz w:val="16"/>
              </w:rPr>
            </w:pPr>
            <w:r>
              <w:rPr>
                <w:rFonts w:ascii="Arial" w:hAnsi="Arial"/>
                <w:sz w:val="16"/>
              </w:rPr>
              <w:t>Supercharger Inlet Absolute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unfiltered supercharger inlet absolute pressure (SCIAP).</w:t>
      </w:r>
    </w:p>
    <w:p w:rsidR="00FF4F2F" w:rsidRDefault="00FF4F2F">
      <w:pPr>
        <w:keepNext w:val="0"/>
        <w:keepLines w:val="0"/>
      </w:pPr>
    </w:p>
    <w:p w:rsidR="00FF4F2F" w:rsidRDefault="00FF4F2F">
      <w:pPr>
        <w:pStyle w:val="Heading3"/>
      </w:pPr>
      <w:bookmarkStart w:id="885" w:name="_Toc276632898"/>
      <w:r>
        <w:lastRenderedPageBreak/>
        <w:t>MAPR – PID $2003 – Supercharger Inlet Absolute Pressure A/D</w:t>
      </w:r>
      <w:bookmarkEnd w:id="8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$2003</w:t>
            </w:r>
          </w:p>
        </w:tc>
        <w:tc>
          <w:tcPr>
            <w:tcW w:w="2880" w:type="dxa"/>
            <w:tcBorders>
              <w:top w:val="nil"/>
            </w:tcBorders>
          </w:tcPr>
          <w:p w:rsidR="00FF4F2F" w:rsidRDefault="00FF4F2F">
            <w:pPr>
              <w:rPr>
                <w:rFonts w:ascii="Arial" w:hAnsi="Arial"/>
                <w:sz w:val="16"/>
              </w:rPr>
            </w:pPr>
            <w:r>
              <w:rPr>
                <w:rFonts w:ascii="Arial" w:hAnsi="Arial"/>
                <w:sz w:val="16"/>
              </w:rPr>
              <w:t>Supercharger Inlet Absolute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supercharger inlet absolute pressure (SCIAP) analog input as a percentage of its reference voltage.</w:t>
      </w:r>
    </w:p>
    <w:p w:rsidR="00FF4F2F" w:rsidRDefault="00FF4F2F">
      <w:pPr>
        <w:keepNext w:val="0"/>
        <w:keepLines w:val="0"/>
      </w:pPr>
    </w:p>
    <w:p w:rsidR="00FF4F2F" w:rsidRDefault="00FF4F2F">
      <w:pPr>
        <w:pStyle w:val="Heading3"/>
      </w:pPr>
      <w:bookmarkStart w:id="886" w:name="_Toc276632899"/>
      <w:r>
        <w:t>MAPR – PID $2004 – Supercharger Inlet Vacuum Pressure</w:t>
      </w:r>
      <w:bookmarkEnd w:id="8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$2004</w:t>
            </w:r>
          </w:p>
        </w:tc>
        <w:tc>
          <w:tcPr>
            <w:tcW w:w="2880" w:type="dxa"/>
            <w:tcBorders>
              <w:top w:val="nil"/>
            </w:tcBorders>
          </w:tcPr>
          <w:p w:rsidR="00FF4F2F" w:rsidRDefault="00FF4F2F">
            <w:pPr>
              <w:rPr>
                <w:rFonts w:ascii="Arial" w:hAnsi="Arial"/>
                <w:sz w:val="16"/>
              </w:rPr>
            </w:pPr>
            <w:r>
              <w:rPr>
                <w:rFonts w:ascii="Arial" w:hAnsi="Arial"/>
                <w:sz w:val="16"/>
              </w:rPr>
              <w:t>Supercharger Inlet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supercharger inlet vacuum pressure calculated as the difference between ambient air pressure (barometric pressure) and supercharger inlet absolute pressure (SCIAP).</w:t>
      </w:r>
    </w:p>
    <w:p w:rsidR="00FF4F2F" w:rsidRDefault="00FF4F2F">
      <w:pPr>
        <w:keepNext w:val="0"/>
        <w:keepLines w:val="0"/>
      </w:pPr>
    </w:p>
    <w:p w:rsidR="00FF4F2F" w:rsidRDefault="00FF4F2F">
      <w:pPr>
        <w:pStyle w:val="Heading3"/>
      </w:pPr>
      <w:bookmarkStart w:id="887" w:name="_Toc276632900"/>
      <w:r>
        <w:t>EITR – PID $2005 – Power-Up Intake Air Temperature</w:t>
      </w:r>
      <w:bookmarkEnd w:id="8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$2005</w:t>
            </w:r>
          </w:p>
        </w:tc>
        <w:tc>
          <w:tcPr>
            <w:tcW w:w="2880" w:type="dxa"/>
            <w:tcBorders>
              <w:top w:val="nil"/>
            </w:tcBorders>
          </w:tcPr>
          <w:p w:rsidR="00FF4F2F" w:rsidRDefault="00FF4F2F">
            <w:pPr>
              <w:rPr>
                <w:rFonts w:ascii="Arial" w:hAnsi="Arial"/>
                <w:sz w:val="16"/>
              </w:rPr>
            </w:pPr>
            <w:r>
              <w:rPr>
                <w:rFonts w:ascii="Arial" w:hAnsi="Arial"/>
                <w:sz w:val="16"/>
              </w:rPr>
              <w:t>Power-Up 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intake air temperature (measured by a sensor located near the throttle body) recorded at power-up (Run/Crank transition from low to high).</w:t>
      </w:r>
    </w:p>
    <w:p w:rsidR="00FF4F2F" w:rsidRDefault="00FF4F2F">
      <w:pPr>
        <w:keepNext w:val="0"/>
        <w:keepLines w:val="0"/>
      </w:pPr>
    </w:p>
    <w:p w:rsidR="00FF4F2F" w:rsidRDefault="00FF4F2F">
      <w:pPr>
        <w:pStyle w:val="Heading3"/>
      </w:pPr>
      <w:bookmarkStart w:id="888" w:name="_Toc276632901"/>
      <w:r>
        <w:t>EITR – PID $2006 – Intake Air Temperature 2</w:t>
      </w:r>
      <w:bookmarkEnd w:id="8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$2006</w:t>
            </w:r>
          </w:p>
        </w:tc>
        <w:tc>
          <w:tcPr>
            <w:tcW w:w="2880" w:type="dxa"/>
            <w:tcBorders>
              <w:top w:val="nil"/>
            </w:tcBorders>
          </w:tcPr>
          <w:p w:rsidR="00FF4F2F" w:rsidRDefault="00FF4F2F">
            <w:pPr>
              <w:rPr>
                <w:rFonts w:ascii="Arial" w:hAnsi="Arial"/>
                <w:sz w:val="16"/>
              </w:rPr>
            </w:pPr>
            <w:r>
              <w:rPr>
                <w:rFonts w:ascii="Arial" w:hAnsi="Arial"/>
                <w:sz w:val="16"/>
              </w:rPr>
              <w:t>Intake Air Temperature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intake air temperature measured by a sensor that is located within the engine intake manifold.</w:t>
      </w:r>
    </w:p>
    <w:p w:rsidR="00FF4F2F" w:rsidRDefault="00FF4F2F">
      <w:pPr>
        <w:keepNext w:val="0"/>
        <w:keepLines w:val="0"/>
      </w:pPr>
    </w:p>
    <w:p w:rsidR="00FF4F2F" w:rsidRDefault="00FF4F2F">
      <w:pPr>
        <w:pStyle w:val="Heading3"/>
      </w:pPr>
      <w:bookmarkStart w:id="889" w:name="_Toc33507737"/>
      <w:bookmarkStart w:id="890" w:name="_Toc276632902"/>
      <w:r>
        <w:t>AAPR – PID $2007 – Barometric Pressure A/D</w:t>
      </w:r>
      <w:bookmarkEnd w:id="8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$2007</w:t>
            </w:r>
          </w:p>
        </w:tc>
        <w:tc>
          <w:tcPr>
            <w:tcW w:w="2880" w:type="dxa"/>
            <w:tcBorders>
              <w:top w:val="nil"/>
            </w:tcBorders>
          </w:tcPr>
          <w:p w:rsidR="00FF4F2F" w:rsidRDefault="00FF4F2F">
            <w:pPr>
              <w:rPr>
                <w:rFonts w:ascii="Arial" w:hAnsi="Arial"/>
                <w:sz w:val="16"/>
              </w:rPr>
            </w:pPr>
            <w:r>
              <w:rPr>
                <w:rFonts w:ascii="Arial" w:hAnsi="Arial"/>
                <w:sz w:val="16"/>
              </w:rPr>
              <w:t>Barometric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barometric pressure analog input as a percentage of its reference voltage.</w:t>
      </w:r>
    </w:p>
    <w:bookmarkEnd w:id="889"/>
    <w:p w:rsidR="00FF4F2F" w:rsidRDefault="00FF4F2F">
      <w:pPr>
        <w:keepNext w:val="0"/>
        <w:keepLines w:val="0"/>
      </w:pPr>
    </w:p>
    <w:p w:rsidR="00FF4F2F" w:rsidRDefault="00FF4F2F">
      <w:pPr>
        <w:pStyle w:val="Heading3"/>
      </w:pPr>
      <w:bookmarkStart w:id="891" w:name="_Toc276632903"/>
      <w:r>
        <w:lastRenderedPageBreak/>
        <w:t>IMTR – PID $2008 – Intake Manifold Tuning Valve Control Circuit</w:t>
      </w:r>
      <w:bookmarkEnd w:id="8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$2008</w:t>
            </w:r>
          </w:p>
        </w:tc>
        <w:tc>
          <w:tcPr>
            <w:tcW w:w="2880" w:type="dxa"/>
            <w:tcBorders>
              <w:top w:val="nil"/>
            </w:tcBorders>
          </w:tcPr>
          <w:p w:rsidR="00FF4F2F" w:rsidRDefault="00FF4F2F">
            <w:pPr>
              <w:rPr>
                <w:rFonts w:ascii="Arial" w:hAnsi="Arial"/>
                <w:sz w:val="16"/>
              </w:rPr>
            </w:pPr>
            <w:r>
              <w:rPr>
                <w:rFonts w:ascii="Arial" w:hAnsi="Arial"/>
                <w:sz w:val="16"/>
              </w:rPr>
              <w:t>Intake Manifold Tuning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manifold tuning valve output along with the status of its associated short to ground, open circuit, and short to power tests used to report DTC P0660.</w:t>
      </w:r>
    </w:p>
    <w:p w:rsidR="00FF4F2F" w:rsidRDefault="00FF4F2F">
      <w:pPr>
        <w:keepNext w:val="0"/>
        <w:keepLines w:val="0"/>
      </w:pPr>
    </w:p>
    <w:p w:rsidR="00FF4F2F" w:rsidRDefault="00FF4F2F">
      <w:pPr>
        <w:pStyle w:val="Heading3"/>
      </w:pPr>
      <w:bookmarkStart w:id="892" w:name="_Toc33507709"/>
      <w:bookmarkStart w:id="893" w:name="_Toc276632904"/>
      <w:r>
        <w:t>IMTR – PID $2009 – Intake Manifold Tuning Vane Position Duty Cycle</w:t>
      </w:r>
      <w:bookmarkEnd w:id="892"/>
      <w:bookmarkEnd w:id="8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$2009</w:t>
            </w:r>
          </w:p>
        </w:tc>
        <w:tc>
          <w:tcPr>
            <w:tcW w:w="2880" w:type="dxa"/>
            <w:tcBorders>
              <w:top w:val="nil"/>
            </w:tcBorders>
          </w:tcPr>
          <w:p w:rsidR="00FF4F2F" w:rsidRDefault="00FF4F2F">
            <w:pPr>
              <w:rPr>
                <w:rFonts w:ascii="Arial" w:hAnsi="Arial"/>
                <w:sz w:val="16"/>
              </w:rPr>
            </w:pPr>
            <w:r>
              <w:rPr>
                <w:rFonts w:ascii="Arial" w:hAnsi="Arial"/>
                <w:sz w:val="16"/>
              </w:rPr>
              <w:t>Intake Manifold Tuning Vane Position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duty cycle of the PWM feedback from the intake manifold tuning electronics, which represents the position of the intake manifold tuning vane.</w:t>
      </w:r>
    </w:p>
    <w:p w:rsidR="00FF4F2F" w:rsidRDefault="00FF4F2F">
      <w:pPr>
        <w:keepNext w:val="0"/>
        <w:keepLines w:val="0"/>
      </w:pPr>
    </w:p>
    <w:p w:rsidR="00FF4F2F" w:rsidRDefault="00FF4F2F">
      <w:pPr>
        <w:pStyle w:val="Heading3"/>
      </w:pPr>
      <w:bookmarkStart w:id="894" w:name="_Toc33507694"/>
      <w:bookmarkStart w:id="895" w:name="_Toc276632905"/>
      <w:r>
        <w:lastRenderedPageBreak/>
        <w:t>IMTR – PID $200A – Intake Manifold Tuning Status</w:t>
      </w:r>
      <w:bookmarkEnd w:id="894"/>
      <w:bookmarkEnd w:id="8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$200A</w:t>
            </w:r>
          </w:p>
        </w:tc>
        <w:tc>
          <w:tcPr>
            <w:tcW w:w="2880" w:type="dxa"/>
            <w:tcBorders>
              <w:top w:val="nil"/>
            </w:tcBorders>
          </w:tcPr>
          <w:p w:rsidR="00FF4F2F" w:rsidRDefault="00FF4F2F">
            <w:pPr>
              <w:rPr>
                <w:rFonts w:ascii="Arial" w:hAnsi="Arial"/>
                <w:sz w:val="16"/>
              </w:rPr>
            </w:pPr>
            <w:r>
              <w:rPr>
                <w:rFonts w:ascii="Arial" w:hAnsi="Arial"/>
                <w:sz w:val="16"/>
              </w:rPr>
              <w:t>Intake Manifold Tuning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Closed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Hard Stop Vane Position Learn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Vane Position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$0=Open; </w:t>
            </w:r>
            <w:r>
              <w:rPr>
                <w:rFonts w:ascii="Arial" w:hAnsi="Arial"/>
                <w:sz w:val="16"/>
              </w:rPr>
              <w:br/>
              <w:t xml:space="preserve">$1=Intermediate; </w:t>
            </w:r>
            <w:r>
              <w:rPr>
                <w:rFonts w:ascii="Arial" w:hAnsi="Arial"/>
                <w:sz w:val="16"/>
              </w:rPr>
              <w:br/>
              <w:t>$2=Closed</w:t>
            </w:r>
          </w:p>
        </w:tc>
      </w:tr>
    </w:tbl>
    <w:p w:rsidR="00FF4F2F" w:rsidRDefault="00FF4F2F"/>
    <w:p w:rsidR="00FF4F2F" w:rsidRDefault="00FF4F2F">
      <w:r>
        <w:t>This PID contains several signals associated with the status of the intake manifold tuning system.  The content of each of these signals is described below.</w:t>
      </w:r>
    </w:p>
    <w:p w:rsidR="00FF4F2F" w:rsidRDefault="00FF4F2F"/>
    <w:p w:rsidR="00FF4F2F" w:rsidRDefault="00FF4F2F">
      <w:r>
        <w:t>Intake Manifold Tuning Valve Commanded Closed indicates that the intake manifold tuning valve is commanded closed in order to prevent the manifold runners from communicating.</w:t>
      </w:r>
    </w:p>
    <w:p w:rsidR="00FF4F2F" w:rsidRDefault="00FF4F2F"/>
    <w:p w:rsidR="00FF4F2F" w:rsidRDefault="00FF4F2F">
      <w:r>
        <w:t>Intake Manifold Tuning Valve Commanded On indicates that the intake manifold tuning valve output is commanded on (a calibration is used to select whether this results in the valve being commanded closed or open for a particular application).</w:t>
      </w:r>
    </w:p>
    <w:p w:rsidR="00FF4F2F" w:rsidRDefault="00FF4F2F"/>
    <w:p w:rsidR="00FF4F2F" w:rsidRDefault="00FF4F2F">
      <w:r>
        <w:t>Intake Manifold Tuning Hard Stop Vane Position Learn Active indicates that the intake manifold tuning electronics are currently learning the hard stop position for the intake manifold tuning vane.</w:t>
      </w:r>
    </w:p>
    <w:p w:rsidR="00FF4F2F" w:rsidRDefault="00FF4F2F"/>
    <w:p w:rsidR="00FF4F2F" w:rsidRDefault="00FF4F2F">
      <w:r>
        <w:t>Intake Manifold Tuning Vane Position indicates whether the intake manifold tuning vane is in an open, closed, or intermediate position based upon the PWM feedback from the intake manifold tuning electronics.</w:t>
      </w:r>
    </w:p>
    <w:p w:rsidR="00FF4F2F" w:rsidRDefault="00FF4F2F">
      <w:pPr>
        <w:keepNext w:val="0"/>
        <w:keepLines w:val="0"/>
      </w:pPr>
    </w:p>
    <w:p w:rsidR="00FF4F2F" w:rsidRDefault="00FF4F2F">
      <w:pPr>
        <w:pStyle w:val="Heading3"/>
      </w:pPr>
      <w:bookmarkStart w:id="896" w:name="_Toc33507668"/>
      <w:bookmarkStart w:id="897" w:name="_Toc276632906"/>
      <w:r>
        <w:t>BSTR – PID $200B – Supercharger Boost Solenoid Duty Cycle</w:t>
      </w:r>
      <w:bookmarkEnd w:id="896"/>
      <w:bookmarkEnd w:id="8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$200B</w:t>
            </w:r>
          </w:p>
        </w:tc>
        <w:tc>
          <w:tcPr>
            <w:tcW w:w="2880" w:type="dxa"/>
            <w:tcBorders>
              <w:top w:val="nil"/>
            </w:tcBorders>
          </w:tcPr>
          <w:p w:rsidR="00FF4F2F" w:rsidRDefault="00FF4F2F">
            <w:pPr>
              <w:rPr>
                <w:rFonts w:ascii="Arial" w:hAnsi="Arial"/>
                <w:sz w:val="16"/>
              </w:rPr>
            </w:pPr>
            <w:r>
              <w:rPr>
                <w:rFonts w:ascii="Arial" w:hAnsi="Arial"/>
                <w:sz w:val="16"/>
              </w:rPr>
              <w:t>Supercharger Boost Solenoid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supercharger boost solenoid output.</w:t>
      </w:r>
    </w:p>
    <w:p w:rsidR="00FF4F2F" w:rsidRDefault="00FF4F2F">
      <w:pPr>
        <w:keepNext w:val="0"/>
        <w:keepLines w:val="0"/>
      </w:pPr>
    </w:p>
    <w:p w:rsidR="00FF4F2F" w:rsidRDefault="00FF4F2F">
      <w:pPr>
        <w:pStyle w:val="Heading3"/>
      </w:pPr>
      <w:bookmarkStart w:id="898" w:name="_Toc276632907"/>
      <w:r>
        <w:lastRenderedPageBreak/>
        <w:t>BSTR – PID $200C – Supercharger Boost Solenoid Control Circuit</w:t>
      </w:r>
      <w:bookmarkEnd w:id="8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$200C</w:t>
            </w:r>
          </w:p>
        </w:tc>
        <w:tc>
          <w:tcPr>
            <w:tcW w:w="2880" w:type="dxa"/>
            <w:tcBorders>
              <w:top w:val="nil"/>
            </w:tcBorders>
          </w:tcPr>
          <w:p w:rsidR="00FF4F2F" w:rsidRDefault="00FF4F2F">
            <w:pPr>
              <w:rPr>
                <w:rFonts w:ascii="Arial" w:hAnsi="Arial"/>
                <w:sz w:val="16"/>
              </w:rPr>
            </w:pPr>
            <w:r>
              <w:rPr>
                <w:rFonts w:ascii="Arial" w:hAnsi="Arial"/>
                <w:sz w:val="16"/>
              </w:rPr>
              <w:t>Supercharger Boost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supercharger boost solenoid output (the output is considered to be commanded on if its duty cycle is not zero) along with the status of its associated short to ground, open circuit, and short to power tests used to report DTC P0033.</w:t>
      </w:r>
    </w:p>
    <w:p w:rsidR="00FF4F2F" w:rsidRDefault="00FF4F2F">
      <w:pPr>
        <w:keepNext w:val="0"/>
        <w:keepLines w:val="0"/>
      </w:pPr>
    </w:p>
    <w:p w:rsidR="00FF4F2F" w:rsidRDefault="00FF4F2F">
      <w:pPr>
        <w:pStyle w:val="Heading3"/>
      </w:pPr>
      <w:bookmarkStart w:id="899" w:name="_Toc276632908"/>
      <w:r>
        <w:t>BSTR – PID $200D – Intercooler Pump Control Circuit</w:t>
      </w:r>
      <w:bookmarkEnd w:id="8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$200D</w:t>
            </w:r>
          </w:p>
        </w:tc>
        <w:tc>
          <w:tcPr>
            <w:tcW w:w="2880" w:type="dxa"/>
            <w:tcBorders>
              <w:top w:val="nil"/>
            </w:tcBorders>
          </w:tcPr>
          <w:p w:rsidR="00FF4F2F" w:rsidRDefault="00FF4F2F">
            <w:pPr>
              <w:rPr>
                <w:rFonts w:ascii="Arial" w:hAnsi="Arial"/>
                <w:sz w:val="16"/>
              </w:rPr>
            </w:pPr>
            <w:r>
              <w:rPr>
                <w:rFonts w:ascii="Arial" w:hAnsi="Arial"/>
                <w:sz w:val="16"/>
              </w:rPr>
              <w:t>Intercooler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intercooler pump output along with the status of its associated short to ground, open circuit, and short to power tests used to report DTC P023A.</w:t>
      </w:r>
    </w:p>
    <w:p w:rsidR="00FF4F2F" w:rsidRDefault="00FF4F2F">
      <w:pPr>
        <w:keepNext w:val="0"/>
        <w:keepLines w:val="0"/>
      </w:pPr>
    </w:p>
    <w:p w:rsidR="00FF4F2F" w:rsidRDefault="00FF4F2F">
      <w:pPr>
        <w:pStyle w:val="Heading3"/>
      </w:pPr>
      <w:bookmarkStart w:id="900" w:name="_Toc39375019"/>
      <w:bookmarkStart w:id="901" w:name="_Toc33507673"/>
      <w:bookmarkStart w:id="902" w:name="_Toc39375288"/>
      <w:bookmarkStart w:id="903" w:name="_Toc276632909"/>
      <w:r>
        <w:lastRenderedPageBreak/>
        <w:t>CDAR – PID $200E – Distance With Cylinders Deactivated</w:t>
      </w:r>
      <w:bookmarkEnd w:id="9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$200E</w:t>
            </w:r>
          </w:p>
        </w:tc>
        <w:tc>
          <w:tcPr>
            <w:tcW w:w="2880" w:type="dxa"/>
            <w:tcBorders>
              <w:top w:val="nil"/>
            </w:tcBorders>
          </w:tcPr>
          <w:p w:rsidR="00FF4F2F" w:rsidRDefault="00FF4F2F">
            <w:pPr>
              <w:rPr>
                <w:rFonts w:ascii="Arial" w:hAnsi="Arial"/>
                <w:sz w:val="16"/>
              </w:rPr>
            </w:pPr>
            <w:r>
              <w:rPr>
                <w:rFonts w:ascii="Arial" w:hAnsi="Arial"/>
                <w:sz w:val="16"/>
              </w:rPr>
              <w:t>Distance With Cylinders Deactivated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km</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accumulated distance driven with half of the engine’s cylinders deactivated during the current key cycle.</w:t>
      </w:r>
    </w:p>
    <w:p w:rsidR="00FF4F2F" w:rsidRDefault="00FF4F2F">
      <w:pPr>
        <w:keepNext w:val="0"/>
        <w:keepLines w:val="0"/>
      </w:pPr>
    </w:p>
    <w:p w:rsidR="00FF4F2F" w:rsidRDefault="00FF4F2F">
      <w:pPr>
        <w:pStyle w:val="Heading3"/>
      </w:pPr>
      <w:bookmarkStart w:id="904" w:name="_Toc276632910"/>
      <w:r>
        <w:t>CDAR – PID $200F – Distance With All Cylinders Activated</w:t>
      </w:r>
      <w:bookmarkEnd w:id="9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$200F</w:t>
            </w:r>
          </w:p>
        </w:tc>
        <w:tc>
          <w:tcPr>
            <w:tcW w:w="2880" w:type="dxa"/>
            <w:tcBorders>
              <w:top w:val="nil"/>
            </w:tcBorders>
          </w:tcPr>
          <w:p w:rsidR="00FF4F2F" w:rsidRDefault="00FF4F2F">
            <w:pPr>
              <w:rPr>
                <w:rFonts w:ascii="Arial" w:hAnsi="Arial"/>
                <w:sz w:val="16"/>
              </w:rPr>
            </w:pPr>
            <w:r>
              <w:rPr>
                <w:rFonts w:ascii="Arial" w:hAnsi="Arial"/>
                <w:sz w:val="16"/>
              </w:rPr>
              <w:t>Distance With All Cylinders Activated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km</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accumulated distance driven with all of the engine’s cylinders activated during the current key cycle.</w:t>
      </w:r>
    </w:p>
    <w:p w:rsidR="00FF4F2F" w:rsidRDefault="00FF4F2F">
      <w:pPr>
        <w:keepNext w:val="0"/>
        <w:keepLines w:val="0"/>
      </w:pPr>
    </w:p>
    <w:p w:rsidR="00FF4F2F" w:rsidRDefault="00FF4F2F">
      <w:pPr>
        <w:pStyle w:val="Heading3"/>
      </w:pPr>
      <w:bookmarkStart w:id="905" w:name="_Toc276632911"/>
      <w:r>
        <w:t>CDAR – PID $2010 – Displacement On Demand Transitions</w:t>
      </w:r>
      <w:bookmarkEnd w:id="9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$2010</w:t>
            </w:r>
          </w:p>
        </w:tc>
        <w:tc>
          <w:tcPr>
            <w:tcW w:w="2880" w:type="dxa"/>
            <w:tcBorders>
              <w:top w:val="nil"/>
            </w:tcBorders>
          </w:tcPr>
          <w:p w:rsidR="00FF4F2F" w:rsidRDefault="00FF4F2F">
            <w:pPr>
              <w:rPr>
                <w:rFonts w:ascii="Arial" w:hAnsi="Arial"/>
                <w:sz w:val="16"/>
              </w:rPr>
            </w:pPr>
            <w:r>
              <w:rPr>
                <w:rFonts w:ascii="Arial" w:hAnsi="Arial"/>
                <w:sz w:val="16"/>
              </w:rPr>
              <w:t>Displacement On Demand Transitions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times that displacement on demand has been activated (i.e., has transitioned from all of the engine’s cylinders activated to half of the engine’s cylinders deactivated) during the current key cycle.</w:t>
      </w:r>
    </w:p>
    <w:bookmarkEnd w:id="900"/>
    <w:p w:rsidR="00FF4F2F" w:rsidRDefault="00FF4F2F">
      <w:pPr>
        <w:keepNext w:val="0"/>
        <w:keepLines w:val="0"/>
      </w:pPr>
    </w:p>
    <w:p w:rsidR="006429A2" w:rsidRDefault="006429A2" w:rsidP="006429A2">
      <w:pPr>
        <w:pStyle w:val="Heading3"/>
      </w:pPr>
      <w:bookmarkStart w:id="906" w:name="_Toc130723775"/>
      <w:bookmarkStart w:id="907" w:name="_Toc276632912"/>
      <w:r>
        <w:lastRenderedPageBreak/>
        <w:t>CDAR – PID $2011 – Displacement on Demand Inhibit Reasons 1</w:t>
      </w:r>
      <w:bookmarkEnd w:id="906"/>
      <w:bookmarkEnd w:id="907"/>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720" w:type="dxa"/>
            <w:tcBorders>
              <w:top w:val="nil"/>
            </w:tcBorders>
          </w:tcPr>
          <w:p w:rsidR="006429A2" w:rsidRDefault="006429A2" w:rsidP="006429A2">
            <w:pPr>
              <w:jc w:val="right"/>
              <w:rPr>
                <w:rFonts w:ascii="Arial" w:hAnsi="Arial"/>
                <w:sz w:val="16"/>
              </w:rPr>
            </w:pPr>
            <w:r>
              <w:rPr>
                <w:rFonts w:ascii="Arial" w:hAnsi="Arial"/>
                <w:sz w:val="16"/>
              </w:rPr>
              <w:t>$2011</w:t>
            </w:r>
          </w:p>
        </w:tc>
        <w:tc>
          <w:tcPr>
            <w:tcW w:w="2880" w:type="dxa"/>
            <w:tcBorders>
              <w:top w:val="nil"/>
            </w:tcBorders>
          </w:tcPr>
          <w:p w:rsidR="006429A2" w:rsidRDefault="006429A2" w:rsidP="006429A2">
            <w:pPr>
              <w:rPr>
                <w:rFonts w:ascii="Arial" w:hAnsi="Arial"/>
                <w:sz w:val="16"/>
              </w:rPr>
            </w:pPr>
            <w:r>
              <w:rPr>
                <w:rFonts w:ascii="Arial" w:hAnsi="Arial"/>
                <w:sz w:val="16"/>
              </w:rPr>
              <w:t>Displacement on Demand Inhibit Reasons 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rPr>
                <w:rFonts w:ascii="Arial" w:hAnsi="Arial"/>
                <w:sz w:val="16"/>
              </w:rPr>
            </w:pPr>
            <w:r>
              <w:rPr>
                <w:rFonts w:ascii="Arial" w:hAnsi="Arial"/>
                <w:sz w:val="16"/>
              </w:rPr>
              <w:t>PKT</w:t>
            </w:r>
          </w:p>
        </w:tc>
        <w:tc>
          <w:tcPr>
            <w:tcW w:w="2160" w:type="dxa"/>
            <w:tcBorders>
              <w:top w:val="nil"/>
            </w:tcBorders>
          </w:tcPr>
          <w:p w:rsidR="006429A2" w:rsidRDefault="006429A2" w:rsidP="006429A2">
            <w:pPr>
              <w:rPr>
                <w:rFonts w:ascii="Arial" w:hAnsi="Arial"/>
                <w:sz w:val="16"/>
              </w:rPr>
            </w:pPr>
            <w:r>
              <w:rPr>
                <w:rFonts w:ascii="Arial" w:hAnsi="Arial"/>
                <w:sz w:val="16"/>
              </w:rPr>
              <w:t>N/A</w:t>
            </w:r>
          </w:p>
        </w:tc>
        <w:tc>
          <w:tcPr>
            <w:tcW w:w="2160" w:type="dxa"/>
            <w:tcBorders>
              <w:top w:val="nil"/>
            </w:tcBorders>
          </w:tcPr>
          <w:p w:rsidR="006429A2" w:rsidRDefault="006429A2" w:rsidP="006429A2">
            <w:pPr>
              <w:rPr>
                <w:rFonts w:ascii="Arial" w:hAnsi="Arial"/>
                <w:sz w:val="16"/>
              </w:rPr>
            </w:pPr>
            <w:r>
              <w:rPr>
                <w:rFonts w:ascii="Arial" w:hAnsi="Arial"/>
                <w:sz w:val="16"/>
              </w:rPr>
              <w:t>N/A</w:t>
            </w:r>
          </w:p>
        </w:tc>
      </w:tr>
    </w:tbl>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429A2">
        <w:trPr>
          <w:cantSplit/>
          <w:jc w:val="center"/>
        </w:trPr>
        <w:tc>
          <w:tcPr>
            <w:tcW w:w="2448"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Start Byte</w:t>
            </w:r>
          </w:p>
        </w:tc>
        <w:tc>
          <w:tcPr>
            <w:tcW w:w="720" w:type="dxa"/>
            <w:tcBorders>
              <w:bottom w:val="single" w:sz="12" w:space="0" w:color="000000"/>
            </w:tcBorders>
          </w:tcPr>
          <w:p w:rsidR="006429A2" w:rsidRDefault="006429A2" w:rsidP="006429A2">
            <w:pPr>
              <w:jc w:val="center"/>
              <w:rPr>
                <w:b/>
                <w:sz w:val="16"/>
              </w:rPr>
            </w:pPr>
            <w:r>
              <w:rPr>
                <w:b/>
                <w:sz w:val="16"/>
              </w:rPr>
              <w:t>Start Bit</w:t>
            </w:r>
          </w:p>
        </w:tc>
        <w:tc>
          <w:tcPr>
            <w:tcW w:w="720" w:type="dxa"/>
            <w:tcBorders>
              <w:bottom w:val="single" w:sz="12" w:space="0" w:color="000000"/>
            </w:tcBorders>
          </w:tcPr>
          <w:p w:rsidR="006429A2" w:rsidRDefault="006429A2" w:rsidP="006429A2">
            <w:pPr>
              <w:jc w:val="center"/>
              <w:rPr>
                <w:b/>
                <w:sz w:val="16"/>
              </w:rPr>
            </w:pPr>
            <w:r>
              <w:rPr>
                <w:b/>
                <w:sz w:val="16"/>
              </w:rPr>
              <w:t>Length (Bits)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016" w:type="dxa"/>
            <w:tcBorders>
              <w:bottom w:val="single" w:sz="12" w:space="0" w:color="000000"/>
            </w:tcBorders>
          </w:tcPr>
          <w:p w:rsidR="006429A2" w:rsidRDefault="006429A2" w:rsidP="006429A2">
            <w:pPr>
              <w:jc w:val="center"/>
              <w:rPr>
                <w:b/>
                <w:sz w:val="16"/>
              </w:rPr>
            </w:pPr>
            <w:r>
              <w:rPr>
                <w:b/>
                <w:sz w:val="16"/>
              </w:rPr>
              <w:t>Range</w:t>
            </w:r>
          </w:p>
        </w:tc>
        <w:tc>
          <w:tcPr>
            <w:tcW w:w="2016"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Manifold Vacuum Pressure Low</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Brake Vacuum Pressure Low</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Accelerator Pedal Position Increase High</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Accelerator Pedal Position High</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Ignition Voltage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Pressure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Temperature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Coolant Temperature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Speed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Transmission Gear Incorrect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smartTag>
            <w:r>
              <w:rPr>
                <w:rFonts w:ascii="Arial" w:hAnsi="Arial"/>
                <w:sz w:val="16"/>
              </w:rPr>
              <w:t xml:space="preserve"> Incorrect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Transmission Gear Shift in Progress</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pStyle w:val="FootnoteText"/>
              <w:rPr>
                <w:rFonts w:ascii="Arial" w:hAnsi="Arial"/>
              </w:rPr>
            </w:pPr>
            <w:r>
              <w:rPr>
                <w:rFonts w:ascii="Arial" w:hAnsi="Arial"/>
              </w:rPr>
              <w:t>All Cylinders Activated via Device Control</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Minimum Time with All Cylinders Activated Not Met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Maximum Deactivation Time Exceeded</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Aeration Present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Decel Fuel Cutoff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Fuel Shut-Off Stability Timer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Heater Performance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AC Clutch Being Engaged</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4</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POSD Intrusive Active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 xml:space="preserve">In 4WD </w:t>
            </w:r>
            <w:smartTag w:uri="urn:schemas-microsoft-com:office:smarttags" w:element="place">
              <w:smartTag w:uri="urn:schemas-microsoft-com:office:smarttags" w:element="PlaceName">
                <w:r w:rsidRPr="0007329A">
                  <w:rPr>
                    <w:rFonts w:ascii="Arial" w:hAnsi="Arial"/>
                    <w:sz w:val="16"/>
                  </w:rPr>
                  <w:t>Low</w:t>
                </w:r>
              </w:smartTag>
              <w:r w:rsidRPr="0007329A">
                <w:rPr>
                  <w:rFonts w:ascii="Arial" w:hAnsi="Arial"/>
                  <w:sz w:val="16"/>
                </w:rPr>
                <w:t xml:space="preserve"> </w:t>
              </w:r>
              <w:smartTag w:uri="urn:schemas-microsoft-com:office:smarttags" w:element="PlaceType">
                <w:r w:rsidRPr="0007329A">
                  <w:rPr>
                    <w:rFonts w:ascii="Arial" w:hAnsi="Arial"/>
                    <w:sz w:val="16"/>
                  </w:rPr>
                  <w:t>State</w:t>
                </w:r>
              </w:smartTag>
            </w:smartTag>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Vehicle Speed Too Low</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Tip In Bump Active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0</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Catalyst Temperature Low</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7</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ETC Disable Time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6</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061177">
        <w:trPr>
          <w:cantSplit/>
          <w:jc w:val="center"/>
        </w:trPr>
        <w:tc>
          <w:tcPr>
            <w:tcW w:w="2448" w:type="dxa"/>
            <w:tcBorders>
              <w:top w:val="nil"/>
            </w:tcBorders>
          </w:tcPr>
          <w:p w:rsidR="00061177" w:rsidRDefault="00061177" w:rsidP="006429A2">
            <w:pPr>
              <w:rPr>
                <w:rFonts w:ascii="Arial" w:hAnsi="Arial"/>
                <w:sz w:val="16"/>
              </w:rPr>
            </w:pPr>
            <w:r>
              <w:rPr>
                <w:rFonts w:ascii="Arial" w:hAnsi="Arial"/>
                <w:sz w:val="16"/>
              </w:rPr>
              <w:t>Ethanol Learn In Progress</w:t>
            </w:r>
          </w:p>
        </w:tc>
        <w:tc>
          <w:tcPr>
            <w:tcW w:w="720" w:type="dxa"/>
            <w:tcBorders>
              <w:top w:val="nil"/>
            </w:tcBorders>
          </w:tcPr>
          <w:p w:rsidR="00061177" w:rsidRDefault="00061177" w:rsidP="006429A2">
            <w:pPr>
              <w:jc w:val="right"/>
              <w:rPr>
                <w:rFonts w:ascii="Arial" w:hAnsi="Arial"/>
                <w:sz w:val="16"/>
              </w:rPr>
            </w:pPr>
            <w:r>
              <w:rPr>
                <w:rFonts w:ascii="Arial" w:hAnsi="Arial"/>
                <w:sz w:val="16"/>
              </w:rPr>
              <w:t>3</w:t>
            </w:r>
          </w:p>
        </w:tc>
        <w:tc>
          <w:tcPr>
            <w:tcW w:w="720" w:type="dxa"/>
            <w:tcBorders>
              <w:top w:val="nil"/>
            </w:tcBorders>
          </w:tcPr>
          <w:p w:rsidR="00061177" w:rsidRDefault="00061177" w:rsidP="006429A2">
            <w:pPr>
              <w:jc w:val="right"/>
              <w:rPr>
                <w:rFonts w:ascii="Arial" w:hAnsi="Arial"/>
                <w:sz w:val="16"/>
              </w:rPr>
            </w:pPr>
            <w:r>
              <w:rPr>
                <w:rFonts w:ascii="Arial" w:hAnsi="Arial"/>
                <w:sz w:val="16"/>
              </w:rPr>
              <w:t>5</w:t>
            </w:r>
          </w:p>
        </w:tc>
        <w:tc>
          <w:tcPr>
            <w:tcW w:w="720" w:type="dxa"/>
            <w:tcBorders>
              <w:top w:val="nil"/>
            </w:tcBorders>
          </w:tcPr>
          <w:p w:rsidR="00061177" w:rsidRDefault="00061177" w:rsidP="006429A2">
            <w:pPr>
              <w:jc w:val="right"/>
              <w:rPr>
                <w:rFonts w:ascii="Arial" w:hAnsi="Arial"/>
                <w:sz w:val="16"/>
              </w:rPr>
            </w:pPr>
            <w:r>
              <w:rPr>
                <w:rFonts w:ascii="Arial" w:hAnsi="Arial"/>
                <w:sz w:val="16"/>
              </w:rPr>
              <w:t>1</w:t>
            </w:r>
          </w:p>
        </w:tc>
        <w:tc>
          <w:tcPr>
            <w:tcW w:w="720" w:type="dxa"/>
            <w:tcBorders>
              <w:top w:val="nil"/>
            </w:tcBorders>
          </w:tcPr>
          <w:p w:rsidR="00061177" w:rsidRDefault="00061177" w:rsidP="006429A2">
            <w:pPr>
              <w:pStyle w:val="FootnoteText"/>
              <w:rPr>
                <w:rFonts w:ascii="Arial" w:hAnsi="Arial"/>
              </w:rPr>
            </w:pPr>
            <w:r w:rsidRPr="006A173F">
              <w:rPr>
                <w:rFonts w:ascii="Arial" w:hAnsi="Arial"/>
              </w:rPr>
              <w:t>BLN</w:t>
            </w:r>
          </w:p>
        </w:tc>
        <w:tc>
          <w:tcPr>
            <w:tcW w:w="2016" w:type="dxa"/>
            <w:tcBorders>
              <w:top w:val="nil"/>
            </w:tcBorders>
          </w:tcPr>
          <w:p w:rsidR="00061177" w:rsidRDefault="00061177" w:rsidP="006429A2">
            <w:pPr>
              <w:rPr>
                <w:rFonts w:ascii="Arial" w:hAnsi="Arial"/>
                <w:sz w:val="16"/>
              </w:rPr>
            </w:pPr>
            <w:r w:rsidRPr="006A173F">
              <w:rPr>
                <w:rFonts w:ascii="Arial" w:hAnsi="Arial"/>
                <w:sz w:val="16"/>
              </w:rPr>
              <w:t>N/A</w:t>
            </w:r>
          </w:p>
        </w:tc>
        <w:tc>
          <w:tcPr>
            <w:tcW w:w="2016" w:type="dxa"/>
            <w:tcBorders>
              <w:top w:val="nil"/>
            </w:tcBorders>
          </w:tcPr>
          <w:p w:rsidR="00061177" w:rsidRDefault="00061177" w:rsidP="006429A2">
            <w:pPr>
              <w:rPr>
                <w:rFonts w:ascii="Arial" w:hAnsi="Arial"/>
                <w:sz w:val="16"/>
              </w:rPr>
            </w:pPr>
            <w:r w:rsidRPr="006A173F">
              <w:rPr>
                <w:rFonts w:ascii="Arial" w:hAnsi="Arial"/>
                <w:sz w:val="16"/>
              </w:rPr>
              <w:t>$1=True; $0=False</w:t>
            </w:r>
          </w:p>
        </w:tc>
      </w:tr>
      <w:tr w:rsidR="00061177">
        <w:trPr>
          <w:cantSplit/>
          <w:jc w:val="center"/>
        </w:trPr>
        <w:tc>
          <w:tcPr>
            <w:tcW w:w="2448" w:type="dxa"/>
            <w:tcBorders>
              <w:top w:val="nil"/>
            </w:tcBorders>
          </w:tcPr>
          <w:p w:rsidR="00061177" w:rsidRDefault="00061177" w:rsidP="006429A2">
            <w:pPr>
              <w:rPr>
                <w:rFonts w:ascii="Arial" w:hAnsi="Arial"/>
                <w:sz w:val="16"/>
              </w:rPr>
            </w:pPr>
            <w:r>
              <w:rPr>
                <w:rFonts w:ascii="Arial" w:hAnsi="Arial"/>
                <w:sz w:val="16"/>
              </w:rPr>
              <w:t>Ethanol Concentration Too High</w:t>
            </w:r>
          </w:p>
        </w:tc>
        <w:tc>
          <w:tcPr>
            <w:tcW w:w="720" w:type="dxa"/>
            <w:tcBorders>
              <w:top w:val="nil"/>
            </w:tcBorders>
          </w:tcPr>
          <w:p w:rsidR="00061177" w:rsidRDefault="00061177" w:rsidP="006429A2">
            <w:pPr>
              <w:jc w:val="right"/>
              <w:rPr>
                <w:rFonts w:ascii="Arial" w:hAnsi="Arial"/>
                <w:sz w:val="16"/>
              </w:rPr>
            </w:pPr>
            <w:r>
              <w:rPr>
                <w:rFonts w:ascii="Arial" w:hAnsi="Arial"/>
                <w:sz w:val="16"/>
              </w:rPr>
              <w:t>3</w:t>
            </w:r>
          </w:p>
        </w:tc>
        <w:tc>
          <w:tcPr>
            <w:tcW w:w="720" w:type="dxa"/>
            <w:tcBorders>
              <w:top w:val="nil"/>
            </w:tcBorders>
          </w:tcPr>
          <w:p w:rsidR="00061177" w:rsidRDefault="00061177" w:rsidP="006429A2">
            <w:pPr>
              <w:jc w:val="right"/>
              <w:rPr>
                <w:rFonts w:ascii="Arial" w:hAnsi="Arial"/>
                <w:sz w:val="16"/>
              </w:rPr>
            </w:pPr>
            <w:r>
              <w:rPr>
                <w:rFonts w:ascii="Arial" w:hAnsi="Arial"/>
                <w:sz w:val="16"/>
              </w:rPr>
              <w:t>4</w:t>
            </w:r>
          </w:p>
        </w:tc>
        <w:tc>
          <w:tcPr>
            <w:tcW w:w="720" w:type="dxa"/>
            <w:tcBorders>
              <w:top w:val="nil"/>
            </w:tcBorders>
          </w:tcPr>
          <w:p w:rsidR="00061177" w:rsidRDefault="00061177" w:rsidP="006429A2">
            <w:pPr>
              <w:jc w:val="right"/>
              <w:rPr>
                <w:rFonts w:ascii="Arial" w:hAnsi="Arial"/>
                <w:sz w:val="16"/>
              </w:rPr>
            </w:pPr>
            <w:r>
              <w:rPr>
                <w:rFonts w:ascii="Arial" w:hAnsi="Arial"/>
                <w:sz w:val="16"/>
              </w:rPr>
              <w:t>1</w:t>
            </w:r>
          </w:p>
        </w:tc>
        <w:tc>
          <w:tcPr>
            <w:tcW w:w="720" w:type="dxa"/>
            <w:tcBorders>
              <w:top w:val="nil"/>
            </w:tcBorders>
          </w:tcPr>
          <w:p w:rsidR="00061177" w:rsidRDefault="00061177" w:rsidP="006429A2">
            <w:pPr>
              <w:pStyle w:val="FootnoteText"/>
              <w:rPr>
                <w:rFonts w:ascii="Arial" w:hAnsi="Arial"/>
              </w:rPr>
            </w:pPr>
            <w:r w:rsidRPr="006A173F">
              <w:rPr>
                <w:rFonts w:ascii="Arial" w:hAnsi="Arial"/>
              </w:rPr>
              <w:t>BLN</w:t>
            </w:r>
          </w:p>
        </w:tc>
        <w:tc>
          <w:tcPr>
            <w:tcW w:w="2016" w:type="dxa"/>
            <w:tcBorders>
              <w:top w:val="nil"/>
            </w:tcBorders>
          </w:tcPr>
          <w:p w:rsidR="00061177" w:rsidRDefault="00061177" w:rsidP="006429A2">
            <w:pPr>
              <w:rPr>
                <w:rFonts w:ascii="Arial" w:hAnsi="Arial"/>
                <w:sz w:val="16"/>
              </w:rPr>
            </w:pPr>
            <w:r w:rsidRPr="006A173F">
              <w:rPr>
                <w:rFonts w:ascii="Arial" w:hAnsi="Arial"/>
                <w:sz w:val="16"/>
              </w:rPr>
              <w:t>N/A</w:t>
            </w:r>
          </w:p>
        </w:tc>
        <w:tc>
          <w:tcPr>
            <w:tcW w:w="2016" w:type="dxa"/>
            <w:tcBorders>
              <w:top w:val="nil"/>
            </w:tcBorders>
          </w:tcPr>
          <w:p w:rsidR="00061177" w:rsidRDefault="00061177"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bl>
    <w:p w:rsidR="006429A2" w:rsidRDefault="006429A2" w:rsidP="006429A2"/>
    <w:p w:rsidR="006429A2" w:rsidRDefault="006429A2" w:rsidP="006429A2">
      <w:r>
        <w:t>This PID contains the set of general operating conditions that are inhibiting deactivation of half of the engine’s cylinders.</w:t>
      </w:r>
    </w:p>
    <w:p w:rsidR="006429A2" w:rsidRDefault="006429A2" w:rsidP="006429A2">
      <w:pPr>
        <w:keepNext w:val="0"/>
        <w:keepLines w:val="0"/>
      </w:pPr>
    </w:p>
    <w:p w:rsidR="006429A2" w:rsidRDefault="006429A2" w:rsidP="006429A2">
      <w:pPr>
        <w:pStyle w:val="Heading3"/>
      </w:pPr>
      <w:bookmarkStart w:id="908" w:name="_Toc130723776"/>
      <w:bookmarkStart w:id="909" w:name="_Toc276632913"/>
      <w:r>
        <w:lastRenderedPageBreak/>
        <w:t>CDAR – PID $2012 – Displacement on Demand Inhibit Reasons 2</w:t>
      </w:r>
      <w:bookmarkEnd w:id="908"/>
      <w:bookmarkEnd w:id="909"/>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720" w:type="dxa"/>
            <w:tcBorders>
              <w:top w:val="nil"/>
            </w:tcBorders>
          </w:tcPr>
          <w:p w:rsidR="006429A2" w:rsidRDefault="006429A2" w:rsidP="006429A2">
            <w:pPr>
              <w:jc w:val="right"/>
              <w:rPr>
                <w:rFonts w:ascii="Arial" w:hAnsi="Arial"/>
                <w:sz w:val="16"/>
              </w:rPr>
            </w:pPr>
            <w:r>
              <w:rPr>
                <w:rFonts w:ascii="Arial" w:hAnsi="Arial"/>
                <w:sz w:val="16"/>
              </w:rPr>
              <w:t>$2012</w:t>
            </w:r>
          </w:p>
        </w:tc>
        <w:tc>
          <w:tcPr>
            <w:tcW w:w="2880" w:type="dxa"/>
            <w:tcBorders>
              <w:top w:val="nil"/>
            </w:tcBorders>
          </w:tcPr>
          <w:p w:rsidR="006429A2" w:rsidRDefault="006429A2" w:rsidP="006429A2">
            <w:pPr>
              <w:rPr>
                <w:rFonts w:ascii="Arial" w:hAnsi="Arial"/>
                <w:sz w:val="16"/>
              </w:rPr>
            </w:pPr>
            <w:r>
              <w:rPr>
                <w:rFonts w:ascii="Arial" w:hAnsi="Arial"/>
                <w:sz w:val="16"/>
              </w:rPr>
              <w:t>Displacement on Demand Inhibit Reasons 2</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rPr>
                <w:rFonts w:ascii="Arial" w:hAnsi="Arial"/>
                <w:sz w:val="16"/>
              </w:rPr>
            </w:pPr>
            <w:r>
              <w:rPr>
                <w:rFonts w:ascii="Arial" w:hAnsi="Arial"/>
                <w:sz w:val="16"/>
              </w:rPr>
              <w:t>PKT</w:t>
            </w:r>
          </w:p>
        </w:tc>
        <w:tc>
          <w:tcPr>
            <w:tcW w:w="2160" w:type="dxa"/>
            <w:tcBorders>
              <w:top w:val="nil"/>
            </w:tcBorders>
          </w:tcPr>
          <w:p w:rsidR="006429A2" w:rsidRDefault="006429A2" w:rsidP="006429A2">
            <w:pPr>
              <w:rPr>
                <w:rFonts w:ascii="Arial" w:hAnsi="Arial"/>
                <w:sz w:val="16"/>
              </w:rPr>
            </w:pPr>
            <w:r>
              <w:rPr>
                <w:rFonts w:ascii="Arial" w:hAnsi="Arial"/>
                <w:sz w:val="16"/>
              </w:rPr>
              <w:t>N/A</w:t>
            </w:r>
          </w:p>
        </w:tc>
        <w:tc>
          <w:tcPr>
            <w:tcW w:w="2160" w:type="dxa"/>
            <w:tcBorders>
              <w:top w:val="nil"/>
            </w:tcBorders>
          </w:tcPr>
          <w:p w:rsidR="006429A2" w:rsidRDefault="006429A2" w:rsidP="006429A2">
            <w:pPr>
              <w:rPr>
                <w:rFonts w:ascii="Arial" w:hAnsi="Arial"/>
                <w:sz w:val="16"/>
              </w:rPr>
            </w:pPr>
            <w:r>
              <w:rPr>
                <w:rFonts w:ascii="Arial" w:hAnsi="Arial"/>
                <w:sz w:val="16"/>
              </w:rPr>
              <w:t>N/A</w:t>
            </w:r>
          </w:p>
        </w:tc>
      </w:tr>
    </w:tbl>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429A2">
        <w:trPr>
          <w:cantSplit/>
          <w:jc w:val="center"/>
        </w:trPr>
        <w:tc>
          <w:tcPr>
            <w:tcW w:w="2448"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Start Byte</w:t>
            </w:r>
          </w:p>
        </w:tc>
        <w:tc>
          <w:tcPr>
            <w:tcW w:w="720" w:type="dxa"/>
            <w:tcBorders>
              <w:bottom w:val="single" w:sz="12" w:space="0" w:color="000000"/>
            </w:tcBorders>
          </w:tcPr>
          <w:p w:rsidR="006429A2" w:rsidRDefault="006429A2" w:rsidP="006429A2">
            <w:pPr>
              <w:jc w:val="center"/>
              <w:rPr>
                <w:b/>
                <w:sz w:val="16"/>
              </w:rPr>
            </w:pPr>
            <w:r>
              <w:rPr>
                <w:b/>
                <w:sz w:val="16"/>
              </w:rPr>
              <w:t>Start Bit</w:t>
            </w:r>
          </w:p>
        </w:tc>
        <w:tc>
          <w:tcPr>
            <w:tcW w:w="720" w:type="dxa"/>
            <w:tcBorders>
              <w:bottom w:val="single" w:sz="12" w:space="0" w:color="000000"/>
            </w:tcBorders>
          </w:tcPr>
          <w:p w:rsidR="006429A2" w:rsidRDefault="006429A2" w:rsidP="006429A2">
            <w:pPr>
              <w:jc w:val="center"/>
              <w:rPr>
                <w:b/>
                <w:sz w:val="16"/>
              </w:rPr>
            </w:pPr>
            <w:r>
              <w:rPr>
                <w:b/>
                <w:sz w:val="16"/>
              </w:rPr>
              <w:t>Length (Bits)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016" w:type="dxa"/>
            <w:tcBorders>
              <w:bottom w:val="single" w:sz="12" w:space="0" w:color="000000"/>
            </w:tcBorders>
          </w:tcPr>
          <w:p w:rsidR="006429A2" w:rsidRDefault="006429A2" w:rsidP="006429A2">
            <w:pPr>
              <w:jc w:val="center"/>
              <w:rPr>
                <w:b/>
                <w:sz w:val="16"/>
              </w:rPr>
            </w:pPr>
            <w:r>
              <w:rPr>
                <w:b/>
                <w:sz w:val="16"/>
              </w:rPr>
              <w:t>Range</w:t>
            </w:r>
          </w:p>
        </w:tc>
        <w:tc>
          <w:tcPr>
            <w:tcW w:w="2016"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Manifold Absolute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pStyle w:val="FootnoteText"/>
              <w:rPr>
                <w:rFonts w:ascii="Arial" w:hAnsi="Arial"/>
              </w:rPr>
            </w:pPr>
            <w:r>
              <w:rPr>
                <w:rFonts w:ascii="Arial" w:hAnsi="Arial"/>
              </w:rPr>
              <w:t>Brake Vacuum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Electronic Throttle Control Reduced Engine Power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Coolant Temperature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Intake Air Temperature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Vehicle Speed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Displacement on Demand Solenoid Driver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Misfire Detected</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Crank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Powertrain Relay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Brake Torque Management Active (Obsolete)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Axle Torque Limiting Active (Obsolete)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Metal Overtemperature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Catalyst Converter Overtemperature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Piston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Hot Coolant Mode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Overspeed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Cylinder Deactivation System Fault</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4</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Torque Model Inaccurate Fault</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 xml:space="preserve">Invalid 4WD </w:t>
            </w:r>
            <w:smartTag w:uri="urn:schemas-microsoft-com:office:smarttags" w:element="place">
              <w:smartTag w:uri="urn:schemas-microsoft-com:office:smarttags" w:element="PlaceName">
                <w:r w:rsidRPr="0007329A">
                  <w:rPr>
                    <w:rFonts w:ascii="Arial" w:hAnsi="Arial"/>
                    <w:sz w:val="16"/>
                  </w:rPr>
                  <w:t>Low</w:t>
                </w:r>
              </w:smartTag>
              <w:r w:rsidRPr="0007329A">
                <w:rPr>
                  <w:rFonts w:ascii="Arial" w:hAnsi="Arial"/>
                  <w:sz w:val="16"/>
                </w:rPr>
                <w:t xml:space="preserve"> </w:t>
              </w:r>
              <w:smartTag w:uri="urn:schemas-microsoft-com:office:smarttags" w:element="PlaceType">
                <w:r w:rsidRPr="0007329A">
                  <w:rPr>
                    <w:rFonts w:ascii="Arial" w:hAnsi="Arial"/>
                    <w:sz w:val="16"/>
                  </w:rPr>
                  <w:t>State</w:t>
                </w:r>
              </w:smartTag>
            </w:smartTag>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bl>
    <w:p w:rsidR="006429A2" w:rsidRDefault="006429A2" w:rsidP="006429A2"/>
    <w:p w:rsidR="006429A2" w:rsidRDefault="006429A2" w:rsidP="006429A2">
      <w:r>
        <w:t>This PID contains the set of fault conditions and protection modes that are inhibiting deactivation of half of the engine’s cylinders.</w:t>
      </w:r>
    </w:p>
    <w:p w:rsidR="006429A2" w:rsidRDefault="006429A2" w:rsidP="006429A2">
      <w:pPr>
        <w:keepNext w:val="0"/>
        <w:keepLines w:val="0"/>
      </w:pPr>
    </w:p>
    <w:p w:rsidR="006429A2" w:rsidRDefault="006429A2" w:rsidP="006429A2">
      <w:pPr>
        <w:pStyle w:val="Heading3"/>
      </w:pPr>
      <w:bookmarkStart w:id="910" w:name="_Toc130723777"/>
      <w:bookmarkStart w:id="911" w:name="_Toc276632914"/>
      <w:r>
        <w:lastRenderedPageBreak/>
        <w:t>CDAR – PID $2013 – Displacement on Demand Reactivation History 1</w:t>
      </w:r>
      <w:bookmarkEnd w:id="910"/>
      <w:bookmarkEnd w:id="911"/>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$2013</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1</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w:t>
            </w:r>
            <w:r>
              <w:rPr>
                <w:rFonts w:ascii="Arial" w:hAnsi="Arial"/>
                <w:sz w:val="16"/>
              </w:rPr>
              <w:lastRenderedPageBreak/>
              <w:t xml:space="preserve">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Default="006429A2" w:rsidP="006429A2">
            <w:pPr>
              <w:keepNext w:val="0"/>
              <w:rPr>
                <w:rFonts w:ascii="Arial" w:hAnsi="Arial"/>
                <w:sz w:val="16"/>
              </w:rPr>
            </w:pPr>
            <w:r>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061177" w:rsidRDefault="006429A2" w:rsidP="00061177">
            <w:pPr>
              <w:keepNext w:val="0"/>
              <w:rPr>
                <w:rFonts w:ascii="Arial" w:hAnsi="Arial" w:cs="Arial"/>
                <w:sz w:val="16"/>
                <w:szCs w:val="16"/>
              </w:rPr>
            </w:pPr>
            <w:r>
              <w:rPr>
                <w:rFonts w:ascii="Arial" w:hAnsi="Arial"/>
                <w:sz w:val="16"/>
              </w:rPr>
              <w:t>$4C=ETC Disable Time</w:t>
            </w:r>
            <w:r w:rsidR="00061177">
              <w:rPr>
                <w:rFonts w:ascii="Arial" w:hAnsi="Arial" w:cs="Arial"/>
                <w:sz w:val="16"/>
                <w:szCs w:val="16"/>
              </w:rPr>
              <w:t>;</w:t>
            </w:r>
          </w:p>
          <w:p w:rsidR="00061177" w:rsidRDefault="00061177" w:rsidP="00061177">
            <w:pPr>
              <w:keepNext w:val="0"/>
              <w:rPr>
                <w:rFonts w:ascii="Arial" w:hAnsi="Arial" w:cs="Arial"/>
                <w:sz w:val="16"/>
                <w:szCs w:val="16"/>
              </w:rPr>
            </w:pPr>
            <w:r>
              <w:rPr>
                <w:rFonts w:ascii="Arial" w:hAnsi="Arial" w:cs="Arial"/>
                <w:sz w:val="16"/>
                <w:szCs w:val="16"/>
              </w:rPr>
              <w:t>$4E=Ethanol Learn In Progress;</w:t>
            </w:r>
          </w:p>
          <w:p w:rsidR="006429A2" w:rsidRDefault="00061177" w:rsidP="00061177">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12" w:name="_Toc130723778"/>
      <w:bookmarkStart w:id="913" w:name="_Toc276632915"/>
      <w:r>
        <w:t>CDAR – PID $2014 – Displacement on Demand Reactivation History 2</w:t>
      </w:r>
      <w:bookmarkEnd w:id="912"/>
      <w:bookmarkEnd w:id="913"/>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$2014</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2</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w:t>
            </w:r>
            <w:r>
              <w:rPr>
                <w:rFonts w:ascii="Arial" w:hAnsi="Arial"/>
                <w:sz w:val="16"/>
              </w:rPr>
              <w:lastRenderedPageBreak/>
              <w:t xml:space="preserve">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Default="006429A2" w:rsidP="006429A2">
            <w:pPr>
              <w:keepNext w:val="0"/>
              <w:rPr>
                <w:rFonts w:ascii="Arial" w:hAnsi="Arial"/>
                <w:sz w:val="16"/>
              </w:rPr>
            </w:pPr>
            <w:r>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 xml:space="preserve">$4F=Ethanol Concentration </w:t>
            </w:r>
            <w:r>
              <w:rPr>
                <w:rFonts w:ascii="Arial" w:hAnsi="Arial" w:cs="Arial"/>
                <w:sz w:val="16"/>
                <w:szCs w:val="16"/>
              </w:rPr>
              <w:lastRenderedPageBreak/>
              <w:t>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14" w:name="_Toc130723779"/>
      <w:bookmarkStart w:id="915" w:name="_Toc276632916"/>
      <w:r>
        <w:t>CDAR – PID $2015 – Displacement on Demand Reactivation History 3</w:t>
      </w:r>
      <w:bookmarkEnd w:id="914"/>
      <w:bookmarkEnd w:id="915"/>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$2015</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3</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w:t>
            </w:r>
            <w:r>
              <w:rPr>
                <w:rFonts w:ascii="Arial" w:hAnsi="Arial"/>
                <w:sz w:val="16"/>
              </w:rPr>
              <w:lastRenderedPageBreak/>
              <w:t xml:space="preserve">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16" w:name="_Toc130723780"/>
      <w:bookmarkStart w:id="917" w:name="_Toc276632917"/>
      <w:r>
        <w:t>CDAR – PID $2016 – Displacement on Demand Reactivation History 4</w:t>
      </w:r>
      <w:bookmarkEnd w:id="916"/>
      <w:bookmarkEnd w:id="917"/>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$2016</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4</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w:t>
            </w:r>
            <w:r>
              <w:rPr>
                <w:rFonts w:ascii="Arial" w:hAnsi="Arial"/>
                <w:sz w:val="16"/>
              </w:rPr>
              <w:lastRenderedPageBreak/>
              <w:t xml:space="preserve">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$3A=Cam Sensor Fault</w:t>
            </w:r>
            <w:r w:rsidR="00340AF5">
              <w:rPr>
                <w:rFonts w:ascii="Arial" w:hAnsi="Arial"/>
                <w:sz w:val="16"/>
              </w:rPr>
              <w:t xml:space="preserve">; </w:t>
            </w:r>
            <w:r w:rsidR="00340AF5">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lastRenderedPageBreak/>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that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18" w:name="_Toc130723781"/>
      <w:bookmarkStart w:id="919" w:name="_Toc276632918"/>
      <w:r>
        <w:t>CDAR – PID $2017 – Displacement on Demand Reactivation History 5</w:t>
      </w:r>
      <w:bookmarkEnd w:id="918"/>
      <w:bookmarkEnd w:id="919"/>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$2017</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5</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w:t>
            </w:r>
            <w:r>
              <w:rPr>
                <w:rFonts w:ascii="Arial" w:hAnsi="Arial"/>
                <w:sz w:val="16"/>
              </w:rPr>
              <w:lastRenderedPageBreak/>
              <w:t xml:space="preserve">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20" w:name="_Toc130723782"/>
      <w:bookmarkStart w:id="921" w:name="_Toc276632919"/>
      <w:r>
        <w:t>CDAR – PID $2018 – Displacement on Demand Reactivation History 6</w:t>
      </w:r>
      <w:bookmarkEnd w:id="920"/>
      <w:bookmarkEnd w:id="921"/>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$2018</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6</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w:t>
            </w:r>
            <w:r>
              <w:rPr>
                <w:rFonts w:ascii="Arial" w:hAnsi="Arial"/>
                <w:sz w:val="16"/>
              </w:rPr>
              <w:lastRenderedPageBreak/>
              <w:t xml:space="preserve">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lastRenderedPageBreak/>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F438AB" w:rsidRDefault="006429A2" w:rsidP="006429A2">
            <w:pPr>
              <w:keepNext w:val="0"/>
              <w:rPr>
                <w:rFonts w:ascii="Arial" w:hAnsi="Arial"/>
                <w:sz w:val="16"/>
              </w:rPr>
            </w:pPr>
            <w:r w:rsidRPr="00F438AB">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22" w:name="_Toc130723783"/>
      <w:bookmarkStart w:id="923" w:name="_Toc276632920"/>
      <w:r>
        <w:t>CDAR – PID $2019 – Displacement on Demand Reactivation History 7</w:t>
      </w:r>
      <w:bookmarkEnd w:id="922"/>
      <w:bookmarkEnd w:id="923"/>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$2019</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w:t>
            </w:r>
            <w:r w:rsidDel="005A4FB7">
              <w:rPr>
                <w:rFonts w:ascii="Arial" w:hAnsi="Arial"/>
                <w:sz w:val="16"/>
              </w:rPr>
              <w:t xml:space="preserve"> </w:t>
            </w:r>
            <w:r>
              <w:rPr>
                <w:rFonts w:ascii="Arial" w:hAnsi="Arial"/>
                <w:sz w:val="16"/>
              </w:rPr>
              <w:t>History 7</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r>
            <w:r>
              <w:rPr>
                <w:rFonts w:ascii="Arial" w:hAnsi="Arial"/>
                <w:sz w:val="16"/>
              </w:rPr>
              <w:lastRenderedPageBreak/>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C04BCC" w:rsidRDefault="006429A2" w:rsidP="006429A2">
            <w:pPr>
              <w:keepNext w:val="0"/>
              <w:rPr>
                <w:rFonts w:ascii="Arial" w:hAnsi="Arial"/>
                <w:sz w:val="16"/>
              </w:rPr>
            </w:pPr>
            <w:r w:rsidRPr="00C04BCC">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924" w:name="_Toc130723784"/>
      <w:bookmarkStart w:id="925" w:name="_Toc276632921"/>
      <w:r>
        <w:lastRenderedPageBreak/>
        <w:t>CDAR – PID $201A – Displacement on Demand Reactivation History 8</w:t>
      </w:r>
      <w:bookmarkEnd w:id="924"/>
      <w:bookmarkEnd w:id="925"/>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$201A</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8</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w:t>
            </w:r>
            <w:r>
              <w:rPr>
                <w:rFonts w:ascii="Arial" w:hAnsi="Arial"/>
                <w:sz w:val="16"/>
              </w:rPr>
              <w:lastRenderedPageBreak/>
              <w:t xml:space="preserve">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C04BCC" w:rsidRDefault="006429A2" w:rsidP="006429A2">
            <w:pPr>
              <w:keepNext w:val="0"/>
              <w:rPr>
                <w:rFonts w:ascii="Arial" w:hAnsi="Arial"/>
                <w:sz w:val="16"/>
              </w:rPr>
            </w:pPr>
            <w:r w:rsidRPr="00C04BCC">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bookmarkEnd w:id="901"/>
    <w:bookmarkEnd w:id="902"/>
    <w:p w:rsidR="00FF4F2F" w:rsidRDefault="00FF4F2F">
      <w:pPr>
        <w:keepNext w:val="0"/>
        <w:keepLines w:val="0"/>
      </w:pPr>
    </w:p>
    <w:p w:rsidR="00FF4F2F" w:rsidRDefault="00FF4F2F">
      <w:pPr>
        <w:pStyle w:val="Heading3"/>
      </w:pPr>
      <w:bookmarkStart w:id="926" w:name="_Toc276632922"/>
      <w:r>
        <w:t>MTCR – PID $201B – Clutch Pedal Position Sensor A/D</w:t>
      </w:r>
      <w:bookmarkEnd w:id="9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$201B</w:t>
            </w:r>
          </w:p>
        </w:tc>
        <w:tc>
          <w:tcPr>
            <w:tcW w:w="2880" w:type="dxa"/>
            <w:tcBorders>
              <w:top w:val="nil"/>
            </w:tcBorders>
          </w:tcPr>
          <w:p w:rsidR="00FF4F2F" w:rsidRDefault="00FF4F2F">
            <w:pPr>
              <w:rPr>
                <w:rFonts w:ascii="Arial" w:hAnsi="Arial"/>
                <w:sz w:val="16"/>
              </w:rPr>
            </w:pPr>
            <w:r>
              <w:rPr>
                <w:rFonts w:ascii="Arial" w:hAnsi="Arial"/>
                <w:sz w:val="16"/>
              </w:rPr>
              <w:t>Clutch Pedal Position Sensor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clutch pedal position sensor analog input as a percentage of its reference voltage.</w:t>
      </w:r>
    </w:p>
    <w:p w:rsidR="00FF4F2F" w:rsidRDefault="00FF4F2F">
      <w:pPr>
        <w:keepNext w:val="0"/>
        <w:keepLines w:val="0"/>
      </w:pPr>
    </w:p>
    <w:p w:rsidR="00FF4F2F" w:rsidRDefault="00FF4F2F">
      <w:pPr>
        <w:pStyle w:val="Heading3"/>
      </w:pPr>
      <w:bookmarkStart w:id="927" w:name="_Toc276632923"/>
      <w:r>
        <w:t>MTCR – PID $201C – Clutch Pedal Fully Applied Learned Position</w:t>
      </w:r>
      <w:bookmarkEnd w:id="9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$201C</w:t>
            </w:r>
          </w:p>
        </w:tc>
        <w:tc>
          <w:tcPr>
            <w:tcW w:w="2880" w:type="dxa"/>
            <w:tcBorders>
              <w:top w:val="nil"/>
            </w:tcBorders>
          </w:tcPr>
          <w:p w:rsidR="00FF4F2F" w:rsidRDefault="00FF4F2F">
            <w:pPr>
              <w:rPr>
                <w:rFonts w:ascii="Arial" w:hAnsi="Arial"/>
                <w:sz w:val="16"/>
              </w:rPr>
            </w:pPr>
            <w:r>
              <w:rPr>
                <w:rFonts w:ascii="Arial" w:hAnsi="Arial"/>
                <w:sz w:val="16"/>
              </w:rPr>
              <w:t>Clutch Pedal Fully Applied Learned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position learned for the clutch pedal position sensor when the clutch pedal is fully applied during the associated learn procedure.</w:t>
      </w:r>
    </w:p>
    <w:p w:rsidR="00FF4F2F" w:rsidRDefault="00FF4F2F">
      <w:pPr>
        <w:keepNext w:val="0"/>
        <w:keepLines w:val="0"/>
      </w:pPr>
    </w:p>
    <w:p w:rsidR="00FF4F2F" w:rsidRDefault="00FF4F2F">
      <w:pPr>
        <w:pStyle w:val="Heading3"/>
      </w:pPr>
      <w:bookmarkStart w:id="928" w:name="_Toc37566134"/>
      <w:bookmarkStart w:id="929" w:name="_Toc276632924"/>
      <w:r>
        <w:lastRenderedPageBreak/>
        <w:t xml:space="preserve">MTCR – PID $201D – </w:t>
      </w:r>
      <w:bookmarkEnd w:id="928"/>
      <w:r>
        <w:t>Clutch Pedal Fully Applied Position Learn Status</w:t>
      </w:r>
      <w:bookmarkEnd w:id="9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$201D</w:t>
            </w:r>
          </w:p>
        </w:tc>
        <w:tc>
          <w:tcPr>
            <w:tcW w:w="2880" w:type="dxa"/>
            <w:tcBorders>
              <w:top w:val="nil"/>
            </w:tcBorders>
          </w:tcPr>
          <w:p w:rsidR="00FF4F2F" w:rsidRDefault="00FF4F2F">
            <w:pPr>
              <w:rPr>
                <w:rFonts w:ascii="Arial" w:hAnsi="Arial"/>
                <w:sz w:val="16"/>
              </w:rPr>
            </w:pPr>
            <w:r>
              <w:rPr>
                <w:rFonts w:ascii="Arial" w:hAnsi="Arial"/>
                <w:sz w:val="16"/>
              </w:rPr>
              <w:t>Clutch Pedal Fully Applied Position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$00=Not Attempted; </w:t>
            </w:r>
            <w:r>
              <w:rPr>
                <w:rFonts w:ascii="Arial" w:hAnsi="Arial"/>
                <w:sz w:val="16"/>
              </w:rPr>
              <w:br/>
              <w:t xml:space="preserve">$01=In Progress; </w:t>
            </w:r>
            <w:r>
              <w:rPr>
                <w:rFonts w:ascii="Arial" w:hAnsi="Arial"/>
                <w:sz w:val="16"/>
              </w:rPr>
              <w:br/>
              <w:t xml:space="preserve">$02=Successful; </w:t>
            </w:r>
            <w:r>
              <w:rPr>
                <w:rFonts w:ascii="Arial" w:hAnsi="Arial"/>
                <w:sz w:val="16"/>
              </w:rPr>
              <w:br/>
              <w:t xml:space="preserve">$03=Unsuccessful - Low; </w:t>
            </w:r>
            <w:r>
              <w:rPr>
                <w:rFonts w:ascii="Arial" w:hAnsi="Arial"/>
                <w:sz w:val="16"/>
              </w:rPr>
              <w:br/>
              <w:t xml:space="preserve">$04=Unsuccessful - High; </w:t>
            </w:r>
            <w:r>
              <w:rPr>
                <w:rFonts w:ascii="Arial" w:hAnsi="Arial"/>
                <w:sz w:val="16"/>
              </w:rPr>
              <w:br/>
              <w:t>$05=Unsuccessful - Moving</w:t>
            </w:r>
          </w:p>
        </w:tc>
      </w:tr>
    </w:tbl>
    <w:p w:rsidR="00FF4F2F" w:rsidRDefault="00FF4F2F"/>
    <w:p w:rsidR="00FF4F2F" w:rsidRDefault="00FF4F2F">
      <w:r>
        <w:t>This PID contains the status of the procedure used to learn the clutch pedal fully applied position.</w:t>
      </w:r>
    </w:p>
    <w:p w:rsidR="00FF4F2F" w:rsidRDefault="00FF4F2F">
      <w:pPr>
        <w:keepNext w:val="0"/>
        <w:keepLines w:val="0"/>
      </w:pPr>
    </w:p>
    <w:p w:rsidR="00FF4F2F" w:rsidRDefault="00FF4F2F">
      <w:pPr>
        <w:pStyle w:val="Heading3"/>
      </w:pPr>
      <w:bookmarkStart w:id="930" w:name="_Toc276632925"/>
      <w:r>
        <w:t>MTCR – PID $201E – Clutch Pedal Released Learned Position</w:t>
      </w:r>
      <w:bookmarkEnd w:id="9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$201E</w:t>
            </w:r>
          </w:p>
        </w:tc>
        <w:tc>
          <w:tcPr>
            <w:tcW w:w="2880" w:type="dxa"/>
            <w:tcBorders>
              <w:top w:val="nil"/>
            </w:tcBorders>
          </w:tcPr>
          <w:p w:rsidR="00FF4F2F" w:rsidRDefault="00FF4F2F">
            <w:pPr>
              <w:rPr>
                <w:rFonts w:ascii="Arial" w:hAnsi="Arial"/>
                <w:sz w:val="16"/>
              </w:rPr>
            </w:pPr>
            <w:r>
              <w:rPr>
                <w:rFonts w:ascii="Arial" w:hAnsi="Arial"/>
                <w:sz w:val="16"/>
              </w:rPr>
              <w:t>Clutch Pedal Released Learned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position learned for the clutch pedal position sensor when the clutch pedal is released.</w:t>
      </w:r>
    </w:p>
    <w:p w:rsidR="00FF4F2F" w:rsidRDefault="00FF4F2F">
      <w:pPr>
        <w:keepNext w:val="0"/>
        <w:keepLines w:val="0"/>
      </w:pPr>
    </w:p>
    <w:p w:rsidR="00FF4F2F" w:rsidRDefault="00FF4F2F">
      <w:pPr>
        <w:pStyle w:val="Heading3"/>
      </w:pPr>
      <w:bookmarkStart w:id="931" w:name="_Toc276632926"/>
      <w:r>
        <w:t>MTCR – PID $201F – Clutch Pedal Displacement</w:t>
      </w:r>
      <w:bookmarkEnd w:id="9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$201F</w:t>
            </w:r>
          </w:p>
        </w:tc>
        <w:tc>
          <w:tcPr>
            <w:tcW w:w="2880" w:type="dxa"/>
            <w:tcBorders>
              <w:top w:val="nil"/>
            </w:tcBorders>
          </w:tcPr>
          <w:p w:rsidR="00FF4F2F" w:rsidRDefault="00FF4F2F">
            <w:pPr>
              <w:rPr>
                <w:rFonts w:ascii="Arial" w:hAnsi="Arial"/>
                <w:sz w:val="16"/>
              </w:rPr>
            </w:pPr>
            <w:r>
              <w:rPr>
                <w:rFonts w:ascii="Arial" w:hAnsi="Arial"/>
                <w:sz w:val="16"/>
              </w:rPr>
              <w:t>Clutch Pedal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displacement of the clutch pedal (corrected and normalized based upon its learned released and fully applied positions), where 0 % corresponds to the clutch pedal being released and 100% corresponds to the clutch pedal being fully applied.</w:t>
      </w:r>
    </w:p>
    <w:p w:rsidR="00FF4F2F" w:rsidRDefault="00FF4F2F">
      <w:pPr>
        <w:keepNext w:val="0"/>
        <w:keepLines w:val="0"/>
      </w:pPr>
    </w:p>
    <w:p w:rsidR="00FF4F2F" w:rsidRDefault="00FF4F2F">
      <w:pPr>
        <w:pStyle w:val="Heading3"/>
      </w:pPr>
      <w:bookmarkStart w:id="932" w:name="_Toc50258334"/>
      <w:bookmarkStart w:id="933" w:name="_Toc276632927"/>
      <w:r>
        <w:t>DFIR – PID $2020 – Malfunction Indicator Lamp Status</w:t>
      </w:r>
      <w:bookmarkEnd w:id="932"/>
      <w:bookmarkEnd w:id="9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$2020</w:t>
            </w:r>
          </w:p>
        </w:tc>
        <w:tc>
          <w:tcPr>
            <w:tcW w:w="2880" w:type="dxa"/>
            <w:tcBorders>
              <w:top w:val="nil"/>
            </w:tcBorders>
          </w:tcPr>
          <w:p w:rsidR="00FF4F2F" w:rsidRDefault="00FF4F2F">
            <w:pPr>
              <w:rPr>
                <w:rFonts w:ascii="Arial" w:hAnsi="Arial"/>
                <w:sz w:val="16"/>
              </w:rPr>
            </w:pPr>
            <w:r>
              <w:rPr>
                <w:rFonts w:ascii="Arial" w:hAnsi="Arial"/>
                <w:sz w:val="16"/>
              </w:rPr>
              <w:t>Malfunction Indicator Lamp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snapToGrid w:val="0"/>
              </w:rPr>
            </w:pPr>
            <w:r>
              <w:rPr>
                <w:rFonts w:ascii="Arial" w:hAnsi="Arial"/>
                <w:snapToGrid w:val="0"/>
              </w:rPr>
              <w:t>MIL On Due to Detected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Bulb Check MIL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malfunction indicator lamp.  More than one of these signals can be active at the same time.  The content of each of these signals is described below.</w:t>
      </w:r>
    </w:p>
    <w:p w:rsidR="00FF4F2F" w:rsidRDefault="00FF4F2F"/>
    <w:p w:rsidR="00FF4F2F" w:rsidRDefault="00FF4F2F">
      <w:r>
        <w:t>Malfunction Indicator Lamp Commanded On contains the commanded state of the malfunction indicator lamp (MIL) output.</w:t>
      </w:r>
    </w:p>
    <w:p w:rsidR="00FF4F2F" w:rsidRDefault="00FF4F2F"/>
    <w:p w:rsidR="00FF4F2F" w:rsidRDefault="00FF4F2F">
      <w:r>
        <w:rPr>
          <w:snapToGrid w:val="0"/>
        </w:rPr>
        <w:t xml:space="preserve">MIL On Due to Detected Fault </w:t>
      </w:r>
      <w:r>
        <w:t>indicates that the malfunction indicator lamp is being commanded on due to the failure of a diagnostic test.</w:t>
      </w:r>
    </w:p>
    <w:p w:rsidR="00FF4F2F" w:rsidRDefault="00FF4F2F"/>
    <w:p w:rsidR="00FF4F2F" w:rsidRDefault="00FF4F2F">
      <w:r>
        <w:t>Bulb Check MIL Active indicates that the malfunction indicator lamp is being commanded on due to a power up or a repower condition.</w:t>
      </w:r>
    </w:p>
    <w:p w:rsidR="00FF4F2F" w:rsidRDefault="00FF4F2F">
      <w:pPr>
        <w:pStyle w:val="Heading3"/>
      </w:pPr>
      <w:bookmarkStart w:id="934" w:name="_Toc276632928"/>
      <w:r>
        <w:t>RTDR – PID $2021 – Powertrain Induced Chassis Pitch</w:t>
      </w:r>
      <w:bookmarkEnd w:id="9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$2021</w:t>
            </w:r>
          </w:p>
        </w:tc>
        <w:tc>
          <w:tcPr>
            <w:tcW w:w="2880" w:type="dxa"/>
            <w:tcBorders>
              <w:top w:val="nil"/>
            </w:tcBorders>
          </w:tcPr>
          <w:p w:rsidR="00FF4F2F" w:rsidRDefault="00FF4F2F">
            <w:pPr>
              <w:rPr>
                <w:rFonts w:ascii="Arial" w:hAnsi="Arial"/>
                <w:sz w:val="16"/>
              </w:rPr>
            </w:pPr>
            <w:r>
              <w:rPr>
                <w:rFonts w:ascii="Arial" w:hAnsi="Arial"/>
                <w:sz w:val="16"/>
              </w:rPr>
              <w:t>Powertrain Induced Chassis Pitch</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i/>
                <w:sz w:val="14"/>
              </w:rPr>
            </w:pPr>
            <w:r>
              <w:rPr>
                <w:rFonts w:ascii="Arial" w:hAnsi="Arial"/>
                <w:sz w:val="16"/>
              </w:rPr>
              <w:t>Powertrain Induced Chassis Pitch</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i/>
                <w:sz w:val="14"/>
              </w:rPr>
            </w:pPr>
            <w:r>
              <w:rPr>
                <w:rFonts w:ascii="Arial" w:hAnsi="Arial"/>
                <w:sz w:val="16"/>
              </w:rPr>
              <w:t>$0=Neutral;</w:t>
            </w:r>
            <w:r>
              <w:rPr>
                <w:rFonts w:ascii="Arial" w:hAnsi="Arial"/>
                <w:sz w:val="16"/>
              </w:rPr>
              <w:br/>
              <w:t xml:space="preserve">$1=Lift; </w:t>
            </w:r>
            <w:r>
              <w:rPr>
                <w:rFonts w:ascii="Arial" w:hAnsi="Arial"/>
                <w:sz w:val="16"/>
              </w:rPr>
              <w:br/>
              <w:t>$2=Dive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keeps track of the commanded state of the RTD Lift/Dive algorithm.</w:t>
      </w:r>
    </w:p>
    <w:p w:rsidR="00FF4F2F" w:rsidRDefault="00FF4F2F">
      <w:pPr>
        <w:pStyle w:val="Heading3"/>
      </w:pPr>
      <w:bookmarkStart w:id="935" w:name="_Toc276632929"/>
      <w:r>
        <w:t>TCSR – PID $2022 – Traction Control System Requested Torque Control Mode</w:t>
      </w:r>
      <w:bookmarkEnd w:id="9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$2022</w:t>
            </w:r>
          </w:p>
        </w:tc>
        <w:tc>
          <w:tcPr>
            <w:tcW w:w="2880" w:type="dxa"/>
            <w:tcBorders>
              <w:top w:val="nil"/>
            </w:tcBorders>
          </w:tcPr>
          <w:p w:rsidR="00FF4F2F" w:rsidRDefault="00FF4F2F">
            <w:pPr>
              <w:rPr>
                <w:rFonts w:ascii="Arial" w:hAnsi="Arial"/>
                <w:sz w:val="16"/>
              </w:rPr>
            </w:pPr>
            <w:r>
              <w:rPr>
                <w:rFonts w:ascii="Arial" w:hAnsi="Arial"/>
                <w:sz w:val="16"/>
              </w:rPr>
              <w:t>Traction Control System Requested Torque Control Mode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City">
                <w:r>
                  <w:rPr>
                    <w:rFonts w:ascii="Arial" w:hAnsi="Arial"/>
                    <w:sz w:val="16"/>
                  </w:rPr>
                  <w:t>Normal</w:t>
                </w:r>
              </w:smartTag>
            </w:smartTag>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Drop Throttle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TCS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TCS Active and Drop Throttle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EDC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sidP="00092BF4">
      <w:bookmarkStart w:id="936" w:name="_Toc303590085"/>
      <w:bookmarkStart w:id="937" w:name="_Toc303654535"/>
      <w:bookmarkStart w:id="938" w:name="_Toc303656691"/>
      <w:bookmarkStart w:id="939" w:name="_Toc303658408"/>
      <w:bookmarkStart w:id="940" w:name="_Toc304340916"/>
      <w:bookmarkStart w:id="941" w:name="_Toc304615786"/>
      <w:bookmarkStart w:id="942" w:name="_Toc304704424"/>
      <w:bookmarkStart w:id="943" w:name="_Toc305472548"/>
      <w:bookmarkStart w:id="944" w:name="_Toc305472776"/>
      <w:bookmarkStart w:id="945" w:name="_Toc306610500"/>
      <w:bookmarkStart w:id="946" w:name="_Toc309088378"/>
      <w:bookmarkStart w:id="947" w:name="_Toc309089003"/>
      <w:bookmarkStart w:id="948" w:name="_Toc309098838"/>
      <w:bookmarkStart w:id="949" w:name="_Toc309099238"/>
      <w:bookmarkStart w:id="950" w:name="_Toc309633664"/>
      <w:bookmarkStart w:id="951" w:name="_Toc309633934"/>
      <w:bookmarkStart w:id="952" w:name="_Toc309638018"/>
      <w:bookmarkStart w:id="953" w:name="_Toc309696974"/>
      <w:bookmarkStart w:id="954" w:name="_Toc309708496"/>
      <w:bookmarkStart w:id="955" w:name="_Toc311941570"/>
      <w:bookmarkStart w:id="956" w:name="_Toc311941907"/>
      <w:bookmarkStart w:id="957" w:name="_Toc311947734"/>
      <w:bookmarkStart w:id="958" w:name="_Toc311948937"/>
      <w:bookmarkStart w:id="959" w:name="_Toc311950324"/>
      <w:bookmarkStart w:id="960" w:name="_Toc312028957"/>
      <w:bookmarkStart w:id="961" w:name="_Toc312111948"/>
      <w:bookmarkStart w:id="962" w:name="_Toc312114037"/>
      <w:bookmarkStart w:id="963" w:name="_Toc312118422"/>
      <w:bookmarkStart w:id="964" w:name="_Toc312202710"/>
      <w:bookmarkStart w:id="965" w:name="_Toc312213204"/>
      <w:bookmarkStart w:id="966" w:name="_Toc312213599"/>
      <w:bookmarkStart w:id="967" w:name="_Toc312573457"/>
      <w:bookmarkStart w:id="968" w:name="_Toc313847455"/>
      <w:bookmarkStart w:id="969" w:name="_Toc313927529"/>
      <w:bookmarkStart w:id="970" w:name="_Toc313930765"/>
      <w:bookmarkStart w:id="971" w:name="_Toc318509874"/>
      <w:bookmarkStart w:id="972" w:name="_Toc320662406"/>
      <w:bookmarkStart w:id="973" w:name="_Toc320921036"/>
      <w:bookmarkStart w:id="974" w:name="_Toc320924625"/>
      <w:bookmarkStart w:id="975" w:name="_Toc324017618"/>
      <w:bookmarkStart w:id="976" w:name="_Toc324810388"/>
      <w:bookmarkStart w:id="977" w:name="_Toc326722708"/>
      <w:bookmarkStart w:id="978" w:name="_Toc335959985"/>
      <w:bookmarkStart w:id="979" w:name="_Toc335960842"/>
      <w:bookmarkStart w:id="980" w:name="_Toc336044686"/>
      <w:bookmarkStart w:id="981" w:name="_Toc336052972"/>
      <w:r>
        <w:lastRenderedPageBreak/>
        <w:t>This PID contains several signals associated with the status of the Requested Torque Signal and the Traction Control System Data Control Signal inputs from the ABS/TC</w:t>
      </w:r>
      <w:r w:rsidR="00092BF4">
        <w:t>S</w:t>
      </w:r>
      <w:r>
        <w:t xml:space="preserve"> module.  The content of each of these signals is described below.</w:t>
      </w:r>
    </w:p>
    <w:p w:rsidR="00FF4F2F" w:rsidRDefault="00FF4F2F"/>
    <w:p w:rsidR="00FF4F2F" w:rsidRDefault="00FF4F2F">
      <w:r>
        <w:t>Normal Torque Control Mode is indicated when the Requested Torque Signal indicates &gt; 90% duty cycle while the Traction Control System Data Control Signal input is Inactive (high).</w:t>
      </w:r>
    </w:p>
    <w:p w:rsidR="00FF4F2F" w:rsidRDefault="00FF4F2F"/>
    <w:p w:rsidR="00FF4F2F" w:rsidRDefault="00FF4F2F">
      <w:r>
        <w:t>Drop Throttle Control Mode is indicated when the Requested Torque Signal indicates &gt; 90% duty cycle while the Traction Control System Data Control Signal input is Active (asserted low).</w:t>
      </w:r>
    </w:p>
    <w:p w:rsidR="00FF4F2F" w:rsidRDefault="00FF4F2F"/>
    <w:p w:rsidR="00FF4F2F" w:rsidRDefault="00FF4F2F">
      <w:r>
        <w:t>TCS Active Torque Control Mode is indicated when the Requested Torque Signal is within the TCS region (40% to 90% duty cycle) while the Traction Control System Data Control Signal input is Inactive (high).</w:t>
      </w:r>
    </w:p>
    <w:p w:rsidR="00FF4F2F" w:rsidRDefault="00FF4F2F"/>
    <w:p w:rsidR="00FF4F2F" w:rsidRDefault="00FF4F2F">
      <w:r>
        <w:t>TCS Active and Drop Throttle Control Mode is indicated when the Requested Torque Signal is within the TCS region (40% to 90% duty cycle) while the Traction Control System Data Control Signal input is Active (asserted low).</w:t>
      </w:r>
    </w:p>
    <w:p w:rsidR="00FF4F2F" w:rsidRDefault="00FF4F2F"/>
    <w:p w:rsidR="00FF4F2F" w:rsidRDefault="00FF4F2F">
      <w:r>
        <w:t>EDC Active Control Mode is indicated when the Requested Torque Signal is within the EDC region (10% to 35% duty cycle) while the Traction Control System Data Control Signal input is Active (asserted low).</w:t>
      </w:r>
    </w:p>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p w:rsidR="00FF4F2F" w:rsidRDefault="00FF4F2F">
      <w:pPr>
        <w:keepNext w:val="0"/>
        <w:keepLines w:val="0"/>
      </w:pPr>
    </w:p>
    <w:p w:rsidR="00FF4F2F" w:rsidRDefault="00FF4F2F">
      <w:pPr>
        <w:pStyle w:val="Heading3"/>
      </w:pPr>
      <w:bookmarkStart w:id="982" w:name="_Toc276632930"/>
      <w:r>
        <w:t>GENR – PID $2023 – Regulated Voltage Control Override Source</w:t>
      </w:r>
      <w:bookmarkEnd w:id="9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$2023</w:t>
            </w:r>
          </w:p>
        </w:tc>
        <w:tc>
          <w:tcPr>
            <w:tcW w:w="2880" w:type="dxa"/>
            <w:tcBorders>
              <w:top w:val="nil"/>
            </w:tcBorders>
          </w:tcPr>
          <w:p w:rsidR="00FF4F2F" w:rsidRDefault="00FF4F2F">
            <w:pPr>
              <w:rPr>
                <w:rFonts w:ascii="Arial" w:hAnsi="Arial"/>
                <w:sz w:val="16"/>
              </w:rPr>
            </w:pPr>
            <w:r>
              <w:rPr>
                <w:rFonts w:ascii="Arial" w:hAnsi="Arial"/>
                <w:sz w:val="16"/>
              </w:rPr>
              <w:t>Regulated Voltage Control Override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 None; </w:t>
            </w:r>
            <w:r>
              <w:rPr>
                <w:rFonts w:ascii="Arial" w:hAnsi="Arial"/>
                <w:sz w:val="16"/>
              </w:rPr>
              <w:br/>
              <w:t>$01= Device Control;</w:t>
            </w:r>
            <w:r>
              <w:rPr>
                <w:rFonts w:ascii="Arial" w:hAnsi="Arial"/>
                <w:sz w:val="16"/>
              </w:rPr>
              <w:br/>
              <w:t xml:space="preserve">$02= Fuel Demand; </w:t>
            </w:r>
            <w:r>
              <w:rPr>
                <w:rFonts w:ascii="Arial" w:hAnsi="Arial"/>
                <w:sz w:val="16"/>
              </w:rPr>
              <w:br/>
              <w:t xml:space="preserve">$03= OBD Diagnostics; </w:t>
            </w:r>
            <w:r>
              <w:rPr>
                <w:rFonts w:ascii="Arial" w:hAnsi="Arial"/>
                <w:sz w:val="16"/>
              </w:rPr>
              <w:br/>
              <w:t xml:space="preserve">$04= Airflow Measurement; </w:t>
            </w:r>
            <w:r>
              <w:rPr>
                <w:rFonts w:ascii="Arial" w:hAnsi="Arial"/>
                <w:sz w:val="16"/>
              </w:rPr>
              <w:br/>
              <w:t>$05= Cylinder Deactivation;</w:t>
            </w:r>
          </w:p>
          <w:p w:rsidR="00FF4F2F" w:rsidRDefault="00FF4F2F">
            <w:pPr>
              <w:rPr>
                <w:rFonts w:ascii="Arial" w:hAnsi="Arial"/>
                <w:sz w:val="16"/>
              </w:rPr>
            </w:pPr>
            <w:r>
              <w:rPr>
                <w:rFonts w:ascii="Arial" w:hAnsi="Arial"/>
                <w:sz w:val="16"/>
              </w:rPr>
              <w:t xml:space="preserve">$06= Transmission Control Module Request; </w:t>
            </w:r>
          </w:p>
        </w:tc>
      </w:tr>
    </w:tbl>
    <w:p w:rsidR="00FF4F2F" w:rsidRDefault="00FF4F2F"/>
    <w:p w:rsidR="00FF4F2F" w:rsidRDefault="00FF4F2F">
      <w:r>
        <w:t xml:space="preserve">This PID contains the source of the Regulated Voltage Control (RVC) override command.  RVC lowers system operating voltage to reduce system electrical load and improve fuel economy performance. The RVC command will be overridden if the voltage commanded is below the minimum system voltage required to ensure that the </w:t>
      </w:r>
      <w:r>
        <w:rPr>
          <w:snapToGrid w:val="0"/>
        </w:rPr>
        <w:t xml:space="preserve">fuel demand, </w:t>
      </w:r>
      <w:r>
        <w:t>Powertrain OBD diagnostic</w:t>
      </w:r>
      <w:r>
        <w:rPr>
          <w:snapToGrid w:val="0"/>
        </w:rPr>
        <w:t xml:space="preserve">s, airflow measurement, cylinder deactivation, or Transmission Control Module functions </w:t>
      </w:r>
      <w:r>
        <w:t>will execute properly.  The RVC function can also be overridden through device controls.</w:t>
      </w:r>
    </w:p>
    <w:p w:rsidR="00FF4F2F" w:rsidRDefault="00FF4F2F"/>
    <w:p w:rsidR="00FF4F2F" w:rsidRDefault="00FF4F2F">
      <w:pPr>
        <w:pStyle w:val="Heading3"/>
      </w:pPr>
      <w:bookmarkStart w:id="983" w:name="_Toc56924170"/>
      <w:bookmarkStart w:id="984" w:name="_Toc276632931"/>
      <w:r>
        <w:t>VLTR – PID $2024 – Buffered 5 Volt Supply Status</w:t>
      </w:r>
      <w:bookmarkEnd w:id="983"/>
      <w:bookmarkEnd w:id="9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$2024</w:t>
            </w:r>
          </w:p>
        </w:tc>
        <w:tc>
          <w:tcPr>
            <w:tcW w:w="2880" w:type="dxa"/>
            <w:tcBorders>
              <w:top w:val="nil"/>
            </w:tcBorders>
          </w:tcPr>
          <w:p w:rsidR="00FF4F2F" w:rsidRDefault="00FF4F2F">
            <w:pPr>
              <w:rPr>
                <w:rFonts w:ascii="Arial" w:hAnsi="Arial"/>
                <w:sz w:val="16"/>
              </w:rPr>
            </w:pPr>
            <w:r>
              <w:rPr>
                <w:rFonts w:ascii="Arial" w:hAnsi="Arial"/>
                <w:sz w:val="16"/>
              </w:rPr>
              <w:t>Buffered 5 Volt Supply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i/>
                <w:color w:val="0000FF"/>
                <w:sz w:val="14"/>
              </w:rPr>
            </w:pPr>
            <w:r>
              <w:rPr>
                <w:rFonts w:ascii="Arial" w:hAnsi="Arial"/>
                <w:sz w:val="16"/>
              </w:rPr>
              <w:t>V5B1 Signal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snapToGrid w:val="0"/>
              </w:rPr>
            </w:pPr>
            <w:r>
              <w:rPr>
                <w:rFonts w:ascii="Arial" w:hAnsi="Arial"/>
              </w:rPr>
              <w:t>V5B2 Signal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color w:val="FF0000"/>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color w:val="FF0000"/>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Buffered 5 Volt Supplies.</w:t>
      </w:r>
    </w:p>
    <w:p w:rsidR="00FF4F2F" w:rsidRDefault="00FF4F2F"/>
    <w:p w:rsidR="00FF4F2F" w:rsidRDefault="00FF4F2F">
      <w:r>
        <w:t>V5B1 Signal Out of Range indicates that the buffered 5 volt supply 1 reading (within the main processor) is currently out of range.  This parameter must not latch or include any MCP V5B information.</w:t>
      </w:r>
    </w:p>
    <w:p w:rsidR="00FF4F2F" w:rsidRDefault="00FF4F2F"/>
    <w:p w:rsidR="00FF4F2F" w:rsidRDefault="00FF4F2F">
      <w:r>
        <w:t>V5B2 Signal Out of Range indicates that the buffered 5 volt supply 2 reading (within the main processor) is currently out of range.  This parameter must not latch or include any MCP V5B information.</w:t>
      </w:r>
    </w:p>
    <w:p w:rsidR="00FF4F2F" w:rsidRDefault="00FF4F2F"/>
    <w:p w:rsidR="00FF4F2F" w:rsidRDefault="00FF4F2F">
      <w:pPr>
        <w:pStyle w:val="Heading3"/>
      </w:pPr>
      <w:bookmarkStart w:id="985" w:name="_Toc276632932"/>
      <w:r>
        <w:t>E85R – PID $2025 – Fuel Composition Status</w:t>
      </w:r>
      <w:bookmarkEnd w:id="9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$2025</w:t>
            </w:r>
          </w:p>
        </w:tc>
        <w:tc>
          <w:tcPr>
            <w:tcW w:w="2880" w:type="dxa"/>
            <w:tcBorders>
              <w:top w:val="nil"/>
            </w:tcBorders>
          </w:tcPr>
          <w:p w:rsidR="00FF4F2F" w:rsidRDefault="00FF4F2F">
            <w:pPr>
              <w:rPr>
                <w:rFonts w:ascii="Arial" w:hAnsi="Arial"/>
                <w:sz w:val="16"/>
              </w:rPr>
            </w:pPr>
            <w:r>
              <w:rPr>
                <w:rFonts w:ascii="Arial" w:hAnsi="Arial"/>
                <w:sz w:val="16"/>
              </w:rPr>
              <w:t>Fuel Composition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12240E">
        <w:trPr>
          <w:cantSplit/>
          <w:jc w:val="center"/>
        </w:trPr>
        <w:tc>
          <w:tcPr>
            <w:tcW w:w="2448" w:type="dxa"/>
            <w:tcBorders>
              <w:top w:val="nil"/>
            </w:tcBorders>
          </w:tcPr>
          <w:p w:rsidR="0012240E" w:rsidRDefault="0012240E">
            <w:pPr>
              <w:rPr>
                <w:rFonts w:ascii="Arial" w:hAnsi="Arial"/>
                <w:sz w:val="16"/>
              </w:rPr>
            </w:pPr>
            <w:r w:rsidRPr="00D90872">
              <w:rPr>
                <w:rFonts w:ascii="Arial" w:eastAsia="SimSun" w:hAnsi="Arial" w:cs="Arial"/>
                <w:color w:val="000000"/>
                <w:sz w:val="16"/>
                <w:szCs w:val="16"/>
                <w:lang w:eastAsia="zh-CN"/>
              </w:rPr>
              <w:t xml:space="preserve">Recommended Ethanol </w:t>
            </w:r>
            <w:r>
              <w:rPr>
                <w:rFonts w:ascii="Arial" w:eastAsia="SimSun" w:hAnsi="Arial" w:cs="Arial"/>
                <w:color w:val="000000"/>
                <w:sz w:val="16"/>
                <w:szCs w:val="16"/>
                <w:lang w:eastAsia="zh-CN"/>
              </w:rPr>
              <w:t xml:space="preserve">Concentration </w:t>
            </w:r>
            <w:r w:rsidRPr="00D90872">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pPr>
              <w:jc w:val="right"/>
              <w:rPr>
                <w:rFonts w:ascii="Arial" w:hAnsi="Arial"/>
                <w:sz w:val="16"/>
              </w:rPr>
            </w:pPr>
            <w:r>
              <w:rPr>
                <w:rFonts w:ascii="Arial" w:hAnsi="Arial"/>
                <w:sz w:val="16"/>
              </w:rPr>
              <w:t>0</w:t>
            </w:r>
          </w:p>
        </w:tc>
        <w:tc>
          <w:tcPr>
            <w:tcW w:w="720" w:type="dxa"/>
            <w:tcBorders>
              <w:top w:val="nil"/>
            </w:tcBorders>
          </w:tcPr>
          <w:p w:rsidR="0012240E" w:rsidRDefault="0012240E">
            <w:pPr>
              <w:jc w:val="right"/>
              <w:rPr>
                <w:rFonts w:ascii="Arial" w:hAnsi="Arial"/>
                <w:sz w:val="16"/>
              </w:rPr>
            </w:pPr>
            <w:r>
              <w:rPr>
                <w:rFonts w:ascii="Arial" w:hAnsi="Arial"/>
                <w:sz w:val="16"/>
              </w:rPr>
              <w:t>1</w:t>
            </w:r>
          </w:p>
        </w:tc>
        <w:tc>
          <w:tcPr>
            <w:tcW w:w="720" w:type="dxa"/>
            <w:tcBorders>
              <w:top w:val="nil"/>
            </w:tcBorders>
          </w:tcPr>
          <w:p w:rsidR="0012240E" w:rsidRDefault="0012240E">
            <w:pPr>
              <w:jc w:val="right"/>
              <w:rPr>
                <w:rFonts w:ascii="Arial" w:hAnsi="Arial"/>
                <w:sz w:val="16"/>
              </w:rPr>
            </w:pPr>
            <w:r>
              <w:rPr>
                <w:rFonts w:ascii="Arial" w:hAnsi="Arial"/>
                <w:sz w:val="16"/>
              </w:rPr>
              <w:t>1</w:t>
            </w:r>
          </w:p>
        </w:tc>
        <w:tc>
          <w:tcPr>
            <w:tcW w:w="720" w:type="dxa"/>
            <w:tcBorders>
              <w:top w:val="nil"/>
            </w:tcBorders>
          </w:tcPr>
          <w:p w:rsidR="0012240E" w:rsidRDefault="0012240E">
            <w:pPr>
              <w:pStyle w:val="FootnoteText"/>
              <w:rPr>
                <w:rFonts w:ascii="Arial" w:hAnsi="Arial"/>
              </w:rPr>
            </w:pPr>
            <w:r>
              <w:rPr>
                <w:rFonts w:ascii="Arial" w:hAnsi="Arial"/>
              </w:rPr>
              <w:t>BLN</w:t>
            </w:r>
          </w:p>
        </w:tc>
        <w:tc>
          <w:tcPr>
            <w:tcW w:w="2016" w:type="dxa"/>
            <w:tcBorders>
              <w:top w:val="nil"/>
            </w:tcBorders>
          </w:tcPr>
          <w:p w:rsidR="0012240E" w:rsidRDefault="0012240E">
            <w:pPr>
              <w:rPr>
                <w:rFonts w:ascii="Arial" w:hAnsi="Arial"/>
                <w:sz w:val="16"/>
              </w:rPr>
            </w:pPr>
            <w:r>
              <w:rPr>
                <w:rFonts w:ascii="Arial" w:hAnsi="Arial"/>
                <w:sz w:val="16"/>
              </w:rPr>
              <w:t>N/A</w:t>
            </w:r>
          </w:p>
        </w:tc>
        <w:tc>
          <w:tcPr>
            <w:tcW w:w="2016" w:type="dxa"/>
            <w:tcBorders>
              <w:top w:val="nil"/>
            </w:tcBorders>
          </w:tcPr>
          <w:p w:rsidR="0012240E" w:rsidRDefault="0012240E">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Composition Learn Status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12240E">
      <w:r w:rsidRPr="00982DB7">
        <w:t xml:space="preserve">This PID contains signals associated with the status of the fuel composition system. </w:t>
      </w:r>
      <w:r>
        <w:t xml:space="preserve"> </w:t>
      </w:r>
      <w:r w:rsidRPr="00982DB7">
        <w:t>The content of each of these signals is described below.</w:t>
      </w:r>
    </w:p>
    <w:p w:rsidR="0012240E" w:rsidRDefault="0012240E" w:rsidP="0012240E">
      <w:r>
        <w:t>Recommended Ethanol Concentration Exceeded indicates that the fuel alcohol percentage has exceeded the recommended value for vehicle conditions.  A true value for this bit will latch until a mode $04 code clear is issued to the controller.  PIDs $209B and $209D - $20A2 will also latch or trigger on this event.</w:t>
      </w:r>
    </w:p>
    <w:p w:rsidR="0012240E" w:rsidRDefault="0012240E" w:rsidP="0012240E"/>
    <w:p w:rsidR="00FF4F2F" w:rsidRDefault="00FF4F2F">
      <w:r>
        <w:t>Fuel Composition Learn Active indicates that a refueling event has been detected to cause the fuel composition to be relearned.</w:t>
      </w:r>
    </w:p>
    <w:p w:rsidR="00FF4F2F" w:rsidRDefault="00FF4F2F">
      <w:pPr>
        <w:pStyle w:val="Heading3"/>
      </w:pPr>
      <w:bookmarkStart w:id="986" w:name="_Toc276632933"/>
      <w:r>
        <w:t>RINR – PID $2026 – Reverse Inhibit System Status</w:t>
      </w:r>
      <w:bookmarkEnd w:id="9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$2026</w:t>
            </w:r>
          </w:p>
        </w:tc>
        <w:tc>
          <w:tcPr>
            <w:tcW w:w="2880" w:type="dxa"/>
            <w:tcBorders>
              <w:top w:val="nil"/>
            </w:tcBorders>
          </w:tcPr>
          <w:p w:rsidR="00FF4F2F" w:rsidRDefault="00FF4F2F">
            <w:pPr>
              <w:rPr>
                <w:rFonts w:ascii="Arial" w:hAnsi="Arial"/>
                <w:sz w:val="16"/>
              </w:rPr>
            </w:pPr>
            <w:r>
              <w:rPr>
                <w:rFonts w:ascii="Arial" w:hAnsi="Arial"/>
                <w:sz w:val="16"/>
              </w:rPr>
              <w:t>Reverse Inhibit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Enable Application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Application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reverse inhibit system.  The content of each of these signals is described below.</w:t>
      </w:r>
    </w:p>
    <w:p w:rsidR="00FF4F2F" w:rsidRDefault="00FF4F2F"/>
    <w:p w:rsidR="00FF4F2F" w:rsidRDefault="00FF4F2F">
      <w:r>
        <w:t>Reverse Inhibit Supported indicates that the reverse inhibit solenoid is present on the vehicle.</w:t>
      </w:r>
    </w:p>
    <w:p w:rsidR="00FF4F2F" w:rsidRDefault="00FF4F2F"/>
    <w:p w:rsidR="00FF4F2F" w:rsidRDefault="00FF4F2F">
      <w:r>
        <w:t>Reverse Enable Application indicates that the driver is inhibited from shifting into reverse when the Reverse Inhibit output is commanded Off.</w:t>
      </w:r>
    </w:p>
    <w:p w:rsidR="00FF4F2F" w:rsidRDefault="00FF4F2F"/>
    <w:p w:rsidR="00FF4F2F" w:rsidRDefault="00FF4F2F">
      <w:r>
        <w:t>Reverse Inhibit Application indicates that the driver is inhibited from shifting into reverse when the Reverse Inhibit output is commanded On.</w:t>
      </w:r>
    </w:p>
    <w:p w:rsidR="00FF4F2F" w:rsidRDefault="00FF4F2F"/>
    <w:p w:rsidR="00FF4F2F" w:rsidRDefault="00FF4F2F">
      <w:r>
        <w:t>Reverse Inhibit Active indicates that the driver is inhibited from shifting into reverse (regardless of the reverse enable / inhibit mechanization) .  A value of False will always be provided for this signal when the reverse inhibit solenoid is not present.</w:t>
      </w:r>
    </w:p>
    <w:p w:rsidR="00FF4F2F" w:rsidRDefault="00FF4F2F">
      <w:pPr>
        <w:pStyle w:val="Heading3"/>
      </w:pPr>
      <w:bookmarkStart w:id="987" w:name="_Toc84666764"/>
      <w:bookmarkStart w:id="988" w:name="_Toc276632934"/>
      <w:r>
        <w:t>EFVR – PID $2027 – Exhaust Pressure Regulator Valve Control Circuit</w:t>
      </w:r>
      <w:bookmarkEnd w:id="987"/>
      <w:bookmarkEnd w:id="9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$2027</w:t>
            </w:r>
          </w:p>
        </w:tc>
        <w:tc>
          <w:tcPr>
            <w:tcW w:w="2880" w:type="dxa"/>
            <w:tcBorders>
              <w:top w:val="nil"/>
            </w:tcBorders>
          </w:tcPr>
          <w:p w:rsidR="00FF4F2F" w:rsidRDefault="00FF4F2F">
            <w:pPr>
              <w:rPr>
                <w:rFonts w:ascii="Arial" w:hAnsi="Arial"/>
                <w:sz w:val="16"/>
              </w:rPr>
            </w:pPr>
            <w:r>
              <w:rPr>
                <w:rFonts w:ascii="Arial" w:hAnsi="Arial"/>
                <w:sz w:val="16"/>
              </w:rPr>
              <w:t>Exhaust Pressure Regulator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pPr>
        <w:pStyle w:val="BodyText"/>
        <w:rPr>
          <w:color w:val="auto"/>
          <w:u w:val="none"/>
        </w:rPr>
      </w:pPr>
      <w:r>
        <w:rPr>
          <w:color w:val="auto"/>
          <w:u w:val="none"/>
        </w:rPr>
        <w:t>This PID contains the commanded state of the exhaust Pressure Regulator valve output along with the status of its associated short to ground, open circuit, and short to power tests used to report DTC P0475.</w:t>
      </w:r>
    </w:p>
    <w:p w:rsidR="00FF4F2F" w:rsidRDefault="00FF4F2F">
      <w:pPr>
        <w:pStyle w:val="Heading3"/>
      </w:pPr>
      <w:bookmarkStart w:id="989" w:name="_Toc66838553"/>
      <w:bookmarkStart w:id="990" w:name="_Toc84666765"/>
      <w:bookmarkStart w:id="991" w:name="_Toc276632935"/>
      <w:r>
        <w:t>EFVR – PID $2028 – Bank 1 Exhaust Back Pressure A/D</w:t>
      </w:r>
      <w:bookmarkEnd w:id="989"/>
      <w:bookmarkEnd w:id="990"/>
      <w:bookmarkEnd w:id="9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$2028</w:t>
            </w:r>
          </w:p>
        </w:tc>
        <w:tc>
          <w:tcPr>
            <w:tcW w:w="2880" w:type="dxa"/>
            <w:tcBorders>
              <w:top w:val="nil"/>
            </w:tcBorders>
          </w:tcPr>
          <w:p w:rsidR="00FF4F2F" w:rsidRDefault="00FF4F2F">
            <w:pPr>
              <w:rPr>
                <w:rFonts w:ascii="Arial" w:hAnsi="Arial"/>
                <w:sz w:val="16"/>
              </w:rPr>
            </w:pPr>
            <w:r>
              <w:rPr>
                <w:rFonts w:ascii="Arial" w:hAnsi="Arial"/>
                <w:sz w:val="16"/>
              </w:rPr>
              <w:t>Bank 1 Exhaust Back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bank 1 exhaust back pressure analog input as a percentage of its reference voltage.</w:t>
      </w:r>
    </w:p>
    <w:p w:rsidR="00FF4F2F" w:rsidRDefault="00FF4F2F"/>
    <w:p w:rsidR="00FF4F2F" w:rsidRDefault="00FF4F2F">
      <w:pPr>
        <w:pStyle w:val="Heading3"/>
      </w:pPr>
      <w:bookmarkStart w:id="992" w:name="_Toc84666766"/>
      <w:bookmarkStart w:id="993" w:name="_Toc276632936"/>
      <w:r>
        <w:t>EFVR – PID $2029 – Bank 1 Exhaust Back Pressure</w:t>
      </w:r>
      <w:bookmarkEnd w:id="992"/>
      <w:bookmarkEnd w:id="9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$2029</w:t>
            </w:r>
          </w:p>
        </w:tc>
        <w:tc>
          <w:tcPr>
            <w:tcW w:w="2880" w:type="dxa"/>
            <w:tcBorders>
              <w:top w:val="nil"/>
            </w:tcBorders>
          </w:tcPr>
          <w:p w:rsidR="00FF4F2F" w:rsidRDefault="00FF4F2F">
            <w:pPr>
              <w:rPr>
                <w:rFonts w:ascii="Arial" w:hAnsi="Arial"/>
                <w:sz w:val="16"/>
              </w:rPr>
            </w:pPr>
            <w:r>
              <w:rPr>
                <w:rFonts w:ascii="Arial" w:hAnsi="Arial"/>
                <w:sz w:val="16"/>
              </w:rPr>
              <w:t>Bank 1 Exhaust Back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lastRenderedPageBreak/>
        <w:t>Bank 1 exhaust back pressure is determined directly from a bank 1 exhaust back pressure sensor in applications where this sensor is available.</w:t>
      </w:r>
    </w:p>
    <w:p w:rsidR="00FF4F2F" w:rsidRDefault="00FF4F2F"/>
    <w:p w:rsidR="00FF4F2F" w:rsidRDefault="00FF4F2F">
      <w:pPr>
        <w:pStyle w:val="Heading3"/>
      </w:pPr>
      <w:bookmarkStart w:id="994" w:name="_Toc84666767"/>
      <w:bookmarkStart w:id="995" w:name="_Toc276632937"/>
      <w:r>
        <w:t>EFVR – PID $202A – Bank 2 Exhaust Back Pressure A/D</w:t>
      </w:r>
      <w:bookmarkEnd w:id="994"/>
      <w:bookmarkEnd w:id="9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$202A</w:t>
            </w:r>
          </w:p>
        </w:tc>
        <w:tc>
          <w:tcPr>
            <w:tcW w:w="2880" w:type="dxa"/>
            <w:tcBorders>
              <w:top w:val="nil"/>
            </w:tcBorders>
          </w:tcPr>
          <w:p w:rsidR="00FF4F2F" w:rsidRDefault="00FF4F2F">
            <w:pPr>
              <w:rPr>
                <w:rFonts w:ascii="Arial" w:hAnsi="Arial"/>
                <w:sz w:val="16"/>
              </w:rPr>
            </w:pPr>
            <w:r>
              <w:rPr>
                <w:rFonts w:ascii="Arial" w:hAnsi="Arial"/>
                <w:sz w:val="16"/>
              </w:rPr>
              <w:t>Bank 2 Exhaust Back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bank 2 exhaust back pressure analog input as a percentage of its reference voltage.</w:t>
      </w:r>
    </w:p>
    <w:p w:rsidR="00FF4F2F" w:rsidRDefault="00FF4F2F"/>
    <w:p w:rsidR="00FF4F2F" w:rsidRDefault="00FF4F2F">
      <w:pPr>
        <w:pStyle w:val="Heading3"/>
      </w:pPr>
      <w:bookmarkStart w:id="996" w:name="_Toc84666768"/>
      <w:bookmarkStart w:id="997" w:name="_Toc276632938"/>
      <w:r>
        <w:t>EFVR – PID $202B – Bank 2 Exhaust Back Pressure</w:t>
      </w:r>
      <w:bookmarkEnd w:id="996"/>
      <w:bookmarkEnd w:id="9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$202B</w:t>
            </w:r>
          </w:p>
        </w:tc>
        <w:tc>
          <w:tcPr>
            <w:tcW w:w="2880" w:type="dxa"/>
            <w:tcBorders>
              <w:top w:val="nil"/>
            </w:tcBorders>
          </w:tcPr>
          <w:p w:rsidR="00FF4F2F" w:rsidRDefault="00FF4F2F">
            <w:pPr>
              <w:rPr>
                <w:rFonts w:ascii="Arial" w:hAnsi="Arial"/>
                <w:sz w:val="16"/>
              </w:rPr>
            </w:pPr>
            <w:r>
              <w:rPr>
                <w:rFonts w:ascii="Arial" w:hAnsi="Arial"/>
                <w:sz w:val="16"/>
              </w:rPr>
              <w:t>Bank 2 Exhaust Back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Bank 2 exhaust back pressure is determined directly from a bank 2 exhaust back pressure sensor in applications where this sensor is available.</w:t>
      </w:r>
    </w:p>
    <w:p w:rsidR="00FF4F2F" w:rsidRDefault="00FF4F2F">
      <w:pPr>
        <w:pStyle w:val="Heading3"/>
      </w:pPr>
      <w:bookmarkStart w:id="998" w:name="_Toc81100997"/>
      <w:bookmarkStart w:id="999" w:name="_Toc86806818"/>
      <w:bookmarkStart w:id="1000" w:name="_Toc90958323"/>
      <w:bookmarkStart w:id="1001" w:name="_Toc276632939"/>
      <w:r>
        <w:t>OXYR – PID $202C – Air Fuel Imbalance Monitor Filtered Ratio Bank 1</w:t>
      </w:r>
      <w:bookmarkEnd w:id="10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top w:val="single" w:sz="12" w:space="0" w:color="000000"/>
              <w:bottom w:val="single" w:sz="12" w:space="0" w:color="000000"/>
            </w:tcBorders>
          </w:tcPr>
          <w:p w:rsidR="00FF4F2F" w:rsidRDefault="00FF4F2F">
            <w:pPr>
              <w:jc w:val="center"/>
              <w:rPr>
                <w:b/>
                <w:sz w:val="16"/>
              </w:rPr>
            </w:pPr>
            <w:r>
              <w:rPr>
                <w:b/>
                <w:sz w:val="16"/>
              </w:rPr>
              <w:t>PID</w:t>
            </w:r>
          </w:p>
        </w:tc>
        <w:tc>
          <w:tcPr>
            <w:tcW w:w="2880" w:type="dxa"/>
            <w:tcBorders>
              <w:top w:val="single" w:sz="12" w:space="0" w:color="000000"/>
              <w:bottom w:val="single" w:sz="12" w:space="0" w:color="000000"/>
            </w:tcBorders>
          </w:tcPr>
          <w:p w:rsidR="00FF4F2F" w:rsidRDefault="00FF4F2F">
            <w:pPr>
              <w:jc w:val="center"/>
              <w:rPr>
                <w:b/>
                <w:sz w:val="16"/>
              </w:rPr>
            </w:pPr>
            <w:r>
              <w:rPr>
                <w:b/>
                <w:sz w:val="16"/>
              </w:rPr>
              <w:t>Signal</w:t>
            </w:r>
          </w:p>
        </w:tc>
        <w:tc>
          <w:tcPr>
            <w:tcW w:w="720" w:type="dxa"/>
            <w:tcBorders>
              <w:top w:val="single" w:sz="12" w:space="0" w:color="000000"/>
              <w:bottom w:val="single" w:sz="12" w:space="0" w:color="000000"/>
            </w:tcBorders>
          </w:tcPr>
          <w:p w:rsidR="00FF4F2F" w:rsidRDefault="00FF4F2F">
            <w:pPr>
              <w:jc w:val="center"/>
              <w:rPr>
                <w:b/>
                <w:sz w:val="16"/>
              </w:rPr>
            </w:pPr>
            <w:r>
              <w:rPr>
                <w:b/>
                <w:sz w:val="16"/>
              </w:rPr>
              <w:t>Length (Bytes)</w:t>
            </w:r>
          </w:p>
        </w:tc>
        <w:tc>
          <w:tcPr>
            <w:tcW w:w="720" w:type="dxa"/>
            <w:tcBorders>
              <w:top w:val="single" w:sz="12" w:space="0" w:color="000000"/>
              <w:bottom w:val="single" w:sz="12" w:space="0" w:color="000000"/>
            </w:tcBorders>
          </w:tcPr>
          <w:p w:rsidR="00FF4F2F" w:rsidRDefault="00FF4F2F">
            <w:pPr>
              <w:jc w:val="center"/>
              <w:rPr>
                <w:b/>
                <w:sz w:val="16"/>
              </w:rPr>
            </w:pPr>
            <w:r>
              <w:rPr>
                <w:b/>
                <w:sz w:val="16"/>
              </w:rPr>
              <w:t>Data Type</w:t>
            </w:r>
          </w:p>
        </w:tc>
        <w:tc>
          <w:tcPr>
            <w:tcW w:w="2160" w:type="dxa"/>
            <w:tcBorders>
              <w:top w:val="single" w:sz="12" w:space="0" w:color="000000"/>
              <w:bottom w:val="single" w:sz="12" w:space="0" w:color="000000"/>
            </w:tcBorders>
          </w:tcPr>
          <w:p w:rsidR="00FF4F2F" w:rsidRDefault="00FF4F2F">
            <w:pPr>
              <w:jc w:val="center"/>
              <w:rPr>
                <w:b/>
                <w:sz w:val="16"/>
              </w:rPr>
            </w:pPr>
            <w:r>
              <w:rPr>
                <w:b/>
                <w:sz w:val="16"/>
              </w:rPr>
              <w:t>Range</w:t>
            </w:r>
          </w:p>
        </w:tc>
        <w:tc>
          <w:tcPr>
            <w:tcW w:w="2160" w:type="dxa"/>
            <w:tcBorders>
              <w:top w:val="single" w:sz="12" w:space="0" w:color="000000"/>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$202C</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Filtered Ratio Bank 1</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air fuel imbalance monitor filtered results of the long-term length calculation for Bank 1.</w:t>
      </w:r>
    </w:p>
    <w:p w:rsidR="00FF4F2F" w:rsidRDefault="00FF4F2F"/>
    <w:p w:rsidR="00FF4F2F" w:rsidRDefault="00FF4F2F">
      <w:pPr>
        <w:pStyle w:val="Heading3"/>
      </w:pPr>
      <w:bookmarkStart w:id="1002" w:name="_Toc276632940"/>
      <w:r>
        <w:t>OXYR – PID $202D – Air Fuel Imbalance Monitor Filtered Ratio Bank 2</w:t>
      </w:r>
      <w:bookmarkEnd w:id="10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$202D</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Filtered Ratio Bank 2</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air fuel imbalance monitor filtered results of the long-term length calculation for Bank 2.</w:t>
      </w:r>
    </w:p>
    <w:p w:rsidR="00FF4F2F" w:rsidRDefault="00FF4F2F"/>
    <w:p w:rsidR="00FF4F2F" w:rsidRDefault="00FF4F2F">
      <w:pPr>
        <w:pStyle w:val="Heading3"/>
      </w:pPr>
      <w:bookmarkStart w:id="1003" w:name="_Toc276632941"/>
      <w:r>
        <w:t>OXYR – PID $202E – Air Fuel Imbalance Monitor Maximum Filtered Ratio Bank 1</w:t>
      </w:r>
      <w:bookmarkEnd w:id="10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$202E</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Maximum Filtered Ratio Bank 1</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maximum air fuel imbalance monitor filtered results of the long-term length calculation for Bank 1 during the trip after first reporting has occurred.</w:t>
      </w:r>
    </w:p>
    <w:p w:rsidR="00FF4F2F" w:rsidRDefault="00FF4F2F"/>
    <w:p w:rsidR="00FF4F2F" w:rsidRDefault="00FF4F2F"/>
    <w:p w:rsidR="00FF4F2F" w:rsidRDefault="00FF4F2F">
      <w:pPr>
        <w:pStyle w:val="Heading3"/>
      </w:pPr>
      <w:bookmarkStart w:id="1004" w:name="_Toc276632942"/>
      <w:r>
        <w:t>OXYR – PID $202F – Air Fuel Imbalance Monitor Maximum Filtered Ratio Bank 2</w:t>
      </w:r>
      <w:bookmarkEnd w:id="10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$202F</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Maximum Filtered Ratio Bank 2</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maximum air fuel imbalance monitor filtered results of the long-term length calculation for Bank 2 during the trip after first reporting has occurred.</w:t>
      </w:r>
    </w:p>
    <w:p w:rsidR="00FF4F2F" w:rsidRDefault="00FF4F2F">
      <w:pPr>
        <w:rPr>
          <w:color w:val="0000FF"/>
        </w:rPr>
      </w:pPr>
    </w:p>
    <w:p w:rsidR="00FF4F2F" w:rsidRDefault="00FF4F2F">
      <w:pPr>
        <w:pStyle w:val="Heading3"/>
      </w:pPr>
      <w:bookmarkStart w:id="1005" w:name="_Toc276632943"/>
      <w:r>
        <w:t xml:space="preserve">MEMR – PID $2032 – </w:t>
      </w:r>
      <w:bookmarkEnd w:id="998"/>
      <w:r>
        <w:t>Processor Fault Reason Code</w:t>
      </w:r>
      <w:bookmarkEnd w:id="999"/>
      <w:bookmarkEnd w:id="1000"/>
      <w:bookmarkEnd w:id="10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864"/>
        <w:gridCol w:w="345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864" w:type="dxa"/>
            <w:tcBorders>
              <w:bottom w:val="single" w:sz="12" w:space="0" w:color="000000"/>
            </w:tcBorders>
          </w:tcPr>
          <w:p w:rsidR="00FF4F2F" w:rsidRDefault="00FF4F2F">
            <w:pPr>
              <w:jc w:val="center"/>
              <w:rPr>
                <w:b/>
                <w:sz w:val="16"/>
              </w:rPr>
            </w:pPr>
            <w:r>
              <w:rPr>
                <w:b/>
                <w:sz w:val="16"/>
              </w:rPr>
              <w:t>Range</w:t>
            </w:r>
          </w:p>
        </w:tc>
        <w:tc>
          <w:tcPr>
            <w:tcW w:w="345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$2032</w:t>
            </w:r>
          </w:p>
        </w:tc>
        <w:tc>
          <w:tcPr>
            <w:tcW w:w="2880" w:type="dxa"/>
            <w:tcBorders>
              <w:top w:val="nil"/>
            </w:tcBorders>
          </w:tcPr>
          <w:p w:rsidR="00FF4F2F" w:rsidRDefault="00FF4F2F">
            <w:pPr>
              <w:rPr>
                <w:rFonts w:ascii="Arial" w:hAnsi="Arial"/>
                <w:sz w:val="16"/>
              </w:rPr>
            </w:pPr>
            <w:r>
              <w:rPr>
                <w:rFonts w:ascii="Arial" w:hAnsi="Arial"/>
                <w:sz w:val="16"/>
              </w:rPr>
              <w:t>Processor Fault Reason Code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864" w:type="dxa"/>
            <w:tcBorders>
              <w:top w:val="nil"/>
            </w:tcBorders>
          </w:tcPr>
          <w:p w:rsidR="00FF4F2F" w:rsidRDefault="00FF4F2F">
            <w:pPr>
              <w:rPr>
                <w:rFonts w:ascii="Arial" w:hAnsi="Arial"/>
                <w:sz w:val="16"/>
              </w:rPr>
            </w:pPr>
            <w:r>
              <w:rPr>
                <w:rFonts w:ascii="Arial" w:hAnsi="Arial"/>
                <w:sz w:val="16"/>
              </w:rPr>
              <w:t>N/A</w:t>
            </w:r>
          </w:p>
        </w:tc>
        <w:tc>
          <w:tcPr>
            <w:tcW w:w="3456" w:type="dxa"/>
            <w:tcBorders>
              <w:top w:val="nil"/>
            </w:tcBorders>
          </w:tcPr>
          <w:p w:rsidR="00FF4F2F" w:rsidRDefault="00FF4F2F">
            <w:pPr>
              <w:rPr>
                <w:rFonts w:ascii="Arial" w:hAnsi="Arial" w:cs="Arial"/>
                <w:sz w:val="16"/>
              </w:rPr>
            </w:pPr>
            <w:r>
              <w:rPr>
                <w:rFonts w:ascii="Arial" w:hAnsi="Arial" w:cs="Arial"/>
                <w:sz w:val="16"/>
              </w:rPr>
              <w:t>$00=</w:t>
            </w:r>
            <w:r>
              <w:rPr>
                <w:rFonts w:ascii="Arial" w:hAnsi="Arial" w:cs="Arial"/>
                <w:color w:val="000000"/>
                <w:sz w:val="16"/>
              </w:rPr>
              <w:t xml:space="preserve"> No Fault</w:t>
            </w:r>
            <w:r>
              <w:rPr>
                <w:rFonts w:ascii="Arial" w:hAnsi="Arial" w:cs="Arial"/>
                <w:sz w:val="16"/>
              </w:rPr>
              <w:t xml:space="preserve">; </w:t>
            </w:r>
            <w:r>
              <w:rPr>
                <w:rFonts w:ascii="Arial" w:hAnsi="Arial" w:cs="Arial"/>
                <w:sz w:val="16"/>
              </w:rPr>
              <w:br/>
              <w:t>$01=</w:t>
            </w:r>
            <w:r>
              <w:rPr>
                <w:rFonts w:ascii="Arial" w:hAnsi="Arial" w:cs="Arial"/>
                <w:color w:val="000000"/>
                <w:sz w:val="16"/>
              </w:rPr>
              <w:t xml:space="preserve"> </w:t>
            </w:r>
            <w:smartTag w:uri="urn:schemas-microsoft-com:office:smarttags" w:element="place">
              <w:smartTag w:uri="urn:schemas-microsoft-com:office:smarttags" w:element="PlaceName">
                <w:r>
                  <w:rPr>
                    <w:rFonts w:ascii="Arial" w:hAnsi="Arial" w:cs="Arial"/>
                    <w:color w:val="000000"/>
                    <w:sz w:val="16"/>
                    <w:szCs w:val="16"/>
                  </w:rPr>
                  <w:t>MHC</w:t>
                </w:r>
              </w:smartTag>
              <w:r>
                <w:rPr>
                  <w:rFonts w:ascii="Arial" w:hAnsi="Arial" w:cs="Arial"/>
                  <w:color w:val="000000"/>
                  <w:sz w:val="16"/>
                  <w:szCs w:val="16"/>
                </w:rPr>
                <w:t xml:space="preserve"> </w:t>
              </w:r>
              <w:smartTag w:uri="urn:schemas-microsoft-com:office:smarttags" w:element="PlaceType">
                <w:r>
                  <w:rPr>
                    <w:rFonts w:ascii="Arial" w:hAnsi="Arial" w:cs="Arial"/>
                    <w:color w:val="000000"/>
                    <w:sz w:val="16"/>
                    <w:szCs w:val="16"/>
                  </w:rPr>
                  <w:t>State</w:t>
                </w:r>
              </w:smartTag>
            </w:smartTag>
            <w:r>
              <w:rPr>
                <w:rFonts w:ascii="Arial" w:hAnsi="Arial" w:cs="Arial"/>
                <w:color w:val="000000"/>
                <w:sz w:val="16"/>
                <w:szCs w:val="16"/>
              </w:rPr>
              <w:t xml:space="preserve"> of Health Fault</w:t>
            </w:r>
            <w:r>
              <w:rPr>
                <w:rFonts w:ascii="Arial" w:hAnsi="Arial" w:cs="Arial"/>
                <w:sz w:val="16"/>
              </w:rPr>
              <w:t xml:space="preserve">; </w:t>
            </w:r>
            <w:r>
              <w:rPr>
                <w:rFonts w:ascii="Arial" w:hAnsi="Arial" w:cs="Arial"/>
                <w:sz w:val="16"/>
              </w:rPr>
              <w:br/>
              <w:t>$02=</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$03=</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$04=</w:t>
            </w:r>
            <w:r>
              <w:rPr>
                <w:rFonts w:ascii="Arial" w:hAnsi="Arial" w:cs="Arial"/>
                <w:color w:val="000000"/>
                <w:sz w:val="16"/>
              </w:rPr>
              <w:t xml:space="preserve"> Reserved</w:t>
            </w:r>
            <w:r>
              <w:rPr>
                <w:rFonts w:ascii="Arial" w:hAnsi="Arial" w:cs="Arial"/>
                <w:sz w:val="16"/>
              </w:rPr>
              <w:t>;</w:t>
            </w:r>
            <w:r>
              <w:rPr>
                <w:rFonts w:ascii="Arial" w:hAnsi="Arial" w:cs="Arial"/>
                <w:sz w:val="16"/>
              </w:rPr>
              <w:br/>
              <w:t>$05=</w:t>
            </w:r>
            <w:r>
              <w:rPr>
                <w:rFonts w:ascii="Arial" w:hAnsi="Arial" w:cs="Arial"/>
                <w:color w:val="000000"/>
                <w:sz w:val="16"/>
              </w:rPr>
              <w:t xml:space="preserve"> </w:t>
            </w:r>
            <w:smartTag w:uri="urn:schemas-microsoft-com:office:smarttags" w:element="place">
              <w:r>
                <w:rPr>
                  <w:rFonts w:ascii="Arial" w:hAnsi="Arial" w:cs="Arial"/>
                  <w:color w:val="000000"/>
                  <w:sz w:val="16"/>
                </w:rPr>
                <w:t>MAIN</w:t>
              </w:r>
            </w:smartTag>
            <w:r>
              <w:rPr>
                <w:rFonts w:ascii="Arial" w:hAnsi="Arial" w:cs="Arial"/>
                <w:color w:val="000000"/>
                <w:sz w:val="16"/>
              </w:rPr>
              <w:t xml:space="preserve"> Detected SPI Fault</w:t>
            </w:r>
            <w:r>
              <w:rPr>
                <w:rFonts w:ascii="Arial" w:hAnsi="Arial" w:cs="Arial"/>
                <w:sz w:val="16"/>
              </w:rPr>
              <w:t xml:space="preserve">; </w:t>
            </w:r>
            <w:r>
              <w:rPr>
                <w:rFonts w:ascii="Arial" w:hAnsi="Arial" w:cs="Arial"/>
                <w:sz w:val="16"/>
              </w:rPr>
              <w:br/>
              <w:t>$06=</w:t>
            </w:r>
            <w:r>
              <w:rPr>
                <w:rFonts w:ascii="Arial" w:hAnsi="Arial" w:cs="Arial"/>
                <w:color w:val="000000"/>
                <w:sz w:val="16"/>
              </w:rPr>
              <w:t xml:space="preserve"> Reserved</w:t>
            </w:r>
            <w:r>
              <w:rPr>
                <w:rFonts w:ascii="Arial" w:hAnsi="Arial" w:cs="Arial"/>
                <w:sz w:val="16"/>
              </w:rPr>
              <w:t>;</w:t>
            </w:r>
            <w:r>
              <w:rPr>
                <w:rFonts w:ascii="Arial" w:hAnsi="Arial" w:cs="Arial"/>
                <w:sz w:val="16"/>
              </w:rPr>
              <w:br/>
              <w:t>$07=</w:t>
            </w:r>
            <w:r>
              <w:rPr>
                <w:rFonts w:ascii="Arial" w:hAnsi="Arial" w:cs="Arial"/>
                <w:color w:val="000000"/>
                <w:sz w:val="16"/>
              </w:rPr>
              <w:t xml:space="preserve"> Sensor Min Learn Corruption Fault;</w:t>
            </w:r>
          </w:p>
          <w:p w:rsidR="00FF4F2F" w:rsidRDefault="00FF4F2F">
            <w:pPr>
              <w:autoSpaceDE w:val="0"/>
              <w:autoSpaceDN w:val="0"/>
              <w:adjustRightInd w:val="0"/>
              <w:rPr>
                <w:rFonts w:ascii="Arial" w:hAnsi="Arial" w:cs="Arial"/>
                <w:color w:val="000000"/>
                <w:sz w:val="16"/>
                <w:szCs w:val="16"/>
              </w:rPr>
            </w:pPr>
            <w:r>
              <w:rPr>
                <w:rFonts w:ascii="Arial" w:hAnsi="Arial" w:cs="Arial"/>
                <w:sz w:val="16"/>
              </w:rPr>
              <w:t>$08=</w:t>
            </w:r>
            <w:r>
              <w:rPr>
                <w:rFonts w:ascii="Arial" w:hAnsi="Arial" w:cs="Arial"/>
                <w:color w:val="000000"/>
                <w:sz w:val="16"/>
              </w:rPr>
              <w:t xml:space="preserve"> Processor Clock Fault</w:t>
            </w:r>
            <w:r>
              <w:rPr>
                <w:rFonts w:ascii="Arial" w:hAnsi="Arial" w:cs="Arial"/>
                <w:sz w:val="16"/>
              </w:rPr>
              <w:t xml:space="preserve">; </w:t>
            </w:r>
            <w:r>
              <w:rPr>
                <w:rFonts w:ascii="Arial" w:hAnsi="Arial" w:cs="Arial"/>
                <w:sz w:val="16"/>
              </w:rPr>
              <w:br/>
              <w:t xml:space="preserve">$09= </w:t>
            </w:r>
            <w:r>
              <w:rPr>
                <w:rFonts w:ascii="Arial" w:hAnsi="Arial" w:cs="Arial"/>
                <w:color w:val="000000"/>
                <w:sz w:val="16"/>
              </w:rPr>
              <w:t>12.5 ms Loop Completion Time Fault</w:t>
            </w:r>
            <w:r>
              <w:rPr>
                <w:rFonts w:ascii="Arial" w:hAnsi="Arial" w:cs="Arial"/>
                <w:sz w:val="16"/>
              </w:rPr>
              <w:t xml:space="preserve">; </w:t>
            </w:r>
            <w:r>
              <w:rPr>
                <w:rFonts w:ascii="Arial" w:hAnsi="Arial" w:cs="Arial"/>
                <w:sz w:val="16"/>
              </w:rPr>
              <w:br/>
              <w:t xml:space="preserve">$0A= </w:t>
            </w:r>
            <w:r>
              <w:rPr>
                <w:rFonts w:ascii="Arial" w:hAnsi="Arial" w:cs="Arial"/>
                <w:color w:val="000000"/>
                <w:sz w:val="16"/>
              </w:rPr>
              <w:t>25 ms Loop Completion Time Fault</w:t>
            </w:r>
            <w:r>
              <w:rPr>
                <w:rFonts w:ascii="Arial" w:hAnsi="Arial" w:cs="Arial"/>
                <w:sz w:val="16"/>
              </w:rPr>
              <w:t xml:space="preserve">; </w:t>
            </w:r>
            <w:r>
              <w:rPr>
                <w:rFonts w:ascii="Arial" w:hAnsi="Arial" w:cs="Arial"/>
                <w:sz w:val="16"/>
              </w:rPr>
              <w:br/>
              <w:t xml:space="preserve">$0B= </w:t>
            </w:r>
            <w:r>
              <w:rPr>
                <w:rFonts w:ascii="Arial" w:hAnsi="Arial" w:cs="Arial"/>
                <w:color w:val="000000"/>
                <w:sz w:val="16"/>
              </w:rPr>
              <w:t>50 ms Loop Completion Time Fault</w:t>
            </w:r>
            <w:r>
              <w:rPr>
                <w:rFonts w:ascii="Arial" w:hAnsi="Arial" w:cs="Arial"/>
                <w:sz w:val="16"/>
              </w:rPr>
              <w:t xml:space="preserve">; </w:t>
            </w:r>
            <w:r>
              <w:rPr>
                <w:rFonts w:ascii="Arial" w:hAnsi="Arial" w:cs="Arial"/>
                <w:sz w:val="16"/>
              </w:rPr>
              <w:br/>
              <w:t xml:space="preserve">$0C= </w:t>
            </w:r>
            <w:r>
              <w:rPr>
                <w:rFonts w:ascii="Arial" w:hAnsi="Arial" w:cs="Arial"/>
                <w:color w:val="000000"/>
                <w:sz w:val="16"/>
              </w:rPr>
              <w:t>100 ms Loop Completion Time Fault</w:t>
            </w:r>
            <w:r>
              <w:rPr>
                <w:rFonts w:ascii="Arial" w:hAnsi="Arial" w:cs="Arial"/>
                <w:sz w:val="16"/>
              </w:rPr>
              <w:t xml:space="preserve">; </w:t>
            </w:r>
            <w:r>
              <w:rPr>
                <w:rFonts w:ascii="Arial" w:hAnsi="Arial" w:cs="Arial"/>
                <w:sz w:val="16"/>
              </w:rPr>
              <w:br/>
              <w:t xml:space="preserve">$0D= </w:t>
            </w:r>
            <w:r>
              <w:rPr>
                <w:rFonts w:ascii="Arial" w:hAnsi="Arial" w:cs="Arial"/>
                <w:color w:val="000000"/>
                <w:sz w:val="16"/>
              </w:rPr>
              <w:t xml:space="preserve">250 ms </w:t>
            </w:r>
            <w:smartTag w:uri="urn:schemas-microsoft-com:office:smarttags" w:element="place">
              <w:r>
                <w:rPr>
                  <w:rFonts w:ascii="Arial" w:hAnsi="Arial" w:cs="Arial"/>
                  <w:color w:val="000000"/>
                  <w:sz w:val="16"/>
                </w:rPr>
                <w:t>Loop</w:t>
              </w:r>
            </w:smartTag>
            <w:r>
              <w:rPr>
                <w:rFonts w:ascii="Arial" w:hAnsi="Arial" w:cs="Arial"/>
                <w:color w:val="000000"/>
                <w:sz w:val="16"/>
              </w:rPr>
              <w:t xml:space="preserve"> Completion Time Fault</w:t>
            </w:r>
            <w:r>
              <w:rPr>
                <w:rFonts w:ascii="Arial" w:hAnsi="Arial" w:cs="Arial"/>
                <w:sz w:val="16"/>
              </w:rPr>
              <w:t xml:space="preserve">; </w:t>
            </w:r>
            <w:r>
              <w:rPr>
                <w:rFonts w:ascii="Arial" w:hAnsi="Arial" w:cs="Arial"/>
                <w:sz w:val="16"/>
              </w:rPr>
              <w:br/>
              <w:t>$0E=</w:t>
            </w:r>
            <w:r>
              <w:rPr>
                <w:rFonts w:ascii="Arial" w:hAnsi="Arial" w:cs="Arial"/>
                <w:color w:val="000000"/>
                <w:sz w:val="16"/>
              </w:rPr>
              <w:t xml:space="preserve"> RAM Diagnostic Completion Time Fault</w:t>
            </w:r>
            <w:r>
              <w:rPr>
                <w:rFonts w:ascii="Arial" w:hAnsi="Arial" w:cs="Arial"/>
                <w:sz w:val="16"/>
              </w:rPr>
              <w:t xml:space="preserve">; </w:t>
            </w:r>
            <w:r>
              <w:rPr>
                <w:rFonts w:ascii="Arial" w:hAnsi="Arial" w:cs="Arial"/>
                <w:sz w:val="16"/>
              </w:rPr>
              <w:br/>
              <w:t>$0F=</w:t>
            </w:r>
            <w:r>
              <w:rPr>
                <w:rFonts w:ascii="Arial" w:hAnsi="Arial" w:cs="Arial"/>
                <w:color w:val="000000"/>
                <w:sz w:val="16"/>
              </w:rPr>
              <w:t xml:space="preserve"> ROM Diagnostic Completion Time Fault</w:t>
            </w:r>
            <w:r>
              <w:rPr>
                <w:rFonts w:ascii="Arial" w:hAnsi="Arial" w:cs="Arial"/>
                <w:sz w:val="16"/>
              </w:rPr>
              <w:t xml:space="preserve">; </w:t>
            </w:r>
            <w:r>
              <w:rPr>
                <w:rFonts w:ascii="Arial" w:hAnsi="Arial" w:cs="Arial"/>
                <w:color w:val="000000"/>
                <w:sz w:val="16"/>
                <w:szCs w:val="16"/>
              </w:rPr>
              <w:t xml:space="preserve">$10= MHC ALU Fault; </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$11= MHC Configuration Register Fault;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$12= MHC Stack Fault;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$13= MHC Sequence Fault; </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$14= MHC Detected MAIN Processor Fault; </w:t>
            </w:r>
          </w:p>
          <w:p w:rsidR="00FF4F2F" w:rsidRDefault="00FF4F2F">
            <w:pPr>
              <w:rPr>
                <w:rFonts w:ascii="Arial" w:hAnsi="Arial" w:cs="Arial"/>
                <w:sz w:val="16"/>
              </w:rPr>
            </w:pPr>
            <w:r>
              <w:rPr>
                <w:rFonts w:ascii="Arial" w:hAnsi="Arial" w:cs="Arial"/>
                <w:color w:val="000000"/>
                <w:sz w:val="16"/>
                <w:szCs w:val="16"/>
              </w:rPr>
              <w:t>$15= MHC Detected SPI Fault;</w:t>
            </w:r>
            <w:r>
              <w:rPr>
                <w:rFonts w:ascii="Arial" w:hAnsi="Arial" w:cs="Arial"/>
                <w:sz w:val="16"/>
              </w:rPr>
              <w:br/>
              <w:t>$16=</w:t>
            </w:r>
            <w:r>
              <w:rPr>
                <w:rFonts w:ascii="Arial" w:hAnsi="Arial" w:cs="Arial"/>
                <w:color w:val="000000"/>
                <w:sz w:val="16"/>
              </w:rPr>
              <w:t xml:space="preserve"> Desired Throttle Rationality Fault</w:t>
            </w:r>
            <w:r>
              <w:rPr>
                <w:rFonts w:ascii="Arial" w:hAnsi="Arial" w:cs="Arial"/>
                <w:sz w:val="16"/>
              </w:rPr>
              <w:t>;</w:t>
            </w:r>
            <w:r>
              <w:rPr>
                <w:rFonts w:ascii="Arial" w:hAnsi="Arial" w:cs="Arial"/>
                <w:sz w:val="16"/>
              </w:rPr>
              <w:br/>
              <w:t>$17=</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$18=</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$19=</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$1A=</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$1B=</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$1C=</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$1D=</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$1E=</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$1F=</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$20= MAIN ALU Fault; </w:t>
            </w:r>
          </w:p>
          <w:p w:rsidR="00FF4F2F" w:rsidRDefault="00FF4F2F">
            <w:pPr>
              <w:autoSpaceDE w:val="0"/>
              <w:autoSpaceDN w:val="0"/>
              <w:adjustRightInd w:val="0"/>
              <w:rPr>
                <w:rFonts w:ascii="Arial" w:hAnsi="Arial" w:cs="Arial"/>
                <w:sz w:val="16"/>
              </w:rPr>
            </w:pPr>
            <w:r>
              <w:rPr>
                <w:rFonts w:ascii="Arial" w:hAnsi="Arial" w:cs="Arial"/>
                <w:color w:val="000000"/>
                <w:sz w:val="16"/>
                <w:szCs w:val="16"/>
              </w:rPr>
              <w:t>$21= MAIN Configuration Register Fault</w:t>
            </w:r>
          </w:p>
        </w:tc>
      </w:tr>
    </w:tbl>
    <w:p w:rsidR="00FF4F2F" w:rsidRDefault="00FF4F2F"/>
    <w:p w:rsidR="00FF4F2F" w:rsidRDefault="00FF4F2F">
      <w:r>
        <w:t>This PID contains the source of the P0606 Diagnostic Trouble Code.</w:t>
      </w:r>
    </w:p>
    <w:p w:rsidR="00FF4F2F" w:rsidRDefault="00FF4F2F"/>
    <w:p w:rsidR="00FF4F2F" w:rsidRDefault="00FF4F2F">
      <w:pPr>
        <w:pStyle w:val="Heading3"/>
      </w:pPr>
      <w:bookmarkStart w:id="1006" w:name="_Toc90882712"/>
      <w:bookmarkStart w:id="1007" w:name="_Toc81100844"/>
      <w:bookmarkStart w:id="1008" w:name="_Toc276632944"/>
      <w:r>
        <w:t>MEMR – PID $2033 – Main Processor NVM Fault Status</w:t>
      </w:r>
      <w:bookmarkEnd w:id="1006"/>
      <w:bookmarkEnd w:id="1008"/>
    </w:p>
    <w:p w:rsidR="00FF4F2F" w:rsidRDefault="00FF4F2F"/>
    <w:tbl>
      <w:tblPr>
        <w:tblpPr w:leftFromText="180" w:rightFromText="180" w:vertAnchor="text" w:tblpXSpec="center"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bl>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lastRenderedPageBreak/>
              <w:t>$2033</w:t>
            </w:r>
          </w:p>
        </w:tc>
        <w:tc>
          <w:tcPr>
            <w:tcW w:w="2880"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Main Processor NVM Fault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Static NVM Read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A83775">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Cumulative NVM Read Status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Adaptable NVM Read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bottom w:val="single" w:sz="6" w:space="0" w:color="000000"/>
            </w:tcBorders>
          </w:tcPr>
          <w:p w:rsidR="00FF4F2F" w:rsidRDefault="00FF4F2F">
            <w:pPr>
              <w:rPr>
                <w:rFonts w:ascii="Arial" w:hAnsi="Arial"/>
                <w:sz w:val="16"/>
              </w:rPr>
            </w:pPr>
            <w:r>
              <w:rPr>
                <w:rFonts w:ascii="Arial" w:hAnsi="Arial"/>
                <w:sz w:val="16"/>
              </w:rPr>
              <w:t>Static NVM Checksum Status</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nil"/>
              <w:bottom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nil"/>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nil"/>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Cumulative NVM Checksum Status </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3566E3">
            <w:pPr>
              <w:pStyle w:val="FootnoteText"/>
              <w:rPr>
                <w:rFonts w:ascii="Arial" w:hAnsi="Arial"/>
              </w:rPr>
            </w:pPr>
            <w:r>
              <w:rPr>
                <w:rFonts w:ascii="Arial" w:hAnsi="Arial"/>
              </w:rPr>
              <w:t>ENM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Adaptable NVM Checksum Status</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r>
              <w:rPr>
                <w:rFonts w:ascii="Arial" w:hAnsi="Arial"/>
                <w:sz w:val="16"/>
              </w:rPr>
              <w:t>Reserved</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pStyle w:val="FootnoteText"/>
              <w:rPr>
                <w:rFonts w:ascii="Arial" w:hAnsi="Arial"/>
              </w:rPr>
            </w:pPr>
          </w:p>
        </w:tc>
        <w:tc>
          <w:tcPr>
            <w:tcW w:w="2016" w:type="dxa"/>
            <w:tcBorders>
              <w:top w:val="single" w:sz="6" w:space="0" w:color="000000"/>
              <w:bottom w:val="single" w:sz="6" w:space="0" w:color="000000"/>
            </w:tcBorders>
          </w:tcPr>
          <w:p w:rsidR="00FF4F2F" w:rsidRDefault="00FF4F2F">
            <w:pPr>
              <w:rPr>
                <w:rFonts w:ascii="Arial" w:hAnsi="Arial"/>
                <w:sz w:val="16"/>
              </w:rPr>
            </w:pPr>
          </w:p>
        </w:tc>
        <w:tc>
          <w:tcPr>
            <w:tcW w:w="2016" w:type="dxa"/>
            <w:tcBorders>
              <w:top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12" w:space="0" w:color="000000"/>
            </w:tcBorders>
          </w:tcPr>
          <w:p w:rsidR="00FF4F2F" w:rsidRDefault="00FF4F2F">
            <w:r>
              <w:rPr>
                <w:rFonts w:ascii="Arial" w:hAnsi="Arial"/>
                <w:sz w:val="16"/>
              </w:rPr>
              <w:t>Reserved</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12" w:space="0" w:color="000000"/>
            </w:tcBorders>
          </w:tcPr>
          <w:p w:rsidR="00FF4F2F" w:rsidRDefault="00FF4F2F">
            <w:pPr>
              <w:pStyle w:val="FootnoteText"/>
              <w:rPr>
                <w:rFonts w:ascii="Arial" w:hAnsi="Arial"/>
              </w:rPr>
            </w:pPr>
          </w:p>
        </w:tc>
        <w:tc>
          <w:tcPr>
            <w:tcW w:w="2016" w:type="dxa"/>
            <w:tcBorders>
              <w:top w:val="single" w:sz="6" w:space="0" w:color="000000"/>
              <w:bottom w:val="single" w:sz="12" w:space="0" w:color="000000"/>
            </w:tcBorders>
          </w:tcPr>
          <w:p w:rsidR="00FF4F2F" w:rsidRDefault="00FF4F2F">
            <w:pPr>
              <w:rPr>
                <w:rFonts w:ascii="Arial" w:hAnsi="Arial"/>
                <w:sz w:val="16"/>
              </w:rPr>
            </w:pPr>
          </w:p>
        </w:tc>
        <w:tc>
          <w:tcPr>
            <w:tcW w:w="2016" w:type="dxa"/>
            <w:tcBorders>
              <w:top w:val="single" w:sz="6" w:space="0" w:color="000000"/>
              <w:bottom w:val="single" w:sz="12" w:space="0" w:color="000000"/>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main processor NVM read and checksum tests.</w:t>
      </w:r>
      <w:bookmarkStart w:id="1009" w:name="_Toc84036479"/>
      <w:bookmarkEnd w:id="1007"/>
      <w:bookmarkEnd w:id="1009"/>
    </w:p>
    <w:p w:rsidR="005C5F87" w:rsidRDefault="005C5F87"/>
    <w:p w:rsidR="00FF4F2F" w:rsidRDefault="00FF4F2F">
      <w:pPr>
        <w:pStyle w:val="Heading3"/>
      </w:pPr>
      <w:bookmarkStart w:id="1010" w:name="_Toc90882713"/>
      <w:bookmarkStart w:id="1011" w:name="_Toc276632945"/>
      <w:r>
        <w:t xml:space="preserve">MEMR – PID $2034 – </w:t>
      </w:r>
      <w:r>
        <w:rPr>
          <w:color w:val="000000"/>
        </w:rPr>
        <w:t xml:space="preserve">Main Processor RAM Fault Source </w:t>
      </w:r>
      <w:r>
        <w:t>Address</w:t>
      </w:r>
      <w:bookmarkEnd w:id="1010"/>
      <w:bookmarkEnd w:id="10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$2034</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RAM Fault Source Address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$FFFFFFFF</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This PID contains the source address for the latest RAM fault in the main processor.</w:t>
      </w:r>
    </w:p>
    <w:p w:rsidR="005C5F87" w:rsidRDefault="005C5F87"/>
    <w:p w:rsidR="00FF4F2F" w:rsidRDefault="00FF4F2F">
      <w:pPr>
        <w:pStyle w:val="Heading3"/>
      </w:pPr>
      <w:bookmarkStart w:id="1012" w:name="_Toc90882714"/>
      <w:bookmarkStart w:id="1013" w:name="_Toc276632946"/>
      <w:r>
        <w:rPr>
          <w:color w:val="000000"/>
        </w:rPr>
        <w:t>MEMR – PID $2035 – Processor ROM Fault Source</w:t>
      </w:r>
      <w:bookmarkEnd w:id="1012"/>
      <w:bookmarkEnd w:id="10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$2035</w:t>
            </w:r>
          </w:p>
        </w:tc>
        <w:tc>
          <w:tcPr>
            <w:tcW w:w="2880" w:type="dxa"/>
            <w:tcBorders>
              <w:top w:val="nil"/>
            </w:tcBorders>
          </w:tcPr>
          <w:p w:rsidR="00FF4F2F" w:rsidRDefault="00FF4F2F">
            <w:pPr>
              <w:rPr>
                <w:rFonts w:ascii="Arial" w:hAnsi="Arial" w:cs="Arial"/>
                <w:sz w:val="16"/>
              </w:rPr>
            </w:pPr>
            <w:r>
              <w:rPr>
                <w:rFonts w:ascii="Arial" w:hAnsi="Arial" w:cs="Arial"/>
                <w:sz w:val="16"/>
              </w:rPr>
              <w:t>Processor ROM Fault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EA36DC">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cs="Arial"/>
                <w:color w:val="000000"/>
                <w:sz w:val="16"/>
                <w:szCs w:val="16"/>
              </w:rPr>
              <w:t>N/A</w:t>
            </w:r>
          </w:p>
        </w:tc>
        <w:tc>
          <w:tcPr>
            <w:tcW w:w="2160" w:type="dxa"/>
            <w:tcBorders>
              <w:top w:val="nil"/>
            </w:tcBorders>
          </w:tcPr>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$00-FD=Main processor module ID of failed checksum region</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$FE=Secondary processor ROM fault</w:t>
            </w:r>
          </w:p>
          <w:p w:rsidR="00FF4F2F" w:rsidRDefault="00FF4F2F">
            <w:pPr>
              <w:rPr>
                <w:rFonts w:ascii="Arial" w:hAnsi="Arial"/>
                <w:sz w:val="16"/>
              </w:rPr>
            </w:pPr>
            <w:r>
              <w:rPr>
                <w:rFonts w:ascii="Arial" w:hAnsi="Arial" w:cs="Arial"/>
                <w:color w:val="000000"/>
                <w:sz w:val="16"/>
                <w:szCs w:val="16"/>
              </w:rPr>
              <w:t>$FF=No checksum faults</w:t>
            </w:r>
          </w:p>
        </w:tc>
      </w:tr>
    </w:tbl>
    <w:p w:rsidR="00FF4F2F" w:rsidRDefault="00FF4F2F"/>
    <w:p w:rsidR="00FF4F2F" w:rsidRDefault="00FF4F2F">
      <w:r>
        <w:t>This PID contains the Read Only Memory fault source in the processor.</w:t>
      </w:r>
    </w:p>
    <w:p w:rsidR="005C5F87" w:rsidRDefault="005C5F87"/>
    <w:p w:rsidR="00DE2E05" w:rsidRDefault="00DE2E05" w:rsidP="00DE2E05">
      <w:pPr>
        <w:pStyle w:val="Heading3"/>
      </w:pPr>
      <w:bookmarkStart w:id="1014" w:name="_Toc158706654"/>
      <w:bookmarkStart w:id="1015" w:name="_Toc183415110"/>
      <w:bookmarkStart w:id="1016" w:name="_Toc98652207"/>
      <w:bookmarkStart w:id="1017" w:name="_Toc276632947"/>
      <w:r>
        <w:t xml:space="preserve">VSPR – PID $2049 – </w:t>
      </w:r>
      <w:bookmarkEnd w:id="1014"/>
      <w:r>
        <w:t>ECU Odometer Status</w:t>
      </w:r>
      <w:bookmarkEnd w:id="1015"/>
      <w:bookmarkEnd w:id="1017"/>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$2049</w:t>
            </w:r>
          </w:p>
        </w:tc>
        <w:tc>
          <w:tcPr>
            <w:tcW w:w="2880" w:type="dxa"/>
            <w:tcBorders>
              <w:top w:val="nil"/>
            </w:tcBorders>
          </w:tcPr>
          <w:p w:rsidR="00DE2E05" w:rsidRDefault="00DE2E05" w:rsidP="00DE2E05">
            <w:pPr>
              <w:rPr>
                <w:rFonts w:ascii="Arial" w:hAnsi="Arial"/>
                <w:sz w:val="16"/>
              </w:rPr>
            </w:pPr>
            <w:r>
              <w:rPr>
                <w:rFonts w:ascii="Arial" w:hAnsi="Arial"/>
                <w:sz w:val="16"/>
              </w:rPr>
              <w:t>ECU Odometer Status</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rPr>
                <w:rFonts w:ascii="Arial" w:hAnsi="Arial"/>
                <w:sz w:val="16"/>
              </w:rPr>
            </w:pPr>
            <w:r>
              <w:rPr>
                <w:rFonts w:ascii="Arial" w:hAnsi="Arial"/>
                <w:sz w:val="16"/>
              </w:rPr>
              <w:t>PKT</w:t>
            </w:r>
          </w:p>
        </w:tc>
        <w:tc>
          <w:tcPr>
            <w:tcW w:w="2160" w:type="dxa"/>
            <w:tcBorders>
              <w:top w:val="nil"/>
            </w:tcBorders>
          </w:tcPr>
          <w:p w:rsidR="00DE2E05" w:rsidRDefault="00DE2E05" w:rsidP="00DE2E05">
            <w:pPr>
              <w:rPr>
                <w:rFonts w:ascii="Arial" w:hAnsi="Arial"/>
                <w:sz w:val="16"/>
              </w:rPr>
            </w:pPr>
            <w:r>
              <w:rPr>
                <w:rFonts w:ascii="Arial" w:hAnsi="Arial"/>
                <w:sz w:val="16"/>
              </w:rPr>
              <w:t>N/A</w:t>
            </w:r>
          </w:p>
        </w:tc>
        <w:tc>
          <w:tcPr>
            <w:tcW w:w="2160" w:type="dxa"/>
            <w:tcBorders>
              <w:top w:val="nil"/>
            </w:tcBorders>
          </w:tcPr>
          <w:p w:rsidR="00DE2E05" w:rsidRDefault="00DE2E05" w:rsidP="00DE2E05">
            <w:pPr>
              <w:rPr>
                <w:rFonts w:ascii="Arial" w:hAnsi="Arial"/>
                <w:sz w:val="16"/>
              </w:rPr>
            </w:pPr>
            <w:r>
              <w:rPr>
                <w:rFonts w:ascii="Arial" w:hAnsi="Arial"/>
                <w:sz w:val="16"/>
              </w:rPr>
              <w:t>N/A</w:t>
            </w:r>
          </w:p>
        </w:tc>
      </w:tr>
    </w:tbl>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DE2E05" w:rsidTr="00DE2E05">
        <w:trPr>
          <w:cantSplit/>
          <w:jc w:val="center"/>
        </w:trPr>
        <w:tc>
          <w:tcPr>
            <w:tcW w:w="2448"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Start Byte</w:t>
            </w:r>
          </w:p>
        </w:tc>
        <w:tc>
          <w:tcPr>
            <w:tcW w:w="720" w:type="dxa"/>
            <w:tcBorders>
              <w:bottom w:val="single" w:sz="12" w:space="0" w:color="000000"/>
            </w:tcBorders>
          </w:tcPr>
          <w:p w:rsidR="00DE2E05" w:rsidRDefault="00DE2E05" w:rsidP="00DE2E05">
            <w:pPr>
              <w:jc w:val="center"/>
              <w:rPr>
                <w:b/>
                <w:sz w:val="16"/>
              </w:rPr>
            </w:pPr>
            <w:r>
              <w:rPr>
                <w:b/>
                <w:sz w:val="16"/>
              </w:rPr>
              <w:t>Start Bit</w:t>
            </w:r>
          </w:p>
        </w:tc>
        <w:tc>
          <w:tcPr>
            <w:tcW w:w="720" w:type="dxa"/>
            <w:tcBorders>
              <w:bottom w:val="single" w:sz="12" w:space="0" w:color="000000"/>
            </w:tcBorders>
          </w:tcPr>
          <w:p w:rsidR="00DE2E05" w:rsidRDefault="00DE2E05" w:rsidP="00DE2E05">
            <w:pPr>
              <w:jc w:val="center"/>
              <w:rPr>
                <w:b/>
                <w:sz w:val="16"/>
              </w:rPr>
            </w:pPr>
            <w:r>
              <w:rPr>
                <w:b/>
                <w:sz w:val="16"/>
              </w:rPr>
              <w:t>Length (Bits)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lastRenderedPageBreak/>
              <w:t>ECU Odometer Supported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ECU Odometer Programmed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6</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ECU Odometer VIN Programmed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5</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3</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bl>
    <w:p w:rsidR="00DE2E05" w:rsidRDefault="00DE2E05" w:rsidP="00DE2E05"/>
    <w:p w:rsidR="00DE2E05" w:rsidRDefault="00DE2E05" w:rsidP="00DE2E05">
      <w:r>
        <w:t>This PID contains status bits associated with the ECU odometer strategy.  The content of each of these signals is described below.</w:t>
      </w:r>
    </w:p>
    <w:p w:rsidR="00DE2E05" w:rsidRDefault="00DE2E05" w:rsidP="00DE2E05"/>
    <w:p w:rsidR="00DE2E05" w:rsidRDefault="00DE2E05" w:rsidP="00DE2E05">
      <w:pPr>
        <w:keepNext w:val="0"/>
        <w:keepLines w:val="0"/>
      </w:pPr>
      <w:r>
        <w:t>ECU Odometer Supported indicates if the ECU supports the odometer strategy as detailed in the “Global A Electrical Architecture Vehicle Odometer Sense &amp; Display” functional requirements specification.</w:t>
      </w:r>
    </w:p>
    <w:p w:rsidR="00DE2E05" w:rsidRDefault="00DE2E05" w:rsidP="00DE2E05">
      <w:pPr>
        <w:keepNext w:val="0"/>
        <w:keepLines w:val="0"/>
      </w:pPr>
    </w:p>
    <w:p w:rsidR="00DE2E05" w:rsidRDefault="00DE2E05" w:rsidP="00DE2E05">
      <w:pPr>
        <w:keepNext w:val="0"/>
        <w:keepLines w:val="0"/>
      </w:pPr>
      <w:r>
        <w:t>ECU Odometer Programmed indicates if the ECU odometer value (DID $DF) has been programmed.  This bit will be used as part of the odometer strategy logic to determine if the odometer VIN value needs to be programmed.</w:t>
      </w:r>
    </w:p>
    <w:p w:rsidR="00DE2E05" w:rsidRDefault="00DE2E05" w:rsidP="00DE2E05">
      <w:pPr>
        <w:keepNext w:val="0"/>
        <w:keepLines w:val="0"/>
      </w:pPr>
    </w:p>
    <w:p w:rsidR="00DE2E05" w:rsidRDefault="00DE2E05" w:rsidP="00DE2E05">
      <w:pPr>
        <w:keepNext w:val="0"/>
        <w:keepLines w:val="0"/>
      </w:pPr>
      <w:r>
        <w:t>ECU Odometer VIN Programmed indicates if the ECU odometer VIN value has been programmed.  The ECU odometer VIN is stored in DID $28, which is separate from the standard DID $90 VIN value.  This bit will be used as part of the odometer strategy logic to determine if the odometer VIN value needs to be programmed.</w:t>
      </w:r>
    </w:p>
    <w:p w:rsidR="00DE2E05" w:rsidRDefault="00DE2E05" w:rsidP="00DE2E05">
      <w:pPr>
        <w:keepNext w:val="0"/>
        <w:keepLines w:val="0"/>
      </w:pPr>
    </w:p>
    <w:p w:rsidR="00FF4F2F" w:rsidRDefault="00FF4F2F">
      <w:pPr>
        <w:pStyle w:val="Heading3"/>
      </w:pPr>
      <w:bookmarkStart w:id="1018" w:name="_Toc276632948"/>
      <w:r>
        <w:lastRenderedPageBreak/>
        <w:t>RBSR – PID $204A – Main Processor Total Running Resets</w:t>
      </w:r>
      <w:bookmarkEnd w:id="1016"/>
      <w:bookmarkEnd w:id="10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spacing w:before="40"/>
              <w:jc w:val="right"/>
              <w:rPr>
                <w:rFonts w:ascii="Arial" w:hAnsi="Arial"/>
                <w:sz w:val="16"/>
              </w:rPr>
            </w:pPr>
            <w:r>
              <w:rPr>
                <w:rFonts w:ascii="Arial" w:hAnsi="Arial"/>
                <w:sz w:val="16"/>
              </w:rPr>
              <w:t>$204A</w:t>
            </w:r>
          </w:p>
        </w:tc>
        <w:tc>
          <w:tcPr>
            <w:tcW w:w="2880" w:type="dxa"/>
            <w:tcBorders>
              <w:top w:val="nil"/>
            </w:tcBorders>
          </w:tcPr>
          <w:p w:rsidR="00FF4F2F" w:rsidRDefault="00FF4F2F">
            <w:pPr>
              <w:spacing w:before="40"/>
              <w:rPr>
                <w:rFonts w:ascii="Arial" w:hAnsi="Arial" w:cs="Arial"/>
                <w:sz w:val="16"/>
              </w:rPr>
            </w:pPr>
            <w:r>
              <w:rPr>
                <w:rFonts w:ascii="Arial" w:hAnsi="Arial" w:cs="Arial"/>
                <w:sz w:val="16"/>
              </w:rPr>
              <w:t>Main Processor Total Running Resets</w:t>
            </w:r>
          </w:p>
        </w:tc>
        <w:tc>
          <w:tcPr>
            <w:tcW w:w="720" w:type="dxa"/>
            <w:tcBorders>
              <w:top w:val="nil"/>
            </w:tcBorders>
          </w:tcPr>
          <w:p w:rsidR="00FF4F2F" w:rsidRDefault="00FF4F2F">
            <w:pPr>
              <w:spacing w:before="40"/>
              <w:jc w:val="right"/>
              <w:rPr>
                <w:rFonts w:ascii="Arial" w:hAnsi="Arial"/>
                <w:sz w:val="16"/>
              </w:rPr>
            </w:pPr>
            <w:r>
              <w:rPr>
                <w:rFonts w:ascii="Arial" w:hAnsi="Arial"/>
                <w:sz w:val="16"/>
              </w:rPr>
              <w:t>2</w:t>
            </w:r>
          </w:p>
        </w:tc>
        <w:tc>
          <w:tcPr>
            <w:tcW w:w="720" w:type="dxa"/>
            <w:tcBorders>
              <w:top w:val="nil"/>
            </w:tcBorders>
          </w:tcPr>
          <w:p w:rsidR="00FF4F2F" w:rsidRDefault="00FF4F2F">
            <w:pPr>
              <w:spacing w:before="40"/>
              <w:rPr>
                <w:rFonts w:ascii="Arial" w:hAnsi="Arial"/>
                <w:sz w:val="16"/>
              </w:rPr>
            </w:pPr>
            <w:r>
              <w:rPr>
                <w:rFonts w:ascii="Arial" w:hAnsi="Arial"/>
                <w:sz w:val="16"/>
              </w:rPr>
              <w:t>UNM</w:t>
            </w:r>
          </w:p>
        </w:tc>
        <w:tc>
          <w:tcPr>
            <w:tcW w:w="2160" w:type="dxa"/>
            <w:tcBorders>
              <w:top w:val="nil"/>
            </w:tcBorders>
          </w:tcPr>
          <w:p w:rsidR="00FF4F2F" w:rsidRDefault="00FF4F2F">
            <w:pPr>
              <w:spacing w:before="40"/>
              <w:rPr>
                <w:rFonts w:ascii="Arial" w:hAnsi="Arial"/>
                <w:sz w:val="16"/>
              </w:rPr>
            </w:pPr>
            <w:r>
              <w:rPr>
                <w:rFonts w:ascii="Arial" w:hAnsi="Arial"/>
                <w:sz w:val="16"/>
              </w:rPr>
              <w:t>0 – 65,535</w:t>
            </w:r>
          </w:p>
        </w:tc>
        <w:tc>
          <w:tcPr>
            <w:tcW w:w="2160" w:type="dxa"/>
            <w:tcBorders>
              <w:top w:val="nil"/>
            </w:tcBorders>
          </w:tcPr>
          <w:p w:rsidR="00FF4F2F" w:rsidRDefault="00FF4F2F">
            <w:pPr>
              <w:spacing w:before="40"/>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total number of running resets that have occurred since last reprogramming event.  This PID is intended for use by engineering only.  This PID should not be displayed on any off-board device designed for Service.  This PID shall be included in the Controller State of Health Freeze Frame.</w:t>
      </w:r>
    </w:p>
    <w:p w:rsidR="005C5F87" w:rsidRDefault="005C5F87">
      <w:pPr>
        <w:pStyle w:val="BodyText"/>
        <w:rPr>
          <w:color w:val="auto"/>
          <w:u w:val="none"/>
        </w:rPr>
      </w:pPr>
    </w:p>
    <w:p w:rsidR="00FF4F2F" w:rsidRDefault="00FF4F2F">
      <w:pPr>
        <w:pStyle w:val="Heading3"/>
      </w:pPr>
      <w:bookmarkStart w:id="1019" w:name="_Toc98652208"/>
      <w:bookmarkStart w:id="1020" w:name="_Toc276632949"/>
      <w:r>
        <w:t>RBSR – PID $204B – Main Processor Maximum Running Resets Between Power-up Resets</w:t>
      </w:r>
      <w:bookmarkEnd w:id="1019"/>
      <w:bookmarkEnd w:id="10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spacing w:before="40"/>
              <w:jc w:val="right"/>
              <w:rPr>
                <w:rFonts w:ascii="Arial" w:hAnsi="Arial"/>
                <w:sz w:val="16"/>
              </w:rPr>
            </w:pPr>
            <w:r>
              <w:rPr>
                <w:rFonts w:ascii="Arial" w:hAnsi="Arial"/>
                <w:sz w:val="16"/>
              </w:rPr>
              <w:t>$204B</w:t>
            </w:r>
          </w:p>
        </w:tc>
        <w:tc>
          <w:tcPr>
            <w:tcW w:w="2880" w:type="dxa"/>
            <w:tcBorders>
              <w:top w:val="nil"/>
            </w:tcBorders>
          </w:tcPr>
          <w:p w:rsidR="00FF4F2F" w:rsidRDefault="00FF4F2F">
            <w:pPr>
              <w:spacing w:before="40"/>
              <w:rPr>
                <w:rFonts w:ascii="Arial" w:hAnsi="Arial" w:cs="Arial"/>
                <w:sz w:val="16"/>
              </w:rPr>
            </w:pPr>
            <w:r>
              <w:rPr>
                <w:rFonts w:ascii="Arial" w:hAnsi="Arial" w:cs="Arial"/>
                <w:sz w:val="16"/>
              </w:rPr>
              <w:t>Main Processor Maximum Running Resets Between Power-up Resets</w:t>
            </w:r>
          </w:p>
        </w:tc>
        <w:tc>
          <w:tcPr>
            <w:tcW w:w="720" w:type="dxa"/>
            <w:tcBorders>
              <w:top w:val="nil"/>
            </w:tcBorders>
          </w:tcPr>
          <w:p w:rsidR="00FF4F2F" w:rsidRDefault="00FF4F2F">
            <w:pPr>
              <w:spacing w:before="40"/>
              <w:jc w:val="right"/>
              <w:rPr>
                <w:rFonts w:ascii="Arial" w:hAnsi="Arial"/>
                <w:sz w:val="16"/>
              </w:rPr>
            </w:pPr>
            <w:r>
              <w:rPr>
                <w:rFonts w:ascii="Arial" w:hAnsi="Arial"/>
                <w:sz w:val="16"/>
              </w:rPr>
              <w:t>2</w:t>
            </w:r>
          </w:p>
        </w:tc>
        <w:tc>
          <w:tcPr>
            <w:tcW w:w="720" w:type="dxa"/>
            <w:tcBorders>
              <w:top w:val="nil"/>
            </w:tcBorders>
          </w:tcPr>
          <w:p w:rsidR="00FF4F2F" w:rsidRDefault="00FF4F2F">
            <w:pPr>
              <w:spacing w:before="40"/>
              <w:rPr>
                <w:rFonts w:ascii="Arial" w:hAnsi="Arial"/>
                <w:sz w:val="16"/>
              </w:rPr>
            </w:pPr>
            <w:r>
              <w:rPr>
                <w:rFonts w:ascii="Arial" w:hAnsi="Arial"/>
                <w:sz w:val="16"/>
              </w:rPr>
              <w:t>UNM</w:t>
            </w:r>
          </w:p>
        </w:tc>
        <w:tc>
          <w:tcPr>
            <w:tcW w:w="2160" w:type="dxa"/>
            <w:tcBorders>
              <w:top w:val="nil"/>
            </w:tcBorders>
          </w:tcPr>
          <w:p w:rsidR="00FF4F2F" w:rsidRDefault="00FF4F2F">
            <w:pPr>
              <w:spacing w:before="40"/>
              <w:rPr>
                <w:rFonts w:ascii="Arial" w:hAnsi="Arial"/>
                <w:sz w:val="16"/>
              </w:rPr>
            </w:pPr>
            <w:r>
              <w:rPr>
                <w:rFonts w:ascii="Arial" w:hAnsi="Arial"/>
                <w:sz w:val="16"/>
              </w:rPr>
              <w:t>0 – 65,535</w:t>
            </w:r>
          </w:p>
        </w:tc>
        <w:tc>
          <w:tcPr>
            <w:tcW w:w="2160" w:type="dxa"/>
            <w:tcBorders>
              <w:top w:val="nil"/>
            </w:tcBorders>
          </w:tcPr>
          <w:p w:rsidR="00FF4F2F" w:rsidRDefault="00FF4F2F">
            <w:pPr>
              <w:spacing w:before="40"/>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maximum number of running resets between power up resets, and since last reprogramming event.  This PID is intended for use by engineering only.  This PID should not be displayed on any off-board device designed for Service.  This PID shall be included in the Controller State of Health Freeze Frame.</w:t>
      </w:r>
    </w:p>
    <w:p w:rsidR="005C5F87" w:rsidRDefault="005C5F87">
      <w:pPr>
        <w:pStyle w:val="BodyText"/>
        <w:rPr>
          <w:color w:val="auto"/>
          <w:u w:val="none"/>
        </w:rPr>
      </w:pPr>
    </w:p>
    <w:p w:rsidR="00FF4F2F" w:rsidRDefault="00FF4F2F">
      <w:pPr>
        <w:pStyle w:val="Heading3"/>
      </w:pPr>
      <w:bookmarkStart w:id="1021" w:name="_Toc99862583"/>
      <w:bookmarkStart w:id="1022" w:name="_Toc276632950"/>
      <w:r>
        <w:t>TOSR – PID $204C – Replicated Transmission Output Speed</w:t>
      </w:r>
      <w:bookmarkEnd w:id="1021"/>
      <w:bookmarkEnd w:id="10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$204C</w:t>
            </w:r>
          </w:p>
        </w:tc>
        <w:tc>
          <w:tcPr>
            <w:tcW w:w="2880" w:type="dxa"/>
            <w:tcBorders>
              <w:top w:val="nil"/>
            </w:tcBorders>
          </w:tcPr>
          <w:p w:rsidR="00FF4F2F" w:rsidRDefault="00FF4F2F">
            <w:pPr>
              <w:rPr>
                <w:rFonts w:ascii="Arial" w:hAnsi="Arial"/>
                <w:sz w:val="16"/>
              </w:rPr>
            </w:pPr>
            <w:r>
              <w:rPr>
                <w:rFonts w:ascii="Arial" w:hAnsi="Arial"/>
                <w:sz w:val="16"/>
              </w:rPr>
              <w:t>Replicated Transmission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pPr>
        <w:rPr>
          <w:color w:val="000000"/>
        </w:rPr>
      </w:pPr>
      <w:r>
        <w:t xml:space="preserve">This PID contains the </w:t>
      </w:r>
      <w:r>
        <w:rPr>
          <w:color w:val="000000"/>
        </w:rPr>
        <w:t>Replicated Transmission Output Speed (Replicated TOS) received from the Transmission Control Module</w:t>
      </w:r>
      <w:r>
        <w:t xml:space="preserve">.  Replicated TOS results from hardware in the TCM that “re-transmits” the </w:t>
      </w:r>
      <w:r>
        <w:rPr>
          <w:color w:val="000000"/>
        </w:rPr>
        <w:t>Transmission Output Speed Sensor pulses to the ECM.</w:t>
      </w:r>
    </w:p>
    <w:p w:rsidR="00FF4F2F" w:rsidRDefault="00FF4F2F">
      <w:pPr>
        <w:rPr>
          <w:color w:val="000000"/>
        </w:rPr>
      </w:pPr>
    </w:p>
    <w:p w:rsidR="00FF4F2F" w:rsidRDefault="00FF4F2F">
      <w:pPr>
        <w:pStyle w:val="Heading3"/>
      </w:pPr>
      <w:bookmarkStart w:id="1023" w:name="_Toc99176003"/>
      <w:bookmarkStart w:id="1024" w:name="_Toc276632951"/>
      <w:r>
        <w:t>TRQR – PID $204D – Transmission Torque Request Limited Reason</w:t>
      </w:r>
      <w:bookmarkEnd w:id="10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$204D</w:t>
            </w:r>
          </w:p>
        </w:tc>
        <w:tc>
          <w:tcPr>
            <w:tcW w:w="2880" w:type="dxa"/>
            <w:tcBorders>
              <w:top w:val="nil"/>
            </w:tcBorders>
          </w:tcPr>
          <w:p w:rsidR="00FF4F2F" w:rsidRDefault="00FF4F2F">
            <w:pPr>
              <w:rPr>
                <w:rFonts w:ascii="Arial" w:hAnsi="Arial"/>
                <w:sz w:val="16"/>
              </w:rPr>
            </w:pPr>
            <w:r>
              <w:rPr>
                <w:rFonts w:ascii="Arial" w:hAnsi="Arial"/>
                <w:sz w:val="16"/>
              </w:rPr>
              <w:t>Transmission Torque Request Limited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Idle Area</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Spark Advance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Security</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Minimum Torque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Spark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existing condition in the ECM causing the transmission torque request to be limited.</w:t>
      </w:r>
    </w:p>
    <w:p w:rsidR="00FF4F2F" w:rsidRDefault="00FF4F2F"/>
    <w:p w:rsidR="00FF4F2F" w:rsidRDefault="00FF4F2F">
      <w:pPr>
        <w:pStyle w:val="Heading3"/>
      </w:pPr>
      <w:bookmarkStart w:id="1025" w:name="_Toc276632952"/>
      <w:r>
        <w:lastRenderedPageBreak/>
        <w:t>TOSR – PID $2050 – Transfer Case Output Speed</w:t>
      </w:r>
      <w:bookmarkEnd w:id="10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$2050</w:t>
            </w:r>
          </w:p>
        </w:tc>
        <w:tc>
          <w:tcPr>
            <w:tcW w:w="2880" w:type="dxa"/>
            <w:tcBorders>
              <w:top w:val="nil"/>
            </w:tcBorders>
          </w:tcPr>
          <w:p w:rsidR="00FF4F2F" w:rsidRDefault="00FF4F2F">
            <w:pPr>
              <w:rPr>
                <w:rFonts w:ascii="Arial" w:hAnsi="Arial"/>
                <w:sz w:val="16"/>
              </w:rPr>
            </w:pPr>
            <w:r>
              <w:rPr>
                <w:rFonts w:ascii="Arial" w:hAnsi="Arial"/>
                <w:sz w:val="16"/>
              </w:rPr>
              <w:t>Transfer Case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 xml:space="preserve">This PID contains the transfer case output speed (the speed at the output of the transfer case) determined from the speed measured by the transfer case speed sensor (TCSS). </w:t>
      </w:r>
      <w:bookmarkEnd w:id="1023"/>
    </w:p>
    <w:p w:rsidR="00FF4F2F" w:rsidRDefault="00FF4F2F"/>
    <w:p w:rsidR="00FF4F2F" w:rsidRDefault="00FF4F2F">
      <w:pPr>
        <w:pStyle w:val="Heading3"/>
      </w:pPr>
      <w:bookmarkStart w:id="1026" w:name="_Toc110671141"/>
      <w:bookmarkStart w:id="1027" w:name="_Toc110673254"/>
      <w:bookmarkStart w:id="1028" w:name="_Toc276632953"/>
      <w:r>
        <w:t>KNKR – PID $2051 – Knock System Status Sensor 1</w:t>
      </w:r>
      <w:bookmarkEnd w:id="1026"/>
      <w:bookmarkEnd w:id="1027"/>
      <w:bookmarkEnd w:id="10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$2051</w:t>
            </w:r>
          </w:p>
        </w:tc>
        <w:tc>
          <w:tcPr>
            <w:tcW w:w="2880" w:type="dxa"/>
            <w:tcBorders>
              <w:top w:val="nil"/>
            </w:tcBorders>
          </w:tcPr>
          <w:p w:rsidR="00FF4F2F" w:rsidRDefault="00FF4F2F">
            <w:pPr>
              <w:rPr>
                <w:rFonts w:ascii="Arial" w:hAnsi="Arial"/>
                <w:sz w:val="16"/>
              </w:rPr>
            </w:pPr>
            <w:r>
              <w:rPr>
                <w:rFonts w:ascii="Arial" w:hAnsi="Arial"/>
                <w:sz w:val="16"/>
              </w:rPr>
              <w:t>Knock System Status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Circuit Test Status</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1 Circuit Fault</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1 Signal Low</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Knock Sensor 1 Signal High</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12"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bl>
    <w:p w:rsidR="00FF4F2F" w:rsidRDefault="00FF4F2F"/>
    <w:p w:rsidR="00FF4F2F" w:rsidRDefault="00FF4F2F">
      <w:r>
        <w:t>This PID contains several signals associated with the status of the knock system.  The content of each of these signals is described below.</w:t>
      </w:r>
    </w:p>
    <w:p w:rsidR="00FF4F2F" w:rsidRDefault="00FF4F2F">
      <w:pPr>
        <w:rPr>
          <w:highlight w:val="yellow"/>
        </w:rPr>
      </w:pPr>
    </w:p>
    <w:p w:rsidR="00FF4F2F" w:rsidRDefault="00FF4F2F">
      <w:r>
        <w:t>Knock Circuit Test Status indicates the current status of fault conditions within the electronic circuits used to perform knock detection.</w:t>
      </w:r>
    </w:p>
    <w:p w:rsidR="00FF4F2F" w:rsidRDefault="00FF4F2F"/>
    <w:p w:rsidR="00FF4F2F" w:rsidRDefault="00FF4F2F">
      <w:r>
        <w:t>Knock Sensor 1 Circuit Fault indicates knock sensor 1 circuit faults other than stuck low/high.</w:t>
      </w:r>
    </w:p>
    <w:p w:rsidR="00FF4F2F" w:rsidRDefault="00FF4F2F">
      <w:pPr>
        <w:rPr>
          <w:strike/>
          <w:color w:val="FF0000"/>
        </w:rPr>
      </w:pPr>
    </w:p>
    <w:p w:rsidR="00FF4F2F" w:rsidRDefault="00FF4F2F">
      <w:r>
        <w:t>Knock Sensor 1 Signal Low indicates the knock sensor 1 signal low fault test status.</w:t>
      </w:r>
    </w:p>
    <w:p w:rsidR="00FF4F2F" w:rsidRDefault="00FF4F2F"/>
    <w:p w:rsidR="00FF4F2F" w:rsidRDefault="00FF4F2F">
      <w:r>
        <w:t>Knock Sensor 1 Signal High indicates the knock sensor 1 signal high fault test status.</w:t>
      </w:r>
    </w:p>
    <w:p w:rsidR="00FF4F2F" w:rsidRDefault="00FF4F2F"/>
    <w:p w:rsidR="00FF4F2F" w:rsidRDefault="00FF4F2F">
      <w:pPr>
        <w:pStyle w:val="Heading3"/>
      </w:pPr>
      <w:bookmarkStart w:id="1029" w:name="_Toc110671142"/>
      <w:bookmarkStart w:id="1030" w:name="_Toc110673255"/>
      <w:bookmarkStart w:id="1031" w:name="_Toc276632954"/>
      <w:r>
        <w:t>KNKR – PID $2052 – Knock System Status Sensor 2</w:t>
      </w:r>
      <w:bookmarkEnd w:id="1029"/>
      <w:bookmarkEnd w:id="1030"/>
      <w:bookmarkEnd w:id="10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$2052</w:t>
            </w:r>
          </w:p>
        </w:tc>
        <w:tc>
          <w:tcPr>
            <w:tcW w:w="2880" w:type="dxa"/>
            <w:tcBorders>
              <w:top w:val="nil"/>
            </w:tcBorders>
          </w:tcPr>
          <w:p w:rsidR="00FF4F2F" w:rsidRDefault="00FF4F2F">
            <w:pPr>
              <w:rPr>
                <w:rFonts w:ascii="Arial" w:hAnsi="Arial"/>
                <w:sz w:val="16"/>
              </w:rPr>
            </w:pPr>
            <w:r>
              <w:rPr>
                <w:rFonts w:ascii="Arial" w:hAnsi="Arial"/>
                <w:sz w:val="16"/>
              </w:rPr>
              <w:t>Knock System Status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Reserved</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p>
        </w:tc>
        <w:tc>
          <w:tcPr>
            <w:tcW w:w="2016" w:type="dxa"/>
            <w:tcBorders>
              <w:top w:val="single" w:sz="12" w:space="0" w:color="000000"/>
              <w:left w:val="single" w:sz="6" w:space="0" w:color="000000"/>
              <w:bottom w:val="single" w:sz="6" w:space="0" w:color="000000"/>
              <w:right w:val="single" w:sz="6" w:space="0" w:color="000000"/>
            </w:tcBorders>
          </w:tcPr>
          <w:p w:rsidR="00FF4F2F" w:rsidRDefault="00FF4F2F">
            <w:pPr>
              <w:rPr>
                <w:rFonts w:ascii="Arial" w:hAnsi="Arial"/>
                <w:sz w:val="16"/>
              </w:rPr>
            </w:pPr>
          </w:p>
        </w:tc>
        <w:tc>
          <w:tcPr>
            <w:tcW w:w="2016" w:type="dxa"/>
            <w:tcBorders>
              <w:top w:val="single" w:sz="12" w:space="0" w:color="000000"/>
              <w:left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Reserved</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6</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2 Circuit Fault</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trHeight w:val="65"/>
          <w:jc w:val="center"/>
        </w:trPr>
        <w:tc>
          <w:tcPr>
            <w:tcW w:w="2448" w:type="dxa"/>
            <w:tcBorders>
              <w:top w:val="single" w:sz="6" w:space="0" w:color="000000"/>
              <w:left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lastRenderedPageBreak/>
              <w:t>Knock Sensor 2 Signal Low</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Knock Sensor 2 Signal High</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12"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bl>
    <w:p w:rsidR="00FF4F2F" w:rsidRDefault="00FF4F2F"/>
    <w:p w:rsidR="00FF4F2F" w:rsidRDefault="00FF4F2F">
      <w:r>
        <w:t>This PID contains several signals associated with the status of the knock system.  The content of each of these signals is described below.</w:t>
      </w:r>
    </w:p>
    <w:p w:rsidR="00FF4F2F" w:rsidRDefault="00FF4F2F">
      <w:pPr>
        <w:rPr>
          <w:highlight w:val="yellow"/>
        </w:rPr>
      </w:pPr>
    </w:p>
    <w:p w:rsidR="00FF4F2F" w:rsidRDefault="00FF4F2F">
      <w:r>
        <w:t>Knock Sensor 2 Circuit Fault indicates knock sensor 2 circuit faults other than stuck low/high.</w:t>
      </w:r>
    </w:p>
    <w:p w:rsidR="00FF4F2F" w:rsidRDefault="00FF4F2F"/>
    <w:p w:rsidR="00FF4F2F" w:rsidRDefault="00FF4F2F">
      <w:r>
        <w:t>Knock Sensor 2 Signal Low indicates the knock sensor 2 signal low fault test status.</w:t>
      </w:r>
    </w:p>
    <w:p w:rsidR="00FF4F2F" w:rsidRDefault="00FF4F2F"/>
    <w:p w:rsidR="00FF4F2F" w:rsidRDefault="00FF4F2F">
      <w:r>
        <w:t>Knock Sensor 2 Signal High indicates the knock sensor 2 signal high fault test status.</w:t>
      </w:r>
    </w:p>
    <w:p w:rsidR="00BF5257" w:rsidRDefault="00BF5257"/>
    <w:p w:rsidR="00BF5257" w:rsidRDefault="00BF5257" w:rsidP="00BF5257">
      <w:pPr>
        <w:pStyle w:val="Heading3"/>
        <w:adjustRightInd w:val="0"/>
        <w:snapToGrid w:val="0"/>
        <w:ind w:left="720" w:hanging="720"/>
      </w:pPr>
      <w:bookmarkStart w:id="1032" w:name="_Toc131559772"/>
      <w:bookmarkStart w:id="1033" w:name="_Toc276632955"/>
      <w:r w:rsidRPr="002C76E3">
        <w:t xml:space="preserve">TPSR – PID $2066 – </w:t>
      </w:r>
      <w:bookmarkEnd w:id="1032"/>
      <w:r w:rsidRPr="002C76E3">
        <w:t>Learned Airflow Variation Algorithm Compensation</w:t>
      </w:r>
      <w:bookmarkEnd w:id="1033"/>
    </w:p>
    <w:p w:rsidR="00BF5257" w:rsidRP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BF5257" w:rsidTr="003271EC">
        <w:trPr>
          <w:cantSplit/>
          <w:jc w:val="center"/>
        </w:trPr>
        <w:tc>
          <w:tcPr>
            <w:tcW w:w="720" w:type="dxa"/>
            <w:tcBorders>
              <w:bottom w:val="single" w:sz="12" w:space="0" w:color="000000"/>
            </w:tcBorders>
          </w:tcPr>
          <w:p w:rsidR="00BF5257" w:rsidRDefault="00BF5257" w:rsidP="003271EC">
            <w:pPr>
              <w:jc w:val="center"/>
              <w:rPr>
                <w:b/>
                <w:sz w:val="16"/>
              </w:rPr>
            </w:pPr>
            <w:r>
              <w:rPr>
                <w:b/>
                <w:sz w:val="16"/>
              </w:rPr>
              <w:t>PID</w:t>
            </w:r>
          </w:p>
        </w:tc>
        <w:tc>
          <w:tcPr>
            <w:tcW w:w="2880" w:type="dxa"/>
            <w:tcBorders>
              <w:bottom w:val="single" w:sz="12" w:space="0" w:color="000000"/>
            </w:tcBorders>
          </w:tcPr>
          <w:p w:rsidR="00BF5257" w:rsidRDefault="00BF5257" w:rsidP="003271EC">
            <w:pPr>
              <w:jc w:val="center"/>
              <w:rPr>
                <w:b/>
                <w:sz w:val="16"/>
              </w:rPr>
            </w:pPr>
            <w:r>
              <w:rPr>
                <w:b/>
                <w:sz w:val="16"/>
              </w:rPr>
              <w:t>Signal</w:t>
            </w:r>
          </w:p>
        </w:tc>
        <w:tc>
          <w:tcPr>
            <w:tcW w:w="720" w:type="dxa"/>
            <w:tcBorders>
              <w:bottom w:val="single" w:sz="12" w:space="0" w:color="000000"/>
            </w:tcBorders>
          </w:tcPr>
          <w:p w:rsidR="00BF5257" w:rsidRDefault="00BF5257" w:rsidP="003271EC">
            <w:pPr>
              <w:jc w:val="center"/>
              <w:rPr>
                <w:b/>
                <w:sz w:val="16"/>
              </w:rPr>
            </w:pPr>
            <w:r>
              <w:rPr>
                <w:b/>
                <w:sz w:val="16"/>
              </w:rPr>
              <w:t>Length (Bytes)</w:t>
            </w:r>
          </w:p>
        </w:tc>
        <w:tc>
          <w:tcPr>
            <w:tcW w:w="720" w:type="dxa"/>
            <w:tcBorders>
              <w:bottom w:val="single" w:sz="12" w:space="0" w:color="000000"/>
            </w:tcBorders>
          </w:tcPr>
          <w:p w:rsidR="00BF5257" w:rsidRDefault="00BF5257" w:rsidP="003271EC">
            <w:pPr>
              <w:jc w:val="center"/>
              <w:rPr>
                <w:b/>
                <w:sz w:val="16"/>
              </w:rPr>
            </w:pPr>
            <w:r>
              <w:rPr>
                <w:b/>
                <w:sz w:val="16"/>
              </w:rPr>
              <w:t>Data Type</w:t>
            </w:r>
          </w:p>
        </w:tc>
        <w:tc>
          <w:tcPr>
            <w:tcW w:w="2160" w:type="dxa"/>
            <w:tcBorders>
              <w:bottom w:val="single" w:sz="12" w:space="0" w:color="000000"/>
            </w:tcBorders>
          </w:tcPr>
          <w:p w:rsidR="00BF5257" w:rsidRDefault="00BF5257" w:rsidP="003271EC">
            <w:pPr>
              <w:jc w:val="center"/>
              <w:rPr>
                <w:b/>
                <w:sz w:val="16"/>
              </w:rPr>
            </w:pPr>
            <w:r>
              <w:rPr>
                <w:b/>
                <w:sz w:val="16"/>
              </w:rPr>
              <w:t>Range</w:t>
            </w:r>
          </w:p>
        </w:tc>
        <w:tc>
          <w:tcPr>
            <w:tcW w:w="2160" w:type="dxa"/>
            <w:tcBorders>
              <w:bottom w:val="single" w:sz="12" w:space="0" w:color="000000"/>
            </w:tcBorders>
          </w:tcPr>
          <w:p w:rsidR="00BF5257" w:rsidRDefault="00BF5257" w:rsidP="003271EC">
            <w:pPr>
              <w:jc w:val="center"/>
              <w:rPr>
                <w:b/>
                <w:sz w:val="16"/>
              </w:rPr>
            </w:pPr>
            <w:r>
              <w:rPr>
                <w:b/>
                <w:sz w:val="16"/>
              </w:rPr>
              <w:t>Conversion</w:t>
            </w:r>
          </w:p>
        </w:tc>
      </w:tr>
      <w:tr w:rsidR="00BF5257" w:rsidTr="003271EC">
        <w:trPr>
          <w:cantSplit/>
          <w:jc w:val="center"/>
        </w:trPr>
        <w:tc>
          <w:tcPr>
            <w:tcW w:w="720" w:type="dxa"/>
            <w:tcBorders>
              <w:top w:val="nil"/>
            </w:tcBorders>
          </w:tcPr>
          <w:p w:rsidR="00BF5257" w:rsidRDefault="00BF5257" w:rsidP="003271EC">
            <w:pPr>
              <w:jc w:val="right"/>
              <w:rPr>
                <w:rFonts w:ascii="Arial" w:hAnsi="Arial"/>
                <w:sz w:val="16"/>
              </w:rPr>
            </w:pPr>
            <w:r>
              <w:rPr>
                <w:rFonts w:ascii="Arial" w:hAnsi="Arial"/>
                <w:sz w:val="16"/>
              </w:rPr>
              <w:t>$2066</w:t>
            </w:r>
          </w:p>
        </w:tc>
        <w:tc>
          <w:tcPr>
            <w:tcW w:w="2880" w:type="dxa"/>
            <w:tcBorders>
              <w:top w:val="nil"/>
            </w:tcBorders>
          </w:tcPr>
          <w:p w:rsidR="00BF5257" w:rsidRDefault="00BF5257" w:rsidP="003271EC">
            <w:pPr>
              <w:rPr>
                <w:rFonts w:ascii="Arial" w:hAnsi="Arial"/>
                <w:sz w:val="16"/>
              </w:rPr>
            </w:pPr>
            <w:r>
              <w:rPr>
                <w:rFonts w:ascii="Arial" w:hAnsi="Arial"/>
                <w:sz w:val="16"/>
              </w:rPr>
              <w:t>Learned Airflow Variation Algorithm Compensation</w:t>
            </w:r>
          </w:p>
        </w:tc>
        <w:tc>
          <w:tcPr>
            <w:tcW w:w="720" w:type="dxa"/>
            <w:tcBorders>
              <w:top w:val="nil"/>
            </w:tcBorders>
          </w:tcPr>
          <w:p w:rsidR="00BF5257" w:rsidRDefault="00BF5257" w:rsidP="003271EC">
            <w:pPr>
              <w:jc w:val="right"/>
              <w:rPr>
                <w:rFonts w:ascii="Arial" w:hAnsi="Arial"/>
                <w:sz w:val="16"/>
              </w:rPr>
            </w:pPr>
            <w:r>
              <w:rPr>
                <w:rFonts w:ascii="Arial" w:hAnsi="Arial"/>
                <w:sz w:val="16"/>
              </w:rPr>
              <w:t>1</w:t>
            </w:r>
          </w:p>
        </w:tc>
        <w:tc>
          <w:tcPr>
            <w:tcW w:w="720" w:type="dxa"/>
            <w:tcBorders>
              <w:top w:val="nil"/>
            </w:tcBorders>
          </w:tcPr>
          <w:p w:rsidR="00BF5257" w:rsidRDefault="00BF5257" w:rsidP="003271EC">
            <w:pPr>
              <w:rPr>
                <w:rFonts w:ascii="Arial" w:hAnsi="Arial"/>
                <w:sz w:val="16"/>
              </w:rPr>
            </w:pPr>
            <w:r>
              <w:rPr>
                <w:rFonts w:ascii="Arial" w:hAnsi="Arial"/>
                <w:sz w:val="16"/>
              </w:rPr>
              <w:t>UNM</w:t>
            </w:r>
          </w:p>
        </w:tc>
        <w:tc>
          <w:tcPr>
            <w:tcW w:w="2160" w:type="dxa"/>
            <w:tcBorders>
              <w:top w:val="nil"/>
            </w:tcBorders>
          </w:tcPr>
          <w:p w:rsidR="00BF5257" w:rsidRDefault="00BF5257" w:rsidP="003271EC">
            <w:pPr>
              <w:rPr>
                <w:rFonts w:ascii="Arial" w:hAnsi="Arial"/>
                <w:sz w:val="16"/>
              </w:rPr>
            </w:pPr>
            <w:r>
              <w:rPr>
                <w:rFonts w:ascii="Arial" w:hAnsi="Arial"/>
                <w:sz w:val="16"/>
              </w:rPr>
              <w:t>0 - 100 %</w:t>
            </w:r>
          </w:p>
        </w:tc>
        <w:tc>
          <w:tcPr>
            <w:tcW w:w="2160" w:type="dxa"/>
            <w:tcBorders>
              <w:top w:val="nil"/>
            </w:tcBorders>
          </w:tcPr>
          <w:p w:rsidR="00BF5257" w:rsidRDefault="00BF5257" w:rsidP="003271EC">
            <w:pPr>
              <w:rPr>
                <w:rFonts w:ascii="Arial" w:hAnsi="Arial"/>
                <w:sz w:val="16"/>
              </w:rPr>
            </w:pPr>
            <w:r>
              <w:rPr>
                <w:rFonts w:ascii="Arial" w:hAnsi="Arial"/>
                <w:sz w:val="16"/>
              </w:rPr>
              <w:t>E = N * 100 / 255</w:t>
            </w:r>
          </w:p>
        </w:tc>
      </w:tr>
    </w:tbl>
    <w:p w:rsidR="00BF5257" w:rsidRDefault="00BF5257" w:rsidP="00BF5257"/>
    <w:p w:rsidR="00BF5257" w:rsidRDefault="00BF5257" w:rsidP="00BF5257">
      <w:r>
        <w:t>This PID contains the percent compensation of the Learned Airflow Variation Algorithm.  This value indicates the current amount of airflow compensation in response to engine intake airflow restrictions (i.e. throttle body coking).  It can also be used as feedback for the Learned Airflow Adapts Reset Trigger Device Control.</w:t>
      </w:r>
    </w:p>
    <w:p w:rsidR="00FF4F2F" w:rsidRDefault="00FF4F2F"/>
    <w:p w:rsidR="004D7D76" w:rsidRPr="001C6233" w:rsidRDefault="004D7D76" w:rsidP="004D7D76">
      <w:pPr>
        <w:pStyle w:val="Heading3"/>
      </w:pPr>
      <w:bookmarkStart w:id="1034" w:name="_Toc84730885"/>
      <w:bookmarkStart w:id="1035" w:name="_Toc276632956"/>
      <w:r w:rsidRPr="001C6233">
        <w:t xml:space="preserve">CATR – PID $206C – </w:t>
      </w:r>
      <w:bookmarkEnd w:id="1034"/>
      <w:r w:rsidRPr="001C6233">
        <w:t>Catalyst Monitor Diagnostic Status Bank 1</w:t>
      </w:r>
      <w:bookmarkEnd w:id="1035"/>
    </w:p>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$206C</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 Bank 1</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ENM</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 xml:space="preserve">$00=No Decision; </w:t>
            </w:r>
            <w:r w:rsidRPr="001C6233">
              <w:rPr>
                <w:rFonts w:ascii="Arial" w:hAnsi="Arial"/>
                <w:sz w:val="16"/>
              </w:rPr>
              <w:br/>
              <w:t xml:space="preserve">$01=Failed; </w:t>
            </w:r>
            <w:r w:rsidRPr="001C6233">
              <w:rPr>
                <w:rFonts w:ascii="Arial" w:hAnsi="Arial"/>
                <w:sz w:val="16"/>
              </w:rPr>
              <w:br/>
              <w:t>$02=Passed;</w:t>
            </w:r>
          </w:p>
        </w:tc>
      </w:tr>
    </w:tbl>
    <w:p w:rsidR="004D7D76" w:rsidRPr="003C5185" w:rsidRDefault="004D7D76" w:rsidP="004D7D76"/>
    <w:p w:rsidR="004D7D76" w:rsidRDefault="004D7D76" w:rsidP="004D7D76">
      <w:r>
        <w:t>This PID indicates the status of the catalyst monitor diagnostic for bank 1.  Multiple tests may run before the diagnostic reports a “Pass” or “Fail” and will be tracked by PID $1354 “</w:t>
      </w:r>
      <w:r w:rsidRPr="003C5185">
        <w:t>Catalyst Monitor Diagnostic Test Counter Bank 1”</w:t>
      </w:r>
      <w:r>
        <w:t xml:space="preserve">.  When this PID reports a “Pass” or “Fail”, </w:t>
      </w:r>
      <w:r w:rsidRPr="003C5185">
        <w:t xml:space="preserve">the diagnostic </w:t>
      </w:r>
      <w:r>
        <w:t xml:space="preserve">is </w:t>
      </w:r>
      <w:r w:rsidRPr="003C5185">
        <w:t xml:space="preserve">complete for the </w:t>
      </w:r>
      <w:r>
        <w:t xml:space="preserve">current </w:t>
      </w:r>
      <w:r w:rsidRPr="003C5185">
        <w:t>trip and will not attempt any further tests on bank</w:t>
      </w:r>
      <w:r>
        <w:t xml:space="preserve"> 1</w:t>
      </w:r>
      <w:r w:rsidRPr="003C5185">
        <w:t>.</w:t>
      </w:r>
    </w:p>
    <w:p w:rsidR="004D7D76" w:rsidRDefault="004D7D76" w:rsidP="004D7D76"/>
    <w:p w:rsidR="004D7D76" w:rsidRPr="001C6233" w:rsidRDefault="004D7D76" w:rsidP="004D7D76">
      <w:pPr>
        <w:pStyle w:val="Heading3"/>
      </w:pPr>
      <w:bookmarkStart w:id="1036" w:name="_Toc276632957"/>
      <w:r w:rsidRPr="001C6233">
        <w:t>CATR – PID $206D – Catalyst Monitor Diagnostic Status Bank 2</w:t>
      </w:r>
      <w:bookmarkEnd w:id="1036"/>
    </w:p>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w:t>
            </w:r>
            <w:r>
              <w:rPr>
                <w:rFonts w:ascii="Arial" w:hAnsi="Arial"/>
                <w:sz w:val="16"/>
              </w:rPr>
              <w:t>D</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 Bank 2</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ENM</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 xml:space="preserve">$00=No Decision; </w:t>
            </w:r>
            <w:r w:rsidRPr="001C6233">
              <w:rPr>
                <w:rFonts w:ascii="Arial" w:hAnsi="Arial"/>
                <w:sz w:val="16"/>
              </w:rPr>
              <w:br/>
              <w:t xml:space="preserve">$01=Failed; </w:t>
            </w:r>
            <w:r w:rsidRPr="001C6233">
              <w:rPr>
                <w:rFonts w:ascii="Arial" w:hAnsi="Arial"/>
                <w:sz w:val="16"/>
              </w:rPr>
              <w:br/>
              <w:t>$02=Passed;</w:t>
            </w:r>
          </w:p>
        </w:tc>
      </w:tr>
    </w:tbl>
    <w:p w:rsidR="004D7D76" w:rsidRPr="003C5185" w:rsidRDefault="004D7D76" w:rsidP="004D7D76"/>
    <w:p w:rsidR="004D7D76" w:rsidRDefault="004D7D76" w:rsidP="004D7D76">
      <w:bookmarkStart w:id="1037" w:name="_Toc120516539"/>
      <w:r>
        <w:t>This PID indicates the status of the catalyst monitor diagnostic for bank 2.  Multiple tests may run before the diagnostic reports a “Pass” or “Fail” and will be tracked by PID $1355 “</w:t>
      </w:r>
      <w:r w:rsidRPr="003C5185">
        <w:t>Catalyst Monito</w:t>
      </w:r>
      <w:r>
        <w:t>r Diagnostic Test Counter Bank 2</w:t>
      </w:r>
      <w:r w:rsidRPr="003C5185">
        <w:t>”</w:t>
      </w:r>
      <w:r>
        <w:t xml:space="preserve">.  When this PID reports a “Pass” or “Fail”, </w:t>
      </w:r>
      <w:r w:rsidRPr="003C5185">
        <w:t xml:space="preserve">the diagnostic </w:t>
      </w:r>
      <w:r>
        <w:t xml:space="preserve">is </w:t>
      </w:r>
      <w:r w:rsidRPr="003C5185">
        <w:t xml:space="preserve">complete for the </w:t>
      </w:r>
      <w:r>
        <w:t xml:space="preserve">current </w:t>
      </w:r>
      <w:r w:rsidRPr="003C5185">
        <w:t>trip and will not attempt any further tests on bank</w:t>
      </w:r>
      <w:r>
        <w:t xml:space="preserve"> 2</w:t>
      </w:r>
      <w:r w:rsidRPr="003C5185">
        <w:t>.</w:t>
      </w:r>
    </w:p>
    <w:p w:rsidR="004D7D76" w:rsidRDefault="004D7D76" w:rsidP="004D7D76"/>
    <w:p w:rsidR="004D7D76" w:rsidRPr="00DD2ECF" w:rsidRDefault="004D7D76" w:rsidP="004D7D76">
      <w:pPr>
        <w:pStyle w:val="Heading3"/>
        <w:rPr>
          <w:lang w:val="it-IT"/>
        </w:rPr>
      </w:pPr>
      <w:bookmarkStart w:id="1038" w:name="_Toc276632958"/>
      <w:r w:rsidRPr="00DD2ECF">
        <w:rPr>
          <w:lang w:val="it-IT"/>
        </w:rPr>
        <w:lastRenderedPageBreak/>
        <w:t xml:space="preserve">CATR – PID $206E – </w:t>
      </w:r>
      <w:bookmarkEnd w:id="1037"/>
      <w:r w:rsidRPr="00DD2ECF">
        <w:rPr>
          <w:lang w:val="it-IT"/>
        </w:rPr>
        <w:t>Catalyst Monitor Diagnostic Status</w:t>
      </w:r>
      <w:bookmarkEnd w:id="1038"/>
    </w:p>
    <w:p w:rsidR="004D7D76" w:rsidRPr="00DD2ECF" w:rsidRDefault="004D7D76" w:rsidP="004D7D76">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$206E</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PKT</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r>
    </w:tbl>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4D7D76" w:rsidRPr="001C6233" w:rsidTr="001E022A">
        <w:trPr>
          <w:cantSplit/>
          <w:jc w:val="center"/>
        </w:trPr>
        <w:tc>
          <w:tcPr>
            <w:tcW w:w="2448"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Start Byte</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Start Bit</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(Bits)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016"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016"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 xml:space="preserve">Catalyst </w:t>
            </w:r>
            <w:r>
              <w:rPr>
                <w:rFonts w:ascii="Arial" w:hAnsi="Arial"/>
                <w:sz w:val="16"/>
              </w:rPr>
              <w:t>M</w:t>
            </w:r>
            <w:r w:rsidRPr="001C6233">
              <w:rPr>
                <w:rFonts w:ascii="Arial" w:hAnsi="Arial"/>
                <w:sz w:val="16"/>
              </w:rPr>
              <w:t xml:space="preserve">onitor </w:t>
            </w:r>
            <w:r>
              <w:rPr>
                <w:rFonts w:ascii="Arial" w:hAnsi="Arial"/>
                <w:sz w:val="16"/>
              </w:rPr>
              <w:t>T</w:t>
            </w:r>
            <w:r w:rsidRPr="001C6233">
              <w:rPr>
                <w:rFonts w:ascii="Arial" w:hAnsi="Arial"/>
                <w:sz w:val="16"/>
              </w:rPr>
              <w:t xml:space="preserve">est </w:t>
            </w:r>
            <w:r>
              <w:rPr>
                <w:rFonts w:ascii="Arial" w:hAnsi="Arial"/>
                <w:sz w:val="16"/>
              </w:rPr>
              <w:t>R</w:t>
            </w:r>
            <w:r w:rsidRPr="001C6233">
              <w:rPr>
                <w:rFonts w:ascii="Arial" w:hAnsi="Arial"/>
                <w:sz w:val="16"/>
              </w:rPr>
              <w:t>unning</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7</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r w:rsidRPr="001C6233">
              <w:rPr>
                <w:rFonts w:ascii="Arial" w:hAnsi="Arial"/>
              </w:rPr>
              <w:t>BLN</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$1=True; $0=False</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 xml:space="preserve">Off </w:t>
            </w:r>
            <w:r>
              <w:rPr>
                <w:rFonts w:ascii="Arial" w:hAnsi="Arial"/>
                <w:sz w:val="16"/>
              </w:rPr>
              <w:t>I</w:t>
            </w:r>
            <w:r w:rsidRPr="001C6233">
              <w:rPr>
                <w:rFonts w:ascii="Arial" w:hAnsi="Arial"/>
                <w:sz w:val="16"/>
              </w:rPr>
              <w:t xml:space="preserve">dle </w:t>
            </w:r>
            <w:r>
              <w:rPr>
                <w:rFonts w:ascii="Arial" w:hAnsi="Arial"/>
                <w:sz w:val="16"/>
              </w:rPr>
              <w:t>C</w:t>
            </w:r>
            <w:r w:rsidRPr="001C6233">
              <w:rPr>
                <w:rFonts w:ascii="Arial" w:hAnsi="Arial"/>
                <w:sz w:val="16"/>
              </w:rPr>
              <w:t xml:space="preserve">onditions </w:t>
            </w:r>
            <w:r>
              <w:rPr>
                <w:rFonts w:ascii="Arial" w:hAnsi="Arial"/>
                <w:sz w:val="16"/>
              </w:rPr>
              <w:t>M</w:t>
            </w:r>
            <w:r w:rsidRPr="001C6233">
              <w:rPr>
                <w:rFonts w:ascii="Arial" w:hAnsi="Arial"/>
                <w:sz w:val="16"/>
              </w:rPr>
              <w:t>et</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6</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r w:rsidRPr="001C6233">
              <w:rPr>
                <w:rFonts w:ascii="Arial" w:hAnsi="Arial"/>
              </w:rPr>
              <w:t>BLN</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$1=True; $0=False</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5</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4</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3</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bl>
    <w:p w:rsidR="004D7D76" w:rsidRPr="009824F8" w:rsidRDefault="004D7D76" w:rsidP="004D7D76"/>
    <w:p w:rsidR="004D7D76" w:rsidRPr="009824F8" w:rsidRDefault="004D7D76" w:rsidP="004D7D76">
      <w:r>
        <w:t>This PID indicates the status of the catalyst monitor diagnostic.</w:t>
      </w:r>
    </w:p>
    <w:p w:rsidR="004D7D76" w:rsidRDefault="004D7D76" w:rsidP="004D7D76"/>
    <w:p w:rsidR="004D7D76" w:rsidRDefault="004D7D76" w:rsidP="004D7D76">
      <w:r>
        <w:t>Catalyst Monitor Test Running indicates when the catalyst monitor diagnostic is actively running a test.  This condition will only be true when the vehicle is at idle.  When Catalyst Monitor Test Running transitions from “True” to “False” with the vehicle at idle, PIDs $1354 &amp; $1355 “</w:t>
      </w:r>
      <w:r w:rsidRPr="003C5185">
        <w:t>Catalyst Monito</w:t>
      </w:r>
      <w:r>
        <w:t>r Diagnostic Test Counter Bank 1 &amp; 2” can be referenced along with PIDs $206C &amp; $206D “</w:t>
      </w:r>
      <w:r w:rsidRPr="009824F8">
        <w:t xml:space="preserve">Catalyst Monitor Diagnostic Status Bank </w:t>
      </w:r>
      <w:r>
        <w:t xml:space="preserve">1 &amp; </w:t>
      </w:r>
      <w:r w:rsidRPr="009824F8">
        <w:t>2</w:t>
      </w:r>
      <w:r>
        <w:t>” to determine the results of the test.</w:t>
      </w:r>
    </w:p>
    <w:p w:rsidR="004D7D76" w:rsidRPr="009824F8" w:rsidRDefault="004D7D76" w:rsidP="004D7D76"/>
    <w:p w:rsidR="004D7D76" w:rsidRPr="003C5185" w:rsidRDefault="004D7D76" w:rsidP="004D7D76">
      <w:r>
        <w:t>Off Idle Conditions Met indicates if the off idle conditions for the catalyst monitor diagnostic have been met.  Once the Off Idle Conditions Met bit equals “True”, the vehicle can return to idle and allow the catalyst monitor diagnostic test to run.</w:t>
      </w:r>
    </w:p>
    <w:p w:rsidR="004D7D76" w:rsidRPr="003C5185" w:rsidRDefault="004D7D76" w:rsidP="004D7D76"/>
    <w:p w:rsidR="00BF4663" w:rsidRPr="00C91CF6" w:rsidRDefault="00BF4663" w:rsidP="00BF4663">
      <w:pPr>
        <w:pStyle w:val="Heading3"/>
      </w:pPr>
      <w:bookmarkStart w:id="1039" w:name="_Toc138839181"/>
      <w:bookmarkStart w:id="1040" w:name="_Toc158710310"/>
      <w:bookmarkStart w:id="1041" w:name="_Toc276632959"/>
      <w:r>
        <w:t>ENG</w:t>
      </w:r>
      <w:r w:rsidRPr="00C91CF6">
        <w:t>R – PID $</w:t>
      </w:r>
      <w:r>
        <w:t>2070</w:t>
      </w:r>
      <w:r w:rsidRPr="00C91CF6">
        <w:t xml:space="preserve"> – </w:t>
      </w:r>
      <w:bookmarkEnd w:id="1039"/>
      <w:r w:rsidRPr="00C91CF6">
        <w:t>Reduced Engine Power Indication</w:t>
      </w:r>
      <w:r>
        <w:t xml:space="preserve"> History</w:t>
      </w:r>
      <w:bookmarkEnd w:id="1040"/>
      <w:bookmarkEnd w:id="1041"/>
    </w:p>
    <w:p w:rsidR="00BF4663" w:rsidRDefault="00BF4663" w:rsidP="00BF466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BF4663" w:rsidTr="00697D08">
        <w:trPr>
          <w:cantSplit/>
          <w:jc w:val="center"/>
        </w:trPr>
        <w:tc>
          <w:tcPr>
            <w:tcW w:w="720" w:type="dxa"/>
            <w:tcBorders>
              <w:bottom w:val="single" w:sz="12" w:space="0" w:color="000000"/>
            </w:tcBorders>
          </w:tcPr>
          <w:p w:rsidR="00BF4663" w:rsidRDefault="00BF4663" w:rsidP="00697D08">
            <w:pPr>
              <w:jc w:val="center"/>
              <w:rPr>
                <w:b/>
                <w:sz w:val="16"/>
              </w:rPr>
            </w:pPr>
            <w:r>
              <w:rPr>
                <w:b/>
                <w:sz w:val="16"/>
              </w:rPr>
              <w:t>PID</w:t>
            </w:r>
          </w:p>
        </w:tc>
        <w:tc>
          <w:tcPr>
            <w:tcW w:w="2880" w:type="dxa"/>
            <w:tcBorders>
              <w:bottom w:val="single" w:sz="12" w:space="0" w:color="000000"/>
            </w:tcBorders>
          </w:tcPr>
          <w:p w:rsidR="00BF4663" w:rsidRDefault="00BF4663" w:rsidP="00697D08">
            <w:pPr>
              <w:jc w:val="center"/>
              <w:rPr>
                <w:b/>
                <w:sz w:val="16"/>
              </w:rPr>
            </w:pPr>
            <w:r>
              <w:rPr>
                <w:b/>
                <w:sz w:val="16"/>
              </w:rPr>
              <w:t>Signal</w:t>
            </w:r>
          </w:p>
        </w:tc>
        <w:tc>
          <w:tcPr>
            <w:tcW w:w="720" w:type="dxa"/>
            <w:tcBorders>
              <w:bottom w:val="single" w:sz="12" w:space="0" w:color="000000"/>
            </w:tcBorders>
          </w:tcPr>
          <w:p w:rsidR="00BF4663" w:rsidRDefault="00BF4663" w:rsidP="00697D08">
            <w:pPr>
              <w:jc w:val="center"/>
              <w:rPr>
                <w:b/>
                <w:sz w:val="16"/>
              </w:rPr>
            </w:pPr>
            <w:r>
              <w:rPr>
                <w:b/>
                <w:sz w:val="16"/>
              </w:rPr>
              <w:t>Length (Bytes)</w:t>
            </w:r>
          </w:p>
        </w:tc>
        <w:tc>
          <w:tcPr>
            <w:tcW w:w="720" w:type="dxa"/>
            <w:tcBorders>
              <w:bottom w:val="single" w:sz="12" w:space="0" w:color="000000"/>
            </w:tcBorders>
          </w:tcPr>
          <w:p w:rsidR="00BF4663" w:rsidRDefault="00BF4663" w:rsidP="00697D08">
            <w:pPr>
              <w:jc w:val="center"/>
              <w:rPr>
                <w:b/>
                <w:sz w:val="16"/>
              </w:rPr>
            </w:pPr>
            <w:r>
              <w:rPr>
                <w:b/>
                <w:sz w:val="16"/>
              </w:rPr>
              <w:t>Data Type</w:t>
            </w:r>
          </w:p>
        </w:tc>
        <w:tc>
          <w:tcPr>
            <w:tcW w:w="2160" w:type="dxa"/>
            <w:tcBorders>
              <w:bottom w:val="single" w:sz="12" w:space="0" w:color="000000"/>
            </w:tcBorders>
          </w:tcPr>
          <w:p w:rsidR="00BF4663" w:rsidRDefault="00BF4663" w:rsidP="00697D08">
            <w:pPr>
              <w:jc w:val="center"/>
              <w:rPr>
                <w:b/>
                <w:sz w:val="16"/>
              </w:rPr>
            </w:pPr>
            <w:r>
              <w:rPr>
                <w:b/>
                <w:sz w:val="16"/>
              </w:rPr>
              <w:t>Range</w:t>
            </w:r>
          </w:p>
        </w:tc>
        <w:tc>
          <w:tcPr>
            <w:tcW w:w="2160" w:type="dxa"/>
            <w:tcBorders>
              <w:bottom w:val="single" w:sz="12" w:space="0" w:color="000000"/>
            </w:tcBorders>
          </w:tcPr>
          <w:p w:rsidR="00BF4663" w:rsidRDefault="00BF4663" w:rsidP="00697D08">
            <w:pPr>
              <w:jc w:val="center"/>
              <w:rPr>
                <w:b/>
                <w:sz w:val="16"/>
              </w:rPr>
            </w:pPr>
            <w:r>
              <w:rPr>
                <w:b/>
                <w:sz w:val="16"/>
              </w:rPr>
              <w:t>Conversion</w:t>
            </w:r>
          </w:p>
        </w:tc>
      </w:tr>
      <w:tr w:rsidR="00BF4663" w:rsidTr="00697D08">
        <w:trPr>
          <w:cantSplit/>
          <w:jc w:val="center"/>
        </w:trPr>
        <w:tc>
          <w:tcPr>
            <w:tcW w:w="720" w:type="dxa"/>
            <w:tcBorders>
              <w:top w:val="nil"/>
            </w:tcBorders>
          </w:tcPr>
          <w:p w:rsidR="00BF4663" w:rsidRDefault="00BF4663" w:rsidP="00697D08">
            <w:pPr>
              <w:jc w:val="right"/>
              <w:rPr>
                <w:rFonts w:ascii="Arial" w:hAnsi="Arial"/>
                <w:sz w:val="16"/>
              </w:rPr>
            </w:pPr>
            <w:r>
              <w:rPr>
                <w:rFonts w:ascii="Arial" w:hAnsi="Arial"/>
                <w:sz w:val="16"/>
              </w:rPr>
              <w:t>$2070</w:t>
            </w:r>
          </w:p>
        </w:tc>
        <w:tc>
          <w:tcPr>
            <w:tcW w:w="2880" w:type="dxa"/>
            <w:tcBorders>
              <w:top w:val="nil"/>
            </w:tcBorders>
          </w:tcPr>
          <w:p w:rsidR="00BF4663" w:rsidRPr="00C91CF6" w:rsidRDefault="00BF4663" w:rsidP="00697D08">
            <w:pPr>
              <w:rPr>
                <w:rFonts w:ascii="Arial" w:hAnsi="Arial"/>
                <w:sz w:val="16"/>
              </w:rPr>
            </w:pPr>
            <w:r w:rsidRPr="00C91CF6">
              <w:rPr>
                <w:rFonts w:ascii="Arial" w:hAnsi="Arial"/>
                <w:sz w:val="16"/>
              </w:rPr>
              <w:t>Reduced Engine Power Indication</w:t>
            </w:r>
            <w:r>
              <w:rPr>
                <w:rFonts w:ascii="Arial" w:hAnsi="Arial"/>
                <w:sz w:val="16"/>
              </w:rPr>
              <w:t xml:space="preserve"> History</w:t>
            </w:r>
          </w:p>
        </w:tc>
        <w:tc>
          <w:tcPr>
            <w:tcW w:w="720" w:type="dxa"/>
            <w:tcBorders>
              <w:top w:val="nil"/>
            </w:tcBorders>
          </w:tcPr>
          <w:p w:rsidR="00BF4663" w:rsidRDefault="00BF4663" w:rsidP="00697D08">
            <w:pPr>
              <w:jc w:val="right"/>
              <w:rPr>
                <w:rFonts w:ascii="Arial" w:hAnsi="Arial"/>
                <w:sz w:val="16"/>
              </w:rPr>
            </w:pPr>
            <w:r>
              <w:rPr>
                <w:rFonts w:ascii="Arial" w:hAnsi="Arial"/>
                <w:sz w:val="16"/>
              </w:rPr>
              <w:t>1</w:t>
            </w:r>
          </w:p>
        </w:tc>
        <w:tc>
          <w:tcPr>
            <w:tcW w:w="720" w:type="dxa"/>
            <w:tcBorders>
              <w:top w:val="nil"/>
            </w:tcBorders>
          </w:tcPr>
          <w:p w:rsidR="00BF4663" w:rsidRDefault="00BF4663" w:rsidP="00697D08">
            <w:pPr>
              <w:rPr>
                <w:rFonts w:ascii="Arial" w:hAnsi="Arial"/>
                <w:sz w:val="16"/>
              </w:rPr>
            </w:pPr>
            <w:r>
              <w:rPr>
                <w:rFonts w:ascii="Arial" w:hAnsi="Arial"/>
                <w:sz w:val="16"/>
              </w:rPr>
              <w:t>ENM</w:t>
            </w:r>
          </w:p>
        </w:tc>
        <w:tc>
          <w:tcPr>
            <w:tcW w:w="2160" w:type="dxa"/>
            <w:tcBorders>
              <w:top w:val="nil"/>
            </w:tcBorders>
          </w:tcPr>
          <w:p w:rsidR="00BF4663" w:rsidRDefault="00BF4663" w:rsidP="00697D08">
            <w:pPr>
              <w:rPr>
                <w:rFonts w:ascii="Arial" w:hAnsi="Arial"/>
                <w:sz w:val="16"/>
              </w:rPr>
            </w:pPr>
            <w:r>
              <w:rPr>
                <w:rFonts w:ascii="Arial" w:hAnsi="Arial"/>
                <w:sz w:val="16"/>
              </w:rPr>
              <w:t>N/A</w:t>
            </w:r>
          </w:p>
        </w:tc>
        <w:tc>
          <w:tcPr>
            <w:tcW w:w="2160" w:type="dxa"/>
            <w:tcBorders>
              <w:top w:val="nil"/>
            </w:tcBorders>
          </w:tcPr>
          <w:p w:rsidR="00BF4663" w:rsidRDefault="00BF4663" w:rsidP="00697D08">
            <w:pPr>
              <w:rPr>
                <w:rFonts w:ascii="Arial" w:hAnsi="Arial"/>
                <w:sz w:val="16"/>
              </w:rPr>
            </w:pPr>
            <w:r>
              <w:rPr>
                <w:rFonts w:ascii="Arial" w:hAnsi="Arial"/>
                <w:sz w:val="16"/>
              </w:rPr>
              <w:t xml:space="preserve">$01=ETC Fault; </w:t>
            </w:r>
            <w:r>
              <w:rPr>
                <w:rFonts w:ascii="Arial" w:hAnsi="Arial"/>
                <w:sz w:val="16"/>
              </w:rPr>
              <w:br/>
              <w:t>$02=EV Fan Fault;</w:t>
            </w:r>
          </w:p>
          <w:p w:rsidR="00BF4663" w:rsidRDefault="00BF4663" w:rsidP="00697D08">
            <w:pPr>
              <w:rPr>
                <w:rFonts w:ascii="Arial" w:hAnsi="Arial"/>
                <w:sz w:val="16"/>
              </w:rPr>
            </w:pPr>
            <w:r>
              <w:rPr>
                <w:rFonts w:ascii="Arial" w:hAnsi="Arial"/>
                <w:sz w:val="16"/>
              </w:rPr>
              <w:t>$03=Engine Metal Ovrtemp;</w:t>
            </w:r>
          </w:p>
          <w:p w:rsidR="00287CCB" w:rsidRDefault="00BF4663" w:rsidP="00287CCB">
            <w:pPr>
              <w:rPr>
                <w:rFonts w:ascii="Arial" w:hAnsi="Arial"/>
                <w:sz w:val="16"/>
              </w:rPr>
            </w:pPr>
            <w:r>
              <w:rPr>
                <w:rFonts w:ascii="Arial" w:hAnsi="Arial"/>
                <w:sz w:val="16"/>
              </w:rPr>
              <w:t>$04=Engine Oil Overtemp</w:t>
            </w:r>
            <w:r w:rsidR="00287CCB">
              <w:rPr>
                <w:rFonts w:ascii="Arial" w:hAnsi="Arial"/>
                <w:sz w:val="16"/>
              </w:rPr>
              <w:t>;</w:t>
            </w:r>
          </w:p>
          <w:p w:rsidR="00BF4663" w:rsidRDefault="00287CCB" w:rsidP="00287CCB">
            <w:pPr>
              <w:rPr>
                <w:rFonts w:ascii="Arial" w:hAnsi="Arial"/>
                <w:sz w:val="16"/>
              </w:rPr>
            </w:pPr>
            <w:r>
              <w:rPr>
                <w:rFonts w:ascii="Arial" w:hAnsi="Arial"/>
                <w:sz w:val="16"/>
              </w:rPr>
              <w:t>$05=OnStar Speed Limiting</w:t>
            </w:r>
          </w:p>
        </w:tc>
      </w:tr>
    </w:tbl>
    <w:p w:rsidR="00BF4663" w:rsidRDefault="00BF4663" w:rsidP="00BF4663"/>
    <w:p w:rsidR="00BF4663" w:rsidRDefault="00BF4663" w:rsidP="00BF4663">
      <w:r>
        <w:t>This PID contains the last reason that powertrain has illuminated the Reduced Engine Power (REP) indication.</w:t>
      </w:r>
    </w:p>
    <w:p w:rsidR="00BF4663" w:rsidRDefault="00BF4663" w:rsidP="00BF4663"/>
    <w:p w:rsidR="0012240E" w:rsidRPr="00454271" w:rsidRDefault="0012240E" w:rsidP="0012240E">
      <w:pPr>
        <w:pStyle w:val="Heading3"/>
      </w:pPr>
      <w:bookmarkStart w:id="1042" w:name="_Toc276632960"/>
      <w:r w:rsidRPr="00454271">
        <w:t>E85R – PID $</w:t>
      </w:r>
      <w:r>
        <w:t>209B</w:t>
      </w:r>
      <w:r w:rsidRPr="00454271">
        <w:t xml:space="preserve"> – </w:t>
      </w:r>
      <w:r w:rsidRPr="00454271">
        <w:rPr>
          <w:rFonts w:eastAsia="SimSun"/>
          <w:color w:val="000000"/>
          <w:lang w:eastAsia="zh-CN"/>
        </w:rPr>
        <w:t>Recommended Max</w:t>
      </w:r>
      <w:r>
        <w:rPr>
          <w:rFonts w:eastAsia="SimSun"/>
          <w:color w:val="000000"/>
          <w:lang w:eastAsia="zh-CN"/>
        </w:rPr>
        <w:t>imum</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When </w:t>
      </w:r>
      <w:r>
        <w:t>Recommended</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Exceeded</w:t>
      </w:r>
      <w:bookmarkEnd w:id="1042"/>
    </w:p>
    <w:p w:rsidR="0012240E" w:rsidRPr="00454271"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$209B</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Recommended Maximum Ethanol Concentration 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recommended fuel alcohol percentage for vehicle conditions at the most recent time that the Recommended Ethanol Concentration Exceeded bit became true.  This PID value will latch until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 w:rsidR="0012240E" w:rsidRPr="00454271" w:rsidRDefault="0012240E" w:rsidP="0012240E">
      <w:pPr>
        <w:pStyle w:val="Heading3"/>
      </w:pPr>
      <w:bookmarkStart w:id="1043" w:name="_Toc276632961"/>
      <w:r w:rsidRPr="00454271">
        <w:t>E85R – PID $</w:t>
      </w:r>
      <w:r>
        <w:t>209C</w:t>
      </w:r>
      <w:r w:rsidRPr="00454271">
        <w:t xml:space="preserve"> – </w:t>
      </w:r>
      <w:r>
        <w:t xml:space="preserve">Currently </w:t>
      </w:r>
      <w:r w:rsidRPr="00454271">
        <w:rPr>
          <w:rFonts w:eastAsia="SimSun"/>
          <w:lang w:eastAsia="zh-CN"/>
        </w:rPr>
        <w:t>Recommended Max</w:t>
      </w:r>
      <w:r>
        <w:rPr>
          <w:rFonts w:eastAsia="SimSun"/>
          <w:lang w:eastAsia="zh-CN"/>
        </w:rPr>
        <w:t>imum</w:t>
      </w:r>
      <w:r w:rsidRPr="00454271">
        <w:rPr>
          <w:rFonts w:eastAsia="SimSun"/>
          <w:lang w:eastAsia="zh-CN"/>
        </w:rPr>
        <w:t xml:space="preserve"> Ethanol </w:t>
      </w:r>
      <w:r>
        <w:t>Concentration</w:t>
      </w:r>
      <w:bookmarkEnd w:id="1043"/>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$209C</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Currently Recommended Maximum Ethanol </w:t>
            </w:r>
            <w:r w:rsidRPr="00574EFF">
              <w:rPr>
                <w:rFonts w:ascii="Arial" w:hAnsi="Arial" w:cs="Arial"/>
                <w:sz w:val="16"/>
                <w:szCs w:val="16"/>
              </w:rPr>
              <w:t>Concentration</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recommended maximum fuel alcohol percentage for current vehicle conditions.</w:t>
      </w:r>
    </w:p>
    <w:p w:rsidR="0012240E" w:rsidRDefault="0012240E" w:rsidP="0012240E"/>
    <w:p w:rsidR="0012240E" w:rsidRPr="00454271" w:rsidRDefault="0012240E" w:rsidP="0012240E">
      <w:pPr>
        <w:pStyle w:val="Heading3"/>
      </w:pPr>
      <w:bookmarkStart w:id="1044" w:name="_Toc276632962"/>
      <w:r w:rsidRPr="00454271">
        <w:t>E85R – PID $</w:t>
      </w:r>
      <w:r>
        <w:t>209D</w:t>
      </w:r>
      <w:r w:rsidRPr="00454271">
        <w:t xml:space="preserve"> – </w:t>
      </w:r>
      <w:r>
        <w:rPr>
          <w:rFonts w:eastAsia="SimSun"/>
          <w:color w:val="000000"/>
          <w:lang w:eastAsia="zh-CN"/>
        </w:rPr>
        <w:t>Actual</w:t>
      </w:r>
      <w:r w:rsidRPr="00454271">
        <w:rPr>
          <w:rFonts w:eastAsia="SimSun"/>
          <w:color w:val="000000"/>
          <w:lang w:eastAsia="zh-CN"/>
        </w:rPr>
        <w:t xml:space="preserve"> Ethanol Composition 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44"/>
    </w:p>
    <w:p w:rsidR="0012240E" w:rsidRPr="00454271"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$209D</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Actual Ethanol Composition 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w:t>
            </w:r>
            <w:r w:rsidRPr="00574EFF">
              <w:rPr>
                <w:rFonts w:ascii="Arial" w:hAnsi="Arial" w:cs="Arial"/>
                <w:sz w:val="16"/>
                <w:szCs w:val="16"/>
              </w:rPr>
              <w:t>Concentration</w:t>
            </w:r>
            <w:r w:rsidRPr="00574EFF">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actual fuel alcohol percentage at the most recent time that the Recommended Ethanol Concentration Exceeded bit became true.  In vehicles with an ethanol concentration sensor, this will be a measured value.  In vehicles without a physical sensor, this will be a calculated value.  This PID will latch until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1045" w:name="_Toc172097560"/>
      <w:bookmarkStart w:id="1046" w:name="_Toc276632963"/>
      <w:r>
        <w:t>E85R – PID $209E – Ambient Air Temperature</w:t>
      </w:r>
      <w:bookmarkEnd w:id="1045"/>
      <w:r>
        <w:t xml:space="preserve"> </w:t>
      </w:r>
      <w:r w:rsidRPr="00454271">
        <w:rPr>
          <w:rFonts w:eastAsia="SimSun"/>
          <w:color w:val="000000"/>
          <w:lang w:eastAsia="zh-CN"/>
        </w:rPr>
        <w:t xml:space="preserve">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46"/>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$209E</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 xml:space="preserve">Ambient Air Temperature </w:t>
            </w:r>
            <w:r w:rsidRPr="00574EFF">
              <w:rPr>
                <w:rFonts w:ascii="Arial" w:eastAsia="SimSun" w:hAnsi="Arial" w:cs="Arial"/>
                <w:color w:val="000000"/>
                <w:sz w:val="16"/>
                <w:szCs w:val="16"/>
                <w:lang w:eastAsia="zh-CN"/>
              </w:rPr>
              <w:t xml:space="preserve">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w:t>
            </w:r>
            <w:r w:rsidRPr="00574EFF">
              <w:rPr>
                <w:rFonts w:ascii="Arial" w:hAnsi="Arial" w:cs="Arial"/>
                <w:sz w:val="16"/>
                <w:szCs w:val="16"/>
              </w:rPr>
              <w:t>Concentration</w:t>
            </w:r>
            <w:r w:rsidRPr="00574EFF">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-40 - 215 °C</w:t>
            </w:r>
          </w:p>
        </w:tc>
        <w:tc>
          <w:tcPr>
            <w:tcW w:w="2160" w:type="dxa"/>
            <w:tcBorders>
              <w:top w:val="nil"/>
            </w:tcBorders>
          </w:tcPr>
          <w:p w:rsidR="0012240E" w:rsidRDefault="0012240E" w:rsidP="0012240E">
            <w:pPr>
              <w:rPr>
                <w:rFonts w:ascii="Arial" w:hAnsi="Arial"/>
                <w:sz w:val="16"/>
              </w:rPr>
            </w:pPr>
            <w:r>
              <w:rPr>
                <w:rFonts w:ascii="Arial" w:hAnsi="Arial"/>
                <w:sz w:val="16"/>
              </w:rPr>
              <w:t>E = N * 1 - 40</w:t>
            </w:r>
          </w:p>
        </w:tc>
      </w:tr>
    </w:tbl>
    <w:p w:rsidR="0012240E" w:rsidRPr="00E4430B" w:rsidRDefault="0012240E" w:rsidP="0012240E"/>
    <w:p w:rsidR="0012240E" w:rsidRDefault="0012240E" w:rsidP="0012240E">
      <w:r w:rsidRPr="00E4430B">
        <w:t xml:space="preserve">This PID </w:t>
      </w:r>
      <w:r>
        <w:t>indicates</w:t>
      </w:r>
      <w:r w:rsidRPr="00E4430B">
        <w:t xml:space="preserve"> the estimated ambient air temperature </w:t>
      </w:r>
      <w:r>
        <w:t>at the most recent time that the Recommended Ethanol Concentration Exceeded bit became true.</w:t>
      </w:r>
      <w:r w:rsidRPr="00E4430B">
        <w:t xml:space="preserve">  </w:t>
      </w:r>
      <w:r>
        <w:t>This PID value will latch until a mode $04 code clear is issued to the controller.</w:t>
      </w:r>
      <w:r w:rsidRPr="00187E9F">
        <w:t xml:space="preserve"> </w:t>
      </w:r>
      <w:r>
        <w:t xml:space="preserve"> If a Recommended Ethanol Concentration Exceeded event has not taken place (either initially or after a mode $04), this PID shall default to zero.</w:t>
      </w:r>
    </w:p>
    <w:p w:rsidR="0012240E" w:rsidRPr="00E4430B" w:rsidRDefault="0012240E" w:rsidP="0012240E"/>
    <w:p w:rsidR="0012240E" w:rsidRDefault="0012240E" w:rsidP="0012240E">
      <w:pPr>
        <w:pStyle w:val="Heading3"/>
      </w:pPr>
      <w:bookmarkStart w:id="1047" w:name="_Toc276632964"/>
      <w:r>
        <w:t>E85R – PID $209F – Ignition Cycles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47"/>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$209F</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Ignition Cycles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counts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number of ignitions cycles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1048" w:name="_Toc172097652"/>
      <w:bookmarkStart w:id="1049" w:name="_Toc276632965"/>
      <w:r>
        <w:lastRenderedPageBreak/>
        <w:t xml:space="preserve">E85R – PID $20A0 – Distance Since </w:t>
      </w:r>
      <w:bookmarkEnd w:id="1048"/>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49"/>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$20A0</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Distance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2</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0 - 327675 km</w:t>
            </w:r>
          </w:p>
        </w:tc>
        <w:tc>
          <w:tcPr>
            <w:tcW w:w="2160" w:type="dxa"/>
            <w:tcBorders>
              <w:top w:val="nil"/>
            </w:tcBorders>
          </w:tcPr>
          <w:p w:rsidR="0012240E" w:rsidRDefault="0012240E" w:rsidP="0012240E">
            <w:pPr>
              <w:rPr>
                <w:rFonts w:ascii="Arial" w:hAnsi="Arial"/>
                <w:sz w:val="16"/>
              </w:rPr>
            </w:pPr>
            <w:r>
              <w:rPr>
                <w:rFonts w:ascii="Arial" w:hAnsi="Arial"/>
                <w:sz w:val="16"/>
              </w:rPr>
              <w:t>E = N * 5</w:t>
            </w:r>
          </w:p>
        </w:tc>
      </w:tr>
    </w:tbl>
    <w:p w:rsidR="0012240E" w:rsidRDefault="0012240E" w:rsidP="0012240E"/>
    <w:p w:rsidR="0012240E" w:rsidRDefault="0012240E" w:rsidP="0012240E">
      <w:r>
        <w:t>This PID indicates the accumulated distance driven since the most recent time that the Recommended Ethanol Concentration Exceeded bit became true.  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1050" w:name="_Toc276632966"/>
      <w:r>
        <w:t>E85R – PID $20A1 – Fuel Consumed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50"/>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$20A1</w:t>
            </w:r>
          </w:p>
        </w:tc>
        <w:tc>
          <w:tcPr>
            <w:tcW w:w="2880" w:type="dxa"/>
            <w:tcBorders>
              <w:top w:val="nil"/>
            </w:tcBorders>
          </w:tcPr>
          <w:p w:rsidR="0012240E" w:rsidRPr="00574EFF" w:rsidRDefault="0012240E" w:rsidP="0012240E">
            <w:pPr>
              <w:rPr>
                <w:rFonts w:ascii="Arial" w:hAnsi="Arial" w:cs="Arial"/>
                <w:sz w:val="16"/>
                <w:szCs w:val="16"/>
              </w:rPr>
            </w:pPr>
            <w:r>
              <w:rPr>
                <w:rFonts w:ascii="Arial" w:hAnsi="Arial" w:cs="Arial"/>
                <w:sz w:val="16"/>
                <w:szCs w:val="16"/>
              </w:rPr>
              <w:t>Fuel Consumed</w:t>
            </w:r>
            <w:r w:rsidRPr="00574EFF">
              <w:rPr>
                <w:rFonts w:ascii="Arial" w:hAnsi="Arial" w:cs="Arial"/>
                <w:sz w:val="16"/>
                <w:szCs w:val="16"/>
              </w:rPr>
              <w:t xml:space="preserv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liters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amount of fuel consumed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1051" w:name="_Toc276632967"/>
      <w:r>
        <w:t>E85R – PID $20A2 – Refueling Events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1051"/>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$20A2</w:t>
            </w:r>
          </w:p>
        </w:tc>
        <w:tc>
          <w:tcPr>
            <w:tcW w:w="2880" w:type="dxa"/>
            <w:tcBorders>
              <w:top w:val="nil"/>
            </w:tcBorders>
          </w:tcPr>
          <w:p w:rsidR="0012240E" w:rsidRPr="00574EFF" w:rsidRDefault="0012240E" w:rsidP="0012240E">
            <w:pPr>
              <w:rPr>
                <w:rFonts w:ascii="Arial" w:hAnsi="Arial" w:cs="Arial"/>
                <w:sz w:val="16"/>
                <w:szCs w:val="16"/>
              </w:rPr>
            </w:pPr>
            <w:r>
              <w:rPr>
                <w:rFonts w:ascii="Arial" w:hAnsi="Arial" w:cs="Arial"/>
                <w:sz w:val="16"/>
                <w:szCs w:val="16"/>
              </w:rPr>
              <w:t>Refueling Events</w:t>
            </w:r>
            <w:r w:rsidRPr="00574EFF">
              <w:rPr>
                <w:rFonts w:ascii="Arial" w:hAnsi="Arial" w:cs="Arial"/>
                <w:sz w:val="16"/>
                <w:szCs w:val="16"/>
              </w:rPr>
              <w:t xml:space="preserv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counts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number of times the vehicle has been refueled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Pr="0012240E" w:rsidRDefault="0012240E" w:rsidP="0012240E">
      <w:pPr>
        <w:pStyle w:val="Heading3"/>
        <w:rPr>
          <w:lang w:val="es-ES"/>
        </w:rPr>
      </w:pPr>
      <w:bookmarkStart w:id="1052" w:name="_Toc276632968"/>
      <w:r w:rsidRPr="0012240E">
        <w:rPr>
          <w:lang w:val="es-ES"/>
        </w:rPr>
        <w:t>E85R – PID $20A3 – Fuel Composition Sensor Frequency</w:t>
      </w:r>
      <w:bookmarkEnd w:id="1052"/>
    </w:p>
    <w:p w:rsidR="0012240E" w:rsidRPr="0012240E" w:rsidRDefault="0012240E" w:rsidP="0012240E">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$20A3</w:t>
            </w:r>
          </w:p>
        </w:tc>
        <w:tc>
          <w:tcPr>
            <w:tcW w:w="2880" w:type="dxa"/>
            <w:tcBorders>
              <w:top w:val="nil"/>
            </w:tcBorders>
          </w:tcPr>
          <w:p w:rsidR="0012240E" w:rsidRPr="00341E00" w:rsidRDefault="0012240E" w:rsidP="0012240E">
            <w:pPr>
              <w:rPr>
                <w:rFonts w:ascii="Arial" w:hAnsi="Arial" w:cs="Arial"/>
                <w:sz w:val="16"/>
                <w:szCs w:val="16"/>
              </w:rPr>
            </w:pPr>
            <w:r w:rsidRPr="00341E00">
              <w:rPr>
                <w:rFonts w:ascii="Arial" w:hAnsi="Arial" w:cs="Arial"/>
                <w:sz w:val="16"/>
                <w:szCs w:val="16"/>
              </w:rPr>
              <w:t>Fuel Composition Sensor Frequency</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Hz</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t>This PID contains the frequency of the fuel composition sensor input.  This value can be decoded to determine fuel composition or sensor fault status, depending on the value.</w:t>
      </w:r>
    </w:p>
    <w:p w:rsidR="0012240E" w:rsidRDefault="0012240E" w:rsidP="0012240E"/>
    <w:p w:rsidR="00FC2E58" w:rsidRDefault="00FC2E58" w:rsidP="00FC2E58">
      <w:pPr>
        <w:pStyle w:val="Heading3"/>
      </w:pPr>
      <w:bookmarkStart w:id="1053" w:name="_Toc276632969"/>
      <w:r>
        <w:t>DMDR – PID $20D7 – Economy Mode Switch Status</w:t>
      </w:r>
      <w:bookmarkEnd w:id="1053"/>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C2E58" w:rsidTr="00FC2E58">
        <w:trPr>
          <w:cantSplit/>
          <w:jc w:val="center"/>
        </w:trPr>
        <w:tc>
          <w:tcPr>
            <w:tcW w:w="720" w:type="dxa"/>
            <w:tcBorders>
              <w:bottom w:val="single" w:sz="12" w:space="0" w:color="000000"/>
            </w:tcBorders>
          </w:tcPr>
          <w:p w:rsidR="00FC2E58" w:rsidRDefault="00FC2E58" w:rsidP="00FC2E58">
            <w:pPr>
              <w:jc w:val="center"/>
              <w:rPr>
                <w:b/>
                <w:sz w:val="16"/>
              </w:rPr>
            </w:pPr>
            <w:r>
              <w:rPr>
                <w:b/>
                <w:sz w:val="16"/>
              </w:rPr>
              <w:t>PID</w:t>
            </w:r>
          </w:p>
        </w:tc>
        <w:tc>
          <w:tcPr>
            <w:tcW w:w="2880"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Length (Bytes)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160" w:type="dxa"/>
            <w:tcBorders>
              <w:bottom w:val="single" w:sz="12" w:space="0" w:color="000000"/>
            </w:tcBorders>
          </w:tcPr>
          <w:p w:rsidR="00FC2E58" w:rsidRDefault="00FC2E58" w:rsidP="00FC2E58">
            <w:pPr>
              <w:jc w:val="center"/>
              <w:rPr>
                <w:b/>
                <w:sz w:val="16"/>
              </w:rPr>
            </w:pPr>
            <w:r>
              <w:rPr>
                <w:b/>
                <w:sz w:val="16"/>
              </w:rPr>
              <w:t>Range</w:t>
            </w:r>
          </w:p>
        </w:tc>
        <w:tc>
          <w:tcPr>
            <w:tcW w:w="2160"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720" w:type="dxa"/>
            <w:tcBorders>
              <w:top w:val="nil"/>
            </w:tcBorders>
          </w:tcPr>
          <w:p w:rsidR="00FC2E58" w:rsidRDefault="00FC2E58" w:rsidP="00FC2E58">
            <w:pPr>
              <w:jc w:val="right"/>
              <w:rPr>
                <w:rFonts w:ascii="Arial" w:hAnsi="Arial"/>
                <w:sz w:val="16"/>
              </w:rPr>
            </w:pPr>
            <w:r>
              <w:rPr>
                <w:rFonts w:ascii="Arial" w:hAnsi="Arial"/>
                <w:sz w:val="16"/>
              </w:rPr>
              <w:t>$20D7</w:t>
            </w:r>
          </w:p>
        </w:tc>
        <w:tc>
          <w:tcPr>
            <w:tcW w:w="2880" w:type="dxa"/>
            <w:tcBorders>
              <w:top w:val="nil"/>
            </w:tcBorders>
          </w:tcPr>
          <w:p w:rsidR="00FC2E58" w:rsidRDefault="00FC2E58" w:rsidP="00FC2E58">
            <w:pPr>
              <w:rPr>
                <w:rFonts w:ascii="Arial" w:hAnsi="Arial"/>
                <w:sz w:val="16"/>
              </w:rPr>
            </w:pPr>
            <w:r>
              <w:rPr>
                <w:rFonts w:ascii="Arial" w:hAnsi="Arial"/>
                <w:sz w:val="16"/>
              </w:rPr>
              <w:t>Economy Mode Switch Status</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rPr>
                <w:rFonts w:ascii="Arial" w:hAnsi="Arial"/>
                <w:sz w:val="16"/>
              </w:rPr>
            </w:pPr>
            <w:r>
              <w:rPr>
                <w:rFonts w:ascii="Arial" w:hAnsi="Arial"/>
                <w:sz w:val="16"/>
              </w:rPr>
              <w:t>PKT</w:t>
            </w:r>
          </w:p>
        </w:tc>
        <w:tc>
          <w:tcPr>
            <w:tcW w:w="2160" w:type="dxa"/>
            <w:tcBorders>
              <w:top w:val="nil"/>
            </w:tcBorders>
          </w:tcPr>
          <w:p w:rsidR="00FC2E58" w:rsidRDefault="00FC2E58" w:rsidP="00FC2E58">
            <w:pPr>
              <w:rPr>
                <w:rFonts w:ascii="Arial" w:hAnsi="Arial"/>
                <w:sz w:val="16"/>
              </w:rPr>
            </w:pPr>
            <w:r>
              <w:rPr>
                <w:rFonts w:ascii="Arial" w:hAnsi="Arial"/>
                <w:sz w:val="16"/>
              </w:rPr>
              <w:t>N/A</w:t>
            </w:r>
          </w:p>
        </w:tc>
        <w:tc>
          <w:tcPr>
            <w:tcW w:w="2160" w:type="dxa"/>
            <w:tcBorders>
              <w:top w:val="nil"/>
            </w:tcBorders>
          </w:tcPr>
          <w:p w:rsidR="00FC2E58" w:rsidRDefault="00FC2E58" w:rsidP="00FC2E58">
            <w:pPr>
              <w:rPr>
                <w:rFonts w:ascii="Arial" w:hAnsi="Arial"/>
                <w:sz w:val="16"/>
              </w:rPr>
            </w:pPr>
            <w:r>
              <w:rPr>
                <w:rFonts w:ascii="Arial" w:hAnsi="Arial"/>
                <w:sz w:val="16"/>
              </w:rPr>
              <w:t>N/A</w:t>
            </w:r>
          </w:p>
        </w:tc>
      </w:tr>
    </w:tbl>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C2E58" w:rsidTr="00FC2E58">
        <w:trPr>
          <w:cantSplit/>
          <w:jc w:val="center"/>
        </w:trPr>
        <w:tc>
          <w:tcPr>
            <w:tcW w:w="2448"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Start Byte</w:t>
            </w:r>
          </w:p>
        </w:tc>
        <w:tc>
          <w:tcPr>
            <w:tcW w:w="720" w:type="dxa"/>
            <w:tcBorders>
              <w:bottom w:val="single" w:sz="12" w:space="0" w:color="000000"/>
            </w:tcBorders>
          </w:tcPr>
          <w:p w:rsidR="00FC2E58" w:rsidRDefault="00FC2E58" w:rsidP="00FC2E58">
            <w:pPr>
              <w:jc w:val="center"/>
              <w:rPr>
                <w:b/>
                <w:sz w:val="16"/>
              </w:rPr>
            </w:pPr>
            <w:r>
              <w:rPr>
                <w:b/>
                <w:sz w:val="16"/>
              </w:rPr>
              <w:t>Start Bit</w:t>
            </w:r>
          </w:p>
        </w:tc>
        <w:tc>
          <w:tcPr>
            <w:tcW w:w="720" w:type="dxa"/>
            <w:tcBorders>
              <w:bottom w:val="single" w:sz="12" w:space="0" w:color="000000"/>
            </w:tcBorders>
          </w:tcPr>
          <w:p w:rsidR="00FC2E58" w:rsidRDefault="00FC2E58" w:rsidP="00FC2E58">
            <w:pPr>
              <w:jc w:val="center"/>
              <w:rPr>
                <w:b/>
                <w:sz w:val="16"/>
              </w:rPr>
            </w:pPr>
            <w:r>
              <w:rPr>
                <w:b/>
                <w:sz w:val="16"/>
              </w:rPr>
              <w:t>Length (Bits)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016" w:type="dxa"/>
            <w:tcBorders>
              <w:bottom w:val="single" w:sz="12" w:space="0" w:color="000000"/>
            </w:tcBorders>
          </w:tcPr>
          <w:p w:rsidR="00FC2E58" w:rsidRDefault="00FC2E58" w:rsidP="00FC2E58">
            <w:pPr>
              <w:jc w:val="center"/>
              <w:rPr>
                <w:b/>
                <w:sz w:val="16"/>
              </w:rPr>
            </w:pPr>
            <w:r>
              <w:rPr>
                <w:b/>
                <w:sz w:val="16"/>
              </w:rPr>
              <w:t>Range</w:t>
            </w:r>
          </w:p>
        </w:tc>
        <w:tc>
          <w:tcPr>
            <w:tcW w:w="2016"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Driver Request</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7</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Indication On</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6</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Active</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5</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smartTag w:uri="urn:schemas-microsoft-com:office:smarttags" w:element="place">
              <w:smartTag w:uri="urn:schemas-microsoft-com:office:smarttags" w:element="PlaceName">
                <w:r>
                  <w:rPr>
                    <w:rFonts w:ascii="Arial" w:hAnsi="Arial"/>
                    <w:sz w:val="16"/>
                  </w:rPr>
                  <w:t>Economy</w:t>
                </w:r>
              </w:smartTag>
              <w:r>
                <w:rPr>
                  <w:rFonts w:ascii="Arial" w:hAnsi="Arial"/>
                  <w:sz w:val="16"/>
                </w:rPr>
                <w:t xml:space="preserve"> </w:t>
              </w:r>
              <w:smartTag w:uri="urn:schemas-microsoft-com:office:smarttags" w:element="PlaceName">
                <w:r>
                  <w:rPr>
                    <w:rFonts w:ascii="Arial" w:hAnsi="Arial"/>
                    <w:sz w:val="16"/>
                  </w:rPr>
                  <w:t>Mode</w:t>
                </w:r>
              </w:smartTag>
              <w:r>
                <w:rPr>
                  <w:rFonts w:ascii="Arial" w:hAnsi="Arial"/>
                  <w:sz w:val="16"/>
                </w:rPr>
                <w:t xml:space="preserve"> </w:t>
              </w:r>
              <w:smartTag w:uri="urn:schemas-microsoft-com:office:smarttags" w:element="PlaceName">
                <w:r>
                  <w:rPr>
                    <w:rFonts w:ascii="Arial" w:hAnsi="Arial"/>
                    <w:sz w:val="16"/>
                  </w:rPr>
                  <w:t>Switch</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4</w:t>
            </w:r>
          </w:p>
        </w:tc>
        <w:tc>
          <w:tcPr>
            <w:tcW w:w="720" w:type="dxa"/>
            <w:tcBorders>
              <w:top w:val="nil"/>
            </w:tcBorders>
          </w:tcPr>
          <w:p w:rsidR="00FC2E58" w:rsidRDefault="00FC2E58" w:rsidP="00FC2E58">
            <w:pPr>
              <w:jc w:val="right"/>
              <w:rPr>
                <w:rFonts w:ascii="Arial" w:hAnsi="Arial"/>
                <w:sz w:val="16"/>
              </w:rPr>
            </w:pPr>
            <w:r>
              <w:rPr>
                <w:rFonts w:ascii="Arial" w:hAnsi="Arial"/>
                <w:sz w:val="16"/>
              </w:rPr>
              <w:t>3</w:t>
            </w:r>
          </w:p>
        </w:tc>
        <w:tc>
          <w:tcPr>
            <w:tcW w:w="720" w:type="dxa"/>
            <w:tcBorders>
              <w:top w:val="nil"/>
            </w:tcBorders>
          </w:tcPr>
          <w:p w:rsidR="00FC2E58" w:rsidRDefault="00FC2E58" w:rsidP="00FC2E58">
            <w:pPr>
              <w:pStyle w:val="FootnoteText"/>
              <w:rPr>
                <w:rFonts w:ascii="Arial" w:hAnsi="Arial"/>
              </w:rPr>
            </w:pPr>
            <w:r>
              <w:rPr>
                <w:rFonts w:ascii="Arial" w:hAnsi="Arial"/>
              </w:rPr>
              <w:t>ENM</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$0=Fault Low;</w:t>
            </w:r>
          </w:p>
          <w:p w:rsidR="00FC2E58" w:rsidRDefault="00FC2E58" w:rsidP="00FC2E58">
            <w:pPr>
              <w:rPr>
                <w:rFonts w:ascii="Arial" w:hAnsi="Arial"/>
                <w:sz w:val="16"/>
              </w:rPr>
            </w:pPr>
            <w:r>
              <w:rPr>
                <w:rFonts w:ascii="Arial" w:hAnsi="Arial"/>
                <w:sz w:val="16"/>
              </w:rPr>
              <w:t>$1=On;</w:t>
            </w:r>
          </w:p>
          <w:p w:rsidR="00FC2E58" w:rsidRDefault="00FC2E58" w:rsidP="00FC2E58">
            <w:pPr>
              <w:rPr>
                <w:rFonts w:ascii="Arial" w:hAnsi="Arial"/>
                <w:sz w:val="16"/>
              </w:rPr>
            </w:pPr>
            <w:r>
              <w:rPr>
                <w:rFonts w:ascii="Arial" w:hAnsi="Arial"/>
                <w:sz w:val="16"/>
              </w:rPr>
              <w:t>$2=Indeterminate;</w:t>
            </w:r>
          </w:p>
          <w:p w:rsidR="00FC2E58" w:rsidRDefault="00FC2E58" w:rsidP="00FC2E58">
            <w:pPr>
              <w:rPr>
                <w:rFonts w:ascii="Arial" w:hAnsi="Arial"/>
                <w:sz w:val="16"/>
              </w:rPr>
            </w:pPr>
            <w:r>
              <w:rPr>
                <w:rFonts w:ascii="Arial" w:hAnsi="Arial"/>
                <w:sz w:val="16"/>
              </w:rPr>
              <w:t>$3=Off;</w:t>
            </w:r>
          </w:p>
          <w:p w:rsidR="00FC2E58" w:rsidRDefault="00FC2E58" w:rsidP="00FC2E58">
            <w:pPr>
              <w:rPr>
                <w:rFonts w:ascii="Arial" w:hAnsi="Arial"/>
                <w:sz w:val="16"/>
              </w:rPr>
            </w:pPr>
            <w:r>
              <w:rPr>
                <w:rFonts w:ascii="Arial" w:hAnsi="Arial"/>
                <w:sz w:val="16"/>
              </w:rPr>
              <w:t>$4=Fault High</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Switch Both States Latched</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Reserved</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p>
        </w:tc>
        <w:tc>
          <w:tcPr>
            <w:tcW w:w="2016" w:type="dxa"/>
            <w:tcBorders>
              <w:top w:val="nil"/>
            </w:tcBorders>
          </w:tcPr>
          <w:p w:rsidR="00FC2E58" w:rsidRDefault="00FC2E58" w:rsidP="00FC2E58">
            <w:pPr>
              <w:rPr>
                <w:rFonts w:ascii="Arial" w:hAnsi="Arial"/>
                <w:sz w:val="16"/>
              </w:rPr>
            </w:pPr>
          </w:p>
        </w:tc>
        <w:tc>
          <w:tcPr>
            <w:tcW w:w="2016" w:type="dxa"/>
            <w:tcBorders>
              <w:top w:val="nil"/>
            </w:tcBorders>
          </w:tcPr>
          <w:p w:rsidR="00FC2E58" w:rsidRDefault="00FC2E58" w:rsidP="00FC2E58">
            <w:pPr>
              <w:rPr>
                <w:rFonts w:ascii="Arial" w:hAnsi="Arial"/>
                <w:sz w:val="16"/>
              </w:rPr>
            </w:pPr>
          </w:p>
        </w:tc>
      </w:tr>
    </w:tbl>
    <w:p w:rsidR="00FC2E58" w:rsidRDefault="00FC2E58" w:rsidP="00FC2E58"/>
    <w:p w:rsidR="00FC2E58" w:rsidRDefault="00FC2E58" w:rsidP="00FC2E58">
      <w:r>
        <w:t>This PID contains signals associated with the status of the economy mode switch.  The content of each of these signals is described below.</w:t>
      </w:r>
    </w:p>
    <w:p w:rsidR="00FC2E58" w:rsidRDefault="00FC2E58" w:rsidP="00FC2E58"/>
    <w:p w:rsidR="00FC2E58" w:rsidRDefault="00FC2E58" w:rsidP="00FC2E58">
      <w:r>
        <w:t>Economy Mode Driver Request indicates if the driver of the vehicle has requested economy mode by pressing the economy mode switch.</w:t>
      </w:r>
    </w:p>
    <w:p w:rsidR="00FC2E58" w:rsidRDefault="00FC2E58" w:rsidP="00FC2E58"/>
    <w:p w:rsidR="00FC2E58" w:rsidRDefault="00FC2E58" w:rsidP="00FC2E58">
      <w:r>
        <w:t>Economy Mode Indication On indicates the status of the serial data signal used to illuminate the economy mode indicator lamp.</w:t>
      </w:r>
    </w:p>
    <w:p w:rsidR="00FC2E58" w:rsidRDefault="00FC2E58" w:rsidP="00FC2E58"/>
    <w:p w:rsidR="00FC2E58" w:rsidRDefault="00FC2E58" w:rsidP="00FC2E58">
      <w:r>
        <w:t>Economy Mode Active indicates if the economy mode algorithm has activated economy mode.</w:t>
      </w:r>
    </w:p>
    <w:p w:rsidR="00FC2E58" w:rsidRDefault="00FC2E58" w:rsidP="00FC2E58"/>
    <w:p w:rsidR="00FC2E58" w:rsidRDefault="00FC2E58" w:rsidP="00FC2E58">
      <w:smartTag w:uri="urn:schemas-microsoft-com:office:smarttags" w:element="place">
        <w:smartTag w:uri="urn:schemas-microsoft-com:office:smarttags" w:element="PlaceName">
          <w:r>
            <w:t>Economy</w:t>
          </w:r>
        </w:smartTag>
        <w:r>
          <w:t xml:space="preserve"> </w:t>
        </w:r>
        <w:smartTag w:uri="urn:schemas-microsoft-com:office:smarttags" w:element="PlaceName">
          <w:r>
            <w:t>Mode</w:t>
          </w:r>
        </w:smartTag>
        <w:r>
          <w:t xml:space="preserve"> </w:t>
        </w:r>
        <w:smartTag w:uri="urn:schemas-microsoft-com:office:smarttags" w:element="PlaceName">
          <w:r>
            <w:t>Switch</w:t>
          </w:r>
        </w:smartTag>
        <w:r>
          <w:t xml:space="preserve"> </w:t>
        </w:r>
        <w:smartTag w:uri="urn:schemas-microsoft-com:office:smarttags" w:element="PlaceType">
          <w:r>
            <w:t>State</w:t>
          </w:r>
        </w:smartTag>
      </w:smartTag>
      <w:r>
        <w:t xml:space="preserve"> indicates the </w:t>
      </w:r>
      <w:r w:rsidR="001E02DC">
        <w:t>raw</w:t>
      </w:r>
      <w:r>
        <w:t xml:space="preserve"> economy mode switch state information.</w:t>
      </w:r>
    </w:p>
    <w:p w:rsidR="00FC2E58" w:rsidRDefault="00FC2E58" w:rsidP="00FC2E58"/>
    <w:p w:rsidR="00FC2E58" w:rsidRDefault="00FC2E58" w:rsidP="00FC2E58">
      <w:r>
        <w:t>Economy Mode Switch Both States Latched indicates true once both the on and off switch states are observed and will remain latched for the current ignition cycle.  This bit will reset to false once the power mode transitions to off.</w:t>
      </w:r>
    </w:p>
    <w:p w:rsidR="00FC2E58" w:rsidRDefault="00FC2E58" w:rsidP="00FC2E58"/>
    <w:p w:rsidR="00FC2E58" w:rsidRDefault="00FC2E58" w:rsidP="00FC2E58">
      <w:pPr>
        <w:pStyle w:val="Heading3"/>
      </w:pPr>
      <w:bookmarkStart w:id="1054" w:name="_Toc181082090"/>
      <w:bookmarkStart w:id="1055" w:name="_Toc276632970"/>
      <w:r>
        <w:t>DMDR – PID $20D8 – Economy Mode Switch A/D</w:t>
      </w:r>
      <w:bookmarkEnd w:id="1054"/>
      <w:bookmarkEnd w:id="1055"/>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C2E58" w:rsidTr="00FC2E58">
        <w:trPr>
          <w:cantSplit/>
          <w:jc w:val="center"/>
        </w:trPr>
        <w:tc>
          <w:tcPr>
            <w:tcW w:w="720" w:type="dxa"/>
            <w:tcBorders>
              <w:bottom w:val="single" w:sz="12" w:space="0" w:color="000000"/>
            </w:tcBorders>
          </w:tcPr>
          <w:p w:rsidR="00FC2E58" w:rsidRDefault="00FC2E58" w:rsidP="00FC2E58">
            <w:pPr>
              <w:jc w:val="center"/>
              <w:rPr>
                <w:b/>
                <w:sz w:val="16"/>
              </w:rPr>
            </w:pPr>
            <w:r>
              <w:rPr>
                <w:b/>
                <w:sz w:val="16"/>
              </w:rPr>
              <w:t>PID</w:t>
            </w:r>
          </w:p>
        </w:tc>
        <w:tc>
          <w:tcPr>
            <w:tcW w:w="2880"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Length (Bytes)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160" w:type="dxa"/>
            <w:tcBorders>
              <w:bottom w:val="single" w:sz="12" w:space="0" w:color="000000"/>
            </w:tcBorders>
          </w:tcPr>
          <w:p w:rsidR="00FC2E58" w:rsidRDefault="00FC2E58" w:rsidP="00FC2E58">
            <w:pPr>
              <w:jc w:val="center"/>
              <w:rPr>
                <w:b/>
                <w:sz w:val="16"/>
              </w:rPr>
            </w:pPr>
            <w:r>
              <w:rPr>
                <w:b/>
                <w:sz w:val="16"/>
              </w:rPr>
              <w:t>Range</w:t>
            </w:r>
          </w:p>
        </w:tc>
        <w:tc>
          <w:tcPr>
            <w:tcW w:w="2160"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720" w:type="dxa"/>
            <w:tcBorders>
              <w:top w:val="nil"/>
            </w:tcBorders>
          </w:tcPr>
          <w:p w:rsidR="00FC2E58" w:rsidRDefault="00FC2E58" w:rsidP="00FC2E58">
            <w:pPr>
              <w:jc w:val="right"/>
              <w:rPr>
                <w:rFonts w:ascii="Arial" w:hAnsi="Arial"/>
                <w:sz w:val="16"/>
              </w:rPr>
            </w:pPr>
            <w:r>
              <w:rPr>
                <w:rFonts w:ascii="Arial" w:hAnsi="Arial"/>
                <w:sz w:val="16"/>
              </w:rPr>
              <w:t>$20D8</w:t>
            </w:r>
          </w:p>
        </w:tc>
        <w:tc>
          <w:tcPr>
            <w:tcW w:w="2880" w:type="dxa"/>
            <w:tcBorders>
              <w:top w:val="nil"/>
            </w:tcBorders>
          </w:tcPr>
          <w:p w:rsidR="00FC2E58" w:rsidRDefault="00FC2E58" w:rsidP="00FC2E58">
            <w:pPr>
              <w:rPr>
                <w:rFonts w:ascii="Arial" w:hAnsi="Arial"/>
                <w:sz w:val="16"/>
              </w:rPr>
            </w:pPr>
            <w:r>
              <w:rPr>
                <w:rFonts w:ascii="Arial" w:hAnsi="Arial"/>
                <w:sz w:val="16"/>
              </w:rPr>
              <w:t>Economy Mode Switch A/D</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rPr>
                <w:rFonts w:ascii="Arial" w:hAnsi="Arial"/>
                <w:sz w:val="16"/>
              </w:rPr>
            </w:pPr>
            <w:r>
              <w:rPr>
                <w:rFonts w:ascii="Arial" w:hAnsi="Arial"/>
                <w:sz w:val="16"/>
              </w:rPr>
              <w:t>UNM</w:t>
            </w:r>
          </w:p>
        </w:tc>
        <w:tc>
          <w:tcPr>
            <w:tcW w:w="2160" w:type="dxa"/>
            <w:tcBorders>
              <w:top w:val="nil"/>
            </w:tcBorders>
          </w:tcPr>
          <w:p w:rsidR="00FC2E58" w:rsidRDefault="00FC2E58" w:rsidP="00FC2E58">
            <w:pPr>
              <w:rPr>
                <w:rFonts w:ascii="Arial" w:hAnsi="Arial"/>
                <w:sz w:val="16"/>
              </w:rPr>
            </w:pPr>
            <w:r>
              <w:rPr>
                <w:rFonts w:ascii="Arial" w:hAnsi="Arial"/>
                <w:sz w:val="16"/>
              </w:rPr>
              <w:t>0 - 100 % 5V</w:t>
            </w:r>
          </w:p>
        </w:tc>
        <w:tc>
          <w:tcPr>
            <w:tcW w:w="2160" w:type="dxa"/>
            <w:tcBorders>
              <w:top w:val="nil"/>
            </w:tcBorders>
          </w:tcPr>
          <w:p w:rsidR="00FC2E58" w:rsidRDefault="00FC2E58" w:rsidP="00FC2E58">
            <w:pPr>
              <w:rPr>
                <w:rFonts w:ascii="Arial" w:hAnsi="Arial"/>
                <w:sz w:val="16"/>
              </w:rPr>
            </w:pPr>
            <w:r>
              <w:rPr>
                <w:rFonts w:ascii="Arial" w:hAnsi="Arial"/>
                <w:sz w:val="16"/>
              </w:rPr>
              <w:t>E = N * 100 / 255</w:t>
            </w:r>
          </w:p>
        </w:tc>
      </w:tr>
    </w:tbl>
    <w:p w:rsidR="00FC2E58" w:rsidRDefault="00FC2E58" w:rsidP="00FC2E58"/>
    <w:p w:rsidR="00FC2E58" w:rsidRDefault="00FC2E58" w:rsidP="00FC2E58">
      <w:r>
        <w:t>This PID contains the economy mode switch analog input as a percentage of its reference voltage.</w:t>
      </w:r>
    </w:p>
    <w:p w:rsidR="00FC2E58" w:rsidRDefault="00FC2E58" w:rsidP="00FC2E58">
      <w:pPr>
        <w:keepNext w:val="0"/>
        <w:keepLines w:val="0"/>
      </w:pPr>
    </w:p>
    <w:p w:rsidR="00A776B2" w:rsidRDefault="002353FD" w:rsidP="00A776B2">
      <w:pPr>
        <w:pStyle w:val="Heading4"/>
      </w:pPr>
      <w:bookmarkStart w:id="1056" w:name="_Toc260814880"/>
      <w:bookmarkStart w:id="1057" w:name="_Toc276632971"/>
      <w:r w:rsidRPr="000331EA">
        <w:lastRenderedPageBreak/>
        <w:t>DFIR – PID $2306 – Permanent DTC Drive Cycle Status</w:t>
      </w:r>
      <w:bookmarkEnd w:id="1056"/>
      <w:bookmarkEnd w:id="1057"/>
    </w:p>
    <w:p w:rsidR="002353FD" w:rsidRPr="000331EA" w:rsidRDefault="002353FD" w:rsidP="002353FD"/>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2353FD" w:rsidRPr="008828CF" w:rsidTr="002353FD">
        <w:trPr>
          <w:cantSplit/>
          <w:jc w:val="center"/>
        </w:trPr>
        <w:tc>
          <w:tcPr>
            <w:tcW w:w="720" w:type="dxa"/>
            <w:tcBorders>
              <w:bottom w:val="single" w:sz="12" w:space="0" w:color="000000"/>
            </w:tcBorders>
          </w:tcPr>
          <w:p w:rsidR="002353FD" w:rsidRPr="008828CF" w:rsidRDefault="002353FD" w:rsidP="002353FD">
            <w:pPr>
              <w:jc w:val="center"/>
              <w:rPr>
                <w:b/>
                <w:sz w:val="16"/>
                <w:szCs w:val="16"/>
              </w:rPr>
            </w:pPr>
            <w:r w:rsidRPr="008828CF">
              <w:rPr>
                <w:b/>
                <w:sz w:val="16"/>
                <w:szCs w:val="16"/>
              </w:rPr>
              <w:t>PID</w:t>
            </w:r>
          </w:p>
        </w:tc>
        <w:tc>
          <w:tcPr>
            <w:tcW w:w="2880" w:type="dxa"/>
            <w:tcBorders>
              <w:bottom w:val="single" w:sz="12" w:space="0" w:color="000000"/>
            </w:tcBorders>
          </w:tcPr>
          <w:p w:rsidR="002353FD" w:rsidRPr="008828CF" w:rsidRDefault="002353FD" w:rsidP="002353FD">
            <w:pPr>
              <w:jc w:val="center"/>
              <w:rPr>
                <w:b/>
                <w:sz w:val="16"/>
                <w:szCs w:val="16"/>
              </w:rPr>
            </w:pPr>
            <w:r w:rsidRPr="008828CF">
              <w:rPr>
                <w:b/>
                <w:sz w:val="16"/>
                <w:szCs w:val="16"/>
              </w:rPr>
              <w:t>Signal</w:t>
            </w:r>
          </w:p>
        </w:tc>
        <w:tc>
          <w:tcPr>
            <w:tcW w:w="720" w:type="dxa"/>
            <w:tcBorders>
              <w:bottom w:val="single" w:sz="12" w:space="0" w:color="000000"/>
            </w:tcBorders>
          </w:tcPr>
          <w:p w:rsidR="002353FD" w:rsidRPr="008828CF" w:rsidRDefault="002353FD" w:rsidP="002353FD">
            <w:pPr>
              <w:jc w:val="center"/>
              <w:rPr>
                <w:b/>
                <w:sz w:val="16"/>
                <w:szCs w:val="16"/>
              </w:rPr>
            </w:pPr>
            <w:r w:rsidRPr="008828CF">
              <w:rPr>
                <w:b/>
                <w:sz w:val="16"/>
                <w:szCs w:val="16"/>
              </w:rPr>
              <w:t>Length (Bytes)</w:t>
            </w:r>
          </w:p>
        </w:tc>
        <w:tc>
          <w:tcPr>
            <w:tcW w:w="720" w:type="dxa"/>
            <w:tcBorders>
              <w:bottom w:val="single" w:sz="12" w:space="0" w:color="000000"/>
            </w:tcBorders>
          </w:tcPr>
          <w:p w:rsidR="002353FD" w:rsidRPr="008828CF" w:rsidRDefault="002353FD" w:rsidP="002353FD">
            <w:pPr>
              <w:jc w:val="center"/>
              <w:rPr>
                <w:b/>
                <w:sz w:val="16"/>
                <w:szCs w:val="16"/>
              </w:rPr>
            </w:pPr>
            <w:r w:rsidRPr="008828CF">
              <w:rPr>
                <w:b/>
                <w:sz w:val="16"/>
                <w:szCs w:val="16"/>
              </w:rPr>
              <w:t>Data Type</w:t>
            </w:r>
          </w:p>
        </w:tc>
        <w:tc>
          <w:tcPr>
            <w:tcW w:w="2160" w:type="dxa"/>
            <w:tcBorders>
              <w:bottom w:val="single" w:sz="12" w:space="0" w:color="000000"/>
            </w:tcBorders>
          </w:tcPr>
          <w:p w:rsidR="002353FD" w:rsidRPr="008828CF" w:rsidRDefault="002353FD" w:rsidP="002353FD">
            <w:pPr>
              <w:jc w:val="center"/>
              <w:rPr>
                <w:b/>
                <w:sz w:val="16"/>
                <w:szCs w:val="16"/>
              </w:rPr>
            </w:pPr>
            <w:r w:rsidRPr="008828CF">
              <w:rPr>
                <w:b/>
                <w:sz w:val="16"/>
                <w:szCs w:val="16"/>
              </w:rPr>
              <w:t>Range</w:t>
            </w:r>
          </w:p>
        </w:tc>
        <w:tc>
          <w:tcPr>
            <w:tcW w:w="2160" w:type="dxa"/>
            <w:tcBorders>
              <w:bottom w:val="single" w:sz="12" w:space="0" w:color="000000"/>
            </w:tcBorders>
          </w:tcPr>
          <w:p w:rsidR="002353FD" w:rsidRPr="008828CF" w:rsidRDefault="002353FD" w:rsidP="002353FD">
            <w:pPr>
              <w:jc w:val="center"/>
              <w:rPr>
                <w:b/>
                <w:sz w:val="16"/>
                <w:szCs w:val="16"/>
              </w:rPr>
            </w:pPr>
            <w:r w:rsidRPr="008828CF">
              <w:rPr>
                <w:b/>
                <w:sz w:val="16"/>
                <w:szCs w:val="16"/>
              </w:rPr>
              <w:t>Conversion</w:t>
            </w:r>
          </w:p>
        </w:tc>
      </w:tr>
      <w:tr w:rsidR="002353FD" w:rsidRPr="008828CF" w:rsidTr="002353FD">
        <w:trPr>
          <w:cantSplit/>
          <w:jc w:val="center"/>
        </w:trPr>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$2306</w:t>
            </w:r>
          </w:p>
        </w:tc>
        <w:tc>
          <w:tcPr>
            <w:tcW w:w="2880"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Permanent DTC Drive Cycle Status</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PKT</w:t>
            </w:r>
          </w:p>
        </w:tc>
        <w:tc>
          <w:tcPr>
            <w:tcW w:w="2160"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160"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r>
    </w:tbl>
    <w:p w:rsidR="002353FD" w:rsidRPr="008828CF" w:rsidRDefault="002353FD" w:rsidP="002353FD">
      <w:pPr>
        <w:rPr>
          <w:rFonts w:ascii="Arial" w:hAnsi="Arial" w:cs="Arial"/>
          <w:sz w:val="16"/>
          <w:szCs w:val="16"/>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2353FD" w:rsidRPr="008828CF" w:rsidTr="002353FD">
        <w:trPr>
          <w:cantSplit/>
          <w:jc w:val="center"/>
        </w:trPr>
        <w:tc>
          <w:tcPr>
            <w:tcW w:w="2448"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Signal</w:t>
            </w:r>
          </w:p>
        </w:tc>
        <w:tc>
          <w:tcPr>
            <w:tcW w:w="720"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Start Byte</w:t>
            </w:r>
          </w:p>
        </w:tc>
        <w:tc>
          <w:tcPr>
            <w:tcW w:w="720"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Start Bit</w:t>
            </w:r>
          </w:p>
        </w:tc>
        <w:tc>
          <w:tcPr>
            <w:tcW w:w="720"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Length (Bits)</w:t>
            </w:r>
          </w:p>
        </w:tc>
        <w:tc>
          <w:tcPr>
            <w:tcW w:w="720"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Data Type</w:t>
            </w:r>
          </w:p>
        </w:tc>
        <w:tc>
          <w:tcPr>
            <w:tcW w:w="2016"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Range</w:t>
            </w:r>
          </w:p>
        </w:tc>
        <w:tc>
          <w:tcPr>
            <w:tcW w:w="2016" w:type="dxa"/>
            <w:tcBorders>
              <w:bottom w:val="single" w:sz="12" w:space="0" w:color="000000"/>
            </w:tcBorders>
          </w:tcPr>
          <w:p w:rsidR="002353FD" w:rsidRPr="008828CF" w:rsidRDefault="002353FD" w:rsidP="002353FD">
            <w:pPr>
              <w:jc w:val="center"/>
              <w:rPr>
                <w:rFonts w:ascii="Arial" w:hAnsi="Arial" w:cs="Arial"/>
                <w:b/>
                <w:sz w:val="16"/>
                <w:szCs w:val="16"/>
              </w:rPr>
            </w:pPr>
            <w:r w:rsidRPr="008828CF">
              <w:rPr>
                <w:rFonts w:ascii="Arial" w:hAnsi="Arial" w:cs="Arial"/>
                <w:b/>
                <w:sz w:val="16"/>
                <w:szCs w:val="16"/>
              </w:rPr>
              <w:t>Conversion</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Idle Time Complete</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7</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r w:rsidRPr="008828CF">
              <w:rPr>
                <w:rFonts w:ascii="Arial" w:hAnsi="Arial" w:cs="Arial"/>
                <w:szCs w:val="16"/>
              </w:rPr>
              <w:t>BLN</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$1=True; $0=False</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Propulsion System Active Time Complete</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6</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r w:rsidRPr="008828CF">
              <w:rPr>
                <w:rFonts w:ascii="Arial" w:hAnsi="Arial" w:cs="Arial"/>
                <w:szCs w:val="16"/>
              </w:rPr>
              <w:t>BLN</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$1=True; $0=False</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Vehicle Speed Time/Load Complete</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5</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r w:rsidRPr="008828CF">
              <w:rPr>
                <w:rFonts w:ascii="Arial" w:hAnsi="Arial" w:cs="Arial"/>
                <w:szCs w:val="16"/>
              </w:rPr>
              <w:t>BLN</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$1=True; $0=False</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Standard Drive Cycle Complete</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4</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r w:rsidRPr="008828CF">
              <w:rPr>
                <w:rFonts w:ascii="Arial" w:hAnsi="Arial" w:cs="Arial"/>
                <w:szCs w:val="16"/>
              </w:rPr>
              <w:t>BLN</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$1=True; $0=False</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RPM/Load Complete</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3</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r w:rsidRPr="008828CF">
              <w:rPr>
                <w:rFonts w:ascii="Arial" w:hAnsi="Arial" w:cs="Arial"/>
                <w:szCs w:val="16"/>
              </w:rPr>
              <w:t>BLN</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N/A</w:t>
            </w:r>
          </w:p>
        </w:tc>
        <w:tc>
          <w:tcPr>
            <w:tcW w:w="2016"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$1=True; $0=False</w:t>
            </w: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Reserved</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2</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p>
        </w:tc>
        <w:tc>
          <w:tcPr>
            <w:tcW w:w="2016" w:type="dxa"/>
            <w:tcBorders>
              <w:top w:val="nil"/>
            </w:tcBorders>
          </w:tcPr>
          <w:p w:rsidR="002353FD" w:rsidRPr="008828CF" w:rsidRDefault="002353FD" w:rsidP="002353FD">
            <w:pPr>
              <w:rPr>
                <w:rFonts w:ascii="Arial" w:hAnsi="Arial" w:cs="Arial"/>
                <w:sz w:val="16"/>
                <w:szCs w:val="16"/>
              </w:rPr>
            </w:pPr>
          </w:p>
        </w:tc>
        <w:tc>
          <w:tcPr>
            <w:tcW w:w="2016" w:type="dxa"/>
            <w:tcBorders>
              <w:top w:val="nil"/>
            </w:tcBorders>
          </w:tcPr>
          <w:p w:rsidR="002353FD" w:rsidRPr="008828CF" w:rsidRDefault="002353FD" w:rsidP="002353FD">
            <w:pPr>
              <w:rPr>
                <w:rFonts w:ascii="Arial" w:hAnsi="Arial" w:cs="Arial"/>
                <w:sz w:val="16"/>
                <w:szCs w:val="16"/>
              </w:rPr>
            </w:pP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i/>
                <w:sz w:val="16"/>
                <w:szCs w:val="16"/>
              </w:rPr>
            </w:pPr>
            <w:r w:rsidRPr="008828CF">
              <w:rPr>
                <w:rFonts w:ascii="Arial" w:hAnsi="Arial" w:cs="Arial"/>
                <w:sz w:val="16"/>
                <w:szCs w:val="16"/>
              </w:rPr>
              <w:t>Reserved</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p>
        </w:tc>
        <w:tc>
          <w:tcPr>
            <w:tcW w:w="2016" w:type="dxa"/>
            <w:tcBorders>
              <w:top w:val="nil"/>
            </w:tcBorders>
          </w:tcPr>
          <w:p w:rsidR="002353FD" w:rsidRPr="008828CF" w:rsidRDefault="002353FD" w:rsidP="002353FD">
            <w:pPr>
              <w:rPr>
                <w:rFonts w:ascii="Arial" w:hAnsi="Arial" w:cs="Arial"/>
                <w:sz w:val="16"/>
                <w:szCs w:val="16"/>
              </w:rPr>
            </w:pPr>
          </w:p>
        </w:tc>
        <w:tc>
          <w:tcPr>
            <w:tcW w:w="2016" w:type="dxa"/>
            <w:tcBorders>
              <w:top w:val="nil"/>
            </w:tcBorders>
          </w:tcPr>
          <w:p w:rsidR="002353FD" w:rsidRPr="008828CF" w:rsidRDefault="002353FD" w:rsidP="002353FD">
            <w:pPr>
              <w:rPr>
                <w:rFonts w:ascii="Arial" w:hAnsi="Arial" w:cs="Arial"/>
                <w:sz w:val="16"/>
                <w:szCs w:val="16"/>
              </w:rPr>
            </w:pPr>
          </w:p>
        </w:tc>
      </w:tr>
      <w:tr w:rsidR="002353FD" w:rsidRPr="008828CF" w:rsidTr="002353FD">
        <w:trPr>
          <w:cantSplit/>
          <w:jc w:val="center"/>
        </w:trPr>
        <w:tc>
          <w:tcPr>
            <w:tcW w:w="2448" w:type="dxa"/>
            <w:tcBorders>
              <w:top w:val="nil"/>
            </w:tcBorders>
          </w:tcPr>
          <w:p w:rsidR="002353FD" w:rsidRPr="008828CF" w:rsidRDefault="002353FD" w:rsidP="002353FD">
            <w:pPr>
              <w:rPr>
                <w:rFonts w:ascii="Arial" w:hAnsi="Arial" w:cs="Arial"/>
                <w:sz w:val="16"/>
                <w:szCs w:val="16"/>
              </w:rPr>
            </w:pPr>
            <w:r w:rsidRPr="008828CF">
              <w:rPr>
                <w:rFonts w:ascii="Arial" w:hAnsi="Arial" w:cs="Arial"/>
                <w:sz w:val="16"/>
                <w:szCs w:val="16"/>
              </w:rPr>
              <w:t>Reserved</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0</w:t>
            </w:r>
          </w:p>
        </w:tc>
        <w:tc>
          <w:tcPr>
            <w:tcW w:w="720" w:type="dxa"/>
            <w:tcBorders>
              <w:top w:val="nil"/>
            </w:tcBorders>
          </w:tcPr>
          <w:p w:rsidR="002353FD" w:rsidRPr="008828CF" w:rsidRDefault="002353FD" w:rsidP="002353FD">
            <w:pPr>
              <w:jc w:val="right"/>
              <w:rPr>
                <w:rFonts w:ascii="Arial" w:hAnsi="Arial" w:cs="Arial"/>
                <w:sz w:val="16"/>
                <w:szCs w:val="16"/>
              </w:rPr>
            </w:pPr>
            <w:r w:rsidRPr="008828CF">
              <w:rPr>
                <w:rFonts w:ascii="Arial" w:hAnsi="Arial" w:cs="Arial"/>
                <w:sz w:val="16"/>
                <w:szCs w:val="16"/>
              </w:rPr>
              <w:t>1</w:t>
            </w:r>
          </w:p>
        </w:tc>
        <w:tc>
          <w:tcPr>
            <w:tcW w:w="720" w:type="dxa"/>
            <w:tcBorders>
              <w:top w:val="nil"/>
            </w:tcBorders>
          </w:tcPr>
          <w:p w:rsidR="002353FD" w:rsidRPr="008828CF" w:rsidRDefault="002353FD" w:rsidP="002353FD">
            <w:pPr>
              <w:pStyle w:val="FootnoteText"/>
              <w:rPr>
                <w:rFonts w:ascii="Arial" w:hAnsi="Arial" w:cs="Arial"/>
                <w:szCs w:val="16"/>
              </w:rPr>
            </w:pPr>
          </w:p>
        </w:tc>
        <w:tc>
          <w:tcPr>
            <w:tcW w:w="2016" w:type="dxa"/>
            <w:tcBorders>
              <w:top w:val="nil"/>
            </w:tcBorders>
          </w:tcPr>
          <w:p w:rsidR="002353FD" w:rsidRPr="008828CF" w:rsidRDefault="002353FD" w:rsidP="002353FD">
            <w:pPr>
              <w:rPr>
                <w:rFonts w:ascii="Arial" w:hAnsi="Arial" w:cs="Arial"/>
                <w:sz w:val="16"/>
                <w:szCs w:val="16"/>
              </w:rPr>
            </w:pPr>
          </w:p>
        </w:tc>
        <w:tc>
          <w:tcPr>
            <w:tcW w:w="2016" w:type="dxa"/>
            <w:tcBorders>
              <w:top w:val="nil"/>
            </w:tcBorders>
          </w:tcPr>
          <w:p w:rsidR="002353FD" w:rsidRPr="008828CF" w:rsidRDefault="002353FD" w:rsidP="002353FD">
            <w:pPr>
              <w:rPr>
                <w:rFonts w:ascii="Arial" w:hAnsi="Arial" w:cs="Arial"/>
                <w:sz w:val="16"/>
                <w:szCs w:val="16"/>
              </w:rPr>
            </w:pPr>
          </w:p>
        </w:tc>
      </w:tr>
    </w:tbl>
    <w:p w:rsidR="002353FD" w:rsidRPr="000331EA" w:rsidRDefault="002353FD" w:rsidP="002353FD"/>
    <w:p w:rsidR="002353FD" w:rsidRPr="000331EA" w:rsidRDefault="002353FD" w:rsidP="002353FD">
      <w:r w:rsidRPr="000331EA">
        <w:t>This PID contains signals associated with the clearing of permanent DTCs (mode $0A).  The content of each of these signals is described below.</w:t>
      </w:r>
    </w:p>
    <w:p w:rsidR="002353FD" w:rsidRPr="000331EA" w:rsidRDefault="002353FD" w:rsidP="002353FD"/>
    <w:p w:rsidR="002353FD" w:rsidRPr="000331EA" w:rsidRDefault="002353FD" w:rsidP="002353FD">
      <w:r w:rsidRPr="000331EA">
        <w:t>Idle Time Complete indicates that the internal combustion engine (ICE) idle time requirement is complete.  (30 seconds of contiguous time after engine start with foot off accelerator pedal and vehicle speed = 0.  This bit is active in the ECM only.</w:t>
      </w:r>
    </w:p>
    <w:p w:rsidR="002353FD" w:rsidRPr="000331EA" w:rsidRDefault="002353FD" w:rsidP="002353FD"/>
    <w:p w:rsidR="002353FD" w:rsidRPr="000331EA" w:rsidRDefault="002353FD" w:rsidP="002353FD">
      <w:r w:rsidRPr="000331EA">
        <w:t>Propulsion System Active Time Complete indicates that the vehicle propulsion system has been active for the required amount of time. (10 minutes)  This bit is active in the ECM only.</w:t>
      </w:r>
    </w:p>
    <w:p w:rsidR="002353FD" w:rsidRPr="000331EA" w:rsidRDefault="002353FD" w:rsidP="002353FD"/>
    <w:p w:rsidR="002353FD" w:rsidRPr="000331EA" w:rsidRDefault="002353FD" w:rsidP="002353FD">
      <w:r w:rsidRPr="000331EA">
        <w:t>Vehicle Speed/Load Time Complete indicates that the vehicle speed or load has been above a calibratable threshold for five minutes.  This bit is active in the ECM only.</w:t>
      </w:r>
    </w:p>
    <w:p w:rsidR="002353FD" w:rsidRPr="000331EA" w:rsidRDefault="002353FD" w:rsidP="002353FD"/>
    <w:p w:rsidR="002353FD" w:rsidRPr="000331EA" w:rsidRDefault="002353FD" w:rsidP="002353FD">
      <w:r w:rsidRPr="000331EA">
        <w:t>Standard Drive Cycle Complete means that all required components of the standard drive cycle have completed since a mode $04 was last issued.  This bit is non-volatile and may be set even if the other three components have not taken place on the current key cycle.  This bit is active in all OBD modules.</w:t>
      </w:r>
    </w:p>
    <w:p w:rsidR="002353FD" w:rsidRPr="000331EA" w:rsidRDefault="002353FD" w:rsidP="002353FD"/>
    <w:p w:rsidR="002353FD" w:rsidRPr="000331EA" w:rsidRDefault="002353FD" w:rsidP="002353FD">
      <w:r w:rsidRPr="000331EA">
        <w:t>RPM/Load Time Complete indicates that the rpm or load has been above a calibratable threshold for five minutes.  This bit is active in the ECM only.</w:t>
      </w:r>
    </w:p>
    <w:p w:rsidR="002353FD" w:rsidRPr="000331EA" w:rsidRDefault="002353FD" w:rsidP="002353FD"/>
    <w:p w:rsidR="002353FD" w:rsidRPr="000331EA" w:rsidRDefault="002353FD" w:rsidP="002353FD"/>
    <w:p w:rsidR="00A776B2" w:rsidRDefault="002353FD" w:rsidP="00A776B2">
      <w:pPr>
        <w:pStyle w:val="Heading4"/>
      </w:pPr>
      <w:bookmarkStart w:id="1058" w:name="_Toc208130931"/>
      <w:bookmarkStart w:id="1059" w:name="_Toc260814883"/>
      <w:bookmarkStart w:id="1060" w:name="_Toc276632972"/>
      <w:r w:rsidRPr="000331EA">
        <w:t>DFIR – PID $2309 – Permanent DTC Drive Cycle Vehicle Speed Timer</w:t>
      </w:r>
      <w:bookmarkEnd w:id="1058"/>
      <w:bookmarkEnd w:id="1059"/>
      <w:bookmarkEnd w:id="1060"/>
    </w:p>
    <w:p w:rsidR="002353FD" w:rsidRPr="000331EA" w:rsidRDefault="002353FD" w:rsidP="002353FD">
      <w:pPr>
        <w:widowControl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2353FD" w:rsidRPr="000331EA" w:rsidTr="002353FD">
        <w:trPr>
          <w:cantSplit/>
          <w:jc w:val="center"/>
        </w:trPr>
        <w:tc>
          <w:tcPr>
            <w:tcW w:w="720" w:type="dxa"/>
            <w:tcBorders>
              <w:bottom w:val="single" w:sz="12" w:space="0" w:color="000000"/>
            </w:tcBorders>
          </w:tcPr>
          <w:p w:rsidR="002353FD" w:rsidRPr="000331EA" w:rsidRDefault="002353FD" w:rsidP="002353FD">
            <w:pPr>
              <w:widowControl w:val="0"/>
              <w:jc w:val="center"/>
              <w:rPr>
                <w:b/>
                <w:sz w:val="16"/>
              </w:rPr>
            </w:pPr>
            <w:r w:rsidRPr="000331EA">
              <w:rPr>
                <w:b/>
                <w:sz w:val="16"/>
              </w:rPr>
              <w:t>PID</w:t>
            </w:r>
          </w:p>
        </w:tc>
        <w:tc>
          <w:tcPr>
            <w:tcW w:w="2880" w:type="dxa"/>
            <w:tcBorders>
              <w:bottom w:val="single" w:sz="12" w:space="0" w:color="000000"/>
            </w:tcBorders>
          </w:tcPr>
          <w:p w:rsidR="002353FD" w:rsidRPr="000331EA" w:rsidRDefault="002353FD" w:rsidP="002353FD">
            <w:pPr>
              <w:widowControl w:val="0"/>
              <w:jc w:val="center"/>
              <w:rPr>
                <w:b/>
                <w:sz w:val="16"/>
              </w:rPr>
            </w:pPr>
            <w:r w:rsidRPr="000331EA">
              <w:rPr>
                <w:b/>
                <w:sz w:val="16"/>
              </w:rPr>
              <w:t>Signal</w:t>
            </w:r>
          </w:p>
        </w:tc>
        <w:tc>
          <w:tcPr>
            <w:tcW w:w="720" w:type="dxa"/>
            <w:tcBorders>
              <w:bottom w:val="single" w:sz="12" w:space="0" w:color="000000"/>
            </w:tcBorders>
          </w:tcPr>
          <w:p w:rsidR="002353FD" w:rsidRPr="000331EA" w:rsidRDefault="002353FD" w:rsidP="002353FD">
            <w:pPr>
              <w:widowControl w:val="0"/>
              <w:jc w:val="center"/>
              <w:rPr>
                <w:b/>
                <w:sz w:val="16"/>
              </w:rPr>
            </w:pPr>
            <w:r w:rsidRPr="000331EA">
              <w:rPr>
                <w:b/>
                <w:sz w:val="16"/>
              </w:rPr>
              <w:t>Length (Bytes)</w:t>
            </w:r>
          </w:p>
        </w:tc>
        <w:tc>
          <w:tcPr>
            <w:tcW w:w="720" w:type="dxa"/>
            <w:tcBorders>
              <w:bottom w:val="single" w:sz="12" w:space="0" w:color="000000"/>
            </w:tcBorders>
          </w:tcPr>
          <w:p w:rsidR="002353FD" w:rsidRPr="000331EA" w:rsidRDefault="002353FD" w:rsidP="002353FD">
            <w:pPr>
              <w:widowControl w:val="0"/>
              <w:jc w:val="center"/>
              <w:rPr>
                <w:b/>
                <w:sz w:val="16"/>
              </w:rPr>
            </w:pPr>
            <w:r w:rsidRPr="000331EA">
              <w:rPr>
                <w:b/>
                <w:sz w:val="16"/>
              </w:rPr>
              <w:t>Data Type</w:t>
            </w:r>
          </w:p>
        </w:tc>
        <w:tc>
          <w:tcPr>
            <w:tcW w:w="2160" w:type="dxa"/>
            <w:tcBorders>
              <w:bottom w:val="single" w:sz="12" w:space="0" w:color="000000"/>
            </w:tcBorders>
          </w:tcPr>
          <w:p w:rsidR="002353FD" w:rsidRPr="000331EA" w:rsidRDefault="002353FD" w:rsidP="002353FD">
            <w:pPr>
              <w:widowControl w:val="0"/>
              <w:jc w:val="center"/>
              <w:rPr>
                <w:b/>
                <w:sz w:val="16"/>
              </w:rPr>
            </w:pPr>
            <w:r w:rsidRPr="000331EA">
              <w:rPr>
                <w:b/>
                <w:sz w:val="16"/>
              </w:rPr>
              <w:t>Range</w:t>
            </w:r>
          </w:p>
        </w:tc>
        <w:tc>
          <w:tcPr>
            <w:tcW w:w="2160" w:type="dxa"/>
            <w:tcBorders>
              <w:bottom w:val="single" w:sz="12" w:space="0" w:color="000000"/>
            </w:tcBorders>
          </w:tcPr>
          <w:p w:rsidR="002353FD" w:rsidRPr="000331EA" w:rsidRDefault="002353FD" w:rsidP="002353FD">
            <w:pPr>
              <w:widowControl w:val="0"/>
              <w:jc w:val="center"/>
              <w:rPr>
                <w:b/>
                <w:sz w:val="16"/>
              </w:rPr>
            </w:pPr>
            <w:r w:rsidRPr="000331EA">
              <w:rPr>
                <w:b/>
                <w:sz w:val="16"/>
              </w:rPr>
              <w:t>Conversion</w:t>
            </w:r>
          </w:p>
        </w:tc>
      </w:tr>
      <w:tr w:rsidR="002353FD" w:rsidRPr="008828CF" w:rsidTr="002353FD">
        <w:trPr>
          <w:cantSplit/>
          <w:jc w:val="center"/>
        </w:trPr>
        <w:tc>
          <w:tcPr>
            <w:tcW w:w="720" w:type="dxa"/>
            <w:tcBorders>
              <w:top w:val="nil"/>
            </w:tcBorders>
          </w:tcPr>
          <w:p w:rsidR="002353FD" w:rsidRPr="008828CF" w:rsidRDefault="002353FD" w:rsidP="002353FD">
            <w:pPr>
              <w:widowControl w:val="0"/>
              <w:jc w:val="right"/>
              <w:rPr>
                <w:rFonts w:ascii="Arial" w:hAnsi="Arial" w:cs="Arial"/>
                <w:sz w:val="16"/>
              </w:rPr>
            </w:pPr>
            <w:r w:rsidRPr="008828CF">
              <w:rPr>
                <w:rFonts w:ascii="Arial" w:hAnsi="Arial" w:cs="Arial"/>
                <w:sz w:val="16"/>
              </w:rPr>
              <w:t>$2309</w:t>
            </w:r>
          </w:p>
        </w:tc>
        <w:tc>
          <w:tcPr>
            <w:tcW w:w="2880" w:type="dxa"/>
            <w:tcBorders>
              <w:top w:val="nil"/>
            </w:tcBorders>
          </w:tcPr>
          <w:p w:rsidR="002353FD" w:rsidRPr="008828CF" w:rsidRDefault="002353FD" w:rsidP="002353FD">
            <w:pPr>
              <w:widowControl w:val="0"/>
              <w:rPr>
                <w:rFonts w:ascii="Arial" w:hAnsi="Arial" w:cs="Arial"/>
                <w:sz w:val="16"/>
              </w:rPr>
            </w:pPr>
            <w:r w:rsidRPr="008828CF">
              <w:rPr>
                <w:rFonts w:ascii="Arial" w:hAnsi="Arial" w:cs="Arial"/>
                <w:sz w:val="16"/>
              </w:rPr>
              <w:t>Permanent DTC Drive Cycle Vehicle Speed Timer</w:t>
            </w:r>
          </w:p>
        </w:tc>
        <w:tc>
          <w:tcPr>
            <w:tcW w:w="720" w:type="dxa"/>
            <w:tcBorders>
              <w:top w:val="nil"/>
            </w:tcBorders>
          </w:tcPr>
          <w:p w:rsidR="002353FD" w:rsidRPr="008828CF" w:rsidRDefault="002353FD" w:rsidP="002353FD">
            <w:pPr>
              <w:widowControl w:val="0"/>
              <w:jc w:val="right"/>
              <w:rPr>
                <w:rFonts w:ascii="Arial" w:hAnsi="Arial" w:cs="Arial"/>
                <w:sz w:val="16"/>
              </w:rPr>
            </w:pPr>
            <w:r w:rsidRPr="008828CF">
              <w:rPr>
                <w:rFonts w:ascii="Arial" w:hAnsi="Arial" w:cs="Arial"/>
                <w:sz w:val="16"/>
              </w:rPr>
              <w:t>2</w:t>
            </w:r>
          </w:p>
        </w:tc>
        <w:tc>
          <w:tcPr>
            <w:tcW w:w="720" w:type="dxa"/>
            <w:tcBorders>
              <w:top w:val="nil"/>
            </w:tcBorders>
          </w:tcPr>
          <w:p w:rsidR="002353FD" w:rsidRPr="008828CF" w:rsidRDefault="002353FD" w:rsidP="002353FD">
            <w:pPr>
              <w:widowControl w:val="0"/>
              <w:rPr>
                <w:rFonts w:ascii="Arial" w:hAnsi="Arial" w:cs="Arial"/>
                <w:sz w:val="16"/>
              </w:rPr>
            </w:pPr>
            <w:r w:rsidRPr="008828CF">
              <w:rPr>
                <w:rFonts w:ascii="Arial" w:hAnsi="Arial" w:cs="Arial"/>
                <w:sz w:val="16"/>
              </w:rPr>
              <w:t>UNM</w:t>
            </w:r>
          </w:p>
        </w:tc>
        <w:tc>
          <w:tcPr>
            <w:tcW w:w="2160" w:type="dxa"/>
            <w:tcBorders>
              <w:top w:val="nil"/>
            </w:tcBorders>
          </w:tcPr>
          <w:p w:rsidR="002353FD" w:rsidRPr="008828CF" w:rsidRDefault="002353FD" w:rsidP="002353FD">
            <w:pPr>
              <w:widowControl w:val="0"/>
              <w:rPr>
                <w:rFonts w:ascii="Arial" w:hAnsi="Arial" w:cs="Arial"/>
                <w:sz w:val="16"/>
              </w:rPr>
            </w:pPr>
            <w:r w:rsidRPr="008828CF">
              <w:rPr>
                <w:rFonts w:ascii="Arial" w:hAnsi="Arial" w:cs="Arial"/>
                <w:sz w:val="16"/>
              </w:rPr>
              <w:t>0 to 65535 s</w:t>
            </w:r>
          </w:p>
        </w:tc>
        <w:tc>
          <w:tcPr>
            <w:tcW w:w="2160" w:type="dxa"/>
            <w:tcBorders>
              <w:top w:val="nil"/>
            </w:tcBorders>
          </w:tcPr>
          <w:p w:rsidR="002353FD" w:rsidRPr="008828CF" w:rsidRDefault="002353FD" w:rsidP="002353FD">
            <w:pPr>
              <w:widowControl w:val="0"/>
              <w:rPr>
                <w:rFonts w:ascii="Arial" w:hAnsi="Arial" w:cs="Arial"/>
                <w:sz w:val="16"/>
              </w:rPr>
            </w:pPr>
            <w:r w:rsidRPr="008828CF">
              <w:rPr>
                <w:rFonts w:ascii="Arial" w:hAnsi="Arial" w:cs="Arial"/>
                <w:sz w:val="16"/>
              </w:rPr>
              <w:t>E = N * 1</w:t>
            </w:r>
          </w:p>
        </w:tc>
      </w:tr>
    </w:tbl>
    <w:p w:rsidR="002353FD" w:rsidRPr="000331EA" w:rsidRDefault="002353FD" w:rsidP="002353FD">
      <w:pPr>
        <w:widowControl w:val="0"/>
      </w:pPr>
    </w:p>
    <w:p w:rsidR="002353FD" w:rsidRPr="000331EA" w:rsidRDefault="002353FD" w:rsidP="002353FD">
      <w:r w:rsidRPr="000331EA">
        <w:t>This PID contains the total accumulated time in which the vehicle speed has been &gt; 25 mph or the load has been above a calibratable threshold after the 1</w:t>
      </w:r>
      <w:r w:rsidRPr="000331EA">
        <w:rPr>
          <w:vertAlign w:val="superscript"/>
        </w:rPr>
        <w:t>st</w:t>
      </w:r>
      <w:r w:rsidRPr="000331EA">
        <w:t xml:space="preserve"> time the internal combustion engine (ICE) is started each key on.  </w:t>
      </w:r>
      <w:r w:rsidRPr="000331EA">
        <w:rPr>
          <w:rFonts w:eastAsiaTheme="minorHAnsi"/>
        </w:rPr>
        <w:t>In instances where Diesel Equipped Medium Duty Vehicles are Dyno Certified and on all Diesel Equipped Heavy Duty Vehicles which are required to be Dyno Certified, the 25 miles per hour criteria, stated above, may be replaced with 1150 rpm.</w:t>
      </w:r>
    </w:p>
    <w:p w:rsidR="002353FD" w:rsidRPr="000331EA" w:rsidRDefault="002353FD" w:rsidP="002353FD">
      <w:pPr>
        <w:keepLines w:val="0"/>
        <w:widowControl w:val="0"/>
      </w:pPr>
    </w:p>
    <w:p w:rsidR="002353FD" w:rsidRPr="000331EA" w:rsidRDefault="002353FD" w:rsidP="002353FD"/>
    <w:p w:rsidR="00143C8B" w:rsidRDefault="00143C8B" w:rsidP="00FC2E58">
      <w:pPr>
        <w:keepNext w:val="0"/>
        <w:keepLines w:val="0"/>
      </w:pPr>
    </w:p>
    <w:p w:rsidR="00FF4F2F" w:rsidRDefault="00FF4F2F">
      <w:pPr>
        <w:pStyle w:val="Heading3"/>
      </w:pPr>
      <w:bookmarkStart w:id="1061" w:name="_Toc276632973"/>
      <w:r>
        <w:lastRenderedPageBreak/>
        <w:t>SHPR – PID $2800 – Transmission Shift Solenoid A Control Circuit</w:t>
      </w:r>
      <w:bookmarkEnd w:id="10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$2800</w:t>
            </w:r>
          </w:p>
        </w:tc>
        <w:tc>
          <w:tcPr>
            <w:tcW w:w="2880" w:type="dxa"/>
            <w:tcBorders>
              <w:top w:val="nil"/>
            </w:tcBorders>
          </w:tcPr>
          <w:p w:rsidR="00FF4F2F" w:rsidRDefault="00FF4F2F">
            <w:pPr>
              <w:rPr>
                <w:rFonts w:ascii="Arial" w:hAnsi="Arial"/>
                <w:sz w:val="16"/>
              </w:rPr>
            </w:pPr>
            <w:r>
              <w:rPr>
                <w:rFonts w:ascii="Arial" w:hAnsi="Arial"/>
                <w:sz w:val="16"/>
              </w:rPr>
              <w:t>Transmission Shift Solenoid A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A output along with the status of its associated short to ground, open circuit, and short to power tests used to report DTCs P0973 and P0974.</w:t>
      </w:r>
    </w:p>
    <w:p w:rsidR="00FF4F2F" w:rsidRDefault="00FF4F2F">
      <w:pPr>
        <w:keepNext w:val="0"/>
        <w:keepLines w:val="0"/>
      </w:pPr>
    </w:p>
    <w:p w:rsidR="00FF4F2F" w:rsidRDefault="00FF4F2F">
      <w:pPr>
        <w:pStyle w:val="Heading3"/>
      </w:pPr>
      <w:bookmarkStart w:id="1062" w:name="_Toc276632974"/>
      <w:r>
        <w:t>SHPR – PID $2801 – Transmission Shift Solenoid B Control Circuit</w:t>
      </w:r>
      <w:bookmarkEnd w:id="10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$2801</w:t>
            </w:r>
          </w:p>
        </w:tc>
        <w:tc>
          <w:tcPr>
            <w:tcW w:w="2880" w:type="dxa"/>
            <w:tcBorders>
              <w:top w:val="nil"/>
            </w:tcBorders>
          </w:tcPr>
          <w:p w:rsidR="00FF4F2F" w:rsidRDefault="00FF4F2F">
            <w:pPr>
              <w:rPr>
                <w:rFonts w:ascii="Arial" w:hAnsi="Arial"/>
                <w:sz w:val="16"/>
              </w:rPr>
            </w:pPr>
            <w:r>
              <w:rPr>
                <w:rFonts w:ascii="Arial" w:hAnsi="Arial"/>
                <w:sz w:val="16"/>
              </w:rPr>
              <w:t>Transmission Shift Solenoid B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B output along with the status of its associated short to ground, open circuit, and short to power tests used to report DTCs P0976 and P0977.</w:t>
      </w:r>
    </w:p>
    <w:p w:rsidR="00FF4F2F" w:rsidRDefault="00FF4F2F">
      <w:pPr>
        <w:keepNext w:val="0"/>
        <w:keepLines w:val="0"/>
      </w:pPr>
    </w:p>
    <w:p w:rsidR="00FF4F2F" w:rsidRDefault="00FF4F2F">
      <w:pPr>
        <w:pStyle w:val="Heading3"/>
      </w:pPr>
      <w:bookmarkStart w:id="1063" w:name="_Toc276632975"/>
      <w:r>
        <w:lastRenderedPageBreak/>
        <w:t>SHPR – PID $2802 – Transmission Shift Solenoid C Control Circuit</w:t>
      </w:r>
      <w:bookmarkEnd w:id="10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$2802</w:t>
            </w:r>
          </w:p>
        </w:tc>
        <w:tc>
          <w:tcPr>
            <w:tcW w:w="2880" w:type="dxa"/>
            <w:tcBorders>
              <w:top w:val="nil"/>
            </w:tcBorders>
          </w:tcPr>
          <w:p w:rsidR="00FF4F2F" w:rsidRDefault="00FF4F2F">
            <w:pPr>
              <w:rPr>
                <w:rFonts w:ascii="Arial" w:hAnsi="Arial"/>
                <w:sz w:val="16"/>
              </w:rPr>
            </w:pPr>
            <w:r>
              <w:rPr>
                <w:rFonts w:ascii="Arial" w:hAnsi="Arial"/>
                <w:sz w:val="16"/>
              </w:rPr>
              <w:t>Transmission Shift Solenoid C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C output along with the status of its associated short to ground, open circuit, and short to power tests used to report DTCs P0979 and P0980.</w:t>
      </w:r>
    </w:p>
    <w:p w:rsidR="00FF4F2F" w:rsidRDefault="00FF4F2F">
      <w:pPr>
        <w:keepNext w:val="0"/>
        <w:keepLines w:val="0"/>
      </w:pPr>
    </w:p>
    <w:p w:rsidR="00FF4F2F" w:rsidRDefault="00FF4F2F">
      <w:pPr>
        <w:pStyle w:val="Heading3"/>
      </w:pPr>
      <w:bookmarkStart w:id="1064" w:name="_Toc276632976"/>
      <w:r>
        <w:t>D32R – PID $2803 – Transmission 3-2 Downshift Solenoid Control Circuit</w:t>
      </w:r>
      <w:bookmarkEnd w:id="879"/>
      <w:bookmarkEnd w:id="10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$2803</w:t>
            </w:r>
          </w:p>
        </w:tc>
        <w:tc>
          <w:tcPr>
            <w:tcW w:w="2880" w:type="dxa"/>
            <w:tcBorders>
              <w:top w:val="nil"/>
            </w:tcBorders>
          </w:tcPr>
          <w:p w:rsidR="00FF4F2F" w:rsidRDefault="00FF4F2F">
            <w:pPr>
              <w:rPr>
                <w:rFonts w:ascii="Arial" w:hAnsi="Arial"/>
                <w:sz w:val="16"/>
              </w:rPr>
            </w:pPr>
            <w:r>
              <w:rPr>
                <w:rFonts w:ascii="Arial" w:hAnsi="Arial"/>
                <w:sz w:val="16"/>
              </w:rPr>
              <w:t>Transmission 3-2 Downshift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3-2 downshift solenoid output along with the status of its associated short to ground, open circuit, and short to power tests used to report DTCs P0787 and P0788.</w:t>
      </w:r>
    </w:p>
    <w:p w:rsidR="00FF4F2F" w:rsidRDefault="00FF4F2F">
      <w:pPr>
        <w:keepNext w:val="0"/>
        <w:keepLines w:val="0"/>
      </w:pPr>
    </w:p>
    <w:p w:rsidR="00FF4F2F" w:rsidRDefault="00FF4F2F">
      <w:pPr>
        <w:pStyle w:val="Heading3"/>
      </w:pPr>
      <w:bookmarkStart w:id="1065" w:name="_Toc276632977"/>
      <w:r>
        <w:lastRenderedPageBreak/>
        <w:t>HSDR – PID $2804 – Transmission High Side Driver 1 Control Circuit</w:t>
      </w:r>
      <w:bookmarkEnd w:id="10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$2804</w:t>
            </w:r>
          </w:p>
        </w:tc>
        <w:tc>
          <w:tcPr>
            <w:tcW w:w="2880" w:type="dxa"/>
            <w:tcBorders>
              <w:top w:val="nil"/>
            </w:tcBorders>
          </w:tcPr>
          <w:p w:rsidR="00FF4F2F" w:rsidRDefault="00FF4F2F">
            <w:pPr>
              <w:rPr>
                <w:rFonts w:ascii="Arial" w:hAnsi="Arial"/>
                <w:sz w:val="16"/>
              </w:rPr>
            </w:pPr>
            <w:r>
              <w:rPr>
                <w:rFonts w:ascii="Arial" w:hAnsi="Arial"/>
                <w:sz w:val="16"/>
              </w:rPr>
              <w:t>Transmission High Side Driver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high side driver 1 output along with the status of its associated short to ground, open circuit, and short to power tests used to report DTCs P1831 and P1832.</w:t>
      </w:r>
    </w:p>
    <w:p w:rsidR="00FF4F2F" w:rsidRDefault="00FF4F2F">
      <w:pPr>
        <w:keepNext w:val="0"/>
        <w:keepLines w:val="0"/>
      </w:pPr>
    </w:p>
    <w:p w:rsidR="00FF4F2F" w:rsidRDefault="00FF4F2F">
      <w:pPr>
        <w:pStyle w:val="Heading3"/>
      </w:pPr>
      <w:bookmarkStart w:id="1066" w:name="_Toc276632978"/>
      <w:r>
        <w:t>HSDR – PID $2805 – Transmission High Side Driver 2 Control Circuit</w:t>
      </w:r>
      <w:bookmarkEnd w:id="10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$2805</w:t>
            </w:r>
          </w:p>
        </w:tc>
        <w:tc>
          <w:tcPr>
            <w:tcW w:w="2880" w:type="dxa"/>
            <w:tcBorders>
              <w:top w:val="nil"/>
            </w:tcBorders>
          </w:tcPr>
          <w:p w:rsidR="00FF4F2F" w:rsidRDefault="00FF4F2F">
            <w:pPr>
              <w:rPr>
                <w:rFonts w:ascii="Arial" w:hAnsi="Arial"/>
                <w:sz w:val="16"/>
              </w:rPr>
            </w:pPr>
            <w:r>
              <w:rPr>
                <w:rFonts w:ascii="Arial" w:hAnsi="Arial"/>
                <w:sz w:val="16"/>
              </w:rPr>
              <w:t>Transmission High Side Driver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high side driver 2 output along with the status of its associated short to ground, open circuit, and short to power tests used to report DTCs P1833 and P1834.</w:t>
      </w:r>
    </w:p>
    <w:p w:rsidR="00FF4F2F" w:rsidRDefault="00FF4F2F">
      <w:pPr>
        <w:keepNext w:val="0"/>
        <w:keepLines w:val="0"/>
      </w:pPr>
    </w:p>
    <w:p w:rsidR="00FF4F2F" w:rsidRDefault="00FF4F2F">
      <w:pPr>
        <w:pStyle w:val="Heading3"/>
      </w:pPr>
      <w:bookmarkStart w:id="1067" w:name="_Toc276632979"/>
      <w:r>
        <w:lastRenderedPageBreak/>
        <w:t>TCCR – PID $2806 – Torque Converter Clutch Enable Control Circuit</w:t>
      </w:r>
      <w:bookmarkEnd w:id="10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$2806</w:t>
            </w:r>
          </w:p>
        </w:tc>
        <w:tc>
          <w:tcPr>
            <w:tcW w:w="2880" w:type="dxa"/>
            <w:tcBorders>
              <w:top w:val="nil"/>
            </w:tcBorders>
          </w:tcPr>
          <w:p w:rsidR="00FF4F2F" w:rsidRPr="00287CCB" w:rsidRDefault="00FF4F2F">
            <w:pPr>
              <w:rPr>
                <w:rFonts w:ascii="Arial" w:hAnsi="Arial"/>
                <w:sz w:val="16"/>
                <w:lang w:val="es-ES"/>
              </w:rPr>
            </w:pPr>
            <w:r w:rsidRPr="00287CCB">
              <w:rPr>
                <w:rFonts w:ascii="Arial" w:hAnsi="Arial"/>
                <w:sz w:val="16"/>
                <w:lang w:val="es-ES"/>
              </w:rPr>
              <w:t>Torque Converter Clutch Enable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torque converter clutch (TCC) enable output along with the status of its associated short to ground, open circuit, and short to power tests used to report DTCs P2769 and P2770.</w:t>
      </w:r>
    </w:p>
    <w:p w:rsidR="00FF4F2F" w:rsidRDefault="00FF4F2F">
      <w:pPr>
        <w:keepNext w:val="0"/>
        <w:keepLines w:val="0"/>
      </w:pPr>
    </w:p>
    <w:p w:rsidR="00FF4F2F" w:rsidRDefault="00FF4F2F">
      <w:pPr>
        <w:pStyle w:val="Heading3"/>
      </w:pPr>
      <w:bookmarkStart w:id="1068" w:name="_Toc276632980"/>
      <w:r>
        <w:t>TCCR – PID $2807 – Torque Converter Clutch Control Solenoid Control Circuit</w:t>
      </w:r>
      <w:bookmarkEnd w:id="10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$2807</w:t>
            </w:r>
          </w:p>
        </w:tc>
        <w:tc>
          <w:tcPr>
            <w:tcW w:w="2880" w:type="dxa"/>
            <w:tcBorders>
              <w:top w:val="nil"/>
            </w:tcBorders>
          </w:tcPr>
          <w:p w:rsidR="00FF4F2F" w:rsidRDefault="00FF4F2F">
            <w:pPr>
              <w:rPr>
                <w:rFonts w:ascii="Arial" w:hAnsi="Arial"/>
                <w:sz w:val="16"/>
              </w:rPr>
            </w:pPr>
            <w:r>
              <w:rPr>
                <w:rFonts w:ascii="Arial" w:hAnsi="Arial"/>
                <w:sz w:val="16"/>
              </w:rPr>
              <w:t>Torque Converter Clutch Control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torque converter clutch (TCC) control solenoid output (the output is considered to be commanded on if its duty cycle is not zero) along with the status of its associated short to ground, open circuit, and short to power tests used to report DTCs P2763 and P2764.</w:t>
      </w:r>
    </w:p>
    <w:p w:rsidR="00FF4F2F" w:rsidRDefault="00FF4F2F">
      <w:pPr>
        <w:keepNext w:val="0"/>
        <w:keepLines w:val="0"/>
      </w:pPr>
    </w:p>
    <w:p w:rsidR="00FF4F2F" w:rsidRDefault="00FF4F2F">
      <w:pPr>
        <w:pStyle w:val="Heading3"/>
      </w:pPr>
      <w:bookmarkStart w:id="1069" w:name="_Toc276632981"/>
      <w:r>
        <w:lastRenderedPageBreak/>
        <w:t>TPCR – PID $2808 – Transmission Line Pressure Control Circuit</w:t>
      </w:r>
      <w:bookmarkEnd w:id="880"/>
      <w:bookmarkEnd w:id="10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$2808</w:t>
            </w:r>
          </w:p>
        </w:tc>
        <w:tc>
          <w:tcPr>
            <w:tcW w:w="2880" w:type="dxa"/>
            <w:tcBorders>
              <w:top w:val="nil"/>
            </w:tcBorders>
          </w:tcPr>
          <w:p w:rsidR="00FF4F2F" w:rsidRDefault="00FF4F2F">
            <w:pPr>
              <w:rPr>
                <w:rFonts w:ascii="Arial" w:hAnsi="Arial"/>
                <w:sz w:val="16"/>
              </w:rPr>
            </w:pPr>
            <w:r>
              <w:rPr>
                <w:rFonts w:ascii="Arial" w:hAnsi="Arial"/>
                <w:sz w:val="16"/>
              </w:rPr>
              <w:t>Transmission Line Pressure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line pressure output (the output is considered to be commanded on if its duty cycle is not zero) along with the status of its associated short to ground, open circuit, and short to power tests used to report DTCs P0960, P0962, and P0963.</w:t>
      </w:r>
    </w:p>
    <w:p w:rsidR="00FF4F2F" w:rsidRDefault="00FF4F2F">
      <w:pPr>
        <w:keepNext w:val="0"/>
        <w:keepLines w:val="0"/>
      </w:pPr>
    </w:p>
    <w:p w:rsidR="00FF4F2F" w:rsidRDefault="00FF4F2F">
      <w:pPr>
        <w:pStyle w:val="Heading3"/>
      </w:pPr>
      <w:bookmarkStart w:id="1070" w:name="_Toc33508013"/>
      <w:bookmarkStart w:id="1071" w:name="_Toc33507648"/>
      <w:bookmarkStart w:id="1072" w:name="_Toc33508028"/>
      <w:bookmarkStart w:id="1073" w:name="_Toc276632982"/>
      <w:r>
        <w:t xml:space="preserve">TCCR – PID $2809 – </w:t>
      </w:r>
      <w:bookmarkEnd w:id="1070"/>
      <w:r>
        <w:t>Torque Converter Clutch Reference Slip</w:t>
      </w:r>
      <w:bookmarkEnd w:id="10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$2809</w:t>
            </w:r>
          </w:p>
        </w:tc>
        <w:tc>
          <w:tcPr>
            <w:tcW w:w="2880" w:type="dxa"/>
            <w:tcBorders>
              <w:top w:val="nil"/>
            </w:tcBorders>
          </w:tcPr>
          <w:p w:rsidR="00FF4F2F" w:rsidRDefault="00FF4F2F">
            <w:pPr>
              <w:rPr>
                <w:rFonts w:ascii="Arial" w:hAnsi="Arial"/>
                <w:sz w:val="16"/>
              </w:rPr>
            </w:pPr>
            <w:r>
              <w:rPr>
                <w:rFonts w:ascii="Arial" w:hAnsi="Arial"/>
                <w:sz w:val="16"/>
              </w:rPr>
              <w:t>Torque Converter Clutch Reference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reference slip, the desired slip when the electronically controlled converter clutch (ECCC) algorithm is operating in on mode, determined as a function of commanded gear, turbine speed, engine torque, and other parameters.</w:t>
      </w:r>
    </w:p>
    <w:bookmarkEnd w:id="1071"/>
    <w:bookmarkEnd w:id="1072"/>
    <w:p w:rsidR="00FF4F2F" w:rsidRDefault="00FF4F2F">
      <w:pPr>
        <w:keepNext w:val="0"/>
        <w:keepLines w:val="0"/>
      </w:pPr>
    </w:p>
    <w:p w:rsidR="00FF4F2F" w:rsidRDefault="00FF4F2F">
      <w:pPr>
        <w:pStyle w:val="Heading3"/>
      </w:pPr>
      <w:bookmarkStart w:id="1074" w:name="_Toc33508016"/>
      <w:bookmarkStart w:id="1075" w:name="_Toc33508015"/>
      <w:bookmarkStart w:id="1076" w:name="_Toc276632983"/>
      <w:r>
        <w:t>SHTR – PID $280A – Transmission 5-6 Upshift Time</w:t>
      </w:r>
      <w:bookmarkEnd w:id="1074"/>
      <w:bookmarkEnd w:id="10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$280A</w:t>
            </w:r>
          </w:p>
        </w:tc>
        <w:tc>
          <w:tcPr>
            <w:tcW w:w="2880" w:type="dxa"/>
            <w:tcBorders>
              <w:top w:val="nil"/>
            </w:tcBorders>
          </w:tcPr>
          <w:p w:rsidR="00FF4F2F" w:rsidRDefault="00FF4F2F">
            <w:pPr>
              <w:rPr>
                <w:rFonts w:ascii="Arial" w:hAnsi="Arial"/>
                <w:sz w:val="16"/>
              </w:rPr>
            </w:pPr>
            <w:r>
              <w:rPr>
                <w:rFonts w:ascii="Arial" w:hAnsi="Arial"/>
                <w:sz w:val="16"/>
              </w:rPr>
              <w:t>Transmission 5-6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5-6 upshift.</w:t>
      </w:r>
    </w:p>
    <w:p w:rsidR="00FF4F2F" w:rsidRDefault="00FF4F2F">
      <w:pPr>
        <w:keepNext w:val="0"/>
        <w:keepLines w:val="0"/>
      </w:pPr>
    </w:p>
    <w:p w:rsidR="00FF4F2F" w:rsidRDefault="00FF4F2F">
      <w:pPr>
        <w:pStyle w:val="Heading3"/>
      </w:pPr>
      <w:bookmarkStart w:id="1077" w:name="_Toc276632984"/>
      <w:r>
        <w:t>SPRR – PID $280B – Transmission 5-6 Upshift Time Error</w:t>
      </w:r>
      <w:bookmarkEnd w:id="1075"/>
      <w:bookmarkEnd w:id="10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$280B</w:t>
            </w:r>
          </w:p>
        </w:tc>
        <w:tc>
          <w:tcPr>
            <w:tcW w:w="2880" w:type="dxa"/>
            <w:tcBorders>
              <w:top w:val="nil"/>
            </w:tcBorders>
          </w:tcPr>
          <w:p w:rsidR="00FF4F2F" w:rsidRDefault="00FF4F2F">
            <w:pPr>
              <w:rPr>
                <w:rFonts w:ascii="Arial" w:hAnsi="Arial"/>
                <w:sz w:val="16"/>
              </w:rPr>
            </w:pPr>
            <w:r>
              <w:rPr>
                <w:rFonts w:ascii="Arial" w:hAnsi="Arial"/>
                <w:sz w:val="16"/>
              </w:rPr>
              <w:t>Transmission 5-6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5-6 upshift, which is used to modify the transmission 5-6 upshift pressure adapts.</w:t>
      </w:r>
    </w:p>
    <w:p w:rsidR="00FF4F2F" w:rsidRDefault="00FF4F2F">
      <w:pPr>
        <w:keepNext w:val="0"/>
        <w:keepLines w:val="0"/>
      </w:pPr>
    </w:p>
    <w:p w:rsidR="00FF4F2F" w:rsidRDefault="00FF4F2F">
      <w:pPr>
        <w:pStyle w:val="Heading3"/>
      </w:pPr>
      <w:bookmarkStart w:id="1078" w:name="_Toc33507691"/>
      <w:bookmarkStart w:id="1079" w:name="_Toc276632985"/>
      <w:r>
        <w:lastRenderedPageBreak/>
        <w:t>TCCR – PID $280C – Torque Converter Clutch Status</w:t>
      </w:r>
      <w:bookmarkEnd w:id="1078"/>
      <w:bookmarkEnd w:id="10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$280C</w:t>
            </w:r>
          </w:p>
        </w:tc>
        <w:tc>
          <w:tcPr>
            <w:tcW w:w="2880" w:type="dxa"/>
            <w:tcBorders>
              <w:top w:val="nil"/>
            </w:tcBorders>
          </w:tcPr>
          <w:p w:rsidR="00FF4F2F" w:rsidRDefault="00FF4F2F">
            <w:pPr>
              <w:rPr>
                <w:rFonts w:ascii="Arial" w:hAnsi="Arial"/>
                <w:sz w:val="16"/>
              </w:rPr>
            </w:pPr>
            <w:r>
              <w:rPr>
                <w:rFonts w:ascii="Arial" w:hAnsi="Arial"/>
                <w:sz w:val="16"/>
              </w:rPr>
              <w:t>Torque Converter Clutch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Release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torque converter clutch (TCC) system.  The content of each of these signals is described below.</w:t>
      </w:r>
    </w:p>
    <w:p w:rsidR="00FF4F2F" w:rsidRDefault="00FF4F2F"/>
    <w:p w:rsidR="00FF4F2F" w:rsidRDefault="00FF4F2F">
      <w:r>
        <w:t>Torque Converter Clutch Control Solenoid Commanded On indicates that the TCC control solenoid output is commanded on (the output is considered to be commanded on if its duty cycle is not zero).</w:t>
      </w:r>
    </w:p>
    <w:p w:rsidR="00FF4F2F" w:rsidRDefault="00FF4F2F"/>
    <w:p w:rsidR="00FF4F2F" w:rsidRDefault="00FF4F2F">
      <w:r>
        <w:t>Torque Converter Clutch Enable Commanded On indicates that the TCC enable output is commanded on.</w:t>
      </w:r>
    </w:p>
    <w:p w:rsidR="00FF4F2F" w:rsidRDefault="00FF4F2F"/>
    <w:p w:rsidR="00FF4F2F" w:rsidRDefault="00FF4F2F">
      <w:r>
        <w:t>Torque Converter Clutch Release Switch Active indicates the debounced state of the TCC release switch (TCC is not applied when the release switch is active).</w:t>
      </w:r>
    </w:p>
    <w:p w:rsidR="00FF4F2F" w:rsidRDefault="00FF4F2F">
      <w:pPr>
        <w:keepNext w:val="0"/>
        <w:keepLines w:val="0"/>
      </w:pPr>
    </w:p>
    <w:p w:rsidR="00FF4F2F" w:rsidRDefault="00FF4F2F">
      <w:pPr>
        <w:pStyle w:val="Heading3"/>
      </w:pPr>
      <w:bookmarkStart w:id="1080" w:name="_Toc36511246"/>
      <w:bookmarkStart w:id="1081" w:name="_Toc276632986"/>
      <w:r>
        <w:t>TFTR – PID $280D – Transmission Control Module Substrate Temperature</w:t>
      </w:r>
      <w:bookmarkEnd w:id="1080"/>
      <w:bookmarkEnd w:id="10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$280D</w:t>
            </w:r>
          </w:p>
        </w:tc>
        <w:tc>
          <w:tcPr>
            <w:tcW w:w="2880" w:type="dxa"/>
            <w:tcBorders>
              <w:top w:val="nil"/>
            </w:tcBorders>
          </w:tcPr>
          <w:p w:rsidR="00FF4F2F" w:rsidRDefault="00FF4F2F">
            <w:pPr>
              <w:rPr>
                <w:rFonts w:ascii="Arial" w:hAnsi="Arial"/>
                <w:sz w:val="16"/>
              </w:rPr>
            </w:pPr>
            <w:r>
              <w:rPr>
                <w:rFonts w:ascii="Arial" w:hAnsi="Arial"/>
                <w:sz w:val="16"/>
              </w:rPr>
              <w:t>Transmission Control Module Substrate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temperature measured by a sensor located on the substrate of the transmission control module, which is used to determine when special actions are required to protect control module components from an overtemperature condition.</w:t>
      </w:r>
    </w:p>
    <w:p w:rsidR="00FF4F2F" w:rsidRDefault="00FF4F2F">
      <w:pPr>
        <w:keepNext w:val="0"/>
        <w:keepLines w:val="0"/>
      </w:pPr>
    </w:p>
    <w:p w:rsidR="00FF4F2F" w:rsidRDefault="00FF4F2F">
      <w:pPr>
        <w:pStyle w:val="Heading3"/>
      </w:pPr>
      <w:bookmarkStart w:id="1082" w:name="_Toc36511068"/>
      <w:bookmarkStart w:id="1083" w:name="_Toc276632987"/>
      <w:r>
        <w:lastRenderedPageBreak/>
        <w:t>TOSR – PID $280E – Replicated Transmission Output Speed Output Control Circuit</w:t>
      </w:r>
      <w:bookmarkEnd w:id="1082"/>
      <w:bookmarkEnd w:id="10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$280E</w:t>
            </w:r>
          </w:p>
        </w:tc>
        <w:tc>
          <w:tcPr>
            <w:tcW w:w="2880" w:type="dxa"/>
            <w:tcBorders>
              <w:top w:val="nil"/>
            </w:tcBorders>
          </w:tcPr>
          <w:p w:rsidR="00FF4F2F" w:rsidRDefault="00FF4F2F">
            <w:pPr>
              <w:rPr>
                <w:rFonts w:ascii="Arial" w:hAnsi="Arial"/>
                <w:sz w:val="16"/>
              </w:rPr>
            </w:pPr>
            <w:r>
              <w:rPr>
                <w:rFonts w:ascii="Arial" w:hAnsi="Arial"/>
                <w:sz w:val="16"/>
              </w:rPr>
              <w:t>Replicated Transmission Output Speed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replicated transmission output speed (TOS) output (the output is considered to be commanded on if TOS is not zero) along with the status of its associated short to ground, open circuit, and short to power tests used to report DTC P1729.</w:t>
      </w:r>
    </w:p>
    <w:p w:rsidR="00FF4F2F" w:rsidRDefault="00FF4F2F">
      <w:pPr>
        <w:keepNext w:val="0"/>
        <w:keepLines w:val="0"/>
      </w:pPr>
    </w:p>
    <w:p w:rsidR="00FF4F2F" w:rsidRDefault="00FF4F2F">
      <w:pPr>
        <w:pStyle w:val="Heading3"/>
      </w:pPr>
      <w:bookmarkStart w:id="1084" w:name="_Toc276632988"/>
      <w:r>
        <w:t>TBPR – PID $280F – Transmission Base Pattern</w:t>
      </w:r>
      <w:bookmarkEnd w:id="10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$280F</w:t>
            </w:r>
          </w:p>
        </w:tc>
        <w:tc>
          <w:tcPr>
            <w:tcW w:w="2880" w:type="dxa"/>
            <w:tcBorders>
              <w:top w:val="nil"/>
            </w:tcBorders>
          </w:tcPr>
          <w:p w:rsidR="00FF4F2F" w:rsidRDefault="00FF4F2F">
            <w:pPr>
              <w:rPr>
                <w:rFonts w:ascii="Arial" w:hAnsi="Arial"/>
                <w:sz w:val="16"/>
              </w:rPr>
            </w:pPr>
            <w:r>
              <w:rPr>
                <w:rFonts w:ascii="Arial" w:hAnsi="Arial"/>
                <w:sz w:val="16"/>
              </w:rPr>
              <w:t>Transmission Base Pattern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$00=Tap Up/Down Detent; </w:t>
            </w:r>
            <w:r>
              <w:rPr>
                <w:rFonts w:ascii="Arial" w:hAnsi="Arial"/>
                <w:sz w:val="16"/>
              </w:rPr>
              <w:br/>
              <w:t xml:space="preserve">$01=Tap Up/Down; </w:t>
            </w:r>
            <w:r>
              <w:rPr>
                <w:rFonts w:ascii="Arial" w:hAnsi="Arial"/>
                <w:sz w:val="16"/>
              </w:rPr>
              <w:br/>
              <w:t xml:space="preserve">$02=Hot Mode Tap Up/Down; </w:t>
            </w:r>
            <w:r>
              <w:rPr>
                <w:rFonts w:ascii="Arial" w:hAnsi="Arial"/>
                <w:sz w:val="16"/>
              </w:rPr>
              <w:br/>
              <w:t xml:space="preserve">$03=Hot Mode Detent; </w:t>
            </w:r>
            <w:r>
              <w:rPr>
                <w:rFonts w:ascii="Arial" w:hAnsi="Arial"/>
                <w:sz w:val="16"/>
              </w:rPr>
              <w:br/>
              <w:t xml:space="preserve">$04=Hot Mode; </w:t>
            </w:r>
            <w:r>
              <w:rPr>
                <w:rFonts w:ascii="Arial" w:hAnsi="Arial"/>
                <w:sz w:val="16"/>
              </w:rPr>
              <w:br/>
              <w:t xml:space="preserve">$05=Hot Engine Detent; </w:t>
            </w:r>
            <w:r>
              <w:rPr>
                <w:rFonts w:ascii="Arial" w:hAnsi="Arial"/>
                <w:sz w:val="16"/>
              </w:rPr>
              <w:br/>
              <w:t xml:space="preserve">$06=Switch A Detent; </w:t>
            </w:r>
            <w:r>
              <w:rPr>
                <w:rFonts w:ascii="Arial" w:hAnsi="Arial"/>
                <w:sz w:val="16"/>
              </w:rPr>
              <w:br/>
              <w:t xml:space="preserve">$07=Switch A; </w:t>
            </w:r>
            <w:r>
              <w:rPr>
                <w:rFonts w:ascii="Arial" w:hAnsi="Arial"/>
                <w:sz w:val="16"/>
              </w:rPr>
              <w:br/>
              <w:t xml:space="preserve">$08=Switch B Detent; </w:t>
            </w:r>
            <w:r>
              <w:rPr>
                <w:rFonts w:ascii="Arial" w:hAnsi="Arial"/>
                <w:sz w:val="16"/>
              </w:rPr>
              <w:br/>
              <w:t xml:space="preserve">$09=Switch B; </w:t>
            </w:r>
            <w:r>
              <w:rPr>
                <w:rFonts w:ascii="Arial" w:hAnsi="Arial"/>
                <w:sz w:val="16"/>
              </w:rPr>
              <w:br/>
              <w:t xml:space="preserve">$0A=Default Detent; </w:t>
            </w:r>
            <w:r>
              <w:rPr>
                <w:rFonts w:ascii="Arial" w:hAnsi="Arial"/>
                <w:sz w:val="16"/>
              </w:rPr>
              <w:br/>
              <w:t>$0B=Default</w:t>
            </w:r>
          </w:p>
          <w:p w:rsidR="00FF4F2F" w:rsidRDefault="00FF4F2F">
            <w:pPr>
              <w:rPr>
                <w:rFonts w:ascii="Arial" w:hAnsi="Arial"/>
                <w:sz w:val="16"/>
              </w:rPr>
            </w:pPr>
            <w:r>
              <w:rPr>
                <w:rFonts w:ascii="Arial" w:hAnsi="Arial"/>
                <w:sz w:val="16"/>
              </w:rPr>
              <w:t>$0C = 4WD Low Detent</w:t>
            </w:r>
          </w:p>
          <w:p w:rsidR="00FF4F2F" w:rsidRDefault="00FF4F2F">
            <w:pPr>
              <w:rPr>
                <w:rFonts w:ascii="Arial" w:hAnsi="Arial"/>
                <w:sz w:val="16"/>
              </w:rPr>
            </w:pPr>
            <w:r>
              <w:rPr>
                <w:rFonts w:ascii="Arial" w:hAnsi="Arial"/>
                <w:sz w:val="16"/>
              </w:rPr>
              <w:t>$0D = Hot Mode Manual Up / Manual Down</w:t>
            </w:r>
          </w:p>
          <w:p w:rsidR="00FF4F2F" w:rsidRDefault="00FF4F2F">
            <w:pPr>
              <w:rPr>
                <w:rFonts w:ascii="Arial" w:hAnsi="Arial"/>
                <w:sz w:val="16"/>
              </w:rPr>
            </w:pPr>
            <w:r>
              <w:rPr>
                <w:rFonts w:ascii="Arial" w:hAnsi="Arial"/>
                <w:sz w:val="16"/>
              </w:rPr>
              <w:t>$0E = Manual Up / Manual Down</w:t>
            </w:r>
          </w:p>
          <w:p w:rsidR="00FF4F2F" w:rsidRDefault="00FF4F2F">
            <w:pPr>
              <w:rPr>
                <w:rFonts w:ascii="Arial" w:hAnsi="Arial"/>
                <w:sz w:val="16"/>
              </w:rPr>
            </w:pPr>
            <w:r>
              <w:rPr>
                <w:rFonts w:ascii="Arial" w:hAnsi="Arial"/>
                <w:sz w:val="16"/>
              </w:rPr>
              <w:t>$0F = Tap Up / Tap Down Cruise</w:t>
            </w:r>
          </w:p>
        </w:tc>
      </w:tr>
    </w:tbl>
    <w:p w:rsidR="00FF4F2F" w:rsidRDefault="00FF4F2F"/>
    <w:p w:rsidR="00FF4F2F" w:rsidRDefault="00FF4F2F">
      <w:r>
        <w:t>This PID contains the current transmission base pattern determined from the transmission tap up/down status, detent status, hot mode determination, hot engine determination, and driver selected patterns.  Calibrations are used to map the switch A and switch B patterns to the appropriate driver selected patterns (e.g., cruise, trailer, sport, winter, etc.) for a particular application.</w:t>
      </w:r>
    </w:p>
    <w:p w:rsidR="00FF4F2F" w:rsidRDefault="00FF4F2F">
      <w:pPr>
        <w:keepNext w:val="0"/>
        <w:keepLines w:val="0"/>
      </w:pPr>
    </w:p>
    <w:p w:rsidR="00FF4F2F" w:rsidRDefault="00FF4F2F">
      <w:pPr>
        <w:pStyle w:val="Heading3"/>
      </w:pPr>
      <w:bookmarkStart w:id="1085" w:name="_Toc276632989"/>
      <w:r>
        <w:lastRenderedPageBreak/>
        <w:t>TPSR – PID $2810 – Accelerator Effective Position</w:t>
      </w:r>
      <w:bookmarkEnd w:id="10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$2810</w:t>
            </w:r>
          </w:p>
        </w:tc>
        <w:tc>
          <w:tcPr>
            <w:tcW w:w="2880" w:type="dxa"/>
            <w:tcBorders>
              <w:top w:val="nil"/>
            </w:tcBorders>
          </w:tcPr>
          <w:p w:rsidR="00FF4F2F" w:rsidRDefault="00FF4F2F">
            <w:pPr>
              <w:rPr>
                <w:rFonts w:ascii="Arial" w:hAnsi="Arial"/>
                <w:sz w:val="16"/>
              </w:rPr>
            </w:pPr>
            <w:r>
              <w:rPr>
                <w:rFonts w:ascii="Arial" w:hAnsi="Arial"/>
                <w:sz w:val="16"/>
              </w:rPr>
              <w:t>Accelerator Effective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accelerator effective position, which represents the driver’s intended request for torque or acceleration.  It is determined from the maximum of the driver requests to open the throttle (e.g., accelerator pedal, cruise control, PTO, etc.) and is normalized to 0 to 100 %, where 0 % represents an idle or coast request and 100% represents a request for wide open throttle (WOT).  It is the primary indication of accelerator position / throttle position used by transmission control algorithms and, thus, is often referred to as transmission throttle position.  In the event that the engine is operating in a forced idle mode due to an accelerator pedal position fault, the accelerator effective position will have a value of 0 %, corresponding to an idle request.</w:t>
      </w:r>
    </w:p>
    <w:p w:rsidR="00C1516A" w:rsidRDefault="00C1516A"/>
    <w:p w:rsidR="00C1516A" w:rsidRDefault="00C1516A" w:rsidP="00C1516A">
      <w:r w:rsidRPr="00A5034F">
        <w:rPr>
          <w:color w:val="000000"/>
        </w:rPr>
        <w:t xml:space="preserve">On Heavy Duty Truck applications with ETC and incorporating a maximum vehicle speed within the normal operating region, this signal may be limited by the ECM with a bit selectable option.  If the limiting option is selected and the vehicle speed is above the maximum vehicle speed, the Accelerator Effective Position will be </w:t>
      </w:r>
      <w:r>
        <w:rPr>
          <w:color w:val="000000"/>
        </w:rPr>
        <w:t xml:space="preserve">replaced </w:t>
      </w:r>
      <w:r w:rsidRPr="00A5034F">
        <w:rPr>
          <w:color w:val="000000"/>
        </w:rPr>
        <w:t>by the "Back Calculated Pedal" position calculated for the current operating condition.  This option is intended only to be used by heavy duty truck applications to allow proper transmission shifting during vehicle speed governed conditions.</w:t>
      </w:r>
    </w:p>
    <w:p w:rsidR="00FF4F2F" w:rsidRDefault="00FF4F2F">
      <w:pPr>
        <w:keepNext w:val="0"/>
        <w:keepLines w:val="0"/>
      </w:pPr>
    </w:p>
    <w:p w:rsidR="00FF4F2F" w:rsidRDefault="00FF4F2F">
      <w:pPr>
        <w:pStyle w:val="Heading3"/>
      </w:pPr>
      <w:bookmarkStart w:id="1086" w:name="_Toc36511118"/>
      <w:bookmarkStart w:id="1087" w:name="_Ref39371007"/>
      <w:bookmarkStart w:id="1088" w:name="_Toc276632990"/>
      <w:r>
        <w:t>TPCR – PID $2811 – Pressure Control Solenoid 1 Output Status</w:t>
      </w:r>
      <w:bookmarkEnd w:id="10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$2811</w:t>
            </w:r>
          </w:p>
        </w:tc>
        <w:tc>
          <w:tcPr>
            <w:tcW w:w="2880" w:type="dxa"/>
            <w:tcBorders>
              <w:top w:val="nil"/>
            </w:tcBorders>
          </w:tcPr>
          <w:p w:rsidR="00FF4F2F" w:rsidRDefault="00FF4F2F">
            <w:pPr>
              <w:rPr>
                <w:rFonts w:ascii="Arial" w:hAnsi="Arial"/>
                <w:sz w:val="16"/>
              </w:rPr>
            </w:pPr>
            <w:r>
              <w:rPr>
                <w:rFonts w:ascii="Arial" w:hAnsi="Arial"/>
                <w:sz w:val="16"/>
              </w:rPr>
              <w:t>Pressure Control Solenoid 1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1 output’s stuck low, stuck high, and rationality tests used to report DTCs P0962, P0963, and P0961, respectively.  </w:t>
      </w:r>
    </w:p>
    <w:p w:rsidR="00FF4F2F" w:rsidRDefault="00FF4F2F">
      <w:pPr>
        <w:keepNext w:val="0"/>
        <w:keepLines w:val="0"/>
      </w:pPr>
    </w:p>
    <w:p w:rsidR="00FF4F2F" w:rsidRDefault="00FF4F2F">
      <w:pPr>
        <w:pStyle w:val="Heading3"/>
      </w:pPr>
      <w:bookmarkStart w:id="1089" w:name="_Toc276632991"/>
      <w:r>
        <w:lastRenderedPageBreak/>
        <w:t>RSCR – PID $2812 – Pressure Control Solenoid 2 Output Status</w:t>
      </w:r>
      <w:bookmarkEnd w:id="10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$2812</w:t>
            </w:r>
          </w:p>
        </w:tc>
        <w:tc>
          <w:tcPr>
            <w:tcW w:w="2880" w:type="dxa"/>
            <w:tcBorders>
              <w:top w:val="nil"/>
            </w:tcBorders>
          </w:tcPr>
          <w:p w:rsidR="00FF4F2F" w:rsidRDefault="00FF4F2F">
            <w:pPr>
              <w:rPr>
                <w:rFonts w:ascii="Arial" w:hAnsi="Arial"/>
                <w:sz w:val="16"/>
              </w:rPr>
            </w:pPr>
            <w:r>
              <w:rPr>
                <w:rFonts w:ascii="Arial" w:hAnsi="Arial"/>
                <w:sz w:val="16"/>
              </w:rPr>
              <w:t>Pressure Control Solenoid 2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2 output’s stuck low, stuck high, and rationality tests used to report DTCs P0966, P0967, and P0965, respectively.  </w:t>
      </w:r>
    </w:p>
    <w:p w:rsidR="00FF4F2F" w:rsidRDefault="00FF4F2F">
      <w:pPr>
        <w:keepNext w:val="0"/>
        <w:keepLines w:val="0"/>
      </w:pPr>
    </w:p>
    <w:p w:rsidR="00FF4F2F" w:rsidRDefault="00FF4F2F">
      <w:pPr>
        <w:pStyle w:val="Heading3"/>
      </w:pPr>
      <w:bookmarkStart w:id="1090" w:name="_Toc276632992"/>
      <w:r>
        <w:t>RSCR – PID $2813 – Pressure Control Solenoid 3 Output Status</w:t>
      </w:r>
      <w:bookmarkEnd w:id="10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$2813</w:t>
            </w:r>
          </w:p>
        </w:tc>
        <w:tc>
          <w:tcPr>
            <w:tcW w:w="2880" w:type="dxa"/>
            <w:tcBorders>
              <w:top w:val="nil"/>
            </w:tcBorders>
          </w:tcPr>
          <w:p w:rsidR="00FF4F2F" w:rsidRDefault="00FF4F2F">
            <w:pPr>
              <w:rPr>
                <w:rFonts w:ascii="Arial" w:hAnsi="Arial"/>
                <w:sz w:val="16"/>
              </w:rPr>
            </w:pPr>
            <w:r>
              <w:rPr>
                <w:rFonts w:ascii="Arial" w:hAnsi="Arial"/>
                <w:sz w:val="16"/>
              </w:rPr>
              <w:t>Pressure Control Solenoid 3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3 output’s stuck low, stuck high, and rationality tests used to report DTCs P0970, P0971, and P0969, respectively.  </w:t>
      </w:r>
    </w:p>
    <w:p w:rsidR="00FF4F2F" w:rsidRDefault="00FF4F2F">
      <w:pPr>
        <w:keepNext w:val="0"/>
        <w:keepLines w:val="0"/>
      </w:pPr>
    </w:p>
    <w:p w:rsidR="00FF4F2F" w:rsidRDefault="00FF4F2F">
      <w:pPr>
        <w:pStyle w:val="Heading3"/>
      </w:pPr>
      <w:bookmarkStart w:id="1091" w:name="_Toc276632993"/>
      <w:r>
        <w:lastRenderedPageBreak/>
        <w:t>RSCR – PID $2814 – Pressure Control Solenoid 4 Output Status</w:t>
      </w:r>
      <w:bookmarkEnd w:id="10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$2814</w:t>
            </w:r>
          </w:p>
        </w:tc>
        <w:tc>
          <w:tcPr>
            <w:tcW w:w="2880" w:type="dxa"/>
            <w:tcBorders>
              <w:top w:val="nil"/>
            </w:tcBorders>
          </w:tcPr>
          <w:p w:rsidR="00FF4F2F" w:rsidRDefault="00FF4F2F">
            <w:pPr>
              <w:rPr>
                <w:rFonts w:ascii="Arial" w:hAnsi="Arial"/>
                <w:sz w:val="16"/>
              </w:rPr>
            </w:pPr>
            <w:r>
              <w:rPr>
                <w:rFonts w:ascii="Arial" w:hAnsi="Arial"/>
                <w:sz w:val="16"/>
              </w:rPr>
              <w:t>Pressure Control Solenoid 4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4 output’s stuck low, stuck high, and rationality tests used to report DTCs P2720, P2721, and P2719, respectively.  </w:t>
      </w:r>
    </w:p>
    <w:p w:rsidR="00FF4F2F" w:rsidRDefault="00FF4F2F">
      <w:pPr>
        <w:keepNext w:val="0"/>
        <w:keepLines w:val="0"/>
      </w:pPr>
    </w:p>
    <w:p w:rsidR="00FF4F2F" w:rsidRDefault="00FF4F2F">
      <w:pPr>
        <w:pStyle w:val="Heading3"/>
      </w:pPr>
      <w:bookmarkStart w:id="1092" w:name="_Toc276632994"/>
      <w:r>
        <w:t>RSCR – PID $2815 – Pressure Control Solenoid 5 Output Status</w:t>
      </w:r>
      <w:bookmarkEnd w:id="10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$2815</w:t>
            </w:r>
          </w:p>
        </w:tc>
        <w:tc>
          <w:tcPr>
            <w:tcW w:w="2880" w:type="dxa"/>
            <w:tcBorders>
              <w:top w:val="nil"/>
            </w:tcBorders>
          </w:tcPr>
          <w:p w:rsidR="00FF4F2F" w:rsidRDefault="00FF4F2F">
            <w:pPr>
              <w:rPr>
                <w:rFonts w:ascii="Arial" w:hAnsi="Arial"/>
                <w:sz w:val="16"/>
              </w:rPr>
            </w:pPr>
            <w:r>
              <w:rPr>
                <w:rFonts w:ascii="Arial" w:hAnsi="Arial"/>
                <w:sz w:val="16"/>
              </w:rPr>
              <w:t>Pressure Control Solenoid 5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5 output’s stuck low, stuck high, and rationality tests used to report DTCs P2729, P2730, and P2728, respectively.  </w:t>
      </w:r>
    </w:p>
    <w:p w:rsidR="00FF4F2F" w:rsidRDefault="00FF4F2F">
      <w:pPr>
        <w:keepNext w:val="0"/>
        <w:keepLines w:val="0"/>
      </w:pPr>
    </w:p>
    <w:p w:rsidR="00FF4F2F" w:rsidRDefault="00FF4F2F">
      <w:pPr>
        <w:pStyle w:val="Heading3"/>
      </w:pPr>
      <w:bookmarkStart w:id="1093" w:name="_Toc276632995"/>
      <w:r>
        <w:lastRenderedPageBreak/>
        <w:t>TCCR – PID $2816 – Torque Converter Clutch Pressure Control Solenoid Output Status</w:t>
      </w:r>
      <w:bookmarkEnd w:id="10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$2816</w:t>
            </w:r>
          </w:p>
        </w:tc>
        <w:tc>
          <w:tcPr>
            <w:tcW w:w="2880" w:type="dxa"/>
            <w:tcBorders>
              <w:top w:val="nil"/>
            </w:tcBorders>
          </w:tcPr>
          <w:p w:rsidR="00FF4F2F" w:rsidRDefault="00FF4F2F">
            <w:pPr>
              <w:rPr>
                <w:rFonts w:ascii="Arial" w:hAnsi="Arial"/>
                <w:sz w:val="16"/>
              </w:rPr>
            </w:pPr>
            <w:r>
              <w:rPr>
                <w:rFonts w:ascii="Arial" w:hAnsi="Arial"/>
                <w:sz w:val="16"/>
              </w:rPr>
              <w:t>Torque Converter Clutch Pressure Control Solenoid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status of the torque converter clutch (TCC) pressure control solenoid (PCS) output’s stuck low, stuck high, and rationality tests used to report DTCs P2763, P2764, and P2762, respectively.</w:t>
      </w:r>
    </w:p>
    <w:bookmarkEnd w:id="1086"/>
    <w:p w:rsidR="00FF4F2F" w:rsidRDefault="00FF4F2F">
      <w:pPr>
        <w:keepNext w:val="0"/>
        <w:keepLines w:val="0"/>
      </w:pPr>
    </w:p>
    <w:p w:rsidR="00FF4F2F" w:rsidRDefault="00FF4F2F">
      <w:pPr>
        <w:pStyle w:val="Heading3"/>
      </w:pPr>
      <w:bookmarkStart w:id="1094" w:name="_Toc36511297"/>
      <w:bookmarkStart w:id="1095" w:name="_Toc276632996"/>
      <w:r>
        <w:t>TPCR – PID $2817 – Pressure Control Solenoid 1 Commanded Pressure</w:t>
      </w:r>
      <w:bookmarkEnd w:id="10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$2817</w:t>
            </w:r>
          </w:p>
        </w:tc>
        <w:tc>
          <w:tcPr>
            <w:tcW w:w="2880" w:type="dxa"/>
            <w:tcBorders>
              <w:top w:val="nil"/>
            </w:tcBorders>
          </w:tcPr>
          <w:p w:rsidR="00FF4F2F" w:rsidRDefault="00FF4F2F">
            <w:pPr>
              <w:rPr>
                <w:rFonts w:ascii="Arial" w:hAnsi="Arial"/>
                <w:sz w:val="16"/>
              </w:rPr>
            </w:pPr>
            <w:r>
              <w:rPr>
                <w:rFonts w:ascii="Arial" w:hAnsi="Arial"/>
                <w:sz w:val="16"/>
              </w:rPr>
              <w:t>Pressure Control Solenoid 1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1</w:t>
      </w:r>
      <w:r w:rsidR="006D29E0">
        <w:t>.</w:t>
      </w:r>
    </w:p>
    <w:p w:rsidR="00FF4F2F" w:rsidRDefault="00FF4F2F">
      <w:pPr>
        <w:keepNext w:val="0"/>
        <w:keepLines w:val="0"/>
      </w:pPr>
    </w:p>
    <w:p w:rsidR="00FF4F2F" w:rsidRDefault="00FF4F2F">
      <w:pPr>
        <w:pStyle w:val="Heading3"/>
      </w:pPr>
      <w:bookmarkStart w:id="1096" w:name="_Toc276632997"/>
      <w:r>
        <w:t>RSCR – PID $2818 – Pressure Control Solenoid 2 Commanded Pressure</w:t>
      </w:r>
      <w:bookmarkEnd w:id="10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$2818</w:t>
            </w:r>
          </w:p>
        </w:tc>
        <w:tc>
          <w:tcPr>
            <w:tcW w:w="2880" w:type="dxa"/>
            <w:tcBorders>
              <w:top w:val="nil"/>
            </w:tcBorders>
          </w:tcPr>
          <w:p w:rsidR="00FF4F2F" w:rsidRDefault="00FF4F2F">
            <w:pPr>
              <w:rPr>
                <w:rFonts w:ascii="Arial" w:hAnsi="Arial"/>
                <w:sz w:val="16"/>
              </w:rPr>
            </w:pPr>
            <w:r>
              <w:rPr>
                <w:rFonts w:ascii="Arial" w:hAnsi="Arial"/>
                <w:sz w:val="16"/>
              </w:rPr>
              <w:t>Pressure Control Solenoid 2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2</w:t>
      </w:r>
      <w:r w:rsidR="006D29E0">
        <w:t>.</w:t>
      </w:r>
    </w:p>
    <w:p w:rsidR="00FF4F2F" w:rsidRDefault="00FF4F2F">
      <w:pPr>
        <w:keepNext w:val="0"/>
        <w:keepLines w:val="0"/>
      </w:pPr>
    </w:p>
    <w:p w:rsidR="00FF4F2F" w:rsidRDefault="00FF4F2F">
      <w:pPr>
        <w:pStyle w:val="Heading3"/>
      </w:pPr>
      <w:bookmarkStart w:id="1097" w:name="_Toc276632998"/>
      <w:r>
        <w:t>RSCR – PID $2819 – Pressure Control Solenoid 3 Commanded Pressure</w:t>
      </w:r>
      <w:bookmarkEnd w:id="10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$2819</w:t>
            </w:r>
          </w:p>
        </w:tc>
        <w:tc>
          <w:tcPr>
            <w:tcW w:w="2880" w:type="dxa"/>
            <w:tcBorders>
              <w:top w:val="nil"/>
            </w:tcBorders>
          </w:tcPr>
          <w:p w:rsidR="00FF4F2F" w:rsidRDefault="00FF4F2F">
            <w:pPr>
              <w:rPr>
                <w:rFonts w:ascii="Arial" w:hAnsi="Arial"/>
                <w:sz w:val="16"/>
              </w:rPr>
            </w:pPr>
            <w:r>
              <w:rPr>
                <w:rFonts w:ascii="Arial" w:hAnsi="Arial"/>
                <w:sz w:val="16"/>
              </w:rPr>
              <w:t>Pressure Control Solenoid 3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3</w:t>
      </w:r>
      <w:r w:rsidR="006D29E0">
        <w:t>.</w:t>
      </w:r>
    </w:p>
    <w:p w:rsidR="00FF4F2F" w:rsidRDefault="00FF4F2F">
      <w:pPr>
        <w:keepNext w:val="0"/>
        <w:keepLines w:val="0"/>
      </w:pPr>
    </w:p>
    <w:p w:rsidR="00FF4F2F" w:rsidRDefault="00FF4F2F">
      <w:pPr>
        <w:pStyle w:val="Heading3"/>
      </w:pPr>
      <w:bookmarkStart w:id="1098" w:name="_Toc276632999"/>
      <w:r>
        <w:lastRenderedPageBreak/>
        <w:t>RSCR – PID $281A – Pressure Control Solenoid 4 Commanded Pressure</w:t>
      </w:r>
      <w:bookmarkEnd w:id="10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$281A</w:t>
            </w:r>
          </w:p>
        </w:tc>
        <w:tc>
          <w:tcPr>
            <w:tcW w:w="2880" w:type="dxa"/>
            <w:tcBorders>
              <w:top w:val="nil"/>
            </w:tcBorders>
          </w:tcPr>
          <w:p w:rsidR="00FF4F2F" w:rsidRDefault="00FF4F2F">
            <w:pPr>
              <w:rPr>
                <w:rFonts w:ascii="Arial" w:hAnsi="Arial"/>
                <w:sz w:val="16"/>
              </w:rPr>
            </w:pPr>
            <w:r>
              <w:rPr>
                <w:rFonts w:ascii="Arial" w:hAnsi="Arial"/>
                <w:sz w:val="16"/>
              </w:rPr>
              <w:t>Pressure Control Solenoid 4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4</w:t>
      </w:r>
      <w:r w:rsidR="006D29E0">
        <w:t>.</w:t>
      </w:r>
    </w:p>
    <w:p w:rsidR="00FF4F2F" w:rsidRDefault="00FF4F2F">
      <w:pPr>
        <w:keepNext w:val="0"/>
        <w:keepLines w:val="0"/>
      </w:pPr>
    </w:p>
    <w:p w:rsidR="00FF4F2F" w:rsidRDefault="00FF4F2F">
      <w:pPr>
        <w:pStyle w:val="Heading3"/>
      </w:pPr>
      <w:bookmarkStart w:id="1099" w:name="_Toc276633000"/>
      <w:r>
        <w:t>RSCR – PID $281B – Pressure Control Solenoid 5 Commanded Pressure</w:t>
      </w:r>
      <w:bookmarkEnd w:id="10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$281B</w:t>
            </w:r>
          </w:p>
        </w:tc>
        <w:tc>
          <w:tcPr>
            <w:tcW w:w="2880" w:type="dxa"/>
            <w:tcBorders>
              <w:top w:val="nil"/>
            </w:tcBorders>
          </w:tcPr>
          <w:p w:rsidR="00FF4F2F" w:rsidRDefault="00FF4F2F">
            <w:pPr>
              <w:rPr>
                <w:rFonts w:ascii="Arial" w:hAnsi="Arial"/>
                <w:sz w:val="16"/>
              </w:rPr>
            </w:pPr>
            <w:r>
              <w:rPr>
                <w:rFonts w:ascii="Arial" w:hAnsi="Arial"/>
                <w:sz w:val="16"/>
              </w:rPr>
              <w:t>Pressure Control Solenoid 5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5</w:t>
      </w:r>
      <w:r w:rsidR="006D29E0">
        <w:t>.</w:t>
      </w:r>
    </w:p>
    <w:p w:rsidR="00FF4F2F" w:rsidRDefault="00FF4F2F">
      <w:pPr>
        <w:keepNext w:val="0"/>
        <w:keepLines w:val="0"/>
      </w:pPr>
    </w:p>
    <w:p w:rsidR="00FF4F2F" w:rsidRDefault="00FF4F2F">
      <w:pPr>
        <w:pStyle w:val="Heading3"/>
      </w:pPr>
      <w:bookmarkStart w:id="1100" w:name="_Toc276633001"/>
      <w:r>
        <w:t>RSCR – PID $281C – Torque Converter Clutch Pressure Control Solenoid Commanded Pressure</w:t>
      </w:r>
      <w:bookmarkEnd w:id="11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$281C</w:t>
            </w:r>
          </w:p>
        </w:tc>
        <w:tc>
          <w:tcPr>
            <w:tcW w:w="2880" w:type="dxa"/>
            <w:tcBorders>
              <w:top w:val="nil"/>
            </w:tcBorders>
          </w:tcPr>
          <w:p w:rsidR="00FF4F2F" w:rsidRDefault="00FF4F2F">
            <w:pPr>
              <w:rPr>
                <w:rFonts w:ascii="Arial" w:hAnsi="Arial"/>
                <w:sz w:val="16"/>
              </w:rPr>
            </w:pPr>
            <w:r>
              <w:rPr>
                <w:rFonts w:ascii="Arial" w:hAnsi="Arial"/>
                <w:sz w:val="16"/>
              </w:rPr>
              <w:t>Torque Converter Clutch Pressure Control Solenoid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the torque converter clutch (TCC) pressure control solenoid (PCS).</w:t>
      </w:r>
    </w:p>
    <w:bookmarkEnd w:id="1094"/>
    <w:p w:rsidR="00FF4F2F" w:rsidRDefault="00FF4F2F">
      <w:pPr>
        <w:keepNext w:val="0"/>
        <w:keepLines w:val="0"/>
      </w:pPr>
    </w:p>
    <w:p w:rsidR="00FF4F2F" w:rsidRDefault="00FF4F2F">
      <w:pPr>
        <w:pStyle w:val="Heading3"/>
      </w:pPr>
      <w:bookmarkStart w:id="1101" w:name="_Toc276633002"/>
      <w:r>
        <w:t>DGSR – PID $281D – Transmission Fluid Pressure Switch Status</w:t>
      </w:r>
      <w:bookmarkEnd w:id="11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$281D</w:t>
            </w:r>
          </w:p>
        </w:tc>
        <w:tc>
          <w:tcPr>
            <w:tcW w:w="2880" w:type="dxa"/>
            <w:tcBorders>
              <w:top w:val="nil"/>
            </w:tcBorders>
          </w:tcPr>
          <w:p w:rsidR="00FF4F2F" w:rsidRDefault="00FF4F2F">
            <w:pPr>
              <w:rPr>
                <w:rFonts w:ascii="Arial" w:hAnsi="Arial"/>
                <w:sz w:val="16"/>
              </w:rPr>
            </w:pPr>
            <w:r>
              <w:rPr>
                <w:rFonts w:ascii="Arial" w:hAnsi="Arial"/>
                <w:sz w:val="16"/>
              </w:rPr>
              <w:t>Transmission Fluid Pressure Switch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1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2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3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4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26143" w:rsidRDefault="00FF4F2F">
      <w:r>
        <w:t xml:space="preserve">This PID contains the status of the individual transmission fluid pressure switches.  An active pressure switch indicates that the associated clutch has been exhausted while an inactive pressure switch indicates that pressure is applied to the associated clutch.  </w:t>
      </w:r>
    </w:p>
    <w:p w:rsidR="00FF4F2F" w:rsidRDefault="00FF4F2F">
      <w:pPr>
        <w:keepNext w:val="0"/>
        <w:keepLines w:val="0"/>
      </w:pPr>
    </w:p>
    <w:p w:rsidR="00FF4F2F" w:rsidRDefault="00FF4F2F">
      <w:pPr>
        <w:pStyle w:val="Heading3"/>
      </w:pPr>
      <w:bookmarkStart w:id="1102" w:name="_Toc276633003"/>
      <w:r>
        <w:lastRenderedPageBreak/>
        <w:t>RSSR – PID $281E – Shift Solenoid 1 Control Circuit</w:t>
      </w:r>
      <w:bookmarkEnd w:id="11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$281E</w:t>
            </w:r>
          </w:p>
        </w:tc>
        <w:tc>
          <w:tcPr>
            <w:tcW w:w="2880" w:type="dxa"/>
            <w:tcBorders>
              <w:top w:val="nil"/>
            </w:tcBorders>
          </w:tcPr>
          <w:p w:rsidR="00FF4F2F" w:rsidRDefault="00FF4F2F">
            <w:pPr>
              <w:rPr>
                <w:rFonts w:ascii="Arial" w:hAnsi="Arial"/>
                <w:sz w:val="16"/>
              </w:rPr>
            </w:pPr>
            <w:r>
              <w:rPr>
                <w:rFonts w:ascii="Arial" w:hAnsi="Arial"/>
                <w:sz w:val="16"/>
              </w:rPr>
              <w:t>Shift Solenoid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shift solenoid 1 (mode 2 solenoid) output along with the status of its associated short to ground, open circuit, and short to power tests used to report DTCs P0973 and P0974.</w:t>
      </w:r>
    </w:p>
    <w:p w:rsidR="00FF4F2F" w:rsidRDefault="00FF4F2F">
      <w:pPr>
        <w:keepNext w:val="0"/>
        <w:keepLines w:val="0"/>
      </w:pPr>
    </w:p>
    <w:p w:rsidR="00FF4F2F" w:rsidRDefault="00FF4F2F">
      <w:pPr>
        <w:pStyle w:val="Heading3"/>
      </w:pPr>
      <w:bookmarkStart w:id="1103" w:name="_Toc276633004"/>
      <w:r>
        <w:t>RSSR – PID $281F – Shift Solenoid 2 Control Circuit</w:t>
      </w:r>
      <w:bookmarkEnd w:id="11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$281F</w:t>
            </w:r>
          </w:p>
        </w:tc>
        <w:tc>
          <w:tcPr>
            <w:tcW w:w="2880" w:type="dxa"/>
            <w:tcBorders>
              <w:top w:val="nil"/>
            </w:tcBorders>
          </w:tcPr>
          <w:p w:rsidR="00FF4F2F" w:rsidRDefault="00FF4F2F">
            <w:pPr>
              <w:rPr>
                <w:rFonts w:ascii="Arial" w:hAnsi="Arial"/>
                <w:sz w:val="16"/>
              </w:rPr>
            </w:pPr>
            <w:r>
              <w:rPr>
                <w:rFonts w:ascii="Arial" w:hAnsi="Arial"/>
                <w:sz w:val="16"/>
              </w:rPr>
              <w:t>Shift Solenoid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shift solenoid 2 (mode 3 solenoid) output along with the status of its associated short to ground, open circuit, and short to power tests used to report DTCs P0976 and P0977.</w:t>
      </w:r>
    </w:p>
    <w:p w:rsidR="00FF4F2F" w:rsidRDefault="00FF4F2F">
      <w:pPr>
        <w:keepNext w:val="0"/>
        <w:keepLines w:val="0"/>
      </w:pPr>
    </w:p>
    <w:p w:rsidR="00FF4F2F" w:rsidRDefault="00FF4F2F">
      <w:pPr>
        <w:pStyle w:val="Heading3"/>
      </w:pPr>
      <w:bookmarkStart w:id="1104" w:name="_Toc55793527"/>
      <w:bookmarkStart w:id="1105" w:name="_Toc55793057"/>
      <w:bookmarkStart w:id="1106" w:name="_Toc276633005"/>
      <w:r>
        <w:lastRenderedPageBreak/>
        <w:t>RSSR – PID $2820 – Transmission Primary Oncoming Clutch</w:t>
      </w:r>
      <w:bookmarkEnd w:id="11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448"/>
        <w:gridCol w:w="720"/>
        <w:gridCol w:w="720"/>
        <w:gridCol w:w="2016"/>
        <w:gridCol w:w="264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64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$2820</w:t>
            </w:r>
          </w:p>
        </w:tc>
        <w:tc>
          <w:tcPr>
            <w:tcW w:w="2448" w:type="dxa"/>
            <w:tcBorders>
              <w:top w:val="nil"/>
            </w:tcBorders>
          </w:tcPr>
          <w:p w:rsidR="00FF4F2F" w:rsidRDefault="00FF4F2F">
            <w:pPr>
              <w:rPr>
                <w:rFonts w:ascii="Arial" w:hAnsi="Arial"/>
                <w:sz w:val="16"/>
              </w:rPr>
            </w:pPr>
            <w:r>
              <w:rPr>
                <w:rFonts w:ascii="Arial" w:hAnsi="Arial"/>
                <w:sz w:val="16"/>
              </w:rPr>
              <w:t>Transmission Primary Oncoming Clutch</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646" w:type="dxa"/>
            <w:tcBorders>
              <w:top w:val="nil"/>
            </w:tcBorders>
          </w:tcPr>
          <w:p w:rsidR="00FF4F2F" w:rsidRDefault="00FF4F2F">
            <w:pPr>
              <w:rPr>
                <w:rFonts w:ascii="Arial" w:hAnsi="Arial"/>
                <w:sz w:val="16"/>
              </w:rPr>
            </w:pPr>
            <w:r>
              <w:rPr>
                <w:rFonts w:ascii="Arial" w:hAnsi="Arial"/>
                <w:sz w:val="16"/>
              </w:rPr>
              <w:t>$01 - C1 Clutch (C1234)</w:t>
            </w:r>
          </w:p>
          <w:p w:rsidR="00FF4F2F" w:rsidRDefault="00FF4F2F">
            <w:pPr>
              <w:rPr>
                <w:rFonts w:ascii="Arial" w:hAnsi="Arial"/>
                <w:sz w:val="16"/>
              </w:rPr>
            </w:pPr>
            <w:r>
              <w:rPr>
                <w:rFonts w:ascii="Arial" w:hAnsi="Arial"/>
                <w:sz w:val="16"/>
              </w:rPr>
              <w:t>$02 - C2 Clutch (C456)</w:t>
            </w:r>
          </w:p>
          <w:p w:rsidR="00FF4F2F" w:rsidRDefault="00FF4F2F">
            <w:pPr>
              <w:rPr>
                <w:rFonts w:ascii="Arial" w:hAnsi="Arial"/>
                <w:sz w:val="16"/>
              </w:rPr>
            </w:pPr>
            <w:r>
              <w:rPr>
                <w:rFonts w:ascii="Arial" w:hAnsi="Arial"/>
                <w:sz w:val="16"/>
              </w:rPr>
              <w:t>$03 - C3 Clutch (C35R)</w:t>
            </w:r>
          </w:p>
          <w:p w:rsidR="00FF4F2F" w:rsidRDefault="00FF4F2F">
            <w:pPr>
              <w:rPr>
                <w:rFonts w:ascii="Arial" w:hAnsi="Arial"/>
                <w:sz w:val="16"/>
              </w:rPr>
            </w:pPr>
            <w:r>
              <w:rPr>
                <w:rFonts w:ascii="Arial" w:hAnsi="Arial"/>
                <w:sz w:val="16"/>
              </w:rPr>
              <w:t>$04 - C4 Clutch (CB26)</w:t>
            </w:r>
          </w:p>
          <w:p w:rsidR="00FF4F2F" w:rsidRDefault="00FF4F2F">
            <w:pPr>
              <w:rPr>
                <w:rFonts w:ascii="Arial" w:hAnsi="Arial"/>
                <w:sz w:val="16"/>
              </w:rPr>
            </w:pPr>
            <w:r>
              <w:rPr>
                <w:rFonts w:ascii="Arial" w:hAnsi="Arial"/>
                <w:sz w:val="16"/>
              </w:rPr>
              <w:t>$05 - C5 Clutch (CBR1)</w:t>
            </w:r>
          </w:p>
          <w:p w:rsidR="00FF4F2F" w:rsidRDefault="00FF4F2F">
            <w:pPr>
              <w:rPr>
                <w:rFonts w:ascii="Arial" w:hAnsi="Arial"/>
                <w:sz w:val="16"/>
              </w:rPr>
            </w:pPr>
            <w:r>
              <w:rPr>
                <w:rFonts w:ascii="Arial" w:hAnsi="Arial"/>
                <w:sz w:val="16"/>
              </w:rPr>
              <w:t>$06 - No Clutch</w:t>
            </w:r>
          </w:p>
        </w:tc>
      </w:tr>
      <w:bookmarkEnd w:id="1104"/>
      <w:bookmarkEnd w:id="1105"/>
    </w:tbl>
    <w:p w:rsidR="00FF4F2F" w:rsidRDefault="00FF4F2F"/>
    <w:p w:rsidR="003566E3" w:rsidRDefault="003566E3" w:rsidP="003566E3">
      <w:r>
        <w:t>This PID indicates the transmission primary oncoming clutch (the clutch being filled).</w:t>
      </w:r>
    </w:p>
    <w:p w:rsidR="00FF4F2F" w:rsidRDefault="00FF4F2F">
      <w:pPr>
        <w:pStyle w:val="Heading3"/>
      </w:pPr>
      <w:bookmarkStart w:id="1107" w:name="_Toc276633006"/>
      <w:r>
        <w:t>CCER – PID $2821 – Transmission Full Feed Fill Pressure</w:t>
      </w:r>
      <w:bookmarkEnd w:id="11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448"/>
        <w:gridCol w:w="720"/>
        <w:gridCol w:w="720"/>
        <w:gridCol w:w="2016"/>
        <w:gridCol w:w="264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64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$2821</w:t>
            </w:r>
          </w:p>
        </w:tc>
        <w:tc>
          <w:tcPr>
            <w:tcW w:w="2448" w:type="dxa"/>
            <w:tcBorders>
              <w:top w:val="nil"/>
            </w:tcBorders>
          </w:tcPr>
          <w:p w:rsidR="00FF4F2F" w:rsidRDefault="00FF4F2F">
            <w:pPr>
              <w:rPr>
                <w:rFonts w:ascii="Arial" w:hAnsi="Arial"/>
                <w:sz w:val="16"/>
              </w:rPr>
            </w:pPr>
            <w:r>
              <w:rPr>
                <w:rFonts w:ascii="Arial" w:hAnsi="Arial"/>
                <w:sz w:val="16"/>
              </w:rPr>
              <w:t>Transmission Full Feed Fill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64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Pr>
        <w:keepNext w:val="0"/>
        <w:keepLines w:val="0"/>
      </w:pPr>
    </w:p>
    <w:p w:rsidR="003566E3" w:rsidRDefault="003566E3" w:rsidP="003566E3">
      <w:pPr>
        <w:keepNext w:val="0"/>
        <w:keepLines w:val="0"/>
      </w:pPr>
      <w:r>
        <w:t>The PID contains the commanded transmission full feed clutch fill pressure.</w:t>
      </w:r>
    </w:p>
    <w:p w:rsidR="00FF4F2F" w:rsidRDefault="00FF4F2F">
      <w:pPr>
        <w:pStyle w:val="Heading3"/>
      </w:pPr>
      <w:bookmarkStart w:id="1108" w:name="_Toc276633007"/>
      <w:r>
        <w:t>TOSR – PID $2822 – TISS/TOSS Regulated Voltage Supply Status</w:t>
      </w:r>
      <w:bookmarkEnd w:id="11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$2822</w:t>
            </w:r>
          </w:p>
        </w:tc>
        <w:tc>
          <w:tcPr>
            <w:tcW w:w="2880" w:type="dxa"/>
            <w:tcBorders>
              <w:top w:val="nil"/>
            </w:tcBorders>
          </w:tcPr>
          <w:p w:rsidR="00FF4F2F" w:rsidRDefault="00FF4F2F">
            <w:pPr>
              <w:pStyle w:val="FootnoteText"/>
              <w:keepNext w:val="0"/>
              <w:keepLines w:val="0"/>
              <w:rPr>
                <w:rFonts w:ascii="Arial" w:hAnsi="Arial"/>
              </w:rPr>
            </w:pPr>
            <w:r>
              <w:rPr>
                <w:rFonts w:ascii="Arial" w:hAnsi="Arial"/>
              </w:rPr>
              <w:t>TISS/TOSS Regulated Voltage Supply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rPr>
            </w:pPr>
            <w:r>
              <w:rPr>
                <w:rFonts w:ascii="Arial" w:hAnsi="Arial"/>
              </w:rPr>
              <w:t>TISS/TOSS Regulated Voltage Supply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pPr>
        <w:keepNext w:val="0"/>
        <w:keepLines w:val="0"/>
      </w:pPr>
      <w:r>
        <w:t>Indicates the regulated TISS/TOSS supply voltage is outside of the normal operating range as specified in the operating specifications. This PID does not indicate whether the fault is external or internal to the TCM. Measurements are made by TCM internal components.</w:t>
      </w:r>
    </w:p>
    <w:p w:rsidR="00FF4F2F" w:rsidRDefault="00FF4F2F">
      <w:pPr>
        <w:keepNext w:val="0"/>
        <w:keepLines w:val="0"/>
      </w:pPr>
    </w:p>
    <w:p w:rsidR="00FF4F2F" w:rsidRDefault="00FF4F2F">
      <w:pPr>
        <w:pStyle w:val="Heading3"/>
      </w:pPr>
      <w:bookmarkStart w:id="1109" w:name="_Toc276633008"/>
      <w:r>
        <w:lastRenderedPageBreak/>
        <w:t>RSCR – PID $2823 – Service Fast Learn Status</w:t>
      </w:r>
      <w:bookmarkEnd w:id="11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1530"/>
        <w:gridCol w:w="279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1530" w:type="dxa"/>
            <w:tcBorders>
              <w:bottom w:val="single" w:sz="12" w:space="0" w:color="000000"/>
            </w:tcBorders>
          </w:tcPr>
          <w:p w:rsidR="00FF4F2F" w:rsidRDefault="00FF4F2F">
            <w:pPr>
              <w:jc w:val="center"/>
              <w:rPr>
                <w:b/>
                <w:sz w:val="16"/>
              </w:rPr>
            </w:pPr>
            <w:r>
              <w:rPr>
                <w:b/>
                <w:sz w:val="16"/>
              </w:rPr>
              <w:t>Range</w:t>
            </w:r>
          </w:p>
        </w:tc>
        <w:tc>
          <w:tcPr>
            <w:tcW w:w="279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$2823</w:t>
            </w:r>
          </w:p>
        </w:tc>
        <w:tc>
          <w:tcPr>
            <w:tcW w:w="2880" w:type="dxa"/>
            <w:tcBorders>
              <w:top w:val="nil"/>
            </w:tcBorders>
          </w:tcPr>
          <w:p w:rsidR="00FF4F2F" w:rsidRDefault="00FF4F2F">
            <w:pPr>
              <w:rPr>
                <w:rFonts w:ascii="Arial" w:hAnsi="Arial"/>
                <w:sz w:val="16"/>
              </w:rPr>
            </w:pPr>
            <w:r>
              <w:rPr>
                <w:rFonts w:ascii="Arial" w:hAnsi="Arial"/>
                <w:sz w:val="16"/>
              </w:rPr>
              <w:t>Service Fast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1530" w:type="dxa"/>
            <w:tcBorders>
              <w:top w:val="nil"/>
            </w:tcBorders>
          </w:tcPr>
          <w:p w:rsidR="00FF4F2F" w:rsidRDefault="00FF4F2F">
            <w:pPr>
              <w:rPr>
                <w:rFonts w:ascii="Arial" w:hAnsi="Arial"/>
                <w:sz w:val="16"/>
              </w:rPr>
            </w:pPr>
            <w:r>
              <w:rPr>
                <w:rFonts w:ascii="Arial" w:hAnsi="Arial"/>
                <w:sz w:val="16"/>
              </w:rPr>
              <w:t>N/A</w:t>
            </w:r>
          </w:p>
        </w:tc>
        <w:tc>
          <w:tcPr>
            <w:tcW w:w="2790" w:type="dxa"/>
            <w:tcBorders>
              <w:top w:val="nil"/>
            </w:tcBorders>
          </w:tcPr>
          <w:p w:rsidR="00FF4F2F" w:rsidRDefault="00FF4F2F">
            <w:pPr>
              <w:rPr>
                <w:rFonts w:ascii="Arial" w:hAnsi="Arial"/>
                <w:sz w:val="16"/>
              </w:rPr>
            </w:pPr>
            <w:r>
              <w:rPr>
                <w:rFonts w:ascii="Arial" w:hAnsi="Arial"/>
                <w:sz w:val="16"/>
              </w:rPr>
              <w:t>$00=Fast Learn Disabled;</w:t>
            </w:r>
            <w:r>
              <w:rPr>
                <w:rFonts w:ascii="Arial" w:hAnsi="Arial"/>
                <w:sz w:val="16"/>
              </w:rPr>
              <w:br/>
              <w:t>$01= Fast Learn Completed;</w:t>
            </w:r>
            <w:r>
              <w:rPr>
                <w:rFonts w:ascii="Arial" w:hAnsi="Arial"/>
                <w:sz w:val="16"/>
              </w:rPr>
              <w:br/>
              <w:t xml:space="preserve">$02=Service Brake Must be Applied; </w:t>
            </w:r>
            <w:r>
              <w:rPr>
                <w:rFonts w:ascii="Arial" w:hAnsi="Arial"/>
                <w:strike/>
                <w:sz w:val="16"/>
              </w:rPr>
              <w:br/>
            </w:r>
            <w:r>
              <w:rPr>
                <w:rFonts w:ascii="Arial" w:hAnsi="Arial"/>
                <w:sz w:val="16"/>
              </w:rPr>
              <w:t xml:space="preserve">$03=Sump Temp Below Operating Range; </w:t>
            </w:r>
            <w:r>
              <w:rPr>
                <w:rFonts w:ascii="Arial" w:hAnsi="Arial"/>
                <w:sz w:val="16"/>
              </w:rPr>
              <w:br/>
              <w:t xml:space="preserve">$04= Sump Temp Above Operating Range; </w:t>
            </w:r>
            <w:r>
              <w:rPr>
                <w:rFonts w:ascii="Arial" w:hAnsi="Arial"/>
                <w:sz w:val="16"/>
              </w:rPr>
              <w:br/>
              <w:t xml:space="preserve">$05=Park/Neutral Must Be Selected; </w:t>
            </w:r>
            <w:r>
              <w:rPr>
                <w:rFonts w:ascii="Arial" w:hAnsi="Arial"/>
                <w:sz w:val="16"/>
              </w:rPr>
              <w:br/>
              <w:t xml:space="preserve">$06=Drive Must Be Selected; </w:t>
            </w:r>
            <w:r>
              <w:rPr>
                <w:rFonts w:ascii="Arial" w:hAnsi="Arial"/>
                <w:sz w:val="16"/>
              </w:rPr>
              <w:br/>
              <w:t xml:space="preserve">$07= Reverse Must Be Selected; </w:t>
            </w:r>
            <w:r>
              <w:rPr>
                <w:rFonts w:ascii="Arial" w:hAnsi="Arial"/>
                <w:sz w:val="16"/>
              </w:rPr>
              <w:br/>
              <w:t xml:space="preserve">$08=Max Throttle/Eng Speed Exceeded; </w:t>
            </w:r>
            <w:r>
              <w:rPr>
                <w:rFonts w:ascii="Arial" w:hAnsi="Arial"/>
                <w:sz w:val="16"/>
              </w:rPr>
              <w:br/>
              <w:t xml:space="preserve">$09=Low Engine Speed Detected; </w:t>
            </w:r>
            <w:r>
              <w:rPr>
                <w:rFonts w:ascii="Arial" w:hAnsi="Arial"/>
                <w:sz w:val="16"/>
              </w:rPr>
              <w:br/>
              <w:t xml:space="preserve">$0A=Max Output Speed Exceeded; </w:t>
            </w:r>
            <w:r>
              <w:rPr>
                <w:rFonts w:ascii="Arial" w:hAnsi="Arial"/>
                <w:sz w:val="16"/>
              </w:rPr>
              <w:br/>
              <w:t xml:space="preserve">$0B= Trans Purge in Progress;  </w:t>
            </w:r>
          </w:p>
          <w:p w:rsidR="00FF4F2F" w:rsidRDefault="00FF4F2F">
            <w:pPr>
              <w:rPr>
                <w:rFonts w:ascii="Arial" w:hAnsi="Arial"/>
                <w:sz w:val="16"/>
              </w:rPr>
            </w:pPr>
            <w:r>
              <w:rPr>
                <w:rFonts w:ascii="Arial" w:hAnsi="Arial"/>
                <w:sz w:val="16"/>
              </w:rPr>
              <w:t xml:space="preserve">$0C=Drive Calibration test in Progress; </w:t>
            </w:r>
            <w:r>
              <w:rPr>
                <w:rFonts w:ascii="Arial" w:hAnsi="Arial"/>
                <w:sz w:val="16"/>
              </w:rPr>
              <w:br/>
              <w:t xml:space="preserve">$0D= Drive Calibration test Complete; </w:t>
            </w:r>
          </w:p>
          <w:p w:rsidR="00FF4F2F" w:rsidRDefault="00FF4F2F">
            <w:pPr>
              <w:rPr>
                <w:rFonts w:ascii="Arial" w:hAnsi="Arial"/>
                <w:sz w:val="16"/>
              </w:rPr>
            </w:pPr>
            <w:r>
              <w:rPr>
                <w:rFonts w:ascii="Arial" w:hAnsi="Arial"/>
                <w:sz w:val="16"/>
              </w:rPr>
              <w:t xml:space="preserve">$0E=Reverse Calibration test in Progress; </w:t>
            </w:r>
            <w:r>
              <w:rPr>
                <w:rFonts w:ascii="Arial" w:hAnsi="Arial"/>
                <w:sz w:val="16"/>
              </w:rPr>
              <w:br/>
              <w:t>$0F=Abort-Test Criteria Not Met</w:t>
            </w:r>
          </w:p>
          <w:p w:rsidR="00FF4F2F" w:rsidRDefault="00FF4F2F">
            <w:pPr>
              <w:rPr>
                <w:rFonts w:ascii="Arial" w:hAnsi="Arial"/>
                <w:sz w:val="16"/>
              </w:rPr>
            </w:pPr>
            <w:r>
              <w:rPr>
                <w:rFonts w:ascii="Arial" w:hAnsi="Arial"/>
                <w:sz w:val="16"/>
              </w:rPr>
              <w:t>$10=Abort-Test Failed</w:t>
            </w:r>
          </w:p>
          <w:p w:rsidR="00FF4F2F" w:rsidRDefault="00FF4F2F">
            <w:pPr>
              <w:rPr>
                <w:rFonts w:ascii="Arial" w:hAnsi="Arial"/>
                <w:sz w:val="16"/>
              </w:rPr>
            </w:pPr>
          </w:p>
        </w:tc>
      </w:tr>
    </w:tbl>
    <w:p w:rsidR="00FF4F2F" w:rsidRDefault="00FF4F2F"/>
    <w:p w:rsidR="00FF4F2F" w:rsidRDefault="00FF4F2F">
      <w:r>
        <w:t>This PID contains the status of the Service Fast Learn procedure.</w:t>
      </w:r>
    </w:p>
    <w:p w:rsidR="00FF4F2F" w:rsidRDefault="00FF4F2F">
      <w:pPr>
        <w:keepNext w:val="0"/>
        <w:keepLines w:val="0"/>
      </w:pPr>
    </w:p>
    <w:p w:rsidR="00FF4F2F" w:rsidRDefault="00FF4F2F">
      <w:pPr>
        <w:pStyle w:val="Heading3"/>
      </w:pPr>
      <w:bookmarkStart w:id="1110" w:name="_Toc77726168"/>
      <w:bookmarkStart w:id="1111" w:name="_Toc276633009"/>
      <w:r>
        <w:t>RSCR – PID $2824 – Transmission Cleaning Procedure Status</w:t>
      </w:r>
      <w:bookmarkEnd w:id="1110"/>
      <w:bookmarkEnd w:id="11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$2824</w:t>
            </w:r>
          </w:p>
        </w:tc>
        <w:tc>
          <w:tcPr>
            <w:tcW w:w="2880"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w:t>
            </w:r>
            <w:r>
              <w:rPr>
                <w:rFonts w:ascii="Arial" w:hAnsi="Arial" w:cs="Arial"/>
              </w:rPr>
              <w:t xml:space="preserve"> complete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cs="Arial"/>
                <w:sz w:val="16"/>
              </w:rPr>
              <w:t>Transmission Cleaning Procedure aborted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 in progress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status of the transmission cleaning procedure.</w:t>
      </w:r>
    </w:p>
    <w:p w:rsidR="00590331" w:rsidRDefault="00590331"/>
    <w:p w:rsidR="00590331" w:rsidRDefault="00590331" w:rsidP="00590331">
      <w:pPr>
        <w:pStyle w:val="Heading3"/>
      </w:pPr>
      <w:bookmarkStart w:id="1112" w:name="_Toc110838368"/>
      <w:bookmarkStart w:id="1113" w:name="_Toc276633010"/>
      <w:r>
        <w:t>TFTR – PID $2826 –Transmission Control Module Restart Sensor Temperature</w:t>
      </w:r>
      <w:bookmarkEnd w:id="1113"/>
    </w:p>
    <w:p w:rsidR="00590331" w:rsidRDefault="00590331" w:rsidP="00590331"/>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590331">
        <w:trPr>
          <w:cantSplit/>
          <w:jc w:val="center"/>
        </w:trPr>
        <w:tc>
          <w:tcPr>
            <w:tcW w:w="720" w:type="dxa"/>
            <w:tcBorders>
              <w:bottom w:val="single" w:sz="12" w:space="0" w:color="000000"/>
            </w:tcBorders>
          </w:tcPr>
          <w:p w:rsidR="00590331" w:rsidRDefault="00590331" w:rsidP="00CB1784">
            <w:pPr>
              <w:jc w:val="center"/>
              <w:rPr>
                <w:b/>
                <w:sz w:val="16"/>
              </w:rPr>
            </w:pPr>
            <w:r>
              <w:rPr>
                <w:b/>
                <w:sz w:val="16"/>
              </w:rPr>
              <w:t>PID</w:t>
            </w:r>
          </w:p>
        </w:tc>
        <w:tc>
          <w:tcPr>
            <w:tcW w:w="2880" w:type="dxa"/>
            <w:tcBorders>
              <w:bottom w:val="single" w:sz="12" w:space="0" w:color="000000"/>
            </w:tcBorders>
          </w:tcPr>
          <w:p w:rsidR="00590331" w:rsidRDefault="00590331" w:rsidP="00CB1784">
            <w:pPr>
              <w:jc w:val="center"/>
              <w:rPr>
                <w:b/>
                <w:sz w:val="16"/>
              </w:rPr>
            </w:pPr>
            <w:r>
              <w:rPr>
                <w:b/>
                <w:sz w:val="16"/>
              </w:rPr>
              <w:t>Signal</w:t>
            </w:r>
          </w:p>
        </w:tc>
        <w:tc>
          <w:tcPr>
            <w:tcW w:w="720" w:type="dxa"/>
            <w:tcBorders>
              <w:bottom w:val="single" w:sz="12" w:space="0" w:color="000000"/>
            </w:tcBorders>
          </w:tcPr>
          <w:p w:rsidR="00590331" w:rsidRDefault="00590331" w:rsidP="00CB1784">
            <w:pPr>
              <w:jc w:val="center"/>
              <w:rPr>
                <w:b/>
                <w:sz w:val="16"/>
              </w:rPr>
            </w:pPr>
            <w:r>
              <w:rPr>
                <w:b/>
                <w:sz w:val="16"/>
              </w:rPr>
              <w:t>Length (Bytes)</w:t>
            </w:r>
          </w:p>
        </w:tc>
        <w:tc>
          <w:tcPr>
            <w:tcW w:w="720" w:type="dxa"/>
            <w:tcBorders>
              <w:bottom w:val="single" w:sz="12" w:space="0" w:color="000000"/>
            </w:tcBorders>
          </w:tcPr>
          <w:p w:rsidR="00590331" w:rsidRDefault="00590331" w:rsidP="00CB1784">
            <w:pPr>
              <w:jc w:val="center"/>
              <w:rPr>
                <w:b/>
                <w:sz w:val="16"/>
              </w:rPr>
            </w:pPr>
            <w:r>
              <w:rPr>
                <w:b/>
                <w:sz w:val="16"/>
              </w:rPr>
              <w:t>Data Type</w:t>
            </w:r>
          </w:p>
        </w:tc>
        <w:tc>
          <w:tcPr>
            <w:tcW w:w="2160" w:type="dxa"/>
            <w:tcBorders>
              <w:bottom w:val="single" w:sz="12" w:space="0" w:color="000000"/>
            </w:tcBorders>
          </w:tcPr>
          <w:p w:rsidR="00590331" w:rsidRDefault="00590331" w:rsidP="00CB1784">
            <w:pPr>
              <w:jc w:val="center"/>
              <w:rPr>
                <w:b/>
                <w:sz w:val="16"/>
              </w:rPr>
            </w:pPr>
            <w:r>
              <w:rPr>
                <w:b/>
                <w:sz w:val="16"/>
              </w:rPr>
              <w:t>Range</w:t>
            </w:r>
          </w:p>
        </w:tc>
        <w:tc>
          <w:tcPr>
            <w:tcW w:w="2160" w:type="dxa"/>
            <w:tcBorders>
              <w:bottom w:val="single" w:sz="12" w:space="0" w:color="000000"/>
            </w:tcBorders>
          </w:tcPr>
          <w:p w:rsidR="00590331" w:rsidRDefault="00590331" w:rsidP="00CB1784">
            <w:pPr>
              <w:jc w:val="center"/>
              <w:rPr>
                <w:b/>
                <w:sz w:val="16"/>
              </w:rPr>
            </w:pPr>
            <w:r>
              <w:rPr>
                <w:b/>
                <w:sz w:val="16"/>
              </w:rPr>
              <w:t>Conversion</w:t>
            </w:r>
          </w:p>
        </w:tc>
      </w:tr>
      <w:tr w:rsidR="00590331">
        <w:trPr>
          <w:cantSplit/>
          <w:jc w:val="center"/>
        </w:trPr>
        <w:tc>
          <w:tcPr>
            <w:tcW w:w="720" w:type="dxa"/>
            <w:tcBorders>
              <w:top w:val="nil"/>
            </w:tcBorders>
          </w:tcPr>
          <w:p w:rsidR="00590331" w:rsidRDefault="00590331" w:rsidP="00CB1784">
            <w:pPr>
              <w:jc w:val="right"/>
              <w:rPr>
                <w:rFonts w:ascii="Arial" w:hAnsi="Arial"/>
                <w:sz w:val="16"/>
              </w:rPr>
            </w:pPr>
            <w:r>
              <w:rPr>
                <w:rFonts w:ascii="Arial" w:hAnsi="Arial"/>
                <w:sz w:val="16"/>
              </w:rPr>
              <w:t>$2826</w:t>
            </w:r>
          </w:p>
        </w:tc>
        <w:tc>
          <w:tcPr>
            <w:tcW w:w="2880" w:type="dxa"/>
            <w:tcBorders>
              <w:top w:val="nil"/>
            </w:tcBorders>
          </w:tcPr>
          <w:p w:rsidR="00590331" w:rsidRPr="004100D5" w:rsidRDefault="00590331" w:rsidP="00CB1784">
            <w:pPr>
              <w:rPr>
                <w:rFonts w:ascii="Arial" w:hAnsi="Arial"/>
                <w:sz w:val="16"/>
              </w:rPr>
            </w:pPr>
            <w:r w:rsidRPr="004100D5">
              <w:rPr>
                <w:rFonts w:ascii="Arial" w:hAnsi="Arial"/>
                <w:sz w:val="16"/>
              </w:rPr>
              <w:t>Transmission Control Module Restart Sensor Temperature</w:t>
            </w:r>
          </w:p>
        </w:tc>
        <w:tc>
          <w:tcPr>
            <w:tcW w:w="720" w:type="dxa"/>
            <w:tcBorders>
              <w:top w:val="nil"/>
            </w:tcBorders>
          </w:tcPr>
          <w:p w:rsidR="00590331" w:rsidRDefault="00590331" w:rsidP="00CB1784">
            <w:pPr>
              <w:jc w:val="right"/>
              <w:rPr>
                <w:rFonts w:ascii="Arial" w:hAnsi="Arial"/>
                <w:sz w:val="16"/>
              </w:rPr>
            </w:pPr>
            <w:r>
              <w:rPr>
                <w:rFonts w:ascii="Arial" w:hAnsi="Arial"/>
                <w:sz w:val="16"/>
              </w:rPr>
              <w:t>1</w:t>
            </w:r>
          </w:p>
        </w:tc>
        <w:tc>
          <w:tcPr>
            <w:tcW w:w="720" w:type="dxa"/>
            <w:tcBorders>
              <w:top w:val="nil"/>
            </w:tcBorders>
          </w:tcPr>
          <w:p w:rsidR="00590331" w:rsidRDefault="00590331" w:rsidP="00CB1784">
            <w:pPr>
              <w:rPr>
                <w:rFonts w:ascii="Arial" w:hAnsi="Arial"/>
                <w:sz w:val="16"/>
              </w:rPr>
            </w:pPr>
            <w:r>
              <w:rPr>
                <w:rFonts w:ascii="Arial" w:hAnsi="Arial"/>
                <w:sz w:val="16"/>
              </w:rPr>
              <w:t>UNM</w:t>
            </w:r>
          </w:p>
        </w:tc>
        <w:tc>
          <w:tcPr>
            <w:tcW w:w="2160" w:type="dxa"/>
            <w:tcBorders>
              <w:top w:val="nil"/>
            </w:tcBorders>
          </w:tcPr>
          <w:p w:rsidR="00590331" w:rsidRDefault="00590331" w:rsidP="00CB1784">
            <w:pPr>
              <w:rPr>
                <w:rFonts w:ascii="Arial" w:hAnsi="Arial"/>
                <w:sz w:val="16"/>
              </w:rPr>
            </w:pPr>
            <w:r>
              <w:rPr>
                <w:rFonts w:ascii="Arial" w:hAnsi="Arial"/>
                <w:sz w:val="16"/>
              </w:rPr>
              <w:t>-40 - 215 °C</w:t>
            </w:r>
          </w:p>
        </w:tc>
        <w:tc>
          <w:tcPr>
            <w:tcW w:w="2160" w:type="dxa"/>
            <w:tcBorders>
              <w:top w:val="nil"/>
            </w:tcBorders>
          </w:tcPr>
          <w:p w:rsidR="00590331" w:rsidRDefault="00590331" w:rsidP="00CB1784">
            <w:pPr>
              <w:rPr>
                <w:rFonts w:ascii="Arial" w:hAnsi="Arial"/>
                <w:sz w:val="16"/>
              </w:rPr>
            </w:pPr>
            <w:r>
              <w:rPr>
                <w:rFonts w:ascii="Arial" w:hAnsi="Arial"/>
                <w:sz w:val="16"/>
              </w:rPr>
              <w:t>E = N * 1 - 40</w:t>
            </w:r>
          </w:p>
        </w:tc>
      </w:tr>
    </w:tbl>
    <w:p w:rsidR="00590331" w:rsidRDefault="00590331" w:rsidP="00590331"/>
    <w:p w:rsidR="00590331" w:rsidRDefault="00590331" w:rsidP="00590331">
      <w:r>
        <w:t>This PID contains the actual temperature measured by a secondary sensor located on the substrate of the transmission control module, which is used to determine when the transmission control m</w:t>
      </w:r>
      <w:r w:rsidRPr="004100D5">
        <w:t xml:space="preserve">odule </w:t>
      </w:r>
      <w:r>
        <w:t>should r</w:t>
      </w:r>
      <w:r w:rsidRPr="004100D5">
        <w:t>estart</w:t>
      </w:r>
      <w:r>
        <w:t xml:space="preserve"> after a hot mode shutdown.</w:t>
      </w:r>
    </w:p>
    <w:p w:rsidR="00590331" w:rsidRDefault="00590331" w:rsidP="00590331"/>
    <w:p w:rsidR="0014304E" w:rsidRDefault="0014304E" w:rsidP="0014304E">
      <w:pPr>
        <w:pStyle w:val="Heading3"/>
      </w:pPr>
      <w:bookmarkStart w:id="1114" w:name="_Toc276633011"/>
      <w:bookmarkEnd w:id="1112"/>
      <w:r>
        <w:t>APSR – PID $2856 – Accelerator Pedal Fully Applied Learned Position Sensor 1</w:t>
      </w:r>
      <w:bookmarkEnd w:id="1114"/>
    </w:p>
    <w:p w:rsidR="0014304E" w:rsidRDefault="0014304E" w:rsidP="0014304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4304E" w:rsidTr="0014304E">
        <w:trPr>
          <w:cantSplit/>
          <w:jc w:val="center"/>
        </w:trPr>
        <w:tc>
          <w:tcPr>
            <w:tcW w:w="720" w:type="dxa"/>
            <w:tcBorders>
              <w:bottom w:val="single" w:sz="12" w:space="0" w:color="000000"/>
            </w:tcBorders>
          </w:tcPr>
          <w:p w:rsidR="0014304E" w:rsidRDefault="0014304E" w:rsidP="0014304E">
            <w:pPr>
              <w:jc w:val="center"/>
              <w:rPr>
                <w:b/>
                <w:sz w:val="16"/>
              </w:rPr>
            </w:pPr>
            <w:r>
              <w:rPr>
                <w:b/>
                <w:sz w:val="16"/>
              </w:rPr>
              <w:t>PID</w:t>
            </w:r>
          </w:p>
        </w:tc>
        <w:tc>
          <w:tcPr>
            <w:tcW w:w="2880" w:type="dxa"/>
            <w:tcBorders>
              <w:bottom w:val="single" w:sz="12" w:space="0" w:color="000000"/>
            </w:tcBorders>
          </w:tcPr>
          <w:p w:rsidR="0014304E" w:rsidRDefault="0014304E" w:rsidP="0014304E">
            <w:pPr>
              <w:jc w:val="center"/>
              <w:rPr>
                <w:b/>
                <w:sz w:val="16"/>
              </w:rPr>
            </w:pPr>
            <w:r>
              <w:rPr>
                <w:b/>
                <w:sz w:val="16"/>
              </w:rPr>
              <w:t>Signal</w:t>
            </w:r>
          </w:p>
        </w:tc>
        <w:tc>
          <w:tcPr>
            <w:tcW w:w="720" w:type="dxa"/>
            <w:tcBorders>
              <w:bottom w:val="single" w:sz="12" w:space="0" w:color="000000"/>
            </w:tcBorders>
          </w:tcPr>
          <w:p w:rsidR="0014304E" w:rsidRDefault="0014304E" w:rsidP="0014304E">
            <w:pPr>
              <w:jc w:val="center"/>
              <w:rPr>
                <w:b/>
                <w:sz w:val="16"/>
              </w:rPr>
            </w:pPr>
            <w:r>
              <w:rPr>
                <w:b/>
                <w:sz w:val="16"/>
              </w:rPr>
              <w:t>Length (Bytes)</w:t>
            </w:r>
          </w:p>
        </w:tc>
        <w:tc>
          <w:tcPr>
            <w:tcW w:w="720" w:type="dxa"/>
            <w:tcBorders>
              <w:bottom w:val="single" w:sz="12" w:space="0" w:color="000000"/>
            </w:tcBorders>
          </w:tcPr>
          <w:p w:rsidR="0014304E" w:rsidRDefault="0014304E" w:rsidP="0014304E">
            <w:pPr>
              <w:jc w:val="center"/>
              <w:rPr>
                <w:b/>
                <w:sz w:val="16"/>
              </w:rPr>
            </w:pPr>
            <w:r>
              <w:rPr>
                <w:b/>
                <w:sz w:val="16"/>
              </w:rPr>
              <w:t>Data Type</w:t>
            </w:r>
          </w:p>
        </w:tc>
        <w:tc>
          <w:tcPr>
            <w:tcW w:w="2160" w:type="dxa"/>
            <w:tcBorders>
              <w:bottom w:val="single" w:sz="12" w:space="0" w:color="000000"/>
            </w:tcBorders>
          </w:tcPr>
          <w:p w:rsidR="0014304E" w:rsidRDefault="0014304E" w:rsidP="0014304E">
            <w:pPr>
              <w:jc w:val="center"/>
              <w:rPr>
                <w:b/>
                <w:sz w:val="16"/>
              </w:rPr>
            </w:pPr>
            <w:r>
              <w:rPr>
                <w:b/>
                <w:sz w:val="16"/>
              </w:rPr>
              <w:t>Range</w:t>
            </w:r>
          </w:p>
        </w:tc>
        <w:tc>
          <w:tcPr>
            <w:tcW w:w="2160" w:type="dxa"/>
            <w:tcBorders>
              <w:bottom w:val="single" w:sz="12" w:space="0" w:color="000000"/>
            </w:tcBorders>
          </w:tcPr>
          <w:p w:rsidR="0014304E" w:rsidRDefault="0014304E" w:rsidP="0014304E">
            <w:pPr>
              <w:jc w:val="center"/>
              <w:rPr>
                <w:b/>
                <w:sz w:val="16"/>
              </w:rPr>
            </w:pPr>
            <w:r>
              <w:rPr>
                <w:b/>
                <w:sz w:val="16"/>
              </w:rPr>
              <w:t>Conversion</w:t>
            </w:r>
          </w:p>
        </w:tc>
      </w:tr>
      <w:tr w:rsidR="0014304E" w:rsidTr="0014304E">
        <w:trPr>
          <w:cantSplit/>
          <w:jc w:val="center"/>
        </w:trPr>
        <w:tc>
          <w:tcPr>
            <w:tcW w:w="720" w:type="dxa"/>
            <w:tcBorders>
              <w:top w:val="nil"/>
            </w:tcBorders>
          </w:tcPr>
          <w:p w:rsidR="0014304E" w:rsidRDefault="0014304E" w:rsidP="0014304E">
            <w:pPr>
              <w:jc w:val="right"/>
              <w:rPr>
                <w:rFonts w:ascii="Arial" w:hAnsi="Arial"/>
                <w:sz w:val="16"/>
              </w:rPr>
            </w:pPr>
            <w:r>
              <w:rPr>
                <w:rFonts w:ascii="Arial" w:hAnsi="Arial"/>
                <w:sz w:val="16"/>
              </w:rPr>
              <w:t>$2856</w:t>
            </w:r>
          </w:p>
        </w:tc>
        <w:tc>
          <w:tcPr>
            <w:tcW w:w="2880" w:type="dxa"/>
            <w:tcBorders>
              <w:top w:val="nil"/>
            </w:tcBorders>
          </w:tcPr>
          <w:p w:rsidR="0014304E" w:rsidRPr="00F372DF" w:rsidRDefault="0014304E" w:rsidP="0014304E">
            <w:pPr>
              <w:rPr>
                <w:rFonts w:ascii="Arial" w:hAnsi="Arial" w:cs="Arial"/>
                <w:sz w:val="16"/>
                <w:szCs w:val="16"/>
              </w:rPr>
            </w:pPr>
            <w:r w:rsidRPr="00F372DF">
              <w:rPr>
                <w:rFonts w:ascii="Arial" w:hAnsi="Arial" w:cs="Arial"/>
                <w:sz w:val="16"/>
                <w:szCs w:val="16"/>
              </w:rPr>
              <w:t>Accelerator Pedal Fully Applied Learned Position</w:t>
            </w:r>
            <w:r>
              <w:rPr>
                <w:rFonts w:ascii="Arial" w:hAnsi="Arial" w:cs="Arial"/>
                <w:sz w:val="16"/>
                <w:szCs w:val="16"/>
              </w:rPr>
              <w:t xml:space="preserve"> Sensor 1</w:t>
            </w:r>
          </w:p>
        </w:tc>
        <w:tc>
          <w:tcPr>
            <w:tcW w:w="720" w:type="dxa"/>
            <w:tcBorders>
              <w:top w:val="nil"/>
            </w:tcBorders>
          </w:tcPr>
          <w:p w:rsidR="0014304E" w:rsidRDefault="0014304E" w:rsidP="0014304E">
            <w:pPr>
              <w:jc w:val="right"/>
              <w:rPr>
                <w:rFonts w:ascii="Arial" w:hAnsi="Arial"/>
                <w:sz w:val="16"/>
              </w:rPr>
            </w:pPr>
            <w:r>
              <w:rPr>
                <w:rFonts w:ascii="Arial" w:hAnsi="Arial"/>
                <w:sz w:val="16"/>
              </w:rPr>
              <w:t>1</w:t>
            </w:r>
          </w:p>
        </w:tc>
        <w:tc>
          <w:tcPr>
            <w:tcW w:w="720" w:type="dxa"/>
            <w:tcBorders>
              <w:top w:val="nil"/>
            </w:tcBorders>
          </w:tcPr>
          <w:p w:rsidR="0014304E" w:rsidRDefault="0014304E" w:rsidP="0014304E">
            <w:pPr>
              <w:rPr>
                <w:rFonts w:ascii="Arial" w:hAnsi="Arial"/>
                <w:sz w:val="16"/>
              </w:rPr>
            </w:pPr>
            <w:r>
              <w:rPr>
                <w:rFonts w:ascii="Arial" w:hAnsi="Arial"/>
                <w:sz w:val="16"/>
              </w:rPr>
              <w:t>UNM</w:t>
            </w:r>
          </w:p>
        </w:tc>
        <w:tc>
          <w:tcPr>
            <w:tcW w:w="2160" w:type="dxa"/>
            <w:tcBorders>
              <w:top w:val="nil"/>
            </w:tcBorders>
          </w:tcPr>
          <w:p w:rsidR="0014304E" w:rsidRDefault="0014304E" w:rsidP="0014304E">
            <w:pPr>
              <w:rPr>
                <w:rFonts w:ascii="Arial" w:hAnsi="Arial"/>
                <w:sz w:val="16"/>
              </w:rPr>
            </w:pPr>
            <w:r>
              <w:rPr>
                <w:rFonts w:ascii="Arial" w:hAnsi="Arial"/>
                <w:sz w:val="16"/>
              </w:rPr>
              <w:t>0 - 100 %</w:t>
            </w:r>
          </w:p>
        </w:tc>
        <w:tc>
          <w:tcPr>
            <w:tcW w:w="2160" w:type="dxa"/>
            <w:tcBorders>
              <w:top w:val="nil"/>
            </w:tcBorders>
          </w:tcPr>
          <w:p w:rsidR="0014304E" w:rsidRDefault="0014304E" w:rsidP="0014304E">
            <w:pPr>
              <w:rPr>
                <w:rFonts w:ascii="Arial" w:hAnsi="Arial"/>
                <w:sz w:val="16"/>
              </w:rPr>
            </w:pPr>
            <w:r>
              <w:rPr>
                <w:rFonts w:ascii="Arial" w:hAnsi="Arial"/>
                <w:sz w:val="16"/>
              </w:rPr>
              <w:t>E = N * 100 / 255</w:t>
            </w:r>
          </w:p>
        </w:tc>
      </w:tr>
    </w:tbl>
    <w:p w:rsidR="0014304E" w:rsidRDefault="0014304E" w:rsidP="0014304E"/>
    <w:p w:rsidR="0014304E" w:rsidRPr="004E405D" w:rsidRDefault="0014304E" w:rsidP="0014304E">
      <w:r w:rsidRPr="004E405D">
        <w:rPr>
          <w:color w:val="000000"/>
        </w:rPr>
        <w:t xml:space="preserve">This PID contains the learned maximum </w:t>
      </w:r>
      <w:r>
        <w:rPr>
          <w:color w:val="000000"/>
        </w:rPr>
        <w:t xml:space="preserve">(fully applied) </w:t>
      </w:r>
      <w:r w:rsidRPr="004E405D">
        <w:rPr>
          <w:color w:val="000000"/>
        </w:rPr>
        <w:t xml:space="preserve">accelerator pedal position </w:t>
      </w:r>
      <w:r>
        <w:rPr>
          <w:color w:val="000000"/>
        </w:rPr>
        <w:t xml:space="preserve">relating to </w:t>
      </w:r>
      <w:r>
        <w:t>absolute accelerator pedal position (no correction or normalization based upon learned minimum or maximum positions) from accelerator pedal position sensor 1.</w:t>
      </w:r>
    </w:p>
    <w:p w:rsidR="0014304E" w:rsidRDefault="0014304E" w:rsidP="0014304E">
      <w:pPr>
        <w:keepNext w:val="0"/>
        <w:keepLines w:val="0"/>
      </w:pPr>
    </w:p>
    <w:p w:rsidR="0014304E" w:rsidRDefault="0014304E" w:rsidP="0014304E">
      <w:pPr>
        <w:pStyle w:val="Heading3"/>
      </w:pPr>
      <w:bookmarkStart w:id="1115" w:name="_Toc276633012"/>
      <w:r>
        <w:t>APSR – PID $2857 – Accelerator Pedal Fully Applied Learned Position Sensor 2</w:t>
      </w:r>
      <w:bookmarkEnd w:id="1115"/>
    </w:p>
    <w:p w:rsidR="0014304E" w:rsidRDefault="0014304E" w:rsidP="0014304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4304E" w:rsidTr="0014304E">
        <w:trPr>
          <w:cantSplit/>
          <w:jc w:val="center"/>
        </w:trPr>
        <w:tc>
          <w:tcPr>
            <w:tcW w:w="720" w:type="dxa"/>
            <w:tcBorders>
              <w:bottom w:val="single" w:sz="12" w:space="0" w:color="000000"/>
            </w:tcBorders>
          </w:tcPr>
          <w:p w:rsidR="0014304E" w:rsidRDefault="0014304E" w:rsidP="0014304E">
            <w:pPr>
              <w:jc w:val="center"/>
              <w:rPr>
                <w:b/>
                <w:sz w:val="16"/>
              </w:rPr>
            </w:pPr>
            <w:r>
              <w:rPr>
                <w:b/>
                <w:sz w:val="16"/>
              </w:rPr>
              <w:t>PID</w:t>
            </w:r>
          </w:p>
        </w:tc>
        <w:tc>
          <w:tcPr>
            <w:tcW w:w="2880" w:type="dxa"/>
            <w:tcBorders>
              <w:bottom w:val="single" w:sz="12" w:space="0" w:color="000000"/>
            </w:tcBorders>
          </w:tcPr>
          <w:p w:rsidR="0014304E" w:rsidRDefault="0014304E" w:rsidP="0014304E">
            <w:pPr>
              <w:jc w:val="center"/>
              <w:rPr>
                <w:b/>
                <w:sz w:val="16"/>
              </w:rPr>
            </w:pPr>
            <w:r>
              <w:rPr>
                <w:b/>
                <w:sz w:val="16"/>
              </w:rPr>
              <w:t>Signal</w:t>
            </w:r>
          </w:p>
        </w:tc>
        <w:tc>
          <w:tcPr>
            <w:tcW w:w="720" w:type="dxa"/>
            <w:tcBorders>
              <w:bottom w:val="single" w:sz="12" w:space="0" w:color="000000"/>
            </w:tcBorders>
          </w:tcPr>
          <w:p w:rsidR="0014304E" w:rsidRDefault="0014304E" w:rsidP="0014304E">
            <w:pPr>
              <w:jc w:val="center"/>
              <w:rPr>
                <w:b/>
                <w:sz w:val="16"/>
              </w:rPr>
            </w:pPr>
            <w:r>
              <w:rPr>
                <w:b/>
                <w:sz w:val="16"/>
              </w:rPr>
              <w:t>Length (Bytes)</w:t>
            </w:r>
          </w:p>
        </w:tc>
        <w:tc>
          <w:tcPr>
            <w:tcW w:w="720" w:type="dxa"/>
            <w:tcBorders>
              <w:bottom w:val="single" w:sz="12" w:space="0" w:color="000000"/>
            </w:tcBorders>
          </w:tcPr>
          <w:p w:rsidR="0014304E" w:rsidRDefault="0014304E" w:rsidP="0014304E">
            <w:pPr>
              <w:jc w:val="center"/>
              <w:rPr>
                <w:b/>
                <w:sz w:val="16"/>
              </w:rPr>
            </w:pPr>
            <w:r>
              <w:rPr>
                <w:b/>
                <w:sz w:val="16"/>
              </w:rPr>
              <w:t>Data Type</w:t>
            </w:r>
          </w:p>
        </w:tc>
        <w:tc>
          <w:tcPr>
            <w:tcW w:w="2160" w:type="dxa"/>
            <w:tcBorders>
              <w:bottom w:val="single" w:sz="12" w:space="0" w:color="000000"/>
            </w:tcBorders>
          </w:tcPr>
          <w:p w:rsidR="0014304E" w:rsidRDefault="0014304E" w:rsidP="0014304E">
            <w:pPr>
              <w:jc w:val="center"/>
              <w:rPr>
                <w:b/>
                <w:sz w:val="16"/>
              </w:rPr>
            </w:pPr>
            <w:r>
              <w:rPr>
                <w:b/>
                <w:sz w:val="16"/>
              </w:rPr>
              <w:t>Range</w:t>
            </w:r>
          </w:p>
        </w:tc>
        <w:tc>
          <w:tcPr>
            <w:tcW w:w="2160" w:type="dxa"/>
            <w:tcBorders>
              <w:bottom w:val="single" w:sz="12" w:space="0" w:color="000000"/>
            </w:tcBorders>
          </w:tcPr>
          <w:p w:rsidR="0014304E" w:rsidRDefault="0014304E" w:rsidP="0014304E">
            <w:pPr>
              <w:jc w:val="center"/>
              <w:rPr>
                <w:b/>
                <w:sz w:val="16"/>
              </w:rPr>
            </w:pPr>
            <w:r>
              <w:rPr>
                <w:b/>
                <w:sz w:val="16"/>
              </w:rPr>
              <w:t>Conversion</w:t>
            </w:r>
          </w:p>
        </w:tc>
      </w:tr>
      <w:tr w:rsidR="0014304E" w:rsidTr="0014304E">
        <w:trPr>
          <w:cantSplit/>
          <w:jc w:val="center"/>
        </w:trPr>
        <w:tc>
          <w:tcPr>
            <w:tcW w:w="720" w:type="dxa"/>
            <w:tcBorders>
              <w:top w:val="nil"/>
            </w:tcBorders>
          </w:tcPr>
          <w:p w:rsidR="0014304E" w:rsidRDefault="0014304E" w:rsidP="0014304E">
            <w:pPr>
              <w:jc w:val="right"/>
              <w:rPr>
                <w:rFonts w:ascii="Arial" w:hAnsi="Arial"/>
                <w:sz w:val="16"/>
              </w:rPr>
            </w:pPr>
            <w:r>
              <w:rPr>
                <w:rFonts w:ascii="Arial" w:hAnsi="Arial"/>
                <w:sz w:val="16"/>
              </w:rPr>
              <w:t>$2857</w:t>
            </w:r>
          </w:p>
        </w:tc>
        <w:tc>
          <w:tcPr>
            <w:tcW w:w="2880" w:type="dxa"/>
            <w:tcBorders>
              <w:top w:val="nil"/>
            </w:tcBorders>
          </w:tcPr>
          <w:p w:rsidR="0014304E" w:rsidRPr="00F372DF" w:rsidRDefault="0014304E" w:rsidP="0014304E">
            <w:pPr>
              <w:rPr>
                <w:rFonts w:ascii="Arial" w:hAnsi="Arial" w:cs="Arial"/>
                <w:sz w:val="16"/>
                <w:szCs w:val="16"/>
              </w:rPr>
            </w:pPr>
            <w:r w:rsidRPr="00F372DF">
              <w:rPr>
                <w:rFonts w:ascii="Arial" w:hAnsi="Arial" w:cs="Arial"/>
                <w:sz w:val="16"/>
                <w:szCs w:val="16"/>
              </w:rPr>
              <w:t>Accelerator Pedal Fully Applied Learned Position</w:t>
            </w:r>
            <w:r>
              <w:rPr>
                <w:rFonts w:ascii="Arial" w:hAnsi="Arial" w:cs="Arial"/>
                <w:sz w:val="16"/>
                <w:szCs w:val="16"/>
              </w:rPr>
              <w:t xml:space="preserve"> Sensor 2</w:t>
            </w:r>
          </w:p>
        </w:tc>
        <w:tc>
          <w:tcPr>
            <w:tcW w:w="720" w:type="dxa"/>
            <w:tcBorders>
              <w:top w:val="nil"/>
            </w:tcBorders>
          </w:tcPr>
          <w:p w:rsidR="0014304E" w:rsidRDefault="0014304E" w:rsidP="0014304E">
            <w:pPr>
              <w:jc w:val="right"/>
              <w:rPr>
                <w:rFonts w:ascii="Arial" w:hAnsi="Arial"/>
                <w:sz w:val="16"/>
              </w:rPr>
            </w:pPr>
            <w:r>
              <w:rPr>
                <w:rFonts w:ascii="Arial" w:hAnsi="Arial"/>
                <w:sz w:val="16"/>
              </w:rPr>
              <w:t>1</w:t>
            </w:r>
          </w:p>
        </w:tc>
        <w:tc>
          <w:tcPr>
            <w:tcW w:w="720" w:type="dxa"/>
            <w:tcBorders>
              <w:top w:val="nil"/>
            </w:tcBorders>
          </w:tcPr>
          <w:p w:rsidR="0014304E" w:rsidRDefault="0014304E" w:rsidP="0014304E">
            <w:pPr>
              <w:rPr>
                <w:rFonts w:ascii="Arial" w:hAnsi="Arial"/>
                <w:sz w:val="16"/>
              </w:rPr>
            </w:pPr>
            <w:r>
              <w:rPr>
                <w:rFonts w:ascii="Arial" w:hAnsi="Arial"/>
                <w:sz w:val="16"/>
              </w:rPr>
              <w:t>UNM</w:t>
            </w:r>
          </w:p>
        </w:tc>
        <w:tc>
          <w:tcPr>
            <w:tcW w:w="2160" w:type="dxa"/>
            <w:tcBorders>
              <w:top w:val="nil"/>
            </w:tcBorders>
          </w:tcPr>
          <w:p w:rsidR="0014304E" w:rsidRDefault="0014304E" w:rsidP="0014304E">
            <w:pPr>
              <w:rPr>
                <w:rFonts w:ascii="Arial" w:hAnsi="Arial"/>
                <w:sz w:val="16"/>
              </w:rPr>
            </w:pPr>
            <w:r>
              <w:rPr>
                <w:rFonts w:ascii="Arial" w:hAnsi="Arial"/>
                <w:sz w:val="16"/>
              </w:rPr>
              <w:t>0 - 100 %</w:t>
            </w:r>
          </w:p>
        </w:tc>
        <w:tc>
          <w:tcPr>
            <w:tcW w:w="2160" w:type="dxa"/>
            <w:tcBorders>
              <w:top w:val="nil"/>
            </w:tcBorders>
          </w:tcPr>
          <w:p w:rsidR="0014304E" w:rsidRDefault="0014304E" w:rsidP="0014304E">
            <w:pPr>
              <w:rPr>
                <w:rFonts w:ascii="Arial" w:hAnsi="Arial"/>
                <w:sz w:val="16"/>
              </w:rPr>
            </w:pPr>
            <w:r>
              <w:rPr>
                <w:rFonts w:ascii="Arial" w:hAnsi="Arial"/>
                <w:sz w:val="16"/>
              </w:rPr>
              <w:t>E = N * 100 / 255</w:t>
            </w:r>
          </w:p>
        </w:tc>
      </w:tr>
    </w:tbl>
    <w:p w:rsidR="0014304E" w:rsidRDefault="0014304E" w:rsidP="0014304E"/>
    <w:p w:rsidR="0014304E" w:rsidRPr="004E405D" w:rsidRDefault="0014304E" w:rsidP="0014304E">
      <w:r w:rsidRPr="004E405D">
        <w:rPr>
          <w:color w:val="000000"/>
        </w:rPr>
        <w:t xml:space="preserve">This PID contains the learned maximum </w:t>
      </w:r>
      <w:r>
        <w:rPr>
          <w:color w:val="000000"/>
        </w:rPr>
        <w:t xml:space="preserve">(fully applied) </w:t>
      </w:r>
      <w:r w:rsidRPr="004E405D">
        <w:rPr>
          <w:color w:val="000000"/>
        </w:rPr>
        <w:t xml:space="preserve">accelerator pedal position </w:t>
      </w:r>
      <w:r>
        <w:rPr>
          <w:color w:val="000000"/>
        </w:rPr>
        <w:t xml:space="preserve">relating to </w:t>
      </w:r>
      <w:r>
        <w:t>absolute accelerator pedal position (no correction or normalization based upon learned minimum or maximum positions) from accelerator pedal position sensor 2.</w:t>
      </w:r>
    </w:p>
    <w:p w:rsidR="0014304E" w:rsidRDefault="0014304E" w:rsidP="0014304E">
      <w:pPr>
        <w:keepNext w:val="0"/>
        <w:keepLines w:val="0"/>
      </w:pPr>
    </w:p>
    <w:p w:rsidR="008120E3" w:rsidRPr="008120E3" w:rsidRDefault="008120E3" w:rsidP="008120E3">
      <w:pPr>
        <w:pStyle w:val="Heading3"/>
      </w:pPr>
      <w:bookmarkStart w:id="1116" w:name="_Toc158706917"/>
      <w:bookmarkStart w:id="1117" w:name="_Toc276633013"/>
      <w:r w:rsidRPr="008120E3">
        <w:lastRenderedPageBreak/>
        <w:t>TUDR – PID $2861 – Transmission Tap Up/Down Switch 2 Status</w:t>
      </w:r>
      <w:bookmarkEnd w:id="1117"/>
    </w:p>
    <w:p w:rsidR="008120E3" w:rsidRPr="008120E3" w:rsidRDefault="008120E3" w:rsidP="008120E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8120E3" w:rsidRPr="008120E3" w:rsidTr="00975B45">
        <w:trPr>
          <w:cantSplit/>
          <w:jc w:val="center"/>
        </w:trPr>
        <w:tc>
          <w:tcPr>
            <w:tcW w:w="720" w:type="dxa"/>
            <w:tcBorders>
              <w:bottom w:val="single" w:sz="12" w:space="0" w:color="000000"/>
            </w:tcBorders>
          </w:tcPr>
          <w:p w:rsidR="008120E3" w:rsidRPr="008120E3" w:rsidRDefault="008120E3" w:rsidP="00975B45">
            <w:pPr>
              <w:jc w:val="center"/>
              <w:rPr>
                <w:b/>
                <w:sz w:val="16"/>
              </w:rPr>
            </w:pPr>
            <w:r w:rsidRPr="008120E3">
              <w:rPr>
                <w:b/>
                <w:sz w:val="16"/>
              </w:rPr>
              <w:t>PID</w:t>
            </w:r>
          </w:p>
        </w:tc>
        <w:tc>
          <w:tcPr>
            <w:tcW w:w="2880" w:type="dxa"/>
            <w:tcBorders>
              <w:bottom w:val="single" w:sz="12" w:space="0" w:color="000000"/>
            </w:tcBorders>
          </w:tcPr>
          <w:p w:rsidR="008120E3" w:rsidRPr="008120E3" w:rsidRDefault="008120E3" w:rsidP="00975B45">
            <w:pPr>
              <w:jc w:val="center"/>
              <w:rPr>
                <w:b/>
                <w:sz w:val="16"/>
              </w:rPr>
            </w:pPr>
            <w:r w:rsidRPr="008120E3">
              <w:rPr>
                <w:b/>
                <w:sz w:val="16"/>
              </w:rPr>
              <w:t>Signal</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Length (Bytes)</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Data Type</w:t>
            </w:r>
          </w:p>
        </w:tc>
        <w:tc>
          <w:tcPr>
            <w:tcW w:w="2160" w:type="dxa"/>
            <w:tcBorders>
              <w:bottom w:val="single" w:sz="12" w:space="0" w:color="000000"/>
            </w:tcBorders>
          </w:tcPr>
          <w:p w:rsidR="008120E3" w:rsidRPr="008120E3" w:rsidRDefault="008120E3" w:rsidP="00975B45">
            <w:pPr>
              <w:jc w:val="center"/>
              <w:rPr>
                <w:b/>
                <w:sz w:val="16"/>
              </w:rPr>
            </w:pPr>
            <w:r w:rsidRPr="008120E3">
              <w:rPr>
                <w:b/>
                <w:sz w:val="16"/>
              </w:rPr>
              <w:t>Range</w:t>
            </w:r>
          </w:p>
        </w:tc>
        <w:tc>
          <w:tcPr>
            <w:tcW w:w="2160" w:type="dxa"/>
            <w:tcBorders>
              <w:bottom w:val="single" w:sz="12" w:space="0" w:color="000000"/>
            </w:tcBorders>
          </w:tcPr>
          <w:p w:rsidR="008120E3" w:rsidRPr="008120E3" w:rsidRDefault="008120E3" w:rsidP="00975B45">
            <w:pPr>
              <w:jc w:val="center"/>
              <w:rPr>
                <w:b/>
                <w:sz w:val="16"/>
              </w:rPr>
            </w:pPr>
            <w:r w:rsidRPr="008120E3">
              <w:rPr>
                <w:b/>
                <w:sz w:val="16"/>
              </w:rPr>
              <w:t>Conversion</w:t>
            </w:r>
          </w:p>
        </w:tc>
      </w:tr>
      <w:tr w:rsidR="008120E3" w:rsidRPr="008120E3" w:rsidTr="00975B45">
        <w:trPr>
          <w:cantSplit/>
          <w:jc w:val="center"/>
        </w:trPr>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$2861</w:t>
            </w:r>
          </w:p>
        </w:tc>
        <w:tc>
          <w:tcPr>
            <w:tcW w:w="2880"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Up/Down Switch 2 Status</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rPr>
                <w:rFonts w:ascii="Arial" w:hAnsi="Arial"/>
                <w:sz w:val="16"/>
              </w:rPr>
            </w:pPr>
            <w:r w:rsidRPr="008120E3">
              <w:rPr>
                <w:rFonts w:ascii="Arial" w:hAnsi="Arial"/>
                <w:sz w:val="16"/>
              </w:rPr>
              <w:t>PKT</w:t>
            </w:r>
          </w:p>
        </w:tc>
        <w:tc>
          <w:tcPr>
            <w:tcW w:w="2160"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160" w:type="dxa"/>
            <w:tcBorders>
              <w:top w:val="nil"/>
            </w:tcBorders>
          </w:tcPr>
          <w:p w:rsidR="008120E3" w:rsidRPr="008120E3" w:rsidRDefault="008120E3" w:rsidP="00975B45">
            <w:pPr>
              <w:rPr>
                <w:rFonts w:ascii="Arial" w:hAnsi="Arial"/>
                <w:sz w:val="16"/>
              </w:rPr>
            </w:pPr>
            <w:r w:rsidRPr="008120E3">
              <w:rPr>
                <w:rFonts w:ascii="Arial" w:hAnsi="Arial"/>
                <w:sz w:val="16"/>
              </w:rPr>
              <w:t>N/A</w:t>
            </w:r>
          </w:p>
        </w:tc>
      </w:tr>
    </w:tbl>
    <w:p w:rsidR="008120E3" w:rsidRPr="008120E3" w:rsidRDefault="008120E3" w:rsidP="008120E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8120E3" w:rsidRPr="008120E3" w:rsidTr="00975B45">
        <w:trPr>
          <w:cantSplit/>
          <w:jc w:val="center"/>
        </w:trPr>
        <w:tc>
          <w:tcPr>
            <w:tcW w:w="2448" w:type="dxa"/>
            <w:tcBorders>
              <w:bottom w:val="single" w:sz="12" w:space="0" w:color="000000"/>
            </w:tcBorders>
          </w:tcPr>
          <w:p w:rsidR="008120E3" w:rsidRPr="008120E3" w:rsidRDefault="008120E3" w:rsidP="00975B45">
            <w:pPr>
              <w:jc w:val="center"/>
              <w:rPr>
                <w:b/>
                <w:sz w:val="16"/>
              </w:rPr>
            </w:pPr>
            <w:r w:rsidRPr="008120E3">
              <w:rPr>
                <w:b/>
                <w:sz w:val="16"/>
              </w:rPr>
              <w:t>Signal</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Start Byte</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Start Bit</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Length (Bits)</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Data Type</w:t>
            </w:r>
          </w:p>
        </w:tc>
        <w:tc>
          <w:tcPr>
            <w:tcW w:w="2016" w:type="dxa"/>
            <w:tcBorders>
              <w:bottom w:val="single" w:sz="12" w:space="0" w:color="000000"/>
            </w:tcBorders>
          </w:tcPr>
          <w:p w:rsidR="008120E3" w:rsidRPr="008120E3" w:rsidRDefault="008120E3" w:rsidP="00975B45">
            <w:pPr>
              <w:jc w:val="center"/>
              <w:rPr>
                <w:b/>
                <w:sz w:val="16"/>
              </w:rPr>
            </w:pPr>
            <w:r w:rsidRPr="008120E3">
              <w:rPr>
                <w:b/>
                <w:sz w:val="16"/>
              </w:rPr>
              <w:t>Range</w:t>
            </w:r>
          </w:p>
        </w:tc>
        <w:tc>
          <w:tcPr>
            <w:tcW w:w="2016" w:type="dxa"/>
            <w:tcBorders>
              <w:bottom w:val="single" w:sz="12" w:space="0" w:color="000000"/>
            </w:tcBorders>
          </w:tcPr>
          <w:p w:rsidR="008120E3" w:rsidRPr="008120E3" w:rsidRDefault="008120E3" w:rsidP="00975B45">
            <w:pPr>
              <w:jc w:val="center"/>
              <w:rPr>
                <w:b/>
                <w:sz w:val="16"/>
              </w:rPr>
            </w:pPr>
            <w:r w:rsidRPr="008120E3">
              <w:rPr>
                <w:b/>
                <w:sz w:val="16"/>
              </w:rPr>
              <w:t>Conversion</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Up/Down Switch 2 Invalid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7</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6</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5</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4</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3</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Down Switch 2 Active</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2</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 Switch 2 Active</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bl>
    <w:p w:rsidR="008120E3" w:rsidRPr="008120E3" w:rsidRDefault="008120E3" w:rsidP="008120E3"/>
    <w:p w:rsidR="008120E3" w:rsidRPr="008120E3" w:rsidRDefault="008120E3" w:rsidP="008120E3">
      <w:r w:rsidRPr="008120E3">
        <w:t>This PID contains several signals associated with the status of the transmission driver shift control and transmission electronic range selection systems.  The content of each of these signals is described below.</w:t>
      </w:r>
    </w:p>
    <w:p w:rsidR="008120E3" w:rsidRPr="008120E3" w:rsidRDefault="008120E3" w:rsidP="008120E3"/>
    <w:p w:rsidR="008120E3" w:rsidRPr="008120E3" w:rsidRDefault="008120E3" w:rsidP="008120E3">
      <w:r w:rsidRPr="008120E3">
        <w:t>Transmission Tap Up/Down Switch 2 Invalid indicates that a failure condition associated with the tap up/down switch 2 has been detected.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8120E3" w:rsidRPr="008120E3" w:rsidRDefault="008120E3" w:rsidP="008120E3"/>
    <w:p w:rsidR="008120E3" w:rsidRPr="008120E3" w:rsidRDefault="008120E3" w:rsidP="008120E3">
      <w:r w:rsidRPr="008120E3">
        <w:t>Transmission Tap Down Switch 2 Active indicates that a driver request to decrease the transmission drive range or transmission gear is active as requested using the optional secondary TUTD switch.  This signal is based upon the tap up/down switch information received over serial communication from the platform electronics in Global A and later electrical architectures.</w:t>
      </w:r>
    </w:p>
    <w:p w:rsidR="008120E3" w:rsidRPr="008120E3" w:rsidRDefault="008120E3" w:rsidP="008120E3"/>
    <w:p w:rsidR="008120E3" w:rsidRPr="008120E3" w:rsidRDefault="008120E3" w:rsidP="008120E3">
      <w:r w:rsidRPr="008120E3">
        <w:t>Transmission Tap Up Switch 2 Active indicates that a driver request to increase the transmission drive range or transmission gear is active as requested using the optional secondary TUTD switch.  This signal is based upon the tap up/down switch information received over serial communication from the platform electronics in Global A and later electrical architectures.</w:t>
      </w:r>
    </w:p>
    <w:p w:rsidR="008120E3" w:rsidRPr="008120E3" w:rsidRDefault="008120E3" w:rsidP="008120E3"/>
    <w:p w:rsidR="00D732FA" w:rsidRDefault="00D732FA" w:rsidP="00D732FA">
      <w:pPr>
        <w:pStyle w:val="Heading3"/>
      </w:pPr>
      <w:bookmarkStart w:id="1118" w:name="_Toc276633014"/>
      <w:r>
        <w:t xml:space="preserve">TPCR – PID $2862 – </w:t>
      </w:r>
      <w:bookmarkEnd w:id="1116"/>
      <w:r>
        <w:t>Calculated Line Pressure</w:t>
      </w:r>
      <w:bookmarkEnd w:id="1118"/>
    </w:p>
    <w:p w:rsidR="00D732FA" w:rsidRDefault="00D732FA" w:rsidP="00D732FA"/>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732FA" w:rsidTr="00620AA9">
        <w:trPr>
          <w:cantSplit/>
          <w:jc w:val="center"/>
        </w:trPr>
        <w:tc>
          <w:tcPr>
            <w:tcW w:w="720" w:type="dxa"/>
            <w:tcBorders>
              <w:bottom w:val="single" w:sz="12" w:space="0" w:color="000000"/>
            </w:tcBorders>
          </w:tcPr>
          <w:p w:rsidR="00D732FA" w:rsidRDefault="00D732FA" w:rsidP="00620AA9">
            <w:pPr>
              <w:jc w:val="center"/>
              <w:rPr>
                <w:b/>
                <w:sz w:val="16"/>
              </w:rPr>
            </w:pPr>
            <w:r>
              <w:rPr>
                <w:b/>
                <w:sz w:val="16"/>
              </w:rPr>
              <w:t>PID</w:t>
            </w:r>
          </w:p>
        </w:tc>
        <w:tc>
          <w:tcPr>
            <w:tcW w:w="2880" w:type="dxa"/>
            <w:tcBorders>
              <w:bottom w:val="single" w:sz="12" w:space="0" w:color="000000"/>
            </w:tcBorders>
          </w:tcPr>
          <w:p w:rsidR="00D732FA" w:rsidRDefault="00D732FA" w:rsidP="00620AA9">
            <w:pPr>
              <w:jc w:val="center"/>
              <w:rPr>
                <w:b/>
                <w:sz w:val="16"/>
              </w:rPr>
            </w:pPr>
            <w:r>
              <w:rPr>
                <w:b/>
                <w:sz w:val="16"/>
              </w:rPr>
              <w:t>Signal</w:t>
            </w:r>
          </w:p>
        </w:tc>
        <w:tc>
          <w:tcPr>
            <w:tcW w:w="720" w:type="dxa"/>
            <w:tcBorders>
              <w:bottom w:val="single" w:sz="12" w:space="0" w:color="000000"/>
            </w:tcBorders>
          </w:tcPr>
          <w:p w:rsidR="00D732FA" w:rsidRDefault="00D732FA" w:rsidP="00620AA9">
            <w:pPr>
              <w:jc w:val="center"/>
              <w:rPr>
                <w:b/>
                <w:sz w:val="16"/>
              </w:rPr>
            </w:pPr>
            <w:r>
              <w:rPr>
                <w:b/>
                <w:sz w:val="16"/>
              </w:rPr>
              <w:t>Length (Bytes)</w:t>
            </w:r>
          </w:p>
        </w:tc>
        <w:tc>
          <w:tcPr>
            <w:tcW w:w="720" w:type="dxa"/>
            <w:tcBorders>
              <w:bottom w:val="single" w:sz="12" w:space="0" w:color="000000"/>
            </w:tcBorders>
          </w:tcPr>
          <w:p w:rsidR="00D732FA" w:rsidRDefault="00D732FA" w:rsidP="00620AA9">
            <w:pPr>
              <w:jc w:val="center"/>
              <w:rPr>
                <w:b/>
                <w:sz w:val="16"/>
              </w:rPr>
            </w:pPr>
            <w:r>
              <w:rPr>
                <w:b/>
                <w:sz w:val="16"/>
              </w:rPr>
              <w:t>Data Type</w:t>
            </w:r>
          </w:p>
        </w:tc>
        <w:tc>
          <w:tcPr>
            <w:tcW w:w="2160" w:type="dxa"/>
            <w:tcBorders>
              <w:bottom w:val="single" w:sz="12" w:space="0" w:color="000000"/>
            </w:tcBorders>
          </w:tcPr>
          <w:p w:rsidR="00D732FA" w:rsidRDefault="00D732FA" w:rsidP="00620AA9">
            <w:pPr>
              <w:jc w:val="center"/>
              <w:rPr>
                <w:b/>
                <w:sz w:val="16"/>
              </w:rPr>
            </w:pPr>
            <w:r>
              <w:rPr>
                <w:b/>
                <w:sz w:val="16"/>
              </w:rPr>
              <w:t>Range</w:t>
            </w:r>
          </w:p>
        </w:tc>
        <w:tc>
          <w:tcPr>
            <w:tcW w:w="2160" w:type="dxa"/>
            <w:tcBorders>
              <w:bottom w:val="single" w:sz="12" w:space="0" w:color="000000"/>
            </w:tcBorders>
          </w:tcPr>
          <w:p w:rsidR="00D732FA" w:rsidRDefault="00D732FA" w:rsidP="00620AA9">
            <w:pPr>
              <w:jc w:val="center"/>
              <w:rPr>
                <w:b/>
                <w:sz w:val="16"/>
              </w:rPr>
            </w:pPr>
            <w:r>
              <w:rPr>
                <w:b/>
                <w:sz w:val="16"/>
              </w:rPr>
              <w:t>Conversion</w:t>
            </w:r>
          </w:p>
        </w:tc>
      </w:tr>
      <w:tr w:rsidR="00D732FA" w:rsidTr="00620AA9">
        <w:trPr>
          <w:cantSplit/>
          <w:jc w:val="center"/>
        </w:trPr>
        <w:tc>
          <w:tcPr>
            <w:tcW w:w="720" w:type="dxa"/>
            <w:tcBorders>
              <w:top w:val="nil"/>
            </w:tcBorders>
          </w:tcPr>
          <w:p w:rsidR="00D732FA" w:rsidRDefault="00D732FA" w:rsidP="00620AA9">
            <w:pPr>
              <w:jc w:val="right"/>
              <w:rPr>
                <w:rFonts w:ascii="Arial" w:hAnsi="Arial"/>
                <w:sz w:val="16"/>
              </w:rPr>
            </w:pPr>
            <w:r>
              <w:rPr>
                <w:rFonts w:ascii="Arial" w:hAnsi="Arial"/>
                <w:sz w:val="16"/>
              </w:rPr>
              <w:t>$2862</w:t>
            </w:r>
          </w:p>
        </w:tc>
        <w:tc>
          <w:tcPr>
            <w:tcW w:w="2880" w:type="dxa"/>
            <w:tcBorders>
              <w:top w:val="nil"/>
            </w:tcBorders>
          </w:tcPr>
          <w:p w:rsidR="00D732FA" w:rsidRDefault="00D732FA" w:rsidP="00620AA9">
            <w:pPr>
              <w:rPr>
                <w:rFonts w:ascii="Arial" w:hAnsi="Arial"/>
                <w:sz w:val="16"/>
              </w:rPr>
            </w:pPr>
            <w:r>
              <w:rPr>
                <w:rFonts w:ascii="Arial" w:hAnsi="Arial"/>
                <w:sz w:val="16"/>
              </w:rPr>
              <w:t>Calculated Line Pressure</w:t>
            </w:r>
          </w:p>
        </w:tc>
        <w:tc>
          <w:tcPr>
            <w:tcW w:w="720" w:type="dxa"/>
            <w:tcBorders>
              <w:top w:val="nil"/>
            </w:tcBorders>
          </w:tcPr>
          <w:p w:rsidR="00D732FA" w:rsidRDefault="00D732FA" w:rsidP="00620AA9">
            <w:pPr>
              <w:jc w:val="right"/>
              <w:rPr>
                <w:rFonts w:ascii="Arial" w:hAnsi="Arial"/>
                <w:sz w:val="16"/>
              </w:rPr>
            </w:pPr>
            <w:r>
              <w:rPr>
                <w:rFonts w:ascii="Arial" w:hAnsi="Arial"/>
                <w:sz w:val="16"/>
              </w:rPr>
              <w:t>2</w:t>
            </w:r>
          </w:p>
        </w:tc>
        <w:tc>
          <w:tcPr>
            <w:tcW w:w="720" w:type="dxa"/>
            <w:tcBorders>
              <w:top w:val="nil"/>
            </w:tcBorders>
          </w:tcPr>
          <w:p w:rsidR="00D732FA" w:rsidRDefault="00D732FA" w:rsidP="00620AA9">
            <w:pPr>
              <w:rPr>
                <w:rFonts w:ascii="Arial" w:hAnsi="Arial"/>
                <w:sz w:val="16"/>
              </w:rPr>
            </w:pPr>
            <w:r>
              <w:rPr>
                <w:rFonts w:ascii="Arial" w:hAnsi="Arial"/>
                <w:sz w:val="16"/>
              </w:rPr>
              <w:t>UNM</w:t>
            </w:r>
          </w:p>
        </w:tc>
        <w:tc>
          <w:tcPr>
            <w:tcW w:w="2160" w:type="dxa"/>
            <w:tcBorders>
              <w:top w:val="nil"/>
            </w:tcBorders>
          </w:tcPr>
          <w:p w:rsidR="00D732FA" w:rsidRDefault="00D732FA" w:rsidP="00620AA9">
            <w:pPr>
              <w:rPr>
                <w:rFonts w:ascii="Arial" w:hAnsi="Arial"/>
                <w:sz w:val="16"/>
              </w:rPr>
            </w:pPr>
            <w:r>
              <w:rPr>
                <w:rFonts w:ascii="Arial" w:hAnsi="Arial"/>
                <w:sz w:val="16"/>
              </w:rPr>
              <w:t>0 – 4095.9375 kPa</w:t>
            </w:r>
          </w:p>
        </w:tc>
        <w:tc>
          <w:tcPr>
            <w:tcW w:w="2160" w:type="dxa"/>
            <w:tcBorders>
              <w:top w:val="nil"/>
            </w:tcBorders>
          </w:tcPr>
          <w:p w:rsidR="00D732FA" w:rsidRDefault="00D732FA" w:rsidP="00620AA9">
            <w:pPr>
              <w:rPr>
                <w:rFonts w:ascii="Arial" w:hAnsi="Arial"/>
                <w:sz w:val="16"/>
              </w:rPr>
            </w:pPr>
            <w:r>
              <w:rPr>
                <w:rFonts w:ascii="Arial" w:hAnsi="Arial"/>
                <w:sz w:val="16"/>
              </w:rPr>
              <w:t>E = N / 16</w:t>
            </w:r>
          </w:p>
        </w:tc>
      </w:tr>
    </w:tbl>
    <w:p w:rsidR="00D732FA" w:rsidRDefault="00D732FA" w:rsidP="00D732FA"/>
    <w:p w:rsidR="00D732FA" w:rsidRDefault="00D732FA" w:rsidP="00D732FA">
      <w:r>
        <w:t>This PID contains the expected real line pressure after accounting for pump loss factors.</w:t>
      </w:r>
    </w:p>
    <w:p w:rsidR="00D732FA" w:rsidRDefault="00D732FA" w:rsidP="00D732FA"/>
    <w:p w:rsidR="00DE2E05" w:rsidRPr="007606A5" w:rsidRDefault="00DE2E05" w:rsidP="00DE2E05">
      <w:pPr>
        <w:pStyle w:val="Heading3"/>
      </w:pPr>
      <w:bookmarkStart w:id="1119" w:name="_Toc126385266"/>
      <w:bookmarkStart w:id="1120" w:name="_Toc139098230"/>
      <w:bookmarkStart w:id="1121" w:name="_Toc172098124"/>
      <w:bookmarkStart w:id="1122" w:name="_Toc183415165"/>
      <w:bookmarkStart w:id="1123" w:name="_Toc276633015"/>
      <w:r w:rsidRPr="007606A5">
        <w:t>EVPR – PID $</w:t>
      </w:r>
      <w:r>
        <w:t>3A00</w:t>
      </w:r>
      <w:r w:rsidRPr="007606A5">
        <w:t xml:space="preserve"> – </w:t>
      </w:r>
      <w:bookmarkEnd w:id="1119"/>
      <w:bookmarkEnd w:id="1120"/>
      <w:bookmarkEnd w:id="1121"/>
      <w:r w:rsidRPr="007606A5">
        <w:t>Engine Off Natural Vacuum Phase 1 Result Time</w:t>
      </w:r>
      <w:bookmarkEnd w:id="1122"/>
      <w:bookmarkEnd w:id="1123"/>
    </w:p>
    <w:p w:rsidR="00DE2E05" w:rsidRPr="007606A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RPr="007606A5" w:rsidTr="00DE2E05">
        <w:trPr>
          <w:cantSplit/>
          <w:jc w:val="center"/>
        </w:trPr>
        <w:tc>
          <w:tcPr>
            <w:tcW w:w="720" w:type="dxa"/>
            <w:tcBorders>
              <w:bottom w:val="single" w:sz="12" w:space="0" w:color="000000"/>
            </w:tcBorders>
          </w:tcPr>
          <w:p w:rsidR="00DE2E05" w:rsidRPr="007606A5" w:rsidRDefault="00DE2E05" w:rsidP="00DE2E05">
            <w:pPr>
              <w:jc w:val="center"/>
              <w:rPr>
                <w:b/>
                <w:sz w:val="16"/>
              </w:rPr>
            </w:pPr>
            <w:r w:rsidRPr="007606A5">
              <w:rPr>
                <w:b/>
                <w:sz w:val="16"/>
              </w:rPr>
              <w:t>PID</w:t>
            </w:r>
          </w:p>
        </w:tc>
        <w:tc>
          <w:tcPr>
            <w:tcW w:w="2880" w:type="dxa"/>
            <w:tcBorders>
              <w:bottom w:val="single" w:sz="12" w:space="0" w:color="000000"/>
            </w:tcBorders>
          </w:tcPr>
          <w:p w:rsidR="00DE2E05" w:rsidRPr="007606A5" w:rsidRDefault="00DE2E05" w:rsidP="00DE2E05">
            <w:pPr>
              <w:jc w:val="center"/>
              <w:rPr>
                <w:b/>
                <w:sz w:val="16"/>
              </w:rPr>
            </w:pPr>
            <w:r w:rsidRPr="007606A5">
              <w:rPr>
                <w:b/>
                <w:sz w:val="16"/>
              </w:rPr>
              <w:t>Signal</w:t>
            </w:r>
          </w:p>
        </w:tc>
        <w:tc>
          <w:tcPr>
            <w:tcW w:w="720" w:type="dxa"/>
            <w:tcBorders>
              <w:bottom w:val="single" w:sz="12" w:space="0" w:color="000000"/>
            </w:tcBorders>
          </w:tcPr>
          <w:p w:rsidR="00DE2E05" w:rsidRPr="007606A5" w:rsidRDefault="00DE2E05" w:rsidP="00DE2E05">
            <w:pPr>
              <w:jc w:val="center"/>
              <w:rPr>
                <w:b/>
                <w:sz w:val="16"/>
              </w:rPr>
            </w:pPr>
            <w:r w:rsidRPr="007606A5">
              <w:rPr>
                <w:b/>
                <w:sz w:val="16"/>
              </w:rPr>
              <w:t>Length (Bytes)</w:t>
            </w:r>
          </w:p>
        </w:tc>
        <w:tc>
          <w:tcPr>
            <w:tcW w:w="720" w:type="dxa"/>
            <w:tcBorders>
              <w:bottom w:val="single" w:sz="12" w:space="0" w:color="000000"/>
            </w:tcBorders>
          </w:tcPr>
          <w:p w:rsidR="00DE2E05" w:rsidRPr="007606A5" w:rsidRDefault="00DE2E05" w:rsidP="00DE2E05">
            <w:pPr>
              <w:jc w:val="center"/>
              <w:rPr>
                <w:b/>
                <w:sz w:val="16"/>
              </w:rPr>
            </w:pPr>
            <w:r w:rsidRPr="007606A5">
              <w:rPr>
                <w:b/>
                <w:sz w:val="16"/>
              </w:rPr>
              <w:t>Data Type</w:t>
            </w:r>
          </w:p>
        </w:tc>
        <w:tc>
          <w:tcPr>
            <w:tcW w:w="2160" w:type="dxa"/>
            <w:tcBorders>
              <w:bottom w:val="single" w:sz="12" w:space="0" w:color="000000"/>
            </w:tcBorders>
          </w:tcPr>
          <w:p w:rsidR="00DE2E05" w:rsidRPr="007606A5" w:rsidRDefault="00DE2E05" w:rsidP="00DE2E05">
            <w:pPr>
              <w:jc w:val="center"/>
              <w:rPr>
                <w:b/>
                <w:sz w:val="16"/>
              </w:rPr>
            </w:pPr>
            <w:r w:rsidRPr="007606A5">
              <w:rPr>
                <w:b/>
                <w:sz w:val="16"/>
              </w:rPr>
              <w:t>Range</w:t>
            </w:r>
          </w:p>
        </w:tc>
        <w:tc>
          <w:tcPr>
            <w:tcW w:w="2160" w:type="dxa"/>
            <w:tcBorders>
              <w:bottom w:val="single" w:sz="12" w:space="0" w:color="000000"/>
            </w:tcBorders>
          </w:tcPr>
          <w:p w:rsidR="00DE2E05" w:rsidRPr="007606A5" w:rsidRDefault="00DE2E05" w:rsidP="00DE2E05">
            <w:pPr>
              <w:jc w:val="center"/>
              <w:rPr>
                <w:b/>
                <w:sz w:val="16"/>
              </w:rPr>
            </w:pPr>
            <w:r w:rsidRPr="007606A5">
              <w:rPr>
                <w:b/>
                <w:sz w:val="16"/>
              </w:rPr>
              <w:t>Conversion</w:t>
            </w:r>
          </w:p>
        </w:tc>
      </w:tr>
      <w:tr w:rsidR="00DE2E05" w:rsidRPr="007606A5" w:rsidTr="00DE2E05">
        <w:trPr>
          <w:cantSplit/>
          <w:jc w:val="center"/>
        </w:trPr>
        <w:tc>
          <w:tcPr>
            <w:tcW w:w="720" w:type="dxa"/>
            <w:tcBorders>
              <w:top w:val="nil"/>
            </w:tcBorders>
          </w:tcPr>
          <w:p w:rsidR="00DE2E05" w:rsidRPr="007606A5" w:rsidRDefault="00DE2E05" w:rsidP="00DE2E05">
            <w:pPr>
              <w:jc w:val="right"/>
              <w:rPr>
                <w:rFonts w:ascii="Arial" w:hAnsi="Arial"/>
                <w:sz w:val="16"/>
              </w:rPr>
            </w:pPr>
            <w:r w:rsidRPr="007606A5">
              <w:rPr>
                <w:rFonts w:ascii="Arial" w:hAnsi="Arial"/>
                <w:sz w:val="16"/>
              </w:rPr>
              <w:t>$</w:t>
            </w:r>
            <w:r>
              <w:rPr>
                <w:rFonts w:ascii="Arial" w:hAnsi="Arial"/>
                <w:sz w:val="16"/>
              </w:rPr>
              <w:t>3A00</w:t>
            </w:r>
          </w:p>
        </w:tc>
        <w:tc>
          <w:tcPr>
            <w:tcW w:w="288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rPr>
              <w:t>Engine Off Natural Vacuum Phase 1 Result Time</w:t>
            </w:r>
          </w:p>
        </w:tc>
        <w:tc>
          <w:tcPr>
            <w:tcW w:w="720" w:type="dxa"/>
            <w:tcBorders>
              <w:top w:val="nil"/>
            </w:tcBorders>
          </w:tcPr>
          <w:p w:rsidR="00DE2E05" w:rsidRPr="007606A5" w:rsidRDefault="00DE2E05" w:rsidP="00DE2E05">
            <w:pPr>
              <w:jc w:val="right"/>
              <w:rPr>
                <w:rFonts w:ascii="Arial" w:hAnsi="Arial" w:cs="Arial"/>
                <w:sz w:val="16"/>
                <w:szCs w:val="16"/>
              </w:rPr>
            </w:pPr>
            <w:r w:rsidRPr="007606A5">
              <w:rPr>
                <w:rFonts w:ascii="Arial" w:hAnsi="Arial" w:cs="Arial"/>
                <w:sz w:val="16"/>
                <w:szCs w:val="16"/>
              </w:rPr>
              <w:t>2</w:t>
            </w:r>
          </w:p>
        </w:tc>
        <w:tc>
          <w:tcPr>
            <w:tcW w:w="72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rPr>
              <w:t>UNM</w:t>
            </w:r>
          </w:p>
        </w:tc>
        <w:tc>
          <w:tcPr>
            <w:tcW w:w="216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u w:color="000000"/>
              </w:rPr>
              <w:t>0 - 3276.75 s</w:t>
            </w:r>
          </w:p>
        </w:tc>
        <w:tc>
          <w:tcPr>
            <w:tcW w:w="2160" w:type="dxa"/>
            <w:tcBorders>
              <w:top w:val="nil"/>
            </w:tcBorders>
          </w:tcPr>
          <w:p w:rsidR="00DE2E05" w:rsidRPr="007606A5" w:rsidRDefault="00DE2E05" w:rsidP="00DE2E05">
            <w:pPr>
              <w:rPr>
                <w:rFonts w:ascii="Arial" w:hAnsi="Arial"/>
                <w:sz w:val="16"/>
              </w:rPr>
            </w:pPr>
            <w:r w:rsidRPr="007606A5">
              <w:rPr>
                <w:rFonts w:ascii="Arial" w:hAnsi="Arial"/>
                <w:sz w:val="16"/>
              </w:rPr>
              <w:t>E = N * 0.05</w:t>
            </w:r>
          </w:p>
        </w:tc>
      </w:tr>
    </w:tbl>
    <w:p w:rsidR="00DE2E05" w:rsidRPr="007606A5" w:rsidRDefault="00DE2E05" w:rsidP="00DE2E05"/>
    <w:p w:rsidR="00DE2E05" w:rsidRPr="007606A5" w:rsidRDefault="00DE2E05" w:rsidP="00DE2E05">
      <w:r w:rsidRPr="007606A5">
        <w:t>This PID c</w:t>
      </w:r>
      <w:r w:rsidRPr="007606A5">
        <w:rPr>
          <w:rFonts w:ascii="Times" w:hAnsi="Times" w:cs="Times"/>
          <w:u w:color="000000"/>
        </w:rPr>
        <w:t>aptures the Engine Off Natural Vacuum (EONV) Phase 1 time result</w:t>
      </w:r>
      <w:r w:rsidRPr="007606A5">
        <w:t>.</w:t>
      </w:r>
      <w:r>
        <w:t xml:space="preserve">  (Engineering use only)</w:t>
      </w:r>
    </w:p>
    <w:p w:rsidR="00DE2E05" w:rsidRPr="007606A5" w:rsidRDefault="00DE2E05" w:rsidP="00DE2E05"/>
    <w:p w:rsidR="00DE2E05" w:rsidRDefault="00DE2E05" w:rsidP="00DE2E05">
      <w:pPr>
        <w:pStyle w:val="Heading3"/>
      </w:pPr>
      <w:bookmarkStart w:id="1124" w:name="_Toc183415166"/>
      <w:bookmarkStart w:id="1125" w:name="_Toc276633016"/>
      <w:r>
        <w:t xml:space="preserve">EVPR – PID $3A01 – </w:t>
      </w:r>
      <w:r w:rsidRPr="007606A5">
        <w:t>E</w:t>
      </w:r>
      <w:r>
        <w:t>ngine Off Natural Vacuum Phase 2</w:t>
      </w:r>
      <w:r w:rsidRPr="007606A5">
        <w:t xml:space="preserve"> </w:t>
      </w:r>
      <w:r>
        <w:t>End</w:t>
      </w:r>
      <w:r w:rsidRPr="007606A5">
        <w:t xml:space="preserve"> Time</w:t>
      </w:r>
      <w:bookmarkEnd w:id="1124"/>
      <w:bookmarkEnd w:id="1125"/>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$3A01</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 xml:space="preserve">Engine Off Natural Vacuum Phase 2 </w:t>
            </w:r>
            <w:r>
              <w:rPr>
                <w:rFonts w:ascii="Arial" w:hAnsi="Arial" w:cs="Arial"/>
                <w:sz w:val="16"/>
                <w:szCs w:val="16"/>
              </w:rPr>
              <w:t>End</w:t>
            </w:r>
            <w:r w:rsidRPr="00202177">
              <w:rPr>
                <w:rFonts w:ascii="Arial" w:hAnsi="Arial" w:cs="Arial"/>
                <w:sz w:val="16"/>
                <w:szCs w:val="16"/>
              </w:rPr>
              <w:t xml:space="preserve"> Time</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2</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0 - 3276.75 s</w:t>
            </w:r>
          </w:p>
        </w:tc>
        <w:tc>
          <w:tcPr>
            <w:tcW w:w="2160" w:type="dxa"/>
            <w:tcBorders>
              <w:top w:val="nil"/>
            </w:tcBorders>
          </w:tcPr>
          <w:p w:rsidR="00DE2E05" w:rsidRPr="00B037BB" w:rsidRDefault="00DE2E05" w:rsidP="00DE2E05">
            <w:pPr>
              <w:rPr>
                <w:rFonts w:ascii="Arial" w:hAnsi="Arial"/>
                <w:sz w:val="16"/>
              </w:rPr>
            </w:pPr>
            <w:r w:rsidRPr="00B037BB">
              <w:rPr>
                <w:rFonts w:ascii="Arial" w:hAnsi="Arial"/>
                <w:sz w:val="16"/>
              </w:rPr>
              <w:t xml:space="preserve">E = N * </w:t>
            </w:r>
            <w:r>
              <w:rPr>
                <w:rFonts w:ascii="Arial" w:hAnsi="Arial"/>
                <w:sz w:val="16"/>
              </w:rPr>
              <w:t>0.05</w:t>
            </w:r>
          </w:p>
        </w:tc>
      </w:tr>
    </w:tbl>
    <w:p w:rsidR="00DE2E05" w:rsidRPr="007643DD" w:rsidRDefault="00DE2E05" w:rsidP="00DE2E05"/>
    <w:p w:rsidR="00DE2E05" w:rsidRPr="00202177" w:rsidRDefault="00DE2E05" w:rsidP="00DE2E05">
      <w:r w:rsidRPr="00202177">
        <w:t>This PID c</w:t>
      </w:r>
      <w:r w:rsidRPr="00202177">
        <w:rPr>
          <w:rFonts w:ascii="Times" w:hAnsi="Times" w:cs="Times"/>
          <w:u w:color="000000"/>
        </w:rPr>
        <w:t>aptures the time at the end of Engine Off Natural Vacuum (EONV) Phase 2</w:t>
      </w:r>
      <w:r w:rsidRPr="00202177">
        <w:t>.</w:t>
      </w:r>
      <w:r>
        <w:t xml:space="preserve">  (Engineering use only)</w:t>
      </w:r>
    </w:p>
    <w:p w:rsidR="00DE2E05" w:rsidRPr="007643DD" w:rsidRDefault="00DE2E05" w:rsidP="00DE2E05"/>
    <w:p w:rsidR="00DE2E05" w:rsidRDefault="00DE2E05" w:rsidP="00DE2E05">
      <w:pPr>
        <w:pStyle w:val="Heading3"/>
      </w:pPr>
      <w:bookmarkStart w:id="1126" w:name="_Toc183415167"/>
      <w:bookmarkStart w:id="1127" w:name="_Toc276633017"/>
      <w:r>
        <w:t xml:space="preserve">EVPR – PID $3A02 – </w:t>
      </w:r>
      <w:r w:rsidRPr="007606A5">
        <w:t>E</w:t>
      </w:r>
      <w:r>
        <w:t>ngine Off Natural Vacuum EWMA Test Sample Counter</w:t>
      </w:r>
      <w:bookmarkEnd w:id="1126"/>
      <w:bookmarkEnd w:id="1127"/>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$3A02</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Engine Off Natural Vacuum EWMA Test Sample Counter</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2</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 xml:space="preserve">0 </w:t>
            </w:r>
            <w:r>
              <w:rPr>
                <w:rFonts w:ascii="Arial" w:hAnsi="Arial" w:cs="Arial"/>
                <w:sz w:val="16"/>
                <w:szCs w:val="16"/>
                <w:u w:color="000000"/>
              </w:rPr>
              <w:t>–</w:t>
            </w:r>
            <w:r w:rsidRPr="00202177">
              <w:rPr>
                <w:rFonts w:ascii="Arial" w:hAnsi="Arial" w:cs="Arial"/>
                <w:sz w:val="16"/>
                <w:szCs w:val="16"/>
                <w:u w:color="000000"/>
              </w:rPr>
              <w:t xml:space="preserve"> 65535</w:t>
            </w:r>
            <w:r>
              <w:rPr>
                <w:rFonts w:ascii="Arial" w:hAnsi="Arial" w:cs="Arial"/>
                <w:sz w:val="16"/>
                <w:szCs w:val="16"/>
                <w:u w:color="000000"/>
              </w:rPr>
              <w:t xml:space="preserve"> counts</w:t>
            </w:r>
          </w:p>
        </w:tc>
        <w:tc>
          <w:tcPr>
            <w:tcW w:w="2160" w:type="dxa"/>
            <w:tcBorders>
              <w:top w:val="nil"/>
            </w:tcBorders>
          </w:tcPr>
          <w:p w:rsidR="00DE2E05" w:rsidRPr="00B037BB" w:rsidRDefault="00DE2E05" w:rsidP="00DE2E05">
            <w:pPr>
              <w:rPr>
                <w:rFonts w:ascii="Arial" w:hAnsi="Arial"/>
                <w:sz w:val="16"/>
              </w:rPr>
            </w:pPr>
            <w:r w:rsidRPr="00B037BB">
              <w:rPr>
                <w:rFonts w:ascii="Arial" w:hAnsi="Arial"/>
                <w:sz w:val="16"/>
              </w:rPr>
              <w:t xml:space="preserve">E = N * </w:t>
            </w:r>
            <w:r>
              <w:rPr>
                <w:rFonts w:ascii="Arial" w:hAnsi="Arial"/>
                <w:sz w:val="16"/>
              </w:rPr>
              <w:t>1</w:t>
            </w:r>
          </w:p>
        </w:tc>
      </w:tr>
    </w:tbl>
    <w:p w:rsidR="00DE2E05" w:rsidRPr="007643DD" w:rsidRDefault="00DE2E05" w:rsidP="00DE2E05"/>
    <w:p w:rsidR="00DE2E05" w:rsidRPr="00202177" w:rsidRDefault="00DE2E05" w:rsidP="00DE2E05">
      <w:r w:rsidRPr="00202177">
        <w:t xml:space="preserve">This PID </w:t>
      </w:r>
      <w:r w:rsidRPr="00202177">
        <w:rPr>
          <w:rFonts w:ascii="Times" w:hAnsi="Times" w:cs="Times"/>
          <w:u w:color="000000"/>
        </w:rPr>
        <w:t>keeps track of how many times the 0.020 inch E</w:t>
      </w:r>
      <w:r>
        <w:rPr>
          <w:rFonts w:ascii="Times" w:hAnsi="Times" w:cs="Times"/>
          <w:u w:color="000000"/>
        </w:rPr>
        <w:t xml:space="preserve">xponentially </w:t>
      </w:r>
      <w:r w:rsidRPr="00202177">
        <w:rPr>
          <w:rFonts w:ascii="Times" w:hAnsi="Times" w:cs="Times"/>
          <w:u w:color="000000"/>
        </w:rPr>
        <w:t>W</w:t>
      </w:r>
      <w:r>
        <w:rPr>
          <w:rFonts w:ascii="Times" w:hAnsi="Times" w:cs="Times"/>
          <w:u w:color="000000"/>
        </w:rPr>
        <w:t xml:space="preserve">eighted </w:t>
      </w:r>
      <w:r w:rsidRPr="00202177">
        <w:rPr>
          <w:rFonts w:ascii="Times" w:hAnsi="Times" w:cs="Times"/>
          <w:u w:color="000000"/>
        </w:rPr>
        <w:t>M</w:t>
      </w:r>
      <w:r>
        <w:rPr>
          <w:rFonts w:ascii="Times" w:hAnsi="Times" w:cs="Times"/>
          <w:u w:color="000000"/>
        </w:rPr>
        <w:t xml:space="preserve">oving </w:t>
      </w:r>
      <w:r w:rsidRPr="00202177">
        <w:rPr>
          <w:rFonts w:ascii="Times" w:hAnsi="Times" w:cs="Times"/>
          <w:u w:color="000000"/>
        </w:rPr>
        <w:t>A</w:t>
      </w:r>
      <w:r>
        <w:rPr>
          <w:rFonts w:ascii="Times" w:hAnsi="Times" w:cs="Times"/>
          <w:u w:color="000000"/>
        </w:rPr>
        <w:t>verage (EWMA)</w:t>
      </w:r>
      <w:r w:rsidRPr="00202177">
        <w:rPr>
          <w:rFonts w:ascii="Times" w:hAnsi="Times" w:cs="Times"/>
          <w:u w:color="000000"/>
        </w:rPr>
        <w:t xml:space="preserve"> parameter has been updated</w:t>
      </w:r>
      <w:r w:rsidRPr="00202177">
        <w:t>.</w:t>
      </w:r>
      <w:r>
        <w:t xml:space="preserve">  (Engineering use only)</w:t>
      </w:r>
    </w:p>
    <w:p w:rsidR="00DE2E05" w:rsidRPr="007643DD" w:rsidRDefault="00DE2E05" w:rsidP="00DE2E05"/>
    <w:p w:rsidR="00DE2E05" w:rsidRDefault="00DE2E05" w:rsidP="00DE2E05">
      <w:pPr>
        <w:pStyle w:val="Heading3"/>
      </w:pPr>
      <w:bookmarkStart w:id="1128" w:name="_Toc183415168"/>
      <w:bookmarkStart w:id="1129" w:name="_Toc276633018"/>
      <w:r>
        <w:t>EVPR – PID $3A03 – Accumulated Distance Traveled During Previous Key On Cycles</w:t>
      </w:r>
      <w:bookmarkEnd w:id="1128"/>
      <w:bookmarkEnd w:id="1129"/>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Pr="00202177" w:rsidRDefault="00DE2E05" w:rsidP="00DE2E05">
            <w:pPr>
              <w:jc w:val="right"/>
              <w:rPr>
                <w:rFonts w:ascii="Arial" w:hAnsi="Arial"/>
                <w:sz w:val="16"/>
              </w:rPr>
            </w:pPr>
            <w:r w:rsidRPr="00202177">
              <w:rPr>
                <w:rFonts w:ascii="Arial" w:hAnsi="Arial"/>
                <w:sz w:val="16"/>
              </w:rPr>
              <w:t>$</w:t>
            </w:r>
            <w:r>
              <w:rPr>
                <w:rFonts w:ascii="Arial" w:hAnsi="Arial"/>
                <w:sz w:val="16"/>
              </w:rPr>
              <w:t>3A03</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Accumulated Distance Traveled During Previous Key On Cycles</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4</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0 - 1048575.999755859375 km</w:t>
            </w:r>
          </w:p>
        </w:tc>
        <w:tc>
          <w:tcPr>
            <w:tcW w:w="2160" w:type="dxa"/>
            <w:tcBorders>
              <w:top w:val="nil"/>
            </w:tcBorders>
          </w:tcPr>
          <w:p w:rsidR="00DE2E05" w:rsidRPr="00202177" w:rsidRDefault="00DE2E05" w:rsidP="00DE2E05">
            <w:pPr>
              <w:rPr>
                <w:rFonts w:ascii="Arial" w:hAnsi="Arial" w:cs="Arial"/>
                <w:sz w:val="16"/>
                <w:szCs w:val="16"/>
              </w:rPr>
            </w:pPr>
            <w:r>
              <w:rPr>
                <w:rFonts w:ascii="Arial" w:hAnsi="Arial" w:cs="Arial"/>
                <w:sz w:val="16"/>
                <w:szCs w:val="16"/>
              </w:rPr>
              <w:t xml:space="preserve">E = N </w:t>
            </w:r>
            <w:r w:rsidRPr="00202177">
              <w:rPr>
                <w:rFonts w:ascii="Arial" w:hAnsi="Arial" w:cs="Arial"/>
                <w:sz w:val="16"/>
                <w:szCs w:val="16"/>
                <w:u w:color="000000"/>
              </w:rPr>
              <w:t>/ 4096</w:t>
            </w:r>
          </w:p>
        </w:tc>
      </w:tr>
    </w:tbl>
    <w:p w:rsidR="00DE2E05" w:rsidRPr="007643DD" w:rsidRDefault="00DE2E05" w:rsidP="00DE2E05"/>
    <w:p w:rsidR="00DE2E05" w:rsidRPr="00202177" w:rsidRDefault="00DE2E05" w:rsidP="00DE2E05">
      <w:r w:rsidRPr="00202177">
        <w:t>This PID stores the t</w:t>
      </w:r>
      <w:r w:rsidRPr="00202177">
        <w:rPr>
          <w:rFonts w:ascii="Times" w:hAnsi="Times" w:cs="Times"/>
          <w:u w:color="000000"/>
        </w:rPr>
        <w:t>otal accumulated distance occurring with the engine running above a minimum vehicle speed saved at shutdown</w:t>
      </w:r>
      <w:r w:rsidRPr="00202177">
        <w:t>.</w:t>
      </w:r>
      <w:r>
        <w:t xml:space="preserve">  (Engineering use only)</w:t>
      </w:r>
    </w:p>
    <w:p w:rsidR="00DE2E05" w:rsidRPr="007643DD" w:rsidRDefault="00DE2E05" w:rsidP="00DE2E05"/>
    <w:p w:rsidR="00DE2E05" w:rsidRDefault="00DE2E05" w:rsidP="00DE2E05">
      <w:pPr>
        <w:pStyle w:val="Heading3"/>
      </w:pPr>
      <w:bookmarkStart w:id="1130" w:name="_Toc183415169"/>
      <w:bookmarkStart w:id="1131" w:name="_Toc276633019"/>
      <w:r>
        <w:t xml:space="preserve">EVPR – PID $3A04 – </w:t>
      </w:r>
      <w:r w:rsidRPr="007606A5">
        <w:t>E</w:t>
      </w:r>
      <w:r>
        <w:t>ngine Off Natural Vacuum Corrected Phase 1 End Pressure</w:t>
      </w:r>
      <w:bookmarkEnd w:id="1130"/>
      <w:bookmarkEnd w:id="1131"/>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$3A04</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Corrected Phase 1 End Pressure</w:t>
            </w:r>
          </w:p>
        </w:tc>
        <w:tc>
          <w:tcPr>
            <w:tcW w:w="720" w:type="dxa"/>
            <w:tcBorders>
              <w:top w:val="nil"/>
            </w:tcBorders>
          </w:tcPr>
          <w:p w:rsidR="00DE2E05" w:rsidRPr="002A62C1" w:rsidRDefault="00DE2E05" w:rsidP="00DE2E05">
            <w:pPr>
              <w:jc w:val="right"/>
              <w:rPr>
                <w:rFonts w:ascii="Arial" w:hAnsi="Arial" w:cs="Arial"/>
                <w:sz w:val="16"/>
                <w:szCs w:val="16"/>
              </w:rPr>
            </w:pPr>
            <w:r w:rsidRPr="002A62C1">
              <w:rPr>
                <w:rFonts w:ascii="Arial" w:hAnsi="Arial" w:cs="Arial"/>
                <w:sz w:val="16"/>
                <w:szCs w:val="16"/>
              </w:rPr>
              <w:t>2</w:t>
            </w:r>
          </w:p>
        </w:tc>
        <w:tc>
          <w:tcPr>
            <w:tcW w:w="72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7643DD" w:rsidRDefault="00DE2E05" w:rsidP="00DE2E05"/>
    <w:p w:rsidR="00DE2E05" w:rsidRPr="002A62C1" w:rsidRDefault="00DE2E05" w:rsidP="00DE2E05">
      <w:r w:rsidRPr="002A62C1">
        <w:t xml:space="preserve">This PID indicates </w:t>
      </w:r>
      <w:r w:rsidRPr="002A62C1">
        <w:rPr>
          <w:rFonts w:ascii="Times" w:hAnsi="Times" w:cs="Times"/>
          <w:u w:color="000000"/>
        </w:rPr>
        <w:t>the pressure at the end of Phase 1</w:t>
      </w:r>
      <w:r>
        <w:rPr>
          <w:rFonts w:ascii="Times" w:hAnsi="Times" w:cs="Times"/>
          <w:u w:color="000000"/>
        </w:rPr>
        <w:t>, corrected for fuel volatility</w:t>
      </w:r>
      <w:r w:rsidRPr="002A62C1">
        <w:t>.</w:t>
      </w:r>
      <w:r>
        <w:t xml:space="preserve">  (Engineering use only)</w:t>
      </w:r>
    </w:p>
    <w:p w:rsidR="00DE2E05" w:rsidRDefault="00DE2E05" w:rsidP="00DE2E05"/>
    <w:p w:rsidR="00DE2E05" w:rsidRDefault="00DE2E05" w:rsidP="00DE2E05">
      <w:pPr>
        <w:pStyle w:val="Heading3"/>
        <w:rPr>
          <w:bCs/>
          <w:szCs w:val="24"/>
          <w:u w:color="000000"/>
        </w:rPr>
      </w:pPr>
      <w:bookmarkStart w:id="1132" w:name="_Toc183415170"/>
      <w:bookmarkStart w:id="1133" w:name="_Toc276633020"/>
      <w:r>
        <w:t xml:space="preserve">EVPR – PID $3A05 – </w:t>
      </w:r>
      <w:r w:rsidRPr="007606A5">
        <w:t>E</w:t>
      </w:r>
      <w:r>
        <w:t>ngine Off Natural Vacuum Phase 1 Result Pressur</w:t>
      </w:r>
      <w:r w:rsidRPr="002A62C1">
        <w:rPr>
          <w:szCs w:val="24"/>
        </w:rPr>
        <w:t>e</w:t>
      </w:r>
      <w:bookmarkEnd w:id="1132"/>
      <w:bookmarkEnd w:id="1133"/>
    </w:p>
    <w:p w:rsidR="00DE2E05" w:rsidRPr="002A62C1"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$3A05</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Phase 1 Result Pressure</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rPr>
                <w:rFonts w:ascii="Arial" w:hAnsi="Arial"/>
                <w:sz w:val="16"/>
              </w:rPr>
            </w:pPr>
            <w:r>
              <w:rPr>
                <w:rFonts w:ascii="Arial" w:hAnsi="Arial"/>
                <w:sz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7643DD" w:rsidRDefault="00DE2E05" w:rsidP="00DE2E05"/>
    <w:p w:rsidR="00DE2E05" w:rsidRPr="002A62C1" w:rsidRDefault="00DE2E05" w:rsidP="00DE2E05">
      <w:r w:rsidRPr="002A62C1">
        <w:t xml:space="preserve">This PID indicates </w:t>
      </w:r>
      <w:r w:rsidRPr="002A62C1">
        <w:rPr>
          <w:rFonts w:ascii="Times" w:hAnsi="Times" w:cs="Times"/>
          <w:u w:color="000000"/>
        </w:rPr>
        <w:t>the pressure at the end of Phase 1</w:t>
      </w:r>
      <w:r w:rsidRPr="002A62C1">
        <w:t>.</w:t>
      </w:r>
      <w:r>
        <w:t xml:space="preserve">  (Engineering use only)</w:t>
      </w:r>
    </w:p>
    <w:p w:rsidR="00DE2E05" w:rsidRPr="002A62C1" w:rsidRDefault="00DE2E05" w:rsidP="00DE2E05"/>
    <w:p w:rsidR="00DE2E05" w:rsidRPr="002A62C1" w:rsidRDefault="00DE2E05" w:rsidP="00DE2E05">
      <w:pPr>
        <w:pStyle w:val="Heading3"/>
        <w:rPr>
          <w:rFonts w:ascii="Times" w:hAnsi="Times" w:cs="Times"/>
          <w:bCs/>
          <w:sz w:val="20"/>
          <w:u w:color="000000"/>
        </w:rPr>
      </w:pPr>
      <w:bookmarkStart w:id="1134" w:name="_Toc183415171"/>
      <w:bookmarkStart w:id="1135" w:name="_Toc276633021"/>
      <w:r w:rsidRPr="002A62C1">
        <w:lastRenderedPageBreak/>
        <w:t>EVPR – PID $</w:t>
      </w:r>
      <w:r>
        <w:t>3A06</w:t>
      </w:r>
      <w:r w:rsidRPr="002A62C1">
        <w:t xml:space="preserve"> – Engine Off Natural Vacuum Phase 2 Result Vacuum</w:t>
      </w:r>
      <w:bookmarkEnd w:id="1134"/>
      <w:bookmarkEnd w:id="1135"/>
    </w:p>
    <w:p w:rsidR="00DE2E05" w:rsidRPr="002A62C1"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RPr="002A62C1" w:rsidTr="00DE2E05">
        <w:trPr>
          <w:cantSplit/>
          <w:jc w:val="center"/>
        </w:trPr>
        <w:tc>
          <w:tcPr>
            <w:tcW w:w="720" w:type="dxa"/>
            <w:tcBorders>
              <w:bottom w:val="single" w:sz="12" w:space="0" w:color="000000"/>
            </w:tcBorders>
          </w:tcPr>
          <w:p w:rsidR="00DE2E05" w:rsidRPr="002A62C1" w:rsidRDefault="00DE2E05" w:rsidP="00DE2E05">
            <w:pPr>
              <w:jc w:val="center"/>
              <w:rPr>
                <w:b/>
                <w:sz w:val="16"/>
              </w:rPr>
            </w:pPr>
            <w:r w:rsidRPr="002A62C1">
              <w:rPr>
                <w:b/>
                <w:sz w:val="16"/>
              </w:rPr>
              <w:t>PID</w:t>
            </w:r>
          </w:p>
        </w:tc>
        <w:tc>
          <w:tcPr>
            <w:tcW w:w="2880" w:type="dxa"/>
            <w:tcBorders>
              <w:bottom w:val="single" w:sz="12" w:space="0" w:color="000000"/>
            </w:tcBorders>
          </w:tcPr>
          <w:p w:rsidR="00DE2E05" w:rsidRPr="002A62C1" w:rsidRDefault="00DE2E05" w:rsidP="00DE2E05">
            <w:pPr>
              <w:jc w:val="center"/>
              <w:rPr>
                <w:b/>
                <w:sz w:val="16"/>
              </w:rPr>
            </w:pPr>
            <w:r w:rsidRPr="002A62C1">
              <w:rPr>
                <w:b/>
                <w:sz w:val="16"/>
              </w:rPr>
              <w:t>Signal</w:t>
            </w:r>
          </w:p>
        </w:tc>
        <w:tc>
          <w:tcPr>
            <w:tcW w:w="720" w:type="dxa"/>
            <w:tcBorders>
              <w:bottom w:val="single" w:sz="12" w:space="0" w:color="000000"/>
            </w:tcBorders>
          </w:tcPr>
          <w:p w:rsidR="00DE2E05" w:rsidRPr="002A62C1" w:rsidRDefault="00DE2E05" w:rsidP="00DE2E05">
            <w:pPr>
              <w:jc w:val="center"/>
              <w:rPr>
                <w:b/>
                <w:sz w:val="16"/>
              </w:rPr>
            </w:pPr>
            <w:r w:rsidRPr="002A62C1">
              <w:rPr>
                <w:b/>
                <w:sz w:val="16"/>
              </w:rPr>
              <w:t>Length (Bytes)</w:t>
            </w:r>
          </w:p>
        </w:tc>
        <w:tc>
          <w:tcPr>
            <w:tcW w:w="720" w:type="dxa"/>
            <w:tcBorders>
              <w:bottom w:val="single" w:sz="12" w:space="0" w:color="000000"/>
            </w:tcBorders>
          </w:tcPr>
          <w:p w:rsidR="00DE2E05" w:rsidRPr="002A62C1" w:rsidRDefault="00DE2E05" w:rsidP="00DE2E05">
            <w:pPr>
              <w:jc w:val="center"/>
              <w:rPr>
                <w:b/>
                <w:sz w:val="16"/>
              </w:rPr>
            </w:pPr>
            <w:r w:rsidRPr="002A62C1">
              <w:rPr>
                <w:b/>
                <w:sz w:val="16"/>
              </w:rPr>
              <w:t>Data Type</w:t>
            </w:r>
          </w:p>
        </w:tc>
        <w:tc>
          <w:tcPr>
            <w:tcW w:w="2160" w:type="dxa"/>
            <w:tcBorders>
              <w:bottom w:val="single" w:sz="12" w:space="0" w:color="000000"/>
            </w:tcBorders>
          </w:tcPr>
          <w:p w:rsidR="00DE2E05" w:rsidRPr="002A62C1" w:rsidRDefault="00DE2E05" w:rsidP="00DE2E05">
            <w:pPr>
              <w:jc w:val="center"/>
              <w:rPr>
                <w:b/>
                <w:sz w:val="16"/>
              </w:rPr>
            </w:pPr>
            <w:r w:rsidRPr="002A62C1">
              <w:rPr>
                <w:b/>
                <w:sz w:val="16"/>
              </w:rPr>
              <w:t>Range</w:t>
            </w:r>
          </w:p>
        </w:tc>
        <w:tc>
          <w:tcPr>
            <w:tcW w:w="2160" w:type="dxa"/>
            <w:tcBorders>
              <w:bottom w:val="single" w:sz="12" w:space="0" w:color="000000"/>
            </w:tcBorders>
          </w:tcPr>
          <w:p w:rsidR="00DE2E05" w:rsidRPr="002A62C1" w:rsidRDefault="00DE2E05" w:rsidP="00DE2E05">
            <w:pPr>
              <w:jc w:val="center"/>
              <w:rPr>
                <w:b/>
                <w:sz w:val="16"/>
              </w:rPr>
            </w:pPr>
            <w:r w:rsidRPr="002A62C1">
              <w:rPr>
                <w:b/>
                <w:sz w:val="16"/>
              </w:rPr>
              <w:t>Conversion</w:t>
            </w:r>
          </w:p>
        </w:tc>
      </w:tr>
      <w:tr w:rsidR="00DE2E05" w:rsidRPr="002A62C1" w:rsidTr="00DE2E05">
        <w:trPr>
          <w:cantSplit/>
          <w:jc w:val="center"/>
        </w:trPr>
        <w:tc>
          <w:tcPr>
            <w:tcW w:w="720" w:type="dxa"/>
            <w:tcBorders>
              <w:top w:val="nil"/>
            </w:tcBorders>
          </w:tcPr>
          <w:p w:rsidR="00DE2E05" w:rsidRPr="002A62C1" w:rsidRDefault="00DE2E05" w:rsidP="00DE2E05">
            <w:pPr>
              <w:jc w:val="right"/>
              <w:rPr>
                <w:rFonts w:ascii="Arial" w:hAnsi="Arial"/>
                <w:sz w:val="16"/>
              </w:rPr>
            </w:pPr>
            <w:r w:rsidRPr="002A62C1">
              <w:rPr>
                <w:rFonts w:ascii="Arial" w:hAnsi="Arial"/>
                <w:sz w:val="16"/>
              </w:rPr>
              <w:t>$</w:t>
            </w:r>
            <w:r>
              <w:rPr>
                <w:rFonts w:ascii="Arial" w:hAnsi="Arial"/>
                <w:sz w:val="16"/>
              </w:rPr>
              <w:t>3A06</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Phase 2 Result Vacuum</w:t>
            </w:r>
          </w:p>
        </w:tc>
        <w:tc>
          <w:tcPr>
            <w:tcW w:w="720" w:type="dxa"/>
            <w:tcBorders>
              <w:top w:val="nil"/>
            </w:tcBorders>
          </w:tcPr>
          <w:p w:rsidR="00DE2E05" w:rsidRPr="002A62C1" w:rsidRDefault="00DE2E05" w:rsidP="00DE2E05">
            <w:pPr>
              <w:jc w:val="right"/>
              <w:rPr>
                <w:rFonts w:ascii="Arial" w:hAnsi="Arial"/>
                <w:sz w:val="16"/>
              </w:rPr>
            </w:pPr>
            <w:r w:rsidRPr="002A62C1">
              <w:rPr>
                <w:rFonts w:ascii="Arial" w:hAnsi="Arial"/>
                <w:sz w:val="16"/>
              </w:rPr>
              <w:t>2</w:t>
            </w:r>
          </w:p>
        </w:tc>
        <w:tc>
          <w:tcPr>
            <w:tcW w:w="720" w:type="dxa"/>
            <w:tcBorders>
              <w:top w:val="nil"/>
            </w:tcBorders>
          </w:tcPr>
          <w:p w:rsidR="00DE2E05" w:rsidRPr="002A62C1" w:rsidRDefault="00DE2E05" w:rsidP="00DE2E05">
            <w:pPr>
              <w:rPr>
                <w:rFonts w:ascii="Arial" w:hAnsi="Arial"/>
                <w:sz w:val="16"/>
              </w:rPr>
            </w:pPr>
            <w:r w:rsidRPr="002A62C1">
              <w:rPr>
                <w:rFonts w:ascii="Arial" w:hAnsi="Arial"/>
                <w:sz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2A62C1" w:rsidRDefault="00DE2E05" w:rsidP="00DE2E05"/>
    <w:p w:rsidR="00DE2E05" w:rsidRPr="002A62C1" w:rsidRDefault="00DE2E05" w:rsidP="00DE2E05">
      <w:r w:rsidRPr="002A62C1">
        <w:t xml:space="preserve">This PID </w:t>
      </w:r>
      <w:r>
        <w:t xml:space="preserve">indicates the </w:t>
      </w:r>
      <w:r w:rsidRPr="002A62C1">
        <w:rPr>
          <w:rFonts w:ascii="Times" w:hAnsi="Times" w:cs="Times"/>
          <w:u w:color="000000"/>
        </w:rPr>
        <w:t xml:space="preserve">vacuum level at </w:t>
      </w:r>
      <w:r>
        <w:rPr>
          <w:rFonts w:ascii="Times" w:hAnsi="Times" w:cs="Times"/>
          <w:u w:color="000000"/>
        </w:rPr>
        <w:t xml:space="preserve">the </w:t>
      </w:r>
      <w:r w:rsidRPr="002A62C1">
        <w:rPr>
          <w:rFonts w:ascii="Times" w:hAnsi="Times" w:cs="Times"/>
          <w:u w:color="000000"/>
        </w:rPr>
        <w:t>end of Phase 2.</w:t>
      </w:r>
      <w:r>
        <w:t xml:space="preserve">  (Engineering use only)</w:t>
      </w:r>
    </w:p>
    <w:p w:rsidR="00DE2E05" w:rsidRPr="002A62C1" w:rsidRDefault="00DE2E05" w:rsidP="00DE2E05"/>
    <w:p w:rsidR="00DE2E05" w:rsidRDefault="00DE2E05" w:rsidP="00DE2E05">
      <w:pPr>
        <w:pStyle w:val="Heading3"/>
      </w:pPr>
      <w:bookmarkStart w:id="1136" w:name="_Toc183415172"/>
      <w:bookmarkStart w:id="1137" w:name="_Toc276633022"/>
      <w:r>
        <w:t>EVPR – PID $3A07 – Engine Running EVAP Diagnostics</w:t>
      </w:r>
      <w:r w:rsidRPr="002A62C1">
        <w:t xml:space="preserve"> </w:t>
      </w:r>
      <w:r>
        <w:t>Fault History</w:t>
      </w:r>
      <w:bookmarkEnd w:id="1136"/>
      <w:bookmarkEnd w:id="1137"/>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$3A07</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 xml:space="preserve">Engine </w:t>
            </w:r>
            <w:r>
              <w:rPr>
                <w:rFonts w:ascii="Arial" w:hAnsi="Arial" w:cs="Arial"/>
                <w:sz w:val="16"/>
                <w:szCs w:val="16"/>
              </w:rPr>
              <w:t>Running EVAP Diagnostics</w:t>
            </w:r>
            <w:r w:rsidRPr="002A62C1">
              <w:rPr>
                <w:rFonts w:ascii="Arial" w:hAnsi="Arial" w:cs="Arial"/>
                <w:sz w:val="16"/>
                <w:szCs w:val="16"/>
              </w:rPr>
              <w:t xml:space="preserve"> Fault History</w:t>
            </w:r>
          </w:p>
        </w:tc>
        <w:tc>
          <w:tcPr>
            <w:tcW w:w="720" w:type="dxa"/>
            <w:tcBorders>
              <w:top w:val="nil"/>
            </w:tcBorders>
          </w:tcPr>
          <w:p w:rsidR="00DE2E05" w:rsidRPr="002A62C1" w:rsidRDefault="00DE2E05" w:rsidP="00DE2E05">
            <w:pPr>
              <w:jc w:val="right"/>
              <w:rPr>
                <w:rFonts w:ascii="Arial" w:hAnsi="Arial" w:cs="Arial"/>
                <w:sz w:val="16"/>
                <w:szCs w:val="16"/>
              </w:rPr>
            </w:pPr>
            <w:r w:rsidRPr="002A62C1">
              <w:rPr>
                <w:rFonts w:ascii="Arial" w:hAnsi="Arial" w:cs="Arial"/>
                <w:sz w:val="16"/>
                <w:szCs w:val="16"/>
              </w:rPr>
              <w:t>1</w:t>
            </w:r>
          </w:p>
        </w:tc>
        <w:tc>
          <w:tcPr>
            <w:tcW w:w="72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N/A</w:t>
            </w:r>
          </w:p>
        </w:tc>
        <w:tc>
          <w:tcPr>
            <w:tcW w:w="2160" w:type="dxa"/>
            <w:tcBorders>
              <w:top w:val="nil"/>
            </w:tcBorders>
          </w:tcPr>
          <w:p w:rsidR="00DE2E05" w:rsidRPr="00193990" w:rsidRDefault="00DE2E05" w:rsidP="00DE2E05">
            <w:pPr>
              <w:rPr>
                <w:rFonts w:ascii="Arial" w:hAnsi="Arial" w:cs="Arial"/>
                <w:sz w:val="16"/>
                <w:szCs w:val="16"/>
              </w:rPr>
            </w:pPr>
            <w:r w:rsidRPr="00193990">
              <w:rPr>
                <w:rFonts w:ascii="Arial" w:hAnsi="Arial" w:cs="Arial"/>
                <w:sz w:val="16"/>
                <w:szCs w:val="16"/>
              </w:rPr>
              <w:t>$00=</w:t>
            </w:r>
            <w:r w:rsidRPr="00193990">
              <w:rPr>
                <w:rFonts w:ascii="Arial" w:eastAsia="SimSun" w:hAnsi="Arial" w:cs="Arial"/>
                <w:color w:val="000000"/>
                <w:sz w:val="16"/>
                <w:szCs w:val="16"/>
                <w:lang w:eastAsia="zh-CN"/>
              </w:rPr>
              <w:t>No</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Fault;</w:t>
            </w:r>
          </w:p>
          <w:p w:rsidR="00DE2E05" w:rsidRPr="00193990" w:rsidRDefault="00DE2E05" w:rsidP="00DE2E05">
            <w:pPr>
              <w:rPr>
                <w:rFonts w:ascii="Arial" w:eastAsia="SimSun" w:hAnsi="Arial" w:cs="Arial"/>
                <w:color w:val="000000"/>
                <w:sz w:val="16"/>
                <w:szCs w:val="16"/>
                <w:lang w:eastAsia="zh-CN"/>
              </w:rPr>
            </w:pPr>
            <w:r w:rsidRPr="00193990">
              <w:rPr>
                <w:rFonts w:ascii="Arial" w:hAnsi="Arial" w:cs="Arial"/>
                <w:sz w:val="16"/>
                <w:szCs w:val="16"/>
              </w:rPr>
              <w:t>$01=</w:t>
            </w:r>
            <w:r w:rsidRPr="00193990">
              <w:rPr>
                <w:rFonts w:ascii="Arial" w:eastAsia="SimSun" w:hAnsi="Arial" w:cs="Arial"/>
                <w:color w:val="000000"/>
                <w:sz w:val="16"/>
                <w:szCs w:val="16"/>
                <w:lang w:eastAsia="zh-CN"/>
              </w:rPr>
              <w:t>Can</w:t>
            </w:r>
            <w:r>
              <w:rPr>
                <w:rFonts w:ascii="Arial" w:eastAsia="SimSun" w:hAnsi="Arial" w:cs="Arial"/>
                <w:color w:val="000000"/>
                <w:sz w:val="16"/>
                <w:szCs w:val="16"/>
                <w:lang w:eastAsia="zh-CN"/>
              </w:rPr>
              <w:t xml:space="preserve">ister </w:t>
            </w:r>
            <w:r w:rsidRPr="00193990">
              <w:rPr>
                <w:rFonts w:ascii="Arial" w:eastAsia="SimSun" w:hAnsi="Arial" w:cs="Arial"/>
                <w:color w:val="000000"/>
                <w:sz w:val="16"/>
                <w:szCs w:val="16"/>
                <w:lang w:eastAsia="zh-CN"/>
              </w:rPr>
              <w:t>Vent</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Restriction;</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$02=Purge</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V</w:t>
            </w:r>
            <w:r>
              <w:rPr>
                <w:rFonts w:ascii="Arial" w:eastAsia="SimSun" w:hAnsi="Arial" w:cs="Arial"/>
                <w:color w:val="000000"/>
                <w:sz w:val="16"/>
                <w:szCs w:val="16"/>
                <w:lang w:eastAsia="zh-CN"/>
              </w:rPr>
              <w:t>a</w:t>
            </w:r>
            <w:r w:rsidRPr="00193990">
              <w:rPr>
                <w:rFonts w:ascii="Arial" w:eastAsia="SimSun" w:hAnsi="Arial" w:cs="Arial"/>
                <w:color w:val="000000"/>
                <w:sz w:val="16"/>
                <w:szCs w:val="16"/>
                <w:lang w:eastAsia="zh-CN"/>
              </w:rPr>
              <w:t>lv</w:t>
            </w:r>
            <w:r>
              <w:rPr>
                <w:rFonts w:ascii="Arial" w:eastAsia="SimSun" w:hAnsi="Arial" w:cs="Arial"/>
                <w:color w:val="000000"/>
                <w:sz w:val="16"/>
                <w:szCs w:val="16"/>
                <w:lang w:eastAsia="zh-CN"/>
              </w:rPr>
              <w:t xml:space="preserve">e </w:t>
            </w:r>
            <w:r w:rsidRPr="00193990">
              <w:rPr>
                <w:rFonts w:ascii="Arial" w:eastAsia="SimSun" w:hAnsi="Arial" w:cs="Arial"/>
                <w:color w:val="000000"/>
                <w:sz w:val="16"/>
                <w:szCs w:val="16"/>
                <w:lang w:eastAsia="zh-CN"/>
              </w:rPr>
              <w:t>Leak;</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$03=Small</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Leak;</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$04=Weak</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Vacuum;</w:t>
            </w:r>
          </w:p>
          <w:p w:rsidR="00DE2E05" w:rsidRPr="002A62C1" w:rsidRDefault="00DE2E05" w:rsidP="00DE2E05">
            <w:pPr>
              <w:rPr>
                <w:rFonts w:ascii="Arial" w:hAnsi="Arial" w:cs="Arial"/>
                <w:sz w:val="16"/>
                <w:szCs w:val="16"/>
              </w:rPr>
            </w:pPr>
            <w:r w:rsidRPr="00193990">
              <w:rPr>
                <w:rFonts w:ascii="Arial" w:eastAsia="SimSun" w:hAnsi="Arial" w:cs="Arial"/>
                <w:color w:val="000000"/>
                <w:sz w:val="16"/>
                <w:szCs w:val="16"/>
                <w:lang w:eastAsia="zh-CN"/>
              </w:rPr>
              <w:t>$05=No</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Test</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Result</w:t>
            </w:r>
          </w:p>
        </w:tc>
      </w:tr>
    </w:tbl>
    <w:p w:rsidR="00DE2E05" w:rsidRPr="007643DD" w:rsidRDefault="00DE2E05" w:rsidP="00DE2E05"/>
    <w:p w:rsidR="00DE2E05" w:rsidRDefault="00DE2E05" w:rsidP="00DE2E05">
      <w:r w:rsidRPr="002A62C1">
        <w:t>This PID k</w:t>
      </w:r>
      <w:r w:rsidRPr="002A62C1">
        <w:rPr>
          <w:rFonts w:ascii="Times" w:hAnsi="Times" w:cs="Times"/>
          <w:u w:color="000000"/>
        </w:rPr>
        <w:t xml:space="preserve">eeps track of the test result from the previous trip where an </w:t>
      </w:r>
      <w:r>
        <w:rPr>
          <w:rFonts w:ascii="Times" w:hAnsi="Times" w:cs="Times"/>
          <w:u w:color="000000"/>
        </w:rPr>
        <w:t>Engine Running EVAP Diagnostics (</w:t>
      </w:r>
      <w:r w:rsidRPr="002A62C1">
        <w:rPr>
          <w:rFonts w:ascii="Times" w:hAnsi="Times" w:cs="Times"/>
          <w:u w:color="000000"/>
        </w:rPr>
        <w:t>EVPD</w:t>
      </w:r>
      <w:r>
        <w:rPr>
          <w:rFonts w:ascii="Times" w:hAnsi="Times" w:cs="Times"/>
          <w:u w:color="000000"/>
        </w:rPr>
        <w:t>)</w:t>
      </w:r>
      <w:r w:rsidRPr="002A62C1">
        <w:rPr>
          <w:rFonts w:ascii="Times" w:hAnsi="Times" w:cs="Times"/>
          <w:u w:color="000000"/>
        </w:rPr>
        <w:t xml:space="preserve"> test was completed.</w:t>
      </w:r>
      <w:r>
        <w:t xml:space="preserve">  (Engineering use only)</w:t>
      </w:r>
    </w:p>
    <w:p w:rsidR="00D732FA" w:rsidRDefault="00D732FA" w:rsidP="0014304E">
      <w:pPr>
        <w:keepNext w:val="0"/>
        <w:keepLines w:val="0"/>
      </w:pPr>
    </w:p>
    <w:p w:rsidR="00590331" w:rsidRDefault="00590331">
      <w:pPr>
        <w:keepNext w:val="0"/>
        <w:keepLines w:val="0"/>
      </w:pPr>
    </w:p>
    <w:p w:rsidR="00FF4F2F" w:rsidRDefault="00FF4F2F">
      <w:pPr>
        <w:pStyle w:val="Heading2"/>
      </w:pPr>
      <w:bookmarkStart w:id="1138" w:name="_Ref43794500"/>
      <w:bookmarkStart w:id="1139" w:name="_Toc276633023"/>
      <w:r>
        <w:t>Development PIDs</w:t>
      </w:r>
      <w:bookmarkEnd w:id="881"/>
      <w:bookmarkEnd w:id="1087"/>
      <w:bookmarkEnd w:id="1138"/>
      <w:bookmarkEnd w:id="1139"/>
    </w:p>
    <w:p w:rsidR="00FF4F2F" w:rsidRDefault="00FF4F2F"/>
    <w:p w:rsidR="00FF4F2F" w:rsidRDefault="00FF4F2F">
      <w:r>
        <w:t>To be determined in a future version of this document.</w:t>
      </w:r>
    </w:p>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140" w:name="_Ref251003"/>
      <w:bookmarkStart w:id="1141" w:name="_Ref251007"/>
      <w:bookmarkStart w:id="1142" w:name="_Ref251102"/>
      <w:bookmarkStart w:id="1143" w:name="_Ref251105"/>
      <w:bookmarkStart w:id="1144" w:name="_Toc276633024"/>
      <w:r>
        <w:lastRenderedPageBreak/>
        <w:t>Data Identifiers (DIDs)</w:t>
      </w:r>
      <w:bookmarkEnd w:id="1140"/>
      <w:bookmarkEnd w:id="1141"/>
      <w:bookmarkEnd w:id="1142"/>
      <w:bookmarkEnd w:id="1143"/>
      <w:bookmarkEnd w:id="1144"/>
    </w:p>
    <w:p w:rsidR="00FF4F2F" w:rsidRDefault="00FF4F2F"/>
    <w:p w:rsidR="00167323" w:rsidRDefault="00FF4F2F" w:rsidP="00167323">
      <w:r>
        <w:t xml:space="preserve">DIDs are divided into several ranges that determine their usage and the ownership of their requirements, as shown in </w:t>
      </w:r>
      <w:r w:rsidR="00195F6E">
        <w:fldChar w:fldCharType="begin"/>
      </w:r>
      <w:r>
        <w:instrText xml:space="preserve"> REF _Ref48963134 \h  \* MERGEFORMAT </w:instrText>
      </w:r>
      <w:r w:rsidR="00195F6E">
        <w:fldChar w:fldCharType="separate"/>
      </w:r>
      <w:r w:rsidR="00167323">
        <w:t>Table 34: DID Ranges</w:t>
      </w:r>
    </w:p>
    <w:p w:rsidR="00FF4F2F" w:rsidRDefault="00195F6E">
      <w:r>
        <w:fldChar w:fldCharType="end"/>
      </w:r>
      <w:r w:rsidR="00FF4F2F">
        <w:t>.  Definitions for application specific DIDs and corporate standard DIDs are provided in the following sections.  Definitions for controller specific DIDs must be provided in the associated controller specific diagnostic CTS.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1800"/>
        <w:gridCol w:w="5400"/>
      </w:tblGrid>
      <w:tr w:rsidR="00FF4F2F">
        <w:trPr>
          <w:cantSplit/>
          <w:jc w:val="center"/>
        </w:trPr>
        <w:tc>
          <w:tcPr>
            <w:tcW w:w="180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1800" w:type="dxa"/>
          </w:tcPr>
          <w:p w:rsidR="00FF4F2F" w:rsidRDefault="00FF4F2F">
            <w:r>
              <w:t>$00</w:t>
            </w:r>
          </w:p>
        </w:tc>
        <w:tc>
          <w:tcPr>
            <w:tcW w:w="5400" w:type="dxa"/>
          </w:tcPr>
          <w:p w:rsidR="00FF4F2F" w:rsidRDefault="00FF4F2F">
            <w:r>
              <w:t>Reserved</w:t>
            </w:r>
          </w:p>
        </w:tc>
      </w:tr>
      <w:tr w:rsidR="00FF4F2F">
        <w:trPr>
          <w:cantSplit/>
          <w:jc w:val="center"/>
        </w:trPr>
        <w:tc>
          <w:tcPr>
            <w:tcW w:w="1800" w:type="dxa"/>
          </w:tcPr>
          <w:p w:rsidR="00FF4F2F" w:rsidRDefault="00FF4F2F">
            <w:r>
              <w:t>$01 to $0F</w:t>
            </w:r>
          </w:p>
        </w:tc>
        <w:tc>
          <w:tcPr>
            <w:tcW w:w="5400" w:type="dxa"/>
          </w:tcPr>
          <w:p w:rsidR="00FF4F2F" w:rsidRDefault="00FF4F2F">
            <w:r>
              <w:t>Controller Specific DIDs</w:t>
            </w:r>
          </w:p>
        </w:tc>
      </w:tr>
      <w:tr w:rsidR="00FF4F2F">
        <w:trPr>
          <w:cantSplit/>
          <w:jc w:val="center"/>
        </w:trPr>
        <w:tc>
          <w:tcPr>
            <w:tcW w:w="1800" w:type="dxa"/>
          </w:tcPr>
          <w:p w:rsidR="00FF4F2F" w:rsidRDefault="00FF4F2F">
            <w:r>
              <w:t>$10 to $7F</w:t>
            </w:r>
          </w:p>
        </w:tc>
        <w:tc>
          <w:tcPr>
            <w:tcW w:w="5400" w:type="dxa"/>
          </w:tcPr>
          <w:p w:rsidR="00FF4F2F" w:rsidRDefault="00FF4F2F">
            <w:r>
              <w:t xml:space="preserve">Application Specific DIDs (see Section </w:t>
            </w:r>
            <w:fldSimple w:instr=" REF _Ref19947250 \r \h  \* MERGEFORMAT ">
              <w:r w:rsidR="00167323">
                <w:t>4.1</w:t>
              </w:r>
            </w:fldSimple>
            <w:r>
              <w:t>)</w:t>
            </w:r>
          </w:p>
        </w:tc>
      </w:tr>
      <w:tr w:rsidR="00FF4F2F">
        <w:trPr>
          <w:cantSplit/>
          <w:jc w:val="center"/>
        </w:trPr>
        <w:tc>
          <w:tcPr>
            <w:tcW w:w="1800" w:type="dxa"/>
          </w:tcPr>
          <w:p w:rsidR="00FF4F2F" w:rsidRDefault="00FF4F2F">
            <w:r>
              <w:t>$80 to $FF</w:t>
            </w:r>
          </w:p>
        </w:tc>
        <w:tc>
          <w:tcPr>
            <w:tcW w:w="5400" w:type="dxa"/>
          </w:tcPr>
          <w:p w:rsidR="00FF4F2F" w:rsidRDefault="00FF4F2F">
            <w:r>
              <w:t xml:space="preserve">Corporate Standard DIDs (see Section </w:t>
            </w:r>
            <w:bookmarkStart w:id="1145" w:name="_Hlt19947252"/>
            <w:r w:rsidR="00195F6E">
              <w:fldChar w:fldCharType="begin"/>
            </w:r>
            <w:r>
              <w:instrText xml:space="preserve"> REF _Ref19947251 \r \h  \* MERGEFORMAT </w:instrText>
            </w:r>
            <w:r w:rsidR="00195F6E">
              <w:fldChar w:fldCharType="separate"/>
            </w:r>
            <w:r w:rsidR="00167323">
              <w:t>4.2</w:t>
            </w:r>
            <w:r w:rsidR="00195F6E">
              <w:fldChar w:fldCharType="end"/>
            </w:r>
            <w:bookmarkEnd w:id="1145"/>
            <w:r>
              <w:t>)</w:t>
            </w:r>
          </w:p>
        </w:tc>
      </w:tr>
    </w:tbl>
    <w:p w:rsidR="00FF4F2F" w:rsidRDefault="00FF4F2F">
      <w:pPr>
        <w:pStyle w:val="Caption"/>
      </w:pPr>
      <w:bookmarkStart w:id="1146" w:name="_Toc223513478"/>
      <w:bookmarkStart w:id="1147" w:name="_Ref19946338"/>
      <w:bookmarkStart w:id="1148" w:name="_Ref48963134"/>
      <w:r>
        <w:t xml:space="preserve">Table </w:t>
      </w:r>
      <w:fldSimple w:instr=" SEQ Table \* ARABIC ">
        <w:r w:rsidR="00167323">
          <w:rPr>
            <w:noProof/>
          </w:rPr>
          <w:t>34</w:t>
        </w:r>
      </w:fldSimple>
      <w:r>
        <w:t>: DID Ranges</w:t>
      </w:r>
      <w:bookmarkEnd w:id="1146"/>
    </w:p>
    <w:bookmarkEnd w:id="1147"/>
    <w:bookmarkEnd w:id="1148"/>
    <w:p w:rsidR="00FF4F2F" w:rsidRDefault="00FF4F2F">
      <w:pPr>
        <w:keepNext w:val="0"/>
        <w:keepLines w:val="0"/>
      </w:pPr>
    </w:p>
    <w:p w:rsidR="00FF4F2F" w:rsidRDefault="00FF4F2F">
      <w:pPr>
        <w:pStyle w:val="Heading2"/>
      </w:pPr>
      <w:bookmarkStart w:id="1149" w:name="_Ref19947250"/>
      <w:bookmarkStart w:id="1150" w:name="_Toc276633025"/>
      <w:r>
        <w:lastRenderedPageBreak/>
        <w:t>Application Specific DIDs</w:t>
      </w:r>
      <w:bookmarkEnd w:id="1149"/>
      <w:bookmarkEnd w:id="1150"/>
    </w:p>
    <w:p w:rsidR="00FF4F2F" w:rsidRDefault="00FF4F2F"/>
    <w:p w:rsidR="00DE2E05" w:rsidRPr="00D15979" w:rsidRDefault="00DE2E05" w:rsidP="00DE2E05">
      <w:pPr>
        <w:pStyle w:val="Heading3"/>
      </w:pPr>
      <w:bookmarkStart w:id="1151" w:name="_Toc131560293"/>
      <w:bookmarkStart w:id="1152" w:name="_Toc183415176"/>
      <w:bookmarkStart w:id="1153" w:name="_Toc276633026"/>
      <w:r w:rsidRPr="00D15979">
        <w:t>VINR – DID $28 – Odometer Vehicle Identification Number</w:t>
      </w:r>
      <w:bookmarkEnd w:id="1151"/>
      <w:bookmarkEnd w:id="1152"/>
      <w:bookmarkEnd w:id="1153"/>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DE2E05" w:rsidTr="00DE2E05">
        <w:trPr>
          <w:cantSplit/>
          <w:jc w:val="center"/>
        </w:trPr>
        <w:tc>
          <w:tcPr>
            <w:tcW w:w="576" w:type="dxa"/>
            <w:tcBorders>
              <w:bottom w:val="single" w:sz="12" w:space="0" w:color="000000"/>
            </w:tcBorders>
          </w:tcPr>
          <w:p w:rsidR="00DE2E05" w:rsidRDefault="00DE2E05" w:rsidP="00DE2E05">
            <w:pPr>
              <w:jc w:val="center"/>
              <w:rPr>
                <w:b/>
                <w:sz w:val="16"/>
              </w:rPr>
            </w:pPr>
            <w:r>
              <w:rPr>
                <w:b/>
                <w:sz w:val="16"/>
              </w:rPr>
              <w:t>DID</w:t>
            </w:r>
          </w:p>
        </w:tc>
        <w:tc>
          <w:tcPr>
            <w:tcW w:w="2592"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c>
          <w:tcPr>
            <w:tcW w:w="720" w:type="dxa"/>
            <w:tcBorders>
              <w:bottom w:val="single" w:sz="12" w:space="0" w:color="000000"/>
            </w:tcBorders>
          </w:tcPr>
          <w:p w:rsidR="00DE2E05" w:rsidRDefault="00DE2E05" w:rsidP="00DE2E05">
            <w:pPr>
              <w:jc w:val="center"/>
              <w:rPr>
                <w:b/>
                <w:sz w:val="16"/>
              </w:rPr>
            </w:pPr>
            <w:r>
              <w:rPr>
                <w:b/>
                <w:sz w:val="16"/>
              </w:rPr>
              <w:t>Access</w:t>
            </w:r>
          </w:p>
        </w:tc>
      </w:tr>
      <w:tr w:rsidR="00DE2E05" w:rsidTr="00DE2E05">
        <w:trPr>
          <w:cantSplit/>
          <w:jc w:val="center"/>
        </w:trPr>
        <w:tc>
          <w:tcPr>
            <w:tcW w:w="576" w:type="dxa"/>
            <w:tcBorders>
              <w:top w:val="nil"/>
            </w:tcBorders>
          </w:tcPr>
          <w:p w:rsidR="00DE2E05" w:rsidRDefault="00DE2E05" w:rsidP="00DE2E05">
            <w:pPr>
              <w:jc w:val="right"/>
              <w:rPr>
                <w:rFonts w:ascii="Arial" w:hAnsi="Arial"/>
                <w:sz w:val="16"/>
              </w:rPr>
            </w:pPr>
            <w:r>
              <w:rPr>
                <w:rFonts w:ascii="Arial" w:hAnsi="Arial"/>
                <w:sz w:val="16"/>
              </w:rPr>
              <w:t>$28</w:t>
            </w:r>
          </w:p>
        </w:tc>
        <w:tc>
          <w:tcPr>
            <w:tcW w:w="2592" w:type="dxa"/>
            <w:tcBorders>
              <w:top w:val="nil"/>
            </w:tcBorders>
          </w:tcPr>
          <w:p w:rsidR="00DE2E05" w:rsidRPr="00CB48B5" w:rsidRDefault="00DE2E05" w:rsidP="00DE2E05">
            <w:pPr>
              <w:rPr>
                <w:rFonts w:ascii="Arial" w:hAnsi="Arial" w:cs="Arial"/>
                <w:sz w:val="16"/>
                <w:szCs w:val="16"/>
              </w:rPr>
            </w:pPr>
            <w:r>
              <w:rPr>
                <w:rFonts w:ascii="Arial" w:hAnsi="Arial" w:cs="Arial"/>
                <w:sz w:val="16"/>
                <w:szCs w:val="16"/>
              </w:rPr>
              <w:t>Odometer Vehicle Identification Number</w:t>
            </w:r>
          </w:p>
        </w:tc>
        <w:tc>
          <w:tcPr>
            <w:tcW w:w="720" w:type="dxa"/>
            <w:tcBorders>
              <w:top w:val="nil"/>
            </w:tcBorders>
          </w:tcPr>
          <w:p w:rsidR="00DE2E05" w:rsidRDefault="00DE2E05" w:rsidP="00DE2E05">
            <w:pPr>
              <w:jc w:val="right"/>
              <w:rPr>
                <w:rFonts w:ascii="Arial" w:hAnsi="Arial"/>
                <w:sz w:val="16"/>
              </w:rPr>
            </w:pPr>
            <w:r>
              <w:rPr>
                <w:rFonts w:ascii="Arial" w:hAnsi="Arial"/>
                <w:sz w:val="16"/>
              </w:rPr>
              <w:t>17</w:t>
            </w:r>
          </w:p>
        </w:tc>
        <w:tc>
          <w:tcPr>
            <w:tcW w:w="720" w:type="dxa"/>
            <w:tcBorders>
              <w:top w:val="nil"/>
            </w:tcBorders>
          </w:tcPr>
          <w:p w:rsidR="00DE2E05" w:rsidRDefault="00DE2E05" w:rsidP="00DE2E05">
            <w:pPr>
              <w:rPr>
                <w:rFonts w:ascii="Arial" w:hAnsi="Arial"/>
                <w:sz w:val="16"/>
              </w:rPr>
            </w:pPr>
            <w:r>
              <w:rPr>
                <w:rFonts w:ascii="Arial" w:hAnsi="Arial"/>
                <w:sz w:val="16"/>
              </w:rPr>
              <w:t>PKT</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720" w:type="dxa"/>
            <w:tcBorders>
              <w:top w:val="nil"/>
            </w:tcBorders>
          </w:tcPr>
          <w:p w:rsidR="00DE2E05" w:rsidRDefault="00DE2E05" w:rsidP="00DE2E05">
            <w:pPr>
              <w:jc w:val="center"/>
              <w:rPr>
                <w:rFonts w:ascii="Arial" w:hAnsi="Arial"/>
                <w:sz w:val="16"/>
              </w:rPr>
            </w:pPr>
            <w:r>
              <w:rPr>
                <w:rFonts w:ascii="Arial" w:hAnsi="Arial"/>
                <w:sz w:val="16"/>
              </w:rPr>
              <w:t>R</w:t>
            </w:r>
          </w:p>
        </w:tc>
      </w:tr>
    </w:tbl>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DE2E05" w:rsidTr="00DE2E05">
        <w:trPr>
          <w:cantSplit/>
          <w:jc w:val="center"/>
        </w:trPr>
        <w:tc>
          <w:tcPr>
            <w:tcW w:w="2448"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Start Byte</w:t>
            </w:r>
          </w:p>
        </w:tc>
        <w:tc>
          <w:tcPr>
            <w:tcW w:w="720" w:type="dxa"/>
            <w:tcBorders>
              <w:bottom w:val="single" w:sz="12" w:space="0" w:color="000000"/>
            </w:tcBorders>
          </w:tcPr>
          <w:p w:rsidR="00DE2E05" w:rsidRDefault="00DE2E05" w:rsidP="00DE2E05">
            <w:pPr>
              <w:jc w:val="center"/>
              <w:rPr>
                <w:b/>
                <w:sz w:val="16"/>
              </w:rPr>
            </w:pPr>
            <w:r>
              <w:rPr>
                <w:b/>
                <w:sz w:val="16"/>
              </w:rPr>
              <w:t>Start Bit</w:t>
            </w:r>
          </w:p>
        </w:tc>
        <w:tc>
          <w:tcPr>
            <w:tcW w:w="720" w:type="dxa"/>
            <w:tcBorders>
              <w:bottom w:val="single" w:sz="12" w:space="0" w:color="000000"/>
            </w:tcBorders>
          </w:tcPr>
          <w:p w:rsidR="00DE2E05" w:rsidRDefault="00DE2E05" w:rsidP="00DE2E05">
            <w:pPr>
              <w:jc w:val="center"/>
              <w:rPr>
                <w:b/>
                <w:sz w:val="16"/>
              </w:rPr>
            </w:pPr>
            <w:r>
              <w:rPr>
                <w:b/>
                <w:sz w:val="16"/>
              </w:rPr>
              <w:t>Length (Bits)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2</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3</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4</w:t>
            </w:r>
          </w:p>
        </w:tc>
        <w:tc>
          <w:tcPr>
            <w:tcW w:w="720" w:type="dxa"/>
            <w:tcBorders>
              <w:top w:val="nil"/>
            </w:tcBorders>
          </w:tcPr>
          <w:p w:rsidR="00DE2E05" w:rsidRDefault="00DE2E05" w:rsidP="00DE2E05">
            <w:pPr>
              <w:jc w:val="right"/>
              <w:rPr>
                <w:rFonts w:ascii="Arial" w:hAnsi="Arial"/>
                <w:sz w:val="16"/>
              </w:rPr>
            </w:pPr>
            <w:r>
              <w:rPr>
                <w:rFonts w:ascii="Arial" w:hAnsi="Arial"/>
                <w:sz w:val="16"/>
              </w:rPr>
              <w:t>3</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5</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6</w:t>
            </w:r>
          </w:p>
        </w:tc>
        <w:tc>
          <w:tcPr>
            <w:tcW w:w="720" w:type="dxa"/>
            <w:tcBorders>
              <w:top w:val="nil"/>
            </w:tcBorders>
          </w:tcPr>
          <w:p w:rsidR="00DE2E05" w:rsidRDefault="00DE2E05" w:rsidP="00DE2E05">
            <w:pPr>
              <w:jc w:val="right"/>
              <w:rPr>
                <w:rFonts w:ascii="Arial" w:hAnsi="Arial"/>
                <w:sz w:val="16"/>
              </w:rPr>
            </w:pPr>
            <w:r>
              <w:rPr>
                <w:rFonts w:ascii="Arial" w:hAnsi="Arial"/>
                <w:sz w:val="16"/>
              </w:rPr>
              <w:t>5</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7</w:t>
            </w:r>
          </w:p>
        </w:tc>
        <w:tc>
          <w:tcPr>
            <w:tcW w:w="720" w:type="dxa"/>
            <w:tcBorders>
              <w:top w:val="nil"/>
            </w:tcBorders>
          </w:tcPr>
          <w:p w:rsidR="00DE2E05" w:rsidRDefault="00DE2E05" w:rsidP="00DE2E05">
            <w:pPr>
              <w:jc w:val="right"/>
              <w:rPr>
                <w:rFonts w:ascii="Arial" w:hAnsi="Arial"/>
                <w:sz w:val="16"/>
              </w:rPr>
            </w:pPr>
            <w:r>
              <w:rPr>
                <w:rFonts w:ascii="Arial" w:hAnsi="Arial"/>
                <w:sz w:val="16"/>
              </w:rPr>
              <w:t>6</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8</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9</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10</w:t>
            </w:r>
          </w:p>
        </w:tc>
        <w:tc>
          <w:tcPr>
            <w:tcW w:w="720" w:type="dxa"/>
            <w:tcBorders>
              <w:top w:val="nil"/>
            </w:tcBorders>
          </w:tcPr>
          <w:p w:rsidR="00DE2E05" w:rsidRDefault="00DE2E05" w:rsidP="00DE2E05">
            <w:pPr>
              <w:jc w:val="right"/>
              <w:rPr>
                <w:rFonts w:ascii="Arial" w:hAnsi="Arial"/>
                <w:sz w:val="16"/>
              </w:rPr>
            </w:pPr>
            <w:r>
              <w:rPr>
                <w:rFonts w:ascii="Arial" w:hAnsi="Arial"/>
                <w:sz w:val="16"/>
              </w:rPr>
              <w:t>9</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11</w:t>
            </w:r>
          </w:p>
        </w:tc>
        <w:tc>
          <w:tcPr>
            <w:tcW w:w="720" w:type="dxa"/>
            <w:tcBorders>
              <w:top w:val="nil"/>
            </w:tcBorders>
          </w:tcPr>
          <w:p w:rsidR="00DE2E05" w:rsidRDefault="00DE2E05" w:rsidP="00DE2E05">
            <w:pPr>
              <w:jc w:val="right"/>
              <w:rPr>
                <w:rFonts w:ascii="Arial" w:hAnsi="Arial"/>
                <w:sz w:val="16"/>
              </w:rPr>
            </w:pPr>
            <w:r>
              <w:rPr>
                <w:rFonts w:ascii="Arial" w:hAnsi="Arial"/>
                <w:sz w:val="16"/>
              </w:rPr>
              <w:t>10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12</w:t>
            </w:r>
          </w:p>
        </w:tc>
        <w:tc>
          <w:tcPr>
            <w:tcW w:w="720" w:type="dxa"/>
            <w:tcBorders>
              <w:top w:val="nil"/>
            </w:tcBorders>
          </w:tcPr>
          <w:p w:rsidR="00DE2E05" w:rsidRDefault="00DE2E05" w:rsidP="00DE2E05">
            <w:pPr>
              <w:jc w:val="right"/>
              <w:rPr>
                <w:rFonts w:ascii="Arial" w:hAnsi="Arial"/>
                <w:sz w:val="16"/>
              </w:rPr>
            </w:pPr>
            <w:r>
              <w:rPr>
                <w:rFonts w:ascii="Arial" w:hAnsi="Arial"/>
                <w:sz w:val="16"/>
              </w:rPr>
              <w:t>11</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13</w:t>
            </w:r>
          </w:p>
        </w:tc>
        <w:tc>
          <w:tcPr>
            <w:tcW w:w="720" w:type="dxa"/>
            <w:tcBorders>
              <w:top w:val="nil"/>
            </w:tcBorders>
          </w:tcPr>
          <w:p w:rsidR="00DE2E05" w:rsidRDefault="00DE2E05" w:rsidP="00DE2E05">
            <w:pPr>
              <w:jc w:val="right"/>
              <w:rPr>
                <w:rFonts w:ascii="Arial" w:hAnsi="Arial"/>
                <w:sz w:val="16"/>
              </w:rPr>
            </w:pPr>
            <w:r>
              <w:rPr>
                <w:rFonts w:ascii="Arial" w:hAnsi="Arial"/>
                <w:sz w:val="16"/>
              </w:rPr>
              <w:t>12</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14</w:t>
            </w:r>
          </w:p>
        </w:tc>
        <w:tc>
          <w:tcPr>
            <w:tcW w:w="720" w:type="dxa"/>
            <w:tcBorders>
              <w:top w:val="nil"/>
            </w:tcBorders>
          </w:tcPr>
          <w:p w:rsidR="00DE2E05" w:rsidRDefault="00DE2E05" w:rsidP="00DE2E05">
            <w:pPr>
              <w:jc w:val="right"/>
              <w:rPr>
                <w:rFonts w:ascii="Arial" w:hAnsi="Arial"/>
                <w:sz w:val="16"/>
              </w:rPr>
            </w:pPr>
            <w:r>
              <w:rPr>
                <w:rFonts w:ascii="Arial" w:hAnsi="Arial"/>
                <w:sz w:val="16"/>
              </w:rPr>
              <w:t>13</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15</w:t>
            </w:r>
          </w:p>
        </w:tc>
        <w:tc>
          <w:tcPr>
            <w:tcW w:w="720" w:type="dxa"/>
            <w:tcBorders>
              <w:top w:val="nil"/>
            </w:tcBorders>
          </w:tcPr>
          <w:p w:rsidR="00DE2E05" w:rsidRDefault="00DE2E05" w:rsidP="00DE2E05">
            <w:pPr>
              <w:jc w:val="right"/>
              <w:rPr>
                <w:rFonts w:ascii="Arial" w:hAnsi="Arial"/>
                <w:sz w:val="16"/>
              </w:rPr>
            </w:pPr>
            <w:r>
              <w:rPr>
                <w:rFonts w:ascii="Arial" w:hAnsi="Arial"/>
                <w:sz w:val="16"/>
              </w:rPr>
              <w:t>14</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16</w:t>
            </w:r>
          </w:p>
        </w:tc>
        <w:tc>
          <w:tcPr>
            <w:tcW w:w="720" w:type="dxa"/>
            <w:tcBorders>
              <w:top w:val="nil"/>
            </w:tcBorders>
          </w:tcPr>
          <w:p w:rsidR="00DE2E05" w:rsidRDefault="00DE2E05" w:rsidP="00DE2E05">
            <w:pPr>
              <w:jc w:val="right"/>
              <w:rPr>
                <w:rFonts w:ascii="Arial" w:hAnsi="Arial"/>
                <w:sz w:val="16"/>
              </w:rPr>
            </w:pPr>
            <w:r>
              <w:rPr>
                <w:rFonts w:ascii="Arial" w:hAnsi="Arial"/>
                <w:sz w:val="16"/>
              </w:rPr>
              <w:t>15</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17</w:t>
            </w:r>
          </w:p>
        </w:tc>
        <w:tc>
          <w:tcPr>
            <w:tcW w:w="720" w:type="dxa"/>
            <w:tcBorders>
              <w:top w:val="nil"/>
            </w:tcBorders>
          </w:tcPr>
          <w:p w:rsidR="00DE2E05" w:rsidRDefault="00DE2E05" w:rsidP="00DE2E05">
            <w:pPr>
              <w:jc w:val="right"/>
              <w:rPr>
                <w:rFonts w:ascii="Arial" w:hAnsi="Arial"/>
                <w:sz w:val="16"/>
              </w:rPr>
            </w:pPr>
            <w:r>
              <w:rPr>
                <w:rFonts w:ascii="Arial" w:hAnsi="Arial"/>
                <w:sz w:val="16"/>
              </w:rPr>
              <w:t>16</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bl>
    <w:p w:rsidR="00DE2E05" w:rsidRDefault="00DE2E05" w:rsidP="00DE2E05"/>
    <w:p w:rsidR="00DE2E05" w:rsidRDefault="00DE2E05" w:rsidP="00DE2E05">
      <w:r>
        <w:t>This DID contains the Odometer Vehicle Identification Number (VIN).  The data content shall be specified by the vehicle manufacturer.  If the Odometer VIN has not yet been programmed into the ECU's permanent memory, those locations shall be either “$00” or “$FF”.</w:t>
      </w:r>
    </w:p>
    <w:p w:rsidR="00DE2E05" w:rsidRDefault="00DE2E05" w:rsidP="00DE2E05"/>
    <w:p w:rsidR="00DE2E05" w:rsidRDefault="00DE2E05" w:rsidP="00DE2E05">
      <w:r>
        <w:t>The Odometer VIN is to be used as part of the odometer strategy as a “write once” DID to store the Vehicle Identification Number (VIN) in the ECM.  The odometer strategy is detailed in the “Global A Electrical Architecture Vehicle Odometer Sense &amp; Display” functional requirements specification.</w:t>
      </w:r>
    </w:p>
    <w:p w:rsidR="00DE2E05" w:rsidRDefault="00DE2E05" w:rsidP="00DE2E05"/>
    <w:p w:rsidR="00DE2E05" w:rsidRDefault="00DE2E05" w:rsidP="00DE2E05">
      <w:r>
        <w:t>When the Manufacturing Enable Counter (MEC) is non-zero, the controller will populate the value in DID $28 so that it will mirror the value stored in DID $90 “Vehicle Identification Number”.  Any read of DID $28 while the MEC is non-zero will show its current contents.</w:t>
      </w:r>
    </w:p>
    <w:p w:rsidR="00DE2E05" w:rsidRDefault="00DE2E05" w:rsidP="00DE2E05"/>
    <w:p w:rsidR="00DE2E05" w:rsidRDefault="00DE2E05" w:rsidP="00DE2E05">
      <w:r>
        <w:t xml:space="preserve">When the MEC is equal to zero and DID $28 has been programmed with a valid VIN (defined as no characters equal to “$00” or “$FF”), the value of DID $28 shall be locked and the “ECU Odometer VIN Programmed” bit in PID $2049 “ECU Odometer Status” shall be set to true.  </w:t>
      </w:r>
    </w:p>
    <w:p w:rsidR="00DE2E05" w:rsidRDefault="00DE2E05" w:rsidP="00DE2E05"/>
    <w:p w:rsidR="00DE2E05" w:rsidRDefault="00DE2E05" w:rsidP="00DE2E05">
      <w:r>
        <w:t>When the MEC is equal to zero and DID $28 has not been programmed (as in the case of a service controller) an update will be allowed.  During an ignition cycle when DID $28 has not been programmed, the controller will populate the value in DID $28 so that it will mirror the value stored in DID $90 throughout the current ignition cycle.  Any read of DID $28 during the same ignition cycle as the DID $28 update will report back a value of “$FF” in all bytes.  (This behavior is intended to prevent someone from entering a VIN for the purpose of an odometer update and then returning the VIN to an invalid number so as not to lock the DID.)  Once a valid VIN is stored in DID $28 and the ignition key is cycled off, the value of DID $28 shall be locked and the “ECU Odometer VIN Programmed” bit in PID $2049 “ECU Odometer Status” shall be set to true.  Any read of DID $28 on any subsequent ignition cycles will show the actual contents of the DID.</w:t>
      </w:r>
    </w:p>
    <w:p w:rsidR="00DE2E05" w:rsidRDefault="00DE2E05" w:rsidP="00DE2E05">
      <w:pPr>
        <w:keepNext w:val="0"/>
        <w:keepLines w:val="0"/>
      </w:pPr>
    </w:p>
    <w:p w:rsidR="00DE2E05" w:rsidRDefault="00DE2E05" w:rsidP="00DE2E05">
      <w:pPr>
        <w:keepNext w:val="0"/>
        <w:keepLines w:val="0"/>
      </w:pPr>
      <w:r>
        <w:t>Example:</w:t>
      </w:r>
    </w:p>
    <w:p w:rsidR="00DE2E05" w:rsidRDefault="00DE2E05" w:rsidP="00DE2E05">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2"/>
        <w:gridCol w:w="382"/>
        <w:gridCol w:w="431"/>
      </w:tblGrid>
      <w:tr w:rsidR="00DE2E05" w:rsidTr="00DE2E05">
        <w:trPr>
          <w:cantSplit/>
        </w:trPr>
        <w:tc>
          <w:tcPr>
            <w:tcW w:w="153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lastRenderedPageBreak/>
              <w:t>Position</w:t>
            </w:r>
          </w:p>
        </w:tc>
        <w:tc>
          <w:tcPr>
            <w:tcW w:w="445"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14</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17</w:t>
            </w:r>
          </w:p>
        </w:tc>
      </w:tr>
      <w:tr w:rsidR="00DE2E05" w:rsidTr="00DE2E05">
        <w:trPr>
          <w:cantSplit/>
        </w:trPr>
        <w:tc>
          <w:tcPr>
            <w:tcW w:w="1531" w:type="dxa"/>
            <w:tcBorders>
              <w:top w:val="nil"/>
            </w:tcBorders>
          </w:tcPr>
          <w:p w:rsidR="00DE2E05" w:rsidRDefault="00DE2E05" w:rsidP="00DE2E05">
            <w:pPr>
              <w:pStyle w:val="TableDataByteArial9Centered"/>
              <w:spacing w:before="20" w:after="20"/>
              <w:rPr>
                <w:lang w:val="en-US"/>
              </w:rPr>
            </w:pPr>
            <w:r>
              <w:rPr>
                <w:lang w:val="en-US"/>
              </w:rPr>
              <w:t>VIN</w:t>
            </w:r>
          </w:p>
        </w:tc>
        <w:tc>
          <w:tcPr>
            <w:tcW w:w="445" w:type="dxa"/>
            <w:tcBorders>
              <w:top w:val="nil"/>
            </w:tcBorders>
          </w:tcPr>
          <w:p w:rsidR="00DE2E05" w:rsidRDefault="00DE2E05" w:rsidP="00DE2E05">
            <w:pPr>
              <w:pStyle w:val="TableDataByteArial9Centered"/>
              <w:spacing w:before="20" w:after="20"/>
              <w:rPr>
                <w:lang w:val="en-US"/>
              </w:rPr>
            </w:pPr>
            <w:r>
              <w:rPr>
                <w:lang w:val="en-US"/>
              </w:rPr>
              <w:t>W</w:t>
            </w:r>
          </w:p>
        </w:tc>
        <w:tc>
          <w:tcPr>
            <w:tcW w:w="468" w:type="dxa"/>
            <w:tcBorders>
              <w:top w:val="nil"/>
            </w:tcBorders>
          </w:tcPr>
          <w:p w:rsidR="00DE2E05" w:rsidRDefault="00DE2E05" w:rsidP="00DE2E05">
            <w:pPr>
              <w:pStyle w:val="TableDataByteArial9Centered"/>
              <w:spacing w:before="20" w:after="20"/>
              <w:rPr>
                <w:lang w:val="en-US"/>
              </w:rPr>
            </w:pPr>
            <w:r>
              <w:rPr>
                <w:lang w:val="en-US"/>
              </w:rPr>
              <w:t>0</w:t>
            </w:r>
          </w:p>
        </w:tc>
        <w:tc>
          <w:tcPr>
            <w:tcW w:w="453" w:type="dxa"/>
            <w:tcBorders>
              <w:top w:val="nil"/>
            </w:tcBorders>
          </w:tcPr>
          <w:p w:rsidR="00DE2E05" w:rsidRDefault="00DE2E05" w:rsidP="00DE2E05">
            <w:pPr>
              <w:pStyle w:val="TableDataByteArial9Centered"/>
              <w:spacing w:before="20" w:after="20"/>
              <w:rPr>
                <w:lang w:val="en-US"/>
              </w:rPr>
            </w:pPr>
            <w:r>
              <w:rPr>
                <w:lang w:val="en-US"/>
              </w:rPr>
              <w:t>L</w:t>
            </w:r>
          </w:p>
        </w:tc>
        <w:tc>
          <w:tcPr>
            <w:tcW w:w="423" w:type="dxa"/>
            <w:tcBorders>
              <w:top w:val="nil"/>
            </w:tcBorders>
          </w:tcPr>
          <w:p w:rsidR="00DE2E05" w:rsidRDefault="00DE2E05" w:rsidP="00DE2E05">
            <w:pPr>
              <w:pStyle w:val="TableDataByteArial9Centered"/>
              <w:spacing w:before="20" w:after="20"/>
              <w:rPr>
                <w:lang w:val="en-US"/>
              </w:rPr>
            </w:pPr>
            <w:r>
              <w:rPr>
                <w:lang w:val="en-US"/>
              </w:rPr>
              <w:t>0</w:t>
            </w:r>
          </w:p>
        </w:tc>
        <w:tc>
          <w:tcPr>
            <w:tcW w:w="457" w:type="dxa"/>
            <w:tcBorders>
              <w:top w:val="nil"/>
            </w:tcBorders>
          </w:tcPr>
          <w:p w:rsidR="00DE2E05" w:rsidRDefault="00DE2E05" w:rsidP="00DE2E05">
            <w:pPr>
              <w:pStyle w:val="TableDataByteArial9Centered"/>
              <w:spacing w:before="20" w:after="20"/>
              <w:rPr>
                <w:lang w:val="en-US"/>
              </w:rPr>
            </w:pPr>
            <w:r>
              <w:rPr>
                <w:lang w:val="en-US"/>
              </w:rPr>
              <w:t>0</w:t>
            </w:r>
          </w:p>
        </w:tc>
        <w:tc>
          <w:tcPr>
            <w:tcW w:w="449" w:type="dxa"/>
            <w:tcBorders>
              <w:top w:val="nil"/>
            </w:tcBorders>
          </w:tcPr>
          <w:p w:rsidR="00DE2E05" w:rsidRDefault="00DE2E05" w:rsidP="00DE2E05">
            <w:pPr>
              <w:pStyle w:val="TableDataByteArial9Centered"/>
              <w:spacing w:before="20" w:after="20"/>
              <w:rPr>
                <w:lang w:val="en-US"/>
              </w:rPr>
            </w:pPr>
            <w:r>
              <w:rPr>
                <w:lang w:val="en-US"/>
              </w:rPr>
              <w:t>0</w:t>
            </w:r>
          </w:p>
        </w:tc>
        <w:tc>
          <w:tcPr>
            <w:tcW w:w="448" w:type="dxa"/>
            <w:tcBorders>
              <w:top w:val="nil"/>
            </w:tcBorders>
          </w:tcPr>
          <w:p w:rsidR="00DE2E05" w:rsidRDefault="00DE2E05" w:rsidP="00DE2E05">
            <w:pPr>
              <w:pStyle w:val="TableDataByteArial9Centered"/>
              <w:spacing w:before="20" w:after="20"/>
              <w:rPr>
                <w:lang w:val="en-US"/>
              </w:rPr>
            </w:pPr>
            <w:r>
              <w:rPr>
                <w:lang w:val="en-US"/>
              </w:rPr>
              <w:t>0</w:t>
            </w:r>
          </w:p>
        </w:tc>
        <w:tc>
          <w:tcPr>
            <w:tcW w:w="451" w:type="dxa"/>
            <w:tcBorders>
              <w:top w:val="nil"/>
            </w:tcBorders>
          </w:tcPr>
          <w:p w:rsidR="00DE2E05" w:rsidRDefault="00DE2E05" w:rsidP="00DE2E05">
            <w:pPr>
              <w:pStyle w:val="TableDataByteArial9Centered"/>
              <w:spacing w:before="20" w:after="20"/>
              <w:rPr>
                <w:lang w:val="en-US"/>
              </w:rPr>
            </w:pPr>
            <w:r>
              <w:rPr>
                <w:lang w:val="en-US"/>
              </w:rPr>
              <w:t>3</w:t>
            </w:r>
          </w:p>
        </w:tc>
        <w:tc>
          <w:tcPr>
            <w:tcW w:w="450" w:type="dxa"/>
            <w:tcBorders>
              <w:top w:val="nil"/>
            </w:tcBorders>
          </w:tcPr>
          <w:p w:rsidR="00DE2E05" w:rsidRDefault="00DE2E05" w:rsidP="00DE2E05">
            <w:pPr>
              <w:pStyle w:val="TableDataByteArial9Centered"/>
              <w:spacing w:before="20" w:after="20"/>
              <w:rPr>
                <w:lang w:val="en-US"/>
              </w:rPr>
            </w:pPr>
            <w:r>
              <w:rPr>
                <w:lang w:val="en-US"/>
              </w:rPr>
              <w:t>6</w:t>
            </w:r>
          </w:p>
        </w:tc>
        <w:tc>
          <w:tcPr>
            <w:tcW w:w="450" w:type="dxa"/>
            <w:tcBorders>
              <w:top w:val="nil"/>
            </w:tcBorders>
          </w:tcPr>
          <w:p w:rsidR="00DE2E05" w:rsidRDefault="00DE2E05" w:rsidP="00DE2E05">
            <w:pPr>
              <w:pStyle w:val="TableDataByteArial9Centered"/>
              <w:spacing w:before="20" w:after="20"/>
              <w:rPr>
                <w:lang w:val="en-US"/>
              </w:rPr>
            </w:pPr>
            <w:r>
              <w:rPr>
                <w:lang w:val="en-US"/>
              </w:rPr>
              <w:t>T</w:t>
            </w:r>
          </w:p>
        </w:tc>
        <w:tc>
          <w:tcPr>
            <w:tcW w:w="452" w:type="dxa"/>
            <w:tcBorders>
              <w:top w:val="nil"/>
            </w:tcBorders>
          </w:tcPr>
          <w:p w:rsidR="00DE2E05" w:rsidRDefault="00DE2E05" w:rsidP="00DE2E05">
            <w:pPr>
              <w:pStyle w:val="TableDataByteArial9Centered"/>
              <w:spacing w:before="20" w:after="20"/>
              <w:rPr>
                <w:lang w:val="en-US"/>
              </w:rPr>
            </w:pPr>
            <w:r>
              <w:rPr>
                <w:lang w:val="en-US"/>
              </w:rPr>
              <w:t>1</w:t>
            </w:r>
          </w:p>
        </w:tc>
        <w:tc>
          <w:tcPr>
            <w:tcW w:w="390" w:type="dxa"/>
            <w:tcBorders>
              <w:top w:val="nil"/>
            </w:tcBorders>
          </w:tcPr>
          <w:p w:rsidR="00DE2E05" w:rsidRDefault="00DE2E05" w:rsidP="00DE2E05">
            <w:pPr>
              <w:pStyle w:val="TableDataByteArial9Centered"/>
              <w:spacing w:before="20" w:after="20"/>
              <w:rPr>
                <w:lang w:val="en-US"/>
              </w:rPr>
            </w:pPr>
            <w:r>
              <w:rPr>
                <w:lang w:val="en-US"/>
              </w:rPr>
              <w:t>0</w:t>
            </w:r>
          </w:p>
        </w:tc>
        <w:tc>
          <w:tcPr>
            <w:tcW w:w="420"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8</w:t>
            </w:r>
          </w:p>
        </w:tc>
        <w:tc>
          <w:tcPr>
            <w:tcW w:w="431" w:type="dxa"/>
            <w:tcBorders>
              <w:top w:val="nil"/>
            </w:tcBorders>
          </w:tcPr>
          <w:p w:rsidR="00DE2E05" w:rsidRDefault="00DE2E05" w:rsidP="00DE2E05">
            <w:pPr>
              <w:pStyle w:val="TableDataByteArial9Centered"/>
              <w:spacing w:before="20" w:after="20"/>
              <w:rPr>
                <w:lang w:val="en-US"/>
              </w:rPr>
            </w:pPr>
            <w:r>
              <w:rPr>
                <w:lang w:val="en-US"/>
              </w:rPr>
              <w:t>5</w:t>
            </w:r>
          </w:p>
        </w:tc>
      </w:tr>
      <w:tr w:rsidR="00DE2E05" w:rsidTr="00DE2E05">
        <w:trPr>
          <w:cantSplit/>
        </w:trPr>
        <w:tc>
          <w:tcPr>
            <w:tcW w:w="1531" w:type="dxa"/>
            <w:tcBorders>
              <w:top w:val="nil"/>
            </w:tcBorders>
          </w:tcPr>
          <w:p w:rsidR="00DE2E05" w:rsidRDefault="00DE2E05" w:rsidP="00DE2E05">
            <w:pPr>
              <w:pStyle w:val="TableDataByteArial9Centered"/>
              <w:spacing w:before="20" w:after="20"/>
              <w:rPr>
                <w:lang w:val="en-US"/>
              </w:rPr>
            </w:pPr>
            <w:r>
              <w:rPr>
                <w:lang w:val="en-US"/>
              </w:rPr>
              <w:t>Hex value</w:t>
            </w:r>
          </w:p>
        </w:tc>
        <w:tc>
          <w:tcPr>
            <w:tcW w:w="445" w:type="dxa"/>
          </w:tcPr>
          <w:p w:rsidR="00DE2E05" w:rsidRDefault="00DE2E05" w:rsidP="00DE2E05">
            <w:pPr>
              <w:pStyle w:val="TableDataByteArial9Centered"/>
              <w:spacing w:before="20" w:after="20"/>
              <w:rPr>
                <w:lang w:val="en-US"/>
              </w:rPr>
            </w:pPr>
            <w:r>
              <w:rPr>
                <w:lang w:val="en-US"/>
              </w:rPr>
              <w:t>57</w:t>
            </w:r>
          </w:p>
        </w:tc>
        <w:tc>
          <w:tcPr>
            <w:tcW w:w="468" w:type="dxa"/>
          </w:tcPr>
          <w:p w:rsidR="00DE2E05" w:rsidRDefault="00DE2E05" w:rsidP="00DE2E05">
            <w:pPr>
              <w:pStyle w:val="TableDataByteArial9Centered"/>
              <w:spacing w:before="20" w:after="20"/>
              <w:rPr>
                <w:lang w:val="en-US"/>
              </w:rPr>
            </w:pPr>
            <w:r>
              <w:rPr>
                <w:lang w:val="en-US"/>
              </w:rPr>
              <w:t>30</w:t>
            </w:r>
          </w:p>
        </w:tc>
        <w:tc>
          <w:tcPr>
            <w:tcW w:w="453" w:type="dxa"/>
          </w:tcPr>
          <w:p w:rsidR="00DE2E05" w:rsidRDefault="00DE2E05" w:rsidP="00DE2E05">
            <w:pPr>
              <w:pStyle w:val="TableDataByteArial9Centered"/>
              <w:spacing w:before="20" w:after="20"/>
              <w:rPr>
                <w:lang w:val="en-US"/>
              </w:rPr>
            </w:pPr>
            <w:r>
              <w:rPr>
                <w:lang w:val="en-US"/>
              </w:rPr>
              <w:t>4C</w:t>
            </w:r>
          </w:p>
        </w:tc>
        <w:tc>
          <w:tcPr>
            <w:tcW w:w="423" w:type="dxa"/>
          </w:tcPr>
          <w:p w:rsidR="00DE2E05" w:rsidRDefault="00DE2E05" w:rsidP="00DE2E05">
            <w:pPr>
              <w:pStyle w:val="TableDataByteArial9Centered"/>
              <w:spacing w:before="20" w:after="20"/>
              <w:rPr>
                <w:lang w:val="en-US"/>
              </w:rPr>
            </w:pPr>
            <w:r>
              <w:rPr>
                <w:lang w:val="en-US"/>
              </w:rPr>
              <w:t>30</w:t>
            </w:r>
          </w:p>
        </w:tc>
        <w:tc>
          <w:tcPr>
            <w:tcW w:w="457" w:type="dxa"/>
          </w:tcPr>
          <w:p w:rsidR="00DE2E05" w:rsidRDefault="00DE2E05" w:rsidP="00DE2E05">
            <w:pPr>
              <w:pStyle w:val="TableDataByteArial9Centered"/>
              <w:spacing w:before="20" w:after="20"/>
              <w:rPr>
                <w:lang w:val="en-US"/>
              </w:rPr>
            </w:pPr>
            <w:r>
              <w:rPr>
                <w:lang w:val="en-US"/>
              </w:rPr>
              <w:t>30</w:t>
            </w:r>
          </w:p>
        </w:tc>
        <w:tc>
          <w:tcPr>
            <w:tcW w:w="449" w:type="dxa"/>
          </w:tcPr>
          <w:p w:rsidR="00DE2E05" w:rsidRDefault="00DE2E05" w:rsidP="00DE2E05">
            <w:pPr>
              <w:pStyle w:val="TableDataByteArial9Centered"/>
              <w:spacing w:before="20" w:after="20"/>
              <w:rPr>
                <w:lang w:val="en-US"/>
              </w:rPr>
            </w:pPr>
            <w:r>
              <w:rPr>
                <w:lang w:val="en-US"/>
              </w:rPr>
              <w:t>30</w:t>
            </w:r>
          </w:p>
        </w:tc>
        <w:tc>
          <w:tcPr>
            <w:tcW w:w="448" w:type="dxa"/>
          </w:tcPr>
          <w:p w:rsidR="00DE2E05" w:rsidRDefault="00DE2E05" w:rsidP="00DE2E05">
            <w:pPr>
              <w:pStyle w:val="TableDataByteArial9Centered"/>
              <w:spacing w:before="20" w:after="20"/>
              <w:rPr>
                <w:lang w:val="en-US"/>
              </w:rPr>
            </w:pPr>
            <w:r>
              <w:rPr>
                <w:lang w:val="en-US"/>
              </w:rPr>
              <w:t>30</w:t>
            </w:r>
          </w:p>
        </w:tc>
        <w:tc>
          <w:tcPr>
            <w:tcW w:w="451" w:type="dxa"/>
          </w:tcPr>
          <w:p w:rsidR="00DE2E05" w:rsidRDefault="00DE2E05" w:rsidP="00DE2E05">
            <w:pPr>
              <w:pStyle w:val="TableDataByteArial9Centered"/>
              <w:spacing w:before="20" w:after="20"/>
              <w:rPr>
                <w:lang w:val="en-US"/>
              </w:rPr>
            </w:pPr>
            <w:r>
              <w:rPr>
                <w:lang w:val="en-US"/>
              </w:rPr>
              <w:t>33</w:t>
            </w:r>
          </w:p>
        </w:tc>
        <w:tc>
          <w:tcPr>
            <w:tcW w:w="450" w:type="dxa"/>
          </w:tcPr>
          <w:p w:rsidR="00DE2E05" w:rsidRDefault="00DE2E05" w:rsidP="00DE2E05">
            <w:pPr>
              <w:pStyle w:val="TableDataByteArial9Centered"/>
              <w:spacing w:before="20" w:after="20"/>
              <w:rPr>
                <w:lang w:val="en-US"/>
              </w:rPr>
            </w:pPr>
            <w:r>
              <w:rPr>
                <w:lang w:val="en-US"/>
              </w:rPr>
              <w:t>36</w:t>
            </w:r>
          </w:p>
        </w:tc>
        <w:tc>
          <w:tcPr>
            <w:tcW w:w="450" w:type="dxa"/>
          </w:tcPr>
          <w:p w:rsidR="00DE2E05" w:rsidRDefault="00DE2E05" w:rsidP="00DE2E05">
            <w:pPr>
              <w:pStyle w:val="TableDataByteArial9Centered"/>
              <w:spacing w:before="20" w:after="20"/>
              <w:rPr>
                <w:lang w:val="en-US"/>
              </w:rPr>
            </w:pPr>
            <w:r>
              <w:rPr>
                <w:lang w:val="en-US"/>
              </w:rPr>
              <w:t>54</w:t>
            </w:r>
          </w:p>
        </w:tc>
        <w:tc>
          <w:tcPr>
            <w:tcW w:w="452" w:type="dxa"/>
          </w:tcPr>
          <w:p w:rsidR="00DE2E05" w:rsidRDefault="00DE2E05" w:rsidP="00DE2E05">
            <w:pPr>
              <w:pStyle w:val="TableDataByteArial9Centered"/>
              <w:spacing w:before="20" w:after="20"/>
              <w:rPr>
                <w:lang w:val="en-US"/>
              </w:rPr>
            </w:pPr>
            <w:r>
              <w:rPr>
                <w:lang w:val="en-US"/>
              </w:rPr>
              <w:t>31</w:t>
            </w:r>
          </w:p>
        </w:tc>
        <w:tc>
          <w:tcPr>
            <w:tcW w:w="390" w:type="dxa"/>
          </w:tcPr>
          <w:p w:rsidR="00DE2E05" w:rsidRDefault="00DE2E05" w:rsidP="00DE2E05">
            <w:pPr>
              <w:pStyle w:val="TableDataByteArial9Centered"/>
              <w:spacing w:before="20" w:after="20"/>
              <w:rPr>
                <w:lang w:val="en-US"/>
              </w:rPr>
            </w:pPr>
            <w:r>
              <w:rPr>
                <w:lang w:val="en-US"/>
              </w:rPr>
              <w:t>30</w:t>
            </w:r>
          </w:p>
        </w:tc>
        <w:tc>
          <w:tcPr>
            <w:tcW w:w="420"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38</w:t>
            </w:r>
          </w:p>
        </w:tc>
        <w:tc>
          <w:tcPr>
            <w:tcW w:w="431" w:type="dxa"/>
          </w:tcPr>
          <w:p w:rsidR="00DE2E05" w:rsidRDefault="00DE2E05" w:rsidP="00DE2E05">
            <w:pPr>
              <w:pStyle w:val="TableDataByteArial9Centered"/>
              <w:spacing w:before="20" w:after="20"/>
              <w:rPr>
                <w:lang w:val="en-US"/>
              </w:rPr>
            </w:pPr>
            <w:r>
              <w:rPr>
                <w:lang w:val="en-US"/>
              </w:rPr>
              <w:t>35</w:t>
            </w:r>
          </w:p>
        </w:tc>
      </w:tr>
    </w:tbl>
    <w:p w:rsidR="00DE2E05" w:rsidRDefault="00DE2E05" w:rsidP="00DE2E05">
      <w:pPr>
        <w:keepNext w:val="0"/>
        <w:keepLines w:val="0"/>
      </w:pPr>
    </w:p>
    <w:p w:rsidR="009D2E89" w:rsidRPr="00D15979" w:rsidRDefault="009D2E89" w:rsidP="009D2E89">
      <w:pPr>
        <w:pStyle w:val="Heading3"/>
      </w:pPr>
      <w:bookmarkStart w:id="1154" w:name="_Toc276633027"/>
      <w:r>
        <w:lastRenderedPageBreak/>
        <w:t>MEMR</w:t>
      </w:r>
      <w:r w:rsidRPr="00D15979">
        <w:t xml:space="preserve"> – DID $</w:t>
      </w:r>
      <w:r>
        <w:t>29</w:t>
      </w:r>
      <w:r w:rsidRPr="00D15979">
        <w:t xml:space="preserve"> – </w:t>
      </w:r>
      <w:r>
        <w:t>Primary Calibration Flash History</w:t>
      </w:r>
      <w:bookmarkEnd w:id="1154"/>
    </w:p>
    <w:p w:rsidR="009D2E89" w:rsidRDefault="009D2E89" w:rsidP="009D2E89"/>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9D2E89" w:rsidTr="00591157">
        <w:trPr>
          <w:cantSplit/>
          <w:jc w:val="center"/>
        </w:trPr>
        <w:tc>
          <w:tcPr>
            <w:tcW w:w="576" w:type="dxa"/>
            <w:tcBorders>
              <w:bottom w:val="single" w:sz="12" w:space="0" w:color="000000"/>
            </w:tcBorders>
          </w:tcPr>
          <w:p w:rsidR="009D2E89" w:rsidRDefault="009D2E89" w:rsidP="00591157">
            <w:pPr>
              <w:jc w:val="center"/>
              <w:rPr>
                <w:b/>
                <w:sz w:val="16"/>
              </w:rPr>
            </w:pPr>
            <w:r>
              <w:rPr>
                <w:b/>
                <w:sz w:val="16"/>
              </w:rPr>
              <w:t>DID</w:t>
            </w:r>
          </w:p>
        </w:tc>
        <w:tc>
          <w:tcPr>
            <w:tcW w:w="2592" w:type="dxa"/>
            <w:tcBorders>
              <w:bottom w:val="single" w:sz="12" w:space="0" w:color="000000"/>
            </w:tcBorders>
          </w:tcPr>
          <w:p w:rsidR="009D2E89" w:rsidRDefault="009D2E89" w:rsidP="00591157">
            <w:pPr>
              <w:jc w:val="center"/>
              <w:rPr>
                <w:b/>
                <w:sz w:val="16"/>
              </w:rPr>
            </w:pPr>
            <w:r>
              <w:rPr>
                <w:b/>
                <w:sz w:val="16"/>
              </w:rPr>
              <w:t>Signal</w:t>
            </w:r>
          </w:p>
        </w:tc>
        <w:tc>
          <w:tcPr>
            <w:tcW w:w="720" w:type="dxa"/>
            <w:tcBorders>
              <w:bottom w:val="single" w:sz="12" w:space="0" w:color="000000"/>
            </w:tcBorders>
          </w:tcPr>
          <w:p w:rsidR="009D2E89" w:rsidRDefault="009D2E89" w:rsidP="00591157">
            <w:pPr>
              <w:jc w:val="center"/>
              <w:rPr>
                <w:b/>
                <w:sz w:val="16"/>
              </w:rPr>
            </w:pPr>
            <w:r>
              <w:rPr>
                <w:b/>
                <w:sz w:val="16"/>
              </w:rPr>
              <w:t>Length (Bytes)</w:t>
            </w:r>
          </w:p>
        </w:tc>
        <w:tc>
          <w:tcPr>
            <w:tcW w:w="720" w:type="dxa"/>
            <w:tcBorders>
              <w:bottom w:val="single" w:sz="12" w:space="0" w:color="000000"/>
            </w:tcBorders>
          </w:tcPr>
          <w:p w:rsidR="009D2E89" w:rsidRDefault="009D2E89" w:rsidP="00591157">
            <w:pPr>
              <w:jc w:val="center"/>
              <w:rPr>
                <w:b/>
                <w:sz w:val="16"/>
              </w:rPr>
            </w:pPr>
            <w:r>
              <w:rPr>
                <w:b/>
                <w:sz w:val="16"/>
              </w:rPr>
              <w:t>Data Type</w:t>
            </w:r>
          </w:p>
        </w:tc>
        <w:tc>
          <w:tcPr>
            <w:tcW w:w="2016" w:type="dxa"/>
            <w:tcBorders>
              <w:bottom w:val="single" w:sz="12" w:space="0" w:color="000000"/>
            </w:tcBorders>
          </w:tcPr>
          <w:p w:rsidR="009D2E89" w:rsidRDefault="009D2E89" w:rsidP="00591157">
            <w:pPr>
              <w:jc w:val="center"/>
              <w:rPr>
                <w:b/>
                <w:sz w:val="16"/>
              </w:rPr>
            </w:pPr>
            <w:r>
              <w:rPr>
                <w:b/>
                <w:sz w:val="16"/>
              </w:rPr>
              <w:t>Range</w:t>
            </w:r>
          </w:p>
        </w:tc>
        <w:tc>
          <w:tcPr>
            <w:tcW w:w="2016" w:type="dxa"/>
            <w:tcBorders>
              <w:bottom w:val="single" w:sz="12" w:space="0" w:color="000000"/>
            </w:tcBorders>
          </w:tcPr>
          <w:p w:rsidR="009D2E89" w:rsidRDefault="009D2E89" w:rsidP="00591157">
            <w:pPr>
              <w:jc w:val="center"/>
              <w:rPr>
                <w:b/>
                <w:sz w:val="16"/>
              </w:rPr>
            </w:pPr>
            <w:r>
              <w:rPr>
                <w:b/>
                <w:sz w:val="16"/>
              </w:rPr>
              <w:t>Conversion</w:t>
            </w:r>
          </w:p>
        </w:tc>
        <w:tc>
          <w:tcPr>
            <w:tcW w:w="720" w:type="dxa"/>
            <w:tcBorders>
              <w:bottom w:val="single" w:sz="12" w:space="0" w:color="000000"/>
            </w:tcBorders>
          </w:tcPr>
          <w:p w:rsidR="009D2E89" w:rsidRDefault="009D2E89" w:rsidP="00591157">
            <w:pPr>
              <w:jc w:val="center"/>
              <w:rPr>
                <w:b/>
                <w:sz w:val="16"/>
              </w:rPr>
            </w:pPr>
            <w:r>
              <w:rPr>
                <w:b/>
                <w:sz w:val="16"/>
              </w:rPr>
              <w:t>Access</w:t>
            </w:r>
          </w:p>
        </w:tc>
      </w:tr>
      <w:tr w:rsidR="009D2E89" w:rsidTr="00591157">
        <w:trPr>
          <w:cantSplit/>
          <w:jc w:val="center"/>
        </w:trPr>
        <w:tc>
          <w:tcPr>
            <w:tcW w:w="576" w:type="dxa"/>
            <w:tcBorders>
              <w:top w:val="nil"/>
            </w:tcBorders>
          </w:tcPr>
          <w:p w:rsidR="009D2E89" w:rsidRDefault="009D2E89" w:rsidP="00591157">
            <w:pPr>
              <w:jc w:val="right"/>
              <w:rPr>
                <w:rFonts w:ascii="Arial" w:hAnsi="Arial"/>
                <w:sz w:val="16"/>
              </w:rPr>
            </w:pPr>
            <w:r>
              <w:rPr>
                <w:rFonts w:ascii="Arial" w:hAnsi="Arial"/>
                <w:sz w:val="16"/>
              </w:rPr>
              <w:t>$29</w:t>
            </w:r>
          </w:p>
        </w:tc>
        <w:tc>
          <w:tcPr>
            <w:tcW w:w="2592" w:type="dxa"/>
            <w:tcBorders>
              <w:top w:val="nil"/>
            </w:tcBorders>
          </w:tcPr>
          <w:p w:rsidR="009D2E89" w:rsidRPr="00A93077" w:rsidRDefault="009D2E89" w:rsidP="00591157">
            <w:pPr>
              <w:rPr>
                <w:rFonts w:ascii="Arial" w:hAnsi="Arial" w:cs="Arial"/>
                <w:sz w:val="16"/>
                <w:szCs w:val="16"/>
              </w:rPr>
            </w:pPr>
            <w:r w:rsidRPr="00A93077">
              <w:rPr>
                <w:rFonts w:ascii="Arial" w:hAnsi="Arial" w:cs="Arial"/>
                <w:sz w:val="16"/>
                <w:szCs w:val="16"/>
              </w:rPr>
              <w:t>Primary Calibration Flash History</w:t>
            </w:r>
          </w:p>
        </w:tc>
        <w:tc>
          <w:tcPr>
            <w:tcW w:w="720" w:type="dxa"/>
            <w:tcBorders>
              <w:top w:val="nil"/>
            </w:tcBorders>
          </w:tcPr>
          <w:p w:rsidR="009D2E89" w:rsidRDefault="009D2E89" w:rsidP="00591157">
            <w:pPr>
              <w:jc w:val="right"/>
              <w:rPr>
                <w:rFonts w:ascii="Arial" w:hAnsi="Arial"/>
                <w:sz w:val="16"/>
              </w:rPr>
            </w:pPr>
            <w:r>
              <w:rPr>
                <w:rFonts w:ascii="Arial" w:hAnsi="Arial"/>
                <w:sz w:val="16"/>
              </w:rPr>
              <w:t>92</w:t>
            </w:r>
          </w:p>
        </w:tc>
        <w:tc>
          <w:tcPr>
            <w:tcW w:w="720" w:type="dxa"/>
            <w:tcBorders>
              <w:top w:val="nil"/>
            </w:tcBorders>
          </w:tcPr>
          <w:p w:rsidR="009D2E89" w:rsidRDefault="009D2E89" w:rsidP="00591157">
            <w:pPr>
              <w:rPr>
                <w:rFonts w:ascii="Arial" w:hAnsi="Arial"/>
                <w:sz w:val="16"/>
              </w:rPr>
            </w:pPr>
            <w:r>
              <w:rPr>
                <w:rFonts w:ascii="Arial" w:hAnsi="Arial"/>
                <w:sz w:val="16"/>
              </w:rPr>
              <w:t>PKT</w:t>
            </w:r>
          </w:p>
        </w:tc>
        <w:tc>
          <w:tcPr>
            <w:tcW w:w="2016" w:type="dxa"/>
            <w:tcBorders>
              <w:top w:val="nil"/>
            </w:tcBorders>
          </w:tcPr>
          <w:p w:rsidR="009D2E89" w:rsidRDefault="009D2E89" w:rsidP="00591157">
            <w:pPr>
              <w:rPr>
                <w:rFonts w:ascii="Arial" w:hAnsi="Arial"/>
                <w:sz w:val="16"/>
              </w:rPr>
            </w:pPr>
            <w:r>
              <w:rPr>
                <w:rFonts w:ascii="Arial" w:hAnsi="Arial"/>
                <w:sz w:val="16"/>
              </w:rPr>
              <w:t>N/A</w:t>
            </w:r>
          </w:p>
        </w:tc>
        <w:tc>
          <w:tcPr>
            <w:tcW w:w="2016" w:type="dxa"/>
            <w:tcBorders>
              <w:top w:val="nil"/>
            </w:tcBorders>
          </w:tcPr>
          <w:p w:rsidR="009D2E89" w:rsidRDefault="009D2E89" w:rsidP="00591157">
            <w:pPr>
              <w:rPr>
                <w:rFonts w:ascii="Arial" w:hAnsi="Arial"/>
                <w:sz w:val="16"/>
              </w:rPr>
            </w:pPr>
            <w:r>
              <w:rPr>
                <w:rFonts w:ascii="Arial" w:hAnsi="Arial"/>
                <w:sz w:val="16"/>
              </w:rPr>
              <w:t>N/A</w:t>
            </w:r>
          </w:p>
        </w:tc>
        <w:tc>
          <w:tcPr>
            <w:tcW w:w="720" w:type="dxa"/>
            <w:tcBorders>
              <w:top w:val="nil"/>
            </w:tcBorders>
          </w:tcPr>
          <w:p w:rsidR="009D2E89" w:rsidRDefault="009D2E89" w:rsidP="00591157">
            <w:pPr>
              <w:jc w:val="center"/>
              <w:rPr>
                <w:rFonts w:ascii="Arial" w:hAnsi="Arial"/>
                <w:sz w:val="16"/>
              </w:rPr>
            </w:pPr>
            <w:r>
              <w:rPr>
                <w:rFonts w:ascii="Arial" w:hAnsi="Arial"/>
                <w:sz w:val="16"/>
              </w:rPr>
              <w:t>R</w:t>
            </w:r>
          </w:p>
        </w:tc>
      </w:tr>
    </w:tbl>
    <w:p w:rsidR="008F6CB9" w:rsidRDefault="008F6CB9" w:rsidP="008F6CB9"/>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8F6CB9" w:rsidTr="00591157">
        <w:trPr>
          <w:cantSplit/>
          <w:jc w:val="center"/>
        </w:trPr>
        <w:tc>
          <w:tcPr>
            <w:tcW w:w="2448" w:type="dxa"/>
            <w:tcBorders>
              <w:bottom w:val="single" w:sz="12" w:space="0" w:color="000000"/>
            </w:tcBorders>
          </w:tcPr>
          <w:p w:rsidR="008F6CB9" w:rsidRDefault="008F6CB9" w:rsidP="00591157">
            <w:pPr>
              <w:jc w:val="center"/>
              <w:rPr>
                <w:b/>
                <w:sz w:val="16"/>
              </w:rPr>
            </w:pPr>
            <w:r>
              <w:rPr>
                <w:b/>
                <w:sz w:val="16"/>
              </w:rPr>
              <w:t>Signal</w:t>
            </w:r>
          </w:p>
        </w:tc>
        <w:tc>
          <w:tcPr>
            <w:tcW w:w="720" w:type="dxa"/>
            <w:tcBorders>
              <w:bottom w:val="single" w:sz="12" w:space="0" w:color="000000"/>
            </w:tcBorders>
          </w:tcPr>
          <w:p w:rsidR="008F6CB9" w:rsidRDefault="008F6CB9" w:rsidP="00591157">
            <w:pPr>
              <w:jc w:val="center"/>
              <w:rPr>
                <w:b/>
                <w:sz w:val="16"/>
              </w:rPr>
            </w:pPr>
            <w:r>
              <w:rPr>
                <w:b/>
                <w:sz w:val="16"/>
              </w:rPr>
              <w:t>Start Byte</w:t>
            </w:r>
          </w:p>
        </w:tc>
        <w:tc>
          <w:tcPr>
            <w:tcW w:w="720" w:type="dxa"/>
            <w:tcBorders>
              <w:bottom w:val="single" w:sz="12" w:space="0" w:color="000000"/>
            </w:tcBorders>
          </w:tcPr>
          <w:p w:rsidR="008F6CB9" w:rsidRDefault="008F6CB9" w:rsidP="00591157">
            <w:pPr>
              <w:jc w:val="center"/>
              <w:rPr>
                <w:b/>
                <w:sz w:val="16"/>
              </w:rPr>
            </w:pPr>
            <w:r>
              <w:rPr>
                <w:b/>
                <w:sz w:val="16"/>
              </w:rPr>
              <w:t>Start Bit</w:t>
            </w:r>
          </w:p>
        </w:tc>
        <w:tc>
          <w:tcPr>
            <w:tcW w:w="720" w:type="dxa"/>
            <w:tcBorders>
              <w:bottom w:val="single" w:sz="12" w:space="0" w:color="000000"/>
            </w:tcBorders>
          </w:tcPr>
          <w:p w:rsidR="008F6CB9" w:rsidRDefault="008F6CB9" w:rsidP="00591157">
            <w:pPr>
              <w:jc w:val="center"/>
              <w:rPr>
                <w:b/>
                <w:sz w:val="16"/>
              </w:rPr>
            </w:pPr>
            <w:r>
              <w:rPr>
                <w:b/>
                <w:sz w:val="16"/>
              </w:rPr>
              <w:t>Length (Bits)</w:t>
            </w:r>
          </w:p>
        </w:tc>
        <w:tc>
          <w:tcPr>
            <w:tcW w:w="720" w:type="dxa"/>
            <w:tcBorders>
              <w:bottom w:val="single" w:sz="12" w:space="0" w:color="000000"/>
            </w:tcBorders>
          </w:tcPr>
          <w:p w:rsidR="008F6CB9" w:rsidRDefault="008F6CB9" w:rsidP="00591157">
            <w:pPr>
              <w:jc w:val="center"/>
              <w:rPr>
                <w:b/>
                <w:sz w:val="16"/>
              </w:rPr>
            </w:pPr>
            <w:r>
              <w:rPr>
                <w:b/>
                <w:sz w:val="16"/>
              </w:rPr>
              <w:t>Data Type</w:t>
            </w:r>
          </w:p>
        </w:tc>
        <w:tc>
          <w:tcPr>
            <w:tcW w:w="2016" w:type="dxa"/>
            <w:tcBorders>
              <w:bottom w:val="single" w:sz="12" w:space="0" w:color="000000"/>
            </w:tcBorders>
          </w:tcPr>
          <w:p w:rsidR="008F6CB9" w:rsidRDefault="008F6CB9" w:rsidP="00591157">
            <w:pPr>
              <w:jc w:val="center"/>
              <w:rPr>
                <w:b/>
                <w:sz w:val="16"/>
              </w:rPr>
            </w:pPr>
            <w:r>
              <w:rPr>
                <w:b/>
                <w:sz w:val="16"/>
              </w:rPr>
              <w:t>Range</w:t>
            </w:r>
          </w:p>
        </w:tc>
        <w:tc>
          <w:tcPr>
            <w:tcW w:w="2016" w:type="dxa"/>
            <w:tcBorders>
              <w:bottom w:val="single" w:sz="12" w:space="0" w:color="000000"/>
            </w:tcBorders>
          </w:tcPr>
          <w:p w:rsidR="008F6CB9" w:rsidRDefault="008F6CB9" w:rsidP="00591157">
            <w:pPr>
              <w:jc w:val="center"/>
              <w:rPr>
                <w:b/>
                <w:sz w:val="16"/>
              </w:rPr>
            </w:pPr>
            <w:r>
              <w:rPr>
                <w:b/>
                <w:sz w:val="16"/>
              </w:rPr>
              <w:t>Conversion</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Number of Entries</w:t>
            </w:r>
          </w:p>
        </w:tc>
        <w:tc>
          <w:tcPr>
            <w:tcW w:w="720" w:type="dxa"/>
            <w:tcBorders>
              <w:top w:val="nil"/>
            </w:tcBorders>
          </w:tcPr>
          <w:p w:rsidR="008F6CB9" w:rsidRDefault="008F6CB9" w:rsidP="00591157">
            <w:pPr>
              <w:jc w:val="right"/>
              <w:rPr>
                <w:rFonts w:ascii="Arial" w:hAnsi="Arial"/>
                <w:sz w:val="16"/>
              </w:rPr>
            </w:pPr>
            <w:r>
              <w:rPr>
                <w:rFonts w:ascii="Arial" w:hAnsi="Arial"/>
                <w:sz w:val="16"/>
              </w:rPr>
              <w:t>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w:t>
            </w:r>
          </w:p>
        </w:tc>
        <w:tc>
          <w:tcPr>
            <w:tcW w:w="2016" w:type="dxa"/>
            <w:tcBorders>
              <w:top w:val="nil"/>
            </w:tcBorders>
          </w:tcPr>
          <w:p w:rsidR="008F6CB9" w:rsidRDefault="008F6CB9" w:rsidP="00591157">
            <w:pPr>
              <w:rPr>
                <w:rFonts w:ascii="Arial" w:hAnsi="Arial"/>
                <w:sz w:val="16"/>
              </w:rPr>
            </w:pPr>
            <w:r>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History Buffer Locked</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r>
              <w:rPr>
                <w:rFonts w:ascii="Arial" w:hAnsi="Arial"/>
              </w:rPr>
              <w:t>BLN</w:t>
            </w:r>
          </w:p>
        </w:tc>
        <w:tc>
          <w:tcPr>
            <w:tcW w:w="2016" w:type="dxa"/>
            <w:tcBorders>
              <w:top w:val="nil"/>
            </w:tcBorders>
          </w:tcPr>
          <w:p w:rsidR="008F6CB9" w:rsidRDefault="008F6CB9" w:rsidP="00591157">
            <w:pPr>
              <w:rPr>
                <w:rFonts w:ascii="Arial" w:hAnsi="Arial"/>
                <w:sz w:val="16"/>
              </w:rPr>
            </w:pPr>
            <w:r>
              <w:rPr>
                <w:rFonts w:ascii="Arial" w:hAnsi="Arial"/>
                <w:sz w:val="16"/>
              </w:rPr>
              <w:t>N/A</w:t>
            </w:r>
          </w:p>
        </w:tc>
        <w:tc>
          <w:tcPr>
            <w:tcW w:w="2016" w:type="dxa"/>
            <w:tcBorders>
              <w:top w:val="nil"/>
            </w:tcBorders>
          </w:tcPr>
          <w:p w:rsidR="008F6CB9" w:rsidRDefault="008F6CB9" w:rsidP="00591157">
            <w:pPr>
              <w:rPr>
                <w:rFonts w:ascii="Arial" w:hAnsi="Arial"/>
                <w:sz w:val="16"/>
              </w:rPr>
            </w:pPr>
            <w:r>
              <w:rPr>
                <w:rFonts w:ascii="Arial" w:hAnsi="Arial"/>
                <w:sz w:val="16"/>
              </w:rPr>
              <w:t>$1=True; $0=False</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6</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5</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4</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3</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2</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0</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10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11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15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19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28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33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37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38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42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46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47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51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55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56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64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73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74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78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82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83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87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91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bl>
    <w:p w:rsidR="008F6CB9" w:rsidRDefault="008F6CB9" w:rsidP="008F6CB9"/>
    <w:p w:rsidR="009D2E89" w:rsidRDefault="009D2E89" w:rsidP="009D2E89">
      <w:r>
        <w:t>This DID contains the history buffer entries for the primary calibration part in the controller.  The first entry tells how many of the 10 possible locations are valid for this particular controller.  The History Buffer Locked signal will be set to true when the buffer has been locked against further updates due to detection of a non-production calibration. The remaining entries in the DID contain the flash history for the primary calibration.</w:t>
      </w:r>
    </w:p>
    <w:p w:rsidR="009D2E89" w:rsidRDefault="009D2E89" w:rsidP="009D2E89"/>
    <w:p w:rsidR="00FF4F2F" w:rsidRDefault="00FF4F2F">
      <w:pPr>
        <w:pStyle w:val="Heading3"/>
      </w:pPr>
      <w:bookmarkStart w:id="1155" w:name="_Toc276633028"/>
      <w:r>
        <w:lastRenderedPageBreak/>
        <w:t>IMOR – DID $30 – Powertrain Immobilizer Configuration</w:t>
      </w:r>
      <w:bookmarkEnd w:id="11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$30</w:t>
            </w:r>
          </w:p>
        </w:tc>
        <w:tc>
          <w:tcPr>
            <w:tcW w:w="2592" w:type="dxa"/>
            <w:tcBorders>
              <w:top w:val="nil"/>
            </w:tcBorders>
          </w:tcPr>
          <w:p w:rsidR="00FF4F2F" w:rsidRDefault="00FF4F2F">
            <w:pPr>
              <w:rPr>
                <w:rFonts w:ascii="Arial" w:hAnsi="Arial"/>
                <w:sz w:val="16"/>
              </w:rPr>
            </w:pPr>
            <w:r>
              <w:rPr>
                <w:rFonts w:ascii="Arial" w:hAnsi="Arial"/>
                <w:sz w:val="16"/>
              </w:rPr>
              <w:t>Powertrain Immobilizer Configuration</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Vehicle Start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Start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Free Starts Allowed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Deactivated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Seed and Key Required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Count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counts</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Delay Time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0 - 2550 s</w:t>
            </w:r>
          </w:p>
        </w:tc>
        <w:tc>
          <w:tcPr>
            <w:tcW w:w="2016" w:type="dxa"/>
            <w:tcBorders>
              <w:top w:val="nil"/>
            </w:tcBorders>
          </w:tcPr>
          <w:p w:rsidR="00FF4F2F" w:rsidRDefault="00FF4F2F">
            <w:pPr>
              <w:rPr>
                <w:rFonts w:ascii="Arial" w:hAnsi="Arial"/>
                <w:sz w:val="16"/>
              </w:rPr>
            </w:pPr>
            <w:r>
              <w:rPr>
                <w:rFonts w:ascii="Arial" w:hAnsi="Arial"/>
                <w:sz w:val="16"/>
              </w:rPr>
              <w:t>E = N * 10</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Tool Learn Delay Time Threshold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0 - 2550 s</w:t>
            </w:r>
          </w:p>
        </w:tc>
        <w:tc>
          <w:tcPr>
            <w:tcW w:w="2016"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DID contains several signals associated with the powertrain immobilizer configuration within the PPEI 3 immobilizer system.  The content of each of these signals is described below.</w:t>
      </w:r>
    </w:p>
    <w:p w:rsidR="00FF4F2F" w:rsidRDefault="00FF4F2F"/>
    <w:p w:rsidR="00FF4F2F" w:rsidRDefault="00FF4F2F">
      <w:r>
        <w:t>Remote Vehicle Start Present indicates that remote vehicle start (RVS) functionality within the immobilizer algorithm is enabled.</w:t>
      </w:r>
    </w:p>
    <w:p w:rsidR="00FF4F2F" w:rsidRDefault="00FF4F2F"/>
    <w:p w:rsidR="00FF4F2F" w:rsidRDefault="00FF4F2F">
      <w:r>
        <w:t>Power Take Off Remote Start Present indicates that power take off (PTO) remote start functionality within the immobilizer algorithm is enabled.</w:t>
      </w:r>
    </w:p>
    <w:p w:rsidR="00FF4F2F" w:rsidRDefault="00FF4F2F"/>
    <w:p w:rsidR="00FF4F2F" w:rsidRDefault="00FF4F2F">
      <w:r>
        <w:t>Free Starts Allowed indicates that free start functionality is enabled (i.e., engine operation will be enabled regardless of the authentication state while the manufacturer’s enable counter (MEC) is not zero).</w:t>
      </w:r>
    </w:p>
    <w:p w:rsidR="00FF4F2F" w:rsidRDefault="00FF4F2F"/>
    <w:p w:rsidR="00FF4F2F" w:rsidRDefault="00FF4F2F">
      <w:r>
        <w:t>Immobilizer Deactivated indicates that the immobilizer algorithm is disabled.</w:t>
      </w:r>
    </w:p>
    <w:p w:rsidR="00FF4F2F" w:rsidRDefault="00FF4F2F"/>
    <w:p w:rsidR="00FF4F2F" w:rsidRDefault="00FF4F2F">
      <w:r>
        <w:t>Seed and Key Required indicates that the seed and key procedure must be performed prior to inputting the security code to enable learning.</w:t>
      </w:r>
    </w:p>
    <w:p w:rsidR="00FF4F2F" w:rsidRDefault="00FF4F2F"/>
    <w:p w:rsidR="00FF4F2F" w:rsidRDefault="00FF4F2F">
      <w:r>
        <w:t>Autolearn Enabled indicates that the ability to enable learning without a service tool is enabled.</w:t>
      </w:r>
    </w:p>
    <w:p w:rsidR="00FF4F2F" w:rsidRDefault="00FF4F2F"/>
    <w:p w:rsidR="00FF4F2F" w:rsidRDefault="00FF4F2F">
      <w:r>
        <w:t>Autolearn Count Threshold contains the number of autolearn cycles required to enable learning.</w:t>
      </w:r>
    </w:p>
    <w:p w:rsidR="00FF4F2F" w:rsidRDefault="00FF4F2F"/>
    <w:p w:rsidR="00FF4F2F" w:rsidRDefault="00FF4F2F">
      <w:r>
        <w:t>Autolearn Delay Time Threshold contains the time required to complete an autolearn cycle.</w:t>
      </w:r>
    </w:p>
    <w:p w:rsidR="00FF4F2F" w:rsidRDefault="00FF4F2F"/>
    <w:p w:rsidR="00FF4F2F" w:rsidRDefault="00FF4F2F">
      <w:r>
        <w:t>Tool Learn Delay Time Threshold contains the time required to wait after the receipt of the correct security code to enable learning.</w:t>
      </w:r>
    </w:p>
    <w:p w:rsidR="00FF4F2F" w:rsidRDefault="00FF4F2F">
      <w:pPr>
        <w:keepNext w:val="0"/>
        <w:keepLines w:val="0"/>
      </w:pPr>
    </w:p>
    <w:p w:rsidR="00FF4F2F" w:rsidRDefault="00FF4F2F">
      <w:pPr>
        <w:pStyle w:val="Heading3"/>
      </w:pPr>
      <w:bookmarkStart w:id="1156" w:name="_Toc276633029"/>
      <w:r>
        <w:lastRenderedPageBreak/>
        <w:t>IMOR – DID $31 – Powertrain Immobilizer Calibrations</w:t>
      </w:r>
      <w:bookmarkEnd w:id="11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$31</w:t>
            </w:r>
          </w:p>
        </w:tc>
        <w:tc>
          <w:tcPr>
            <w:tcW w:w="2592" w:type="dxa"/>
            <w:tcBorders>
              <w:top w:val="nil"/>
            </w:tcBorders>
          </w:tcPr>
          <w:p w:rsidR="00FF4F2F" w:rsidRDefault="00FF4F2F">
            <w:pPr>
              <w:rPr>
                <w:rFonts w:ascii="Arial" w:hAnsi="Arial"/>
                <w:sz w:val="16"/>
              </w:rPr>
            </w:pPr>
            <w:r>
              <w:rPr>
                <w:rFonts w:ascii="Arial" w:hAnsi="Arial"/>
                <w:sz w:val="16"/>
              </w:rPr>
              <w:t>Powertrain Immobilizer Calibrations</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Incorrect Pre Release Password Time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Engine Speed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0 - 1020 rpm</w:t>
            </w:r>
          </w:p>
        </w:tc>
        <w:tc>
          <w:tcPr>
            <w:tcW w:w="2016" w:type="dxa"/>
            <w:tcBorders>
              <w:top w:val="nil"/>
            </w:tcBorders>
          </w:tcPr>
          <w:p w:rsidR="00FF4F2F" w:rsidRDefault="00FF4F2F">
            <w:pPr>
              <w:rPr>
                <w:rFonts w:ascii="Arial" w:hAnsi="Arial"/>
                <w:sz w:val="16"/>
              </w:rPr>
            </w:pPr>
            <w:r>
              <w:rPr>
                <w:rFonts w:ascii="Arial" w:hAnsi="Arial"/>
                <w:sz w:val="16"/>
              </w:rPr>
              <w:t>E = N * 4</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Initial Release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Authentication Time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Duration</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Push Start Engine Speed Threshold</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0 - 1020 rpm</w:t>
            </w:r>
          </w:p>
        </w:tc>
        <w:tc>
          <w:tcPr>
            <w:tcW w:w="2016" w:type="dxa"/>
            <w:tcBorders>
              <w:top w:val="nil"/>
            </w:tcBorders>
          </w:tcPr>
          <w:p w:rsidR="00FF4F2F" w:rsidRDefault="00FF4F2F">
            <w:pPr>
              <w:rPr>
                <w:rFonts w:ascii="Arial" w:hAnsi="Arial"/>
                <w:sz w:val="16"/>
              </w:rPr>
            </w:pPr>
            <w:r>
              <w:rPr>
                <w:rFonts w:ascii="Arial" w:hAnsi="Arial"/>
                <w:sz w:val="16"/>
              </w:rPr>
              <w:t>E = N * 4</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Start Response Delay</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DID contains several signals associated with the calibration of the PPEI 3 immobilizer system.  The content of each of these signals is described below.</w:t>
      </w:r>
    </w:p>
    <w:p w:rsidR="00FF4F2F" w:rsidRDefault="00FF4F2F"/>
    <w:p w:rsidR="00FF4F2F" w:rsidRDefault="00FF4F2F">
      <w:r>
        <w:t>Incorrect Pre Release Password Time contains the maximum time allowed to continue receiving incorrect passwords after initial receipt of an incorrect password prior to disabling crank.</w:t>
      </w:r>
    </w:p>
    <w:p w:rsidR="00FF4F2F" w:rsidRDefault="00FF4F2F"/>
    <w:p w:rsidR="00FF4F2F" w:rsidRDefault="00FF4F2F">
      <w:r>
        <w:t>Immobilizer Engine Speed Threshold contains the threshold below which engine speed must lie in order to extend the authentication time during challenge / response authentication.</w:t>
      </w:r>
    </w:p>
    <w:p w:rsidR="00FF4F2F" w:rsidRDefault="00FF4F2F"/>
    <w:p w:rsidR="00FF4F2F" w:rsidRDefault="00FF4F2F">
      <w:r>
        <w:t>Initial Release Time contains the maximum authentication time that engine operation is enabled by the pre release password functionality.</w:t>
      </w:r>
    </w:p>
    <w:p w:rsidR="00FF4F2F" w:rsidRDefault="00FF4F2F"/>
    <w:p w:rsidR="00FF4F2F" w:rsidRDefault="00FF4F2F">
      <w:r>
        <w:t>Maximum Authentication Time contains the maximum authentication time regardless of the state of engine operation.</w:t>
      </w:r>
    </w:p>
    <w:p w:rsidR="00FF4F2F" w:rsidRDefault="00FF4F2F"/>
    <w:p w:rsidR="00FF4F2F" w:rsidRDefault="00FF4F2F">
      <w:r>
        <w:t>Post Release Duration contains the maximum time that post release functionality may be active.</w:t>
      </w:r>
    </w:p>
    <w:p w:rsidR="00FF4F2F" w:rsidRDefault="00FF4F2F"/>
    <w:p w:rsidR="00FF4F2F" w:rsidRDefault="00FF4F2F">
      <w:r>
        <w:t>Push Start Engine Speed Threshold contains the minimum engine speed indicating a push start of a manual transmission vehicle.</w:t>
      </w:r>
    </w:p>
    <w:p w:rsidR="00FF4F2F" w:rsidRDefault="00FF4F2F"/>
    <w:p w:rsidR="00FF4F2F" w:rsidRDefault="00FF4F2F">
      <w:r>
        <w:t>Remote Start Response Delay contains the maximum time allowed to authenticate remote start.</w:t>
      </w:r>
    </w:p>
    <w:p w:rsidR="00FF4F2F" w:rsidRDefault="00FF4F2F">
      <w:pPr>
        <w:keepNext w:val="0"/>
        <w:keepLines w:val="0"/>
      </w:pPr>
    </w:p>
    <w:p w:rsidR="00FF4F2F" w:rsidRDefault="00FF4F2F">
      <w:pPr>
        <w:pStyle w:val="Heading3"/>
      </w:pPr>
      <w:bookmarkStart w:id="1157" w:name="_Toc276633030"/>
      <w:r>
        <w:t>RVSR – DID $32 – Remaining Remote Starts</w:t>
      </w:r>
      <w:bookmarkEnd w:id="11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$32</w:t>
            </w:r>
          </w:p>
        </w:tc>
        <w:tc>
          <w:tcPr>
            <w:tcW w:w="2592" w:type="dxa"/>
            <w:tcBorders>
              <w:top w:val="nil"/>
            </w:tcBorders>
          </w:tcPr>
          <w:p w:rsidR="00FF4F2F" w:rsidRDefault="00FF4F2F">
            <w:pPr>
              <w:rPr>
                <w:rFonts w:ascii="Arial" w:hAnsi="Arial"/>
                <w:sz w:val="16"/>
              </w:rPr>
            </w:pPr>
            <w:r>
              <w:rPr>
                <w:rFonts w:ascii="Arial" w:hAnsi="Arial"/>
                <w:sz w:val="16"/>
              </w:rPr>
              <w:t>Remaining Remote Starts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0 - 255 counts</w:t>
            </w:r>
          </w:p>
        </w:tc>
        <w:tc>
          <w:tcPr>
            <w:tcW w:w="2016" w:type="dxa"/>
            <w:tcBorders>
              <w:top w:val="nil"/>
            </w:tcBorders>
          </w:tcPr>
          <w:p w:rsidR="00FF4F2F" w:rsidRDefault="00FF4F2F">
            <w:pPr>
              <w:rPr>
                <w:rFonts w:ascii="Arial" w:hAnsi="Arial"/>
                <w:sz w:val="16"/>
              </w:rPr>
            </w:pPr>
            <w:r>
              <w:rPr>
                <w:rFonts w:ascii="Arial" w:hAnsi="Arial"/>
                <w:sz w:val="16"/>
              </w:rPr>
              <w:t>E = N * 1</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number of remote starts remaining before full theft authentication is required.  The data contained in this DID is decremented each time the engine is running due to a remote vehicle start and is reset to a calibration each time theft passes full authentication.</w:t>
      </w:r>
    </w:p>
    <w:p w:rsidR="00FF4F2F" w:rsidRDefault="00FF4F2F"/>
    <w:p w:rsidR="00FF4F2F" w:rsidRDefault="00FF4F2F">
      <w:r>
        <w:t>This DID may be used to increase the number of remote starts remaining before full theft authentication is required in order to facilitate fob testing.  However, write access for this DID shall only be available when the manufacturer’s enable counter (MEC) is not zero.</w:t>
      </w:r>
    </w:p>
    <w:p w:rsidR="00FF4F2F" w:rsidRDefault="00FF4F2F">
      <w:pPr>
        <w:keepNext w:val="0"/>
        <w:keepLines w:val="0"/>
      </w:pPr>
    </w:p>
    <w:p w:rsidR="00FF4F2F" w:rsidRDefault="00FF4F2F">
      <w:pPr>
        <w:pStyle w:val="Heading3"/>
      </w:pPr>
      <w:bookmarkStart w:id="1158" w:name="_Toc276633031"/>
      <w:r>
        <w:lastRenderedPageBreak/>
        <w:t>SPRR – DID $41 – Transmission 1-2 Upshift Pressure Adapts</w:t>
      </w:r>
      <w:bookmarkEnd w:id="11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$41</w:t>
            </w:r>
          </w:p>
        </w:tc>
        <w:tc>
          <w:tcPr>
            <w:tcW w:w="2592" w:type="dxa"/>
            <w:tcBorders>
              <w:top w:val="nil"/>
            </w:tcBorders>
          </w:tcPr>
          <w:p w:rsidR="00FF4F2F" w:rsidRDefault="00FF4F2F">
            <w:pPr>
              <w:rPr>
                <w:rFonts w:ascii="Arial" w:hAnsi="Arial"/>
                <w:sz w:val="16"/>
              </w:rPr>
            </w:pPr>
            <w:r>
              <w:rPr>
                <w:rFonts w:ascii="Arial" w:hAnsi="Arial"/>
                <w:sz w:val="16"/>
              </w:rPr>
              <w:t>Transmission 1-2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1-2 upshift pressure adapts as a function of shift torque.</w:t>
      </w:r>
    </w:p>
    <w:p w:rsidR="00FF4F2F" w:rsidRDefault="00FF4F2F">
      <w:pPr>
        <w:keepNext w:val="0"/>
        <w:keepLines w:val="0"/>
      </w:pPr>
    </w:p>
    <w:p w:rsidR="00FF4F2F" w:rsidRDefault="00FF4F2F">
      <w:pPr>
        <w:pStyle w:val="Heading3"/>
      </w:pPr>
      <w:bookmarkStart w:id="1159" w:name="_Toc276633032"/>
      <w:r>
        <w:lastRenderedPageBreak/>
        <w:t>SPRR – DID $42 – Transmission 2-3 Upshift Pressure Adapts</w:t>
      </w:r>
      <w:bookmarkEnd w:id="11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$42</w:t>
            </w:r>
          </w:p>
        </w:tc>
        <w:tc>
          <w:tcPr>
            <w:tcW w:w="2592" w:type="dxa"/>
            <w:tcBorders>
              <w:top w:val="nil"/>
            </w:tcBorders>
          </w:tcPr>
          <w:p w:rsidR="00FF4F2F" w:rsidRDefault="00FF4F2F">
            <w:pPr>
              <w:rPr>
                <w:rFonts w:ascii="Arial" w:hAnsi="Arial"/>
                <w:sz w:val="16"/>
              </w:rPr>
            </w:pPr>
            <w:r>
              <w:rPr>
                <w:rFonts w:ascii="Arial" w:hAnsi="Arial"/>
                <w:sz w:val="16"/>
              </w:rPr>
              <w:t>Transmission 2-3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2-3 upshift pressure adapts as a function of shift torque.</w:t>
      </w:r>
    </w:p>
    <w:p w:rsidR="00FF4F2F" w:rsidRDefault="00FF4F2F">
      <w:pPr>
        <w:keepNext w:val="0"/>
        <w:keepLines w:val="0"/>
      </w:pPr>
    </w:p>
    <w:p w:rsidR="00FF4F2F" w:rsidRDefault="00FF4F2F">
      <w:pPr>
        <w:pStyle w:val="Heading3"/>
      </w:pPr>
      <w:bookmarkStart w:id="1160" w:name="_Toc276633033"/>
      <w:r>
        <w:lastRenderedPageBreak/>
        <w:t>SPRR – DID $43 – Transmission 3-4 Upshift Pressure Adapts</w:t>
      </w:r>
      <w:bookmarkEnd w:id="11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$43</w:t>
            </w:r>
          </w:p>
        </w:tc>
        <w:tc>
          <w:tcPr>
            <w:tcW w:w="2592" w:type="dxa"/>
            <w:tcBorders>
              <w:top w:val="nil"/>
            </w:tcBorders>
          </w:tcPr>
          <w:p w:rsidR="00FF4F2F" w:rsidRDefault="00FF4F2F">
            <w:pPr>
              <w:rPr>
                <w:rFonts w:ascii="Arial" w:hAnsi="Arial"/>
                <w:sz w:val="16"/>
              </w:rPr>
            </w:pPr>
            <w:r>
              <w:rPr>
                <w:rFonts w:ascii="Arial" w:hAnsi="Arial"/>
                <w:sz w:val="16"/>
              </w:rPr>
              <w:t>Transmission 3-4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3-4 upshift pressure adapts as a function of shift torque.</w:t>
      </w:r>
    </w:p>
    <w:p w:rsidR="00FF4F2F" w:rsidRDefault="00FF4F2F">
      <w:pPr>
        <w:keepNext w:val="0"/>
        <w:keepLines w:val="0"/>
      </w:pPr>
    </w:p>
    <w:p w:rsidR="00FF4F2F" w:rsidRDefault="00FF4F2F">
      <w:pPr>
        <w:pStyle w:val="Heading3"/>
      </w:pPr>
      <w:bookmarkStart w:id="1161" w:name="_Toc276633034"/>
      <w:r>
        <w:lastRenderedPageBreak/>
        <w:t>SPRR – DID $44 – Transmission 4-5 Upshift Pressure Adapts</w:t>
      </w:r>
      <w:bookmarkEnd w:id="11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$44</w:t>
            </w:r>
          </w:p>
        </w:tc>
        <w:tc>
          <w:tcPr>
            <w:tcW w:w="2592" w:type="dxa"/>
            <w:tcBorders>
              <w:top w:val="nil"/>
            </w:tcBorders>
          </w:tcPr>
          <w:p w:rsidR="00FF4F2F" w:rsidRDefault="00FF4F2F">
            <w:pPr>
              <w:rPr>
                <w:rFonts w:ascii="Arial" w:hAnsi="Arial"/>
                <w:sz w:val="16"/>
              </w:rPr>
            </w:pPr>
            <w:r>
              <w:rPr>
                <w:rFonts w:ascii="Arial" w:hAnsi="Arial"/>
                <w:sz w:val="16"/>
              </w:rPr>
              <w:t>Transmission 4-5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4-5 upshift pressure adapts as a function of shift torque.</w:t>
      </w:r>
    </w:p>
    <w:p w:rsidR="00FF4F2F" w:rsidRDefault="00FF4F2F">
      <w:pPr>
        <w:keepNext w:val="0"/>
        <w:keepLines w:val="0"/>
      </w:pPr>
    </w:p>
    <w:p w:rsidR="00FF4F2F" w:rsidRDefault="00FF4F2F">
      <w:pPr>
        <w:pStyle w:val="Heading3"/>
      </w:pPr>
      <w:bookmarkStart w:id="1162" w:name="_Toc276633035"/>
      <w:r>
        <w:lastRenderedPageBreak/>
        <w:t>TPCR – DID $48 – Line Pressure Learned Characteristics</w:t>
      </w:r>
      <w:bookmarkEnd w:id="11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$48</w:t>
            </w:r>
          </w:p>
        </w:tc>
        <w:tc>
          <w:tcPr>
            <w:tcW w:w="2592" w:type="dxa"/>
            <w:tcBorders>
              <w:top w:val="nil"/>
            </w:tcBorders>
          </w:tcPr>
          <w:p w:rsidR="00FF4F2F" w:rsidRDefault="00FF4F2F">
            <w:pPr>
              <w:rPr>
                <w:rFonts w:ascii="Arial" w:hAnsi="Arial"/>
                <w:sz w:val="16"/>
              </w:rPr>
            </w:pPr>
            <w:r>
              <w:rPr>
                <w:rFonts w:ascii="Arial" w:hAnsi="Arial"/>
                <w:sz w:val="16"/>
              </w:rPr>
              <w:t>Line Pressure Learned Characteristics</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Line Pressure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0 - 4095.9375 kPa</w:t>
            </w:r>
          </w:p>
        </w:tc>
        <w:tc>
          <w:tcPr>
            <w:tcW w:w="2016"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Speed to Achieve First Maximum Line Pressure Point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Line Pressure Knee Engine Speed</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Line Pressure</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0 - 4095.9375 kPa</w:t>
            </w:r>
          </w:p>
        </w:tc>
        <w:tc>
          <w:tcPr>
            <w:tcW w:w="2016"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Speed to Achieve Last Minimum Line Pressure Point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Line Pressure Knee Engine Speed</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is used to set various line pressure characteristics that are learned during C2C final test.</w:t>
      </w:r>
    </w:p>
    <w:p w:rsidR="00FF4F2F" w:rsidRDefault="00FF4F2F">
      <w:pPr>
        <w:keepNext w:val="0"/>
        <w:keepLines w:val="0"/>
      </w:pPr>
    </w:p>
    <w:p w:rsidR="00FF4F2F" w:rsidRDefault="00FF4F2F">
      <w:pPr>
        <w:pStyle w:val="Heading3"/>
      </w:pPr>
      <w:bookmarkStart w:id="1163" w:name="_Toc276633036"/>
      <w:r>
        <w:t>TQTR – DID $49 – Torque Converter Learned Characteristics</w:t>
      </w:r>
      <w:bookmarkEnd w:id="11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$49</w:t>
            </w:r>
          </w:p>
        </w:tc>
        <w:tc>
          <w:tcPr>
            <w:tcW w:w="2592" w:type="dxa"/>
            <w:tcBorders>
              <w:top w:val="nil"/>
            </w:tcBorders>
          </w:tcPr>
          <w:p w:rsidR="00FF4F2F" w:rsidRDefault="00FF4F2F">
            <w:pPr>
              <w:rPr>
                <w:rFonts w:ascii="Arial" w:hAnsi="Arial"/>
                <w:sz w:val="16"/>
              </w:rPr>
            </w:pPr>
            <w:r>
              <w:rPr>
                <w:rFonts w:ascii="Arial" w:hAnsi="Arial"/>
                <w:sz w:val="16"/>
              </w:rPr>
              <w:t>Torque Converter Learned Characteristics</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544"/>
        <w:gridCol w:w="624"/>
        <w:gridCol w:w="720"/>
        <w:gridCol w:w="720"/>
        <w:gridCol w:w="720"/>
        <w:gridCol w:w="2016"/>
        <w:gridCol w:w="2016"/>
      </w:tblGrid>
      <w:tr w:rsidR="00FF4F2F">
        <w:trPr>
          <w:cantSplit/>
          <w:jc w:val="center"/>
        </w:trPr>
        <w:tc>
          <w:tcPr>
            <w:tcW w:w="2544" w:type="dxa"/>
            <w:tcBorders>
              <w:bottom w:val="single" w:sz="6" w:space="0" w:color="000000"/>
            </w:tcBorders>
          </w:tcPr>
          <w:p w:rsidR="00FF4F2F" w:rsidRDefault="00FF4F2F">
            <w:pPr>
              <w:jc w:val="center"/>
              <w:rPr>
                <w:b/>
                <w:sz w:val="16"/>
              </w:rPr>
            </w:pPr>
            <w:r>
              <w:rPr>
                <w:b/>
                <w:sz w:val="16"/>
              </w:rPr>
              <w:t>Signal</w:t>
            </w:r>
          </w:p>
        </w:tc>
        <w:tc>
          <w:tcPr>
            <w:tcW w:w="624" w:type="dxa"/>
            <w:tcBorders>
              <w:bottom w:val="single" w:sz="6" w:space="0" w:color="000000"/>
            </w:tcBorders>
          </w:tcPr>
          <w:p w:rsidR="00FF4F2F" w:rsidRDefault="00FF4F2F">
            <w:pPr>
              <w:jc w:val="center"/>
              <w:rPr>
                <w:b/>
                <w:sz w:val="16"/>
              </w:rPr>
            </w:pPr>
            <w:r>
              <w:rPr>
                <w:b/>
                <w:sz w:val="16"/>
              </w:rPr>
              <w:t>Start Byte</w:t>
            </w:r>
          </w:p>
        </w:tc>
        <w:tc>
          <w:tcPr>
            <w:tcW w:w="720" w:type="dxa"/>
            <w:tcBorders>
              <w:bottom w:val="single" w:sz="6" w:space="0" w:color="000000"/>
            </w:tcBorders>
          </w:tcPr>
          <w:p w:rsidR="00FF4F2F" w:rsidRDefault="00FF4F2F">
            <w:pPr>
              <w:jc w:val="center"/>
              <w:rPr>
                <w:b/>
                <w:sz w:val="16"/>
              </w:rPr>
            </w:pPr>
            <w:r>
              <w:rPr>
                <w:b/>
                <w:sz w:val="16"/>
              </w:rPr>
              <w:t>Start Bit</w:t>
            </w:r>
          </w:p>
        </w:tc>
        <w:tc>
          <w:tcPr>
            <w:tcW w:w="720" w:type="dxa"/>
            <w:tcBorders>
              <w:bottom w:val="single" w:sz="6" w:space="0" w:color="000000"/>
            </w:tcBorders>
          </w:tcPr>
          <w:p w:rsidR="00FF4F2F" w:rsidRDefault="00FF4F2F">
            <w:pPr>
              <w:jc w:val="center"/>
              <w:rPr>
                <w:b/>
                <w:sz w:val="16"/>
              </w:rPr>
            </w:pPr>
            <w:r>
              <w:rPr>
                <w:b/>
                <w:sz w:val="16"/>
              </w:rPr>
              <w:t>Length (Bits)</w:t>
            </w:r>
          </w:p>
        </w:tc>
        <w:tc>
          <w:tcPr>
            <w:tcW w:w="720" w:type="dxa"/>
            <w:tcBorders>
              <w:bottom w:val="single" w:sz="6" w:space="0" w:color="000000"/>
            </w:tcBorders>
          </w:tcPr>
          <w:p w:rsidR="00FF4F2F" w:rsidRDefault="00FF4F2F">
            <w:pPr>
              <w:jc w:val="center"/>
              <w:rPr>
                <w:b/>
                <w:sz w:val="16"/>
              </w:rPr>
            </w:pPr>
            <w:r>
              <w:rPr>
                <w:b/>
                <w:sz w:val="16"/>
              </w:rPr>
              <w:t>Data Type</w:t>
            </w:r>
          </w:p>
        </w:tc>
        <w:tc>
          <w:tcPr>
            <w:tcW w:w="2016" w:type="dxa"/>
            <w:tcBorders>
              <w:bottom w:val="single" w:sz="6" w:space="0" w:color="000000"/>
            </w:tcBorders>
          </w:tcPr>
          <w:p w:rsidR="00FF4F2F" w:rsidRDefault="00FF4F2F">
            <w:pPr>
              <w:jc w:val="center"/>
              <w:rPr>
                <w:b/>
                <w:sz w:val="16"/>
              </w:rPr>
            </w:pPr>
            <w:r>
              <w:rPr>
                <w:b/>
                <w:sz w:val="16"/>
              </w:rPr>
              <w:t>Range</w:t>
            </w:r>
          </w:p>
        </w:tc>
        <w:tc>
          <w:tcPr>
            <w:tcW w:w="2016" w:type="dxa"/>
            <w:tcBorders>
              <w:bottom w:val="single" w:sz="6" w:space="0" w:color="000000"/>
            </w:tcBorders>
          </w:tcPr>
          <w:p w:rsidR="00FF4F2F" w:rsidRDefault="00FF4F2F">
            <w:pPr>
              <w:jc w:val="center"/>
              <w:rPr>
                <w:b/>
                <w:sz w:val="16"/>
              </w:rPr>
            </w:pPr>
            <w:r>
              <w:rPr>
                <w:b/>
                <w:sz w:val="16"/>
              </w:rPr>
              <w:t>Conversion</w:t>
            </w:r>
          </w:p>
        </w:tc>
      </w:tr>
      <w:tr w:rsidR="00FF4F2F">
        <w:trPr>
          <w:cantSplit/>
          <w:trHeight w:val="546"/>
          <w:jc w:val="center"/>
        </w:trPr>
        <w:tc>
          <w:tcPr>
            <w:tcW w:w="2544" w:type="dxa"/>
            <w:tcBorders>
              <w:top w:val="single" w:sz="6" w:space="0" w:color="000000"/>
              <w:left w:val="single" w:sz="12" w:space="0" w:color="000000"/>
              <w:bottom w:val="single" w:sz="6" w:space="0" w:color="000000"/>
            </w:tcBorders>
          </w:tcPr>
          <w:p w:rsidR="00FF4F2F" w:rsidRDefault="00FF4F2F">
            <w:pPr>
              <w:rPr>
                <w:rFonts w:ascii="Arial" w:hAnsi="Arial"/>
                <w:sz w:val="16"/>
              </w:rPr>
            </w:pPr>
            <w:r>
              <w:rPr>
                <w:rFonts w:ascii="Arial" w:hAnsi="Arial"/>
                <w:sz w:val="16"/>
              </w:rPr>
              <w:t>Transmission Torque Converter K Factor – Low Torque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16</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UNM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0 - 1023.984375</w:t>
            </w:r>
          </w:p>
        </w:tc>
        <w:tc>
          <w:tcPr>
            <w:tcW w:w="2016" w:type="dxa"/>
            <w:tcBorders>
              <w:top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E = N * 0.015625</w:t>
            </w:r>
          </w:p>
        </w:tc>
      </w:tr>
      <w:tr w:rsidR="00FF4F2F">
        <w:trPr>
          <w:cantSplit/>
          <w:trHeight w:val="546"/>
          <w:jc w:val="center"/>
        </w:trPr>
        <w:tc>
          <w:tcPr>
            <w:tcW w:w="2544"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Transmission Torque Converter K Factor – High Torque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16</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UNM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0 - 1023.984375</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E = N * 0.015625</w:t>
            </w:r>
          </w:p>
        </w:tc>
      </w:tr>
      <w:tr w:rsidR="00FF4F2F">
        <w:trPr>
          <w:cantSplit/>
          <w:jc w:val="center"/>
        </w:trPr>
        <w:tc>
          <w:tcPr>
            <w:tcW w:w="2544" w:type="dxa"/>
            <w:tcBorders>
              <w:top w:val="single" w:sz="6" w:space="0" w:color="000000"/>
              <w:bottom w:val="single" w:sz="6" w:space="0" w:color="000000"/>
            </w:tcBorders>
          </w:tcPr>
          <w:p w:rsidR="00FF4F2F" w:rsidRDefault="00FF4F2F">
            <w:pPr>
              <w:pStyle w:val="FootnoteText"/>
              <w:rPr>
                <w:rFonts w:ascii="Arial" w:hAnsi="Arial" w:cs="Arial"/>
              </w:rPr>
            </w:pPr>
            <w:r>
              <w:rPr>
                <w:rFonts w:ascii="Arial" w:hAnsi="Arial" w:cs="Arial"/>
              </w:rPr>
              <w:t>Transmission EOL Program Complete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4</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BLN</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544" w:type="dxa"/>
            <w:tcBorders>
              <w:top w:val="single" w:sz="6" w:space="0" w:color="000000"/>
            </w:tcBorders>
          </w:tcPr>
          <w:p w:rsidR="00FF4F2F" w:rsidRDefault="00FF4F2F">
            <w:pPr>
              <w:rPr>
                <w:rFonts w:ascii="Arial" w:hAnsi="Arial"/>
                <w:sz w:val="16"/>
              </w:rPr>
            </w:pPr>
            <w:r>
              <w:rPr>
                <w:rFonts w:ascii="Arial" w:hAnsi="Arial"/>
                <w:sz w:val="16"/>
              </w:rPr>
              <w:t>Reserved</w:t>
            </w:r>
          </w:p>
        </w:tc>
        <w:tc>
          <w:tcPr>
            <w:tcW w:w="624" w:type="dxa"/>
            <w:tcBorders>
              <w:top w:val="single" w:sz="6" w:space="0" w:color="000000"/>
            </w:tcBorders>
          </w:tcPr>
          <w:p w:rsidR="00FF4F2F" w:rsidRDefault="00FF4F2F">
            <w:pPr>
              <w:jc w:val="right"/>
            </w:pPr>
            <w:r>
              <w:rPr>
                <w:rFonts w:ascii="Arial" w:hAnsi="Arial"/>
                <w:sz w:val="16"/>
              </w:rPr>
              <w:t>4</w:t>
            </w:r>
          </w:p>
        </w:tc>
        <w:tc>
          <w:tcPr>
            <w:tcW w:w="720" w:type="dxa"/>
            <w:tcBorders>
              <w:top w:val="single" w:sz="6" w:space="0" w:color="000000"/>
            </w:tcBorders>
          </w:tcPr>
          <w:p w:rsidR="00FF4F2F" w:rsidRDefault="00FF4F2F">
            <w:pPr>
              <w:jc w:val="right"/>
              <w:rPr>
                <w:rFonts w:ascii="Arial" w:hAnsi="Arial"/>
                <w:sz w:val="16"/>
              </w:rPr>
            </w:pPr>
            <w:r>
              <w:rPr>
                <w:rFonts w:ascii="Arial" w:hAnsi="Arial"/>
                <w:sz w:val="16"/>
              </w:rPr>
              <w:t>6</w:t>
            </w:r>
          </w:p>
        </w:tc>
        <w:tc>
          <w:tcPr>
            <w:tcW w:w="720" w:type="dxa"/>
            <w:tcBorders>
              <w:top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tcBorders>
          </w:tcPr>
          <w:p w:rsidR="00FF4F2F" w:rsidRDefault="00FF4F2F">
            <w:pPr>
              <w:pStyle w:val="FootnoteText"/>
              <w:rPr>
                <w:rFonts w:ascii="Arial" w:hAnsi="Arial"/>
              </w:rPr>
            </w:pPr>
          </w:p>
        </w:tc>
        <w:tc>
          <w:tcPr>
            <w:tcW w:w="2016" w:type="dxa"/>
            <w:tcBorders>
              <w:top w:val="single" w:sz="6" w:space="0" w:color="000000"/>
            </w:tcBorders>
          </w:tcPr>
          <w:p w:rsidR="00FF4F2F" w:rsidRDefault="00FF4F2F">
            <w:pPr>
              <w:rPr>
                <w:rFonts w:ascii="Arial" w:hAnsi="Arial"/>
                <w:sz w:val="16"/>
              </w:rPr>
            </w:pPr>
          </w:p>
        </w:tc>
        <w:tc>
          <w:tcPr>
            <w:tcW w:w="2016" w:type="dxa"/>
            <w:tcBorders>
              <w:top w:val="single" w:sz="6" w:space="0" w:color="000000"/>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Transmission characteristics that are learned during C2C final test and in plant testing.</w:t>
      </w:r>
    </w:p>
    <w:p w:rsidR="00FF4F2F" w:rsidRDefault="00FF4F2F"/>
    <w:p w:rsidR="00FF4F2F" w:rsidRDefault="00FF4F2F">
      <w:r>
        <w:t>Transmission Torque Converter K-Factor represents the K-Factor of the transmission torque converter as measured at the EOL transmission assembly for both low torque low engine speed, and high torque high engine speed.</w:t>
      </w:r>
    </w:p>
    <w:p w:rsidR="00FF4F2F" w:rsidRDefault="00FF4F2F"/>
    <w:p w:rsidR="00FF4F2F" w:rsidRDefault="00FF4F2F">
      <w:pPr>
        <w:pStyle w:val="BodyText"/>
        <w:rPr>
          <w:color w:val="auto"/>
          <w:u w:val="none"/>
        </w:rPr>
      </w:pPr>
      <w:r>
        <w:rPr>
          <w:color w:val="auto"/>
          <w:u w:val="none"/>
        </w:rPr>
        <w:t>Transmission EOL Program Complete Flag indicates the EOL programming is complete.</w:t>
      </w:r>
    </w:p>
    <w:p w:rsidR="00FF4F2F" w:rsidRDefault="00FF4F2F"/>
    <w:p w:rsidR="00FF4F2F" w:rsidRDefault="00FF4F2F">
      <w:pPr>
        <w:keepNext w:val="0"/>
        <w:keepLines w:val="0"/>
      </w:pPr>
    </w:p>
    <w:p w:rsidR="00FF4F2F" w:rsidRDefault="00FF4F2F">
      <w:pPr>
        <w:pStyle w:val="Heading3"/>
      </w:pPr>
      <w:bookmarkStart w:id="1164" w:name="_Toc276633037"/>
      <w:r>
        <w:lastRenderedPageBreak/>
        <w:t>RSCR – DID $4A – Clutch 1 Pressure Learned Characteristics</w:t>
      </w:r>
      <w:bookmarkEnd w:id="11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$4A</w:t>
            </w:r>
          </w:p>
        </w:tc>
        <w:tc>
          <w:tcPr>
            <w:tcW w:w="2592" w:type="dxa"/>
            <w:tcBorders>
              <w:top w:val="nil"/>
            </w:tcBorders>
          </w:tcPr>
          <w:p w:rsidR="00FF4F2F" w:rsidRDefault="00FF4F2F">
            <w:pPr>
              <w:rPr>
                <w:rFonts w:ascii="Arial" w:hAnsi="Arial"/>
                <w:sz w:val="16"/>
              </w:rPr>
            </w:pPr>
            <w:r>
              <w:rPr>
                <w:rFonts w:ascii="Arial" w:hAnsi="Arial"/>
                <w:sz w:val="16"/>
              </w:rPr>
              <w:t>Clutch 1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1) that are learned during C2C final test and the Service Fast Learn (SFL) procedure.  The write length for DID $4A should not include the SFL data and therefore be only 8 bytes in length.  For reading, all 15 bytes should be sent by the controller.</w:t>
      </w:r>
    </w:p>
    <w:p w:rsidR="00FF4F2F" w:rsidRDefault="00FF4F2F">
      <w:pPr>
        <w:pStyle w:val="Heading3"/>
      </w:pPr>
      <w:bookmarkStart w:id="1165" w:name="_Toc276633038"/>
      <w:r>
        <w:t>RSCR – DID $4B – Clutch 2 Pressure Learned Characteristics</w:t>
      </w:r>
      <w:bookmarkEnd w:id="11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$4B</w:t>
            </w:r>
          </w:p>
        </w:tc>
        <w:tc>
          <w:tcPr>
            <w:tcW w:w="2592" w:type="dxa"/>
            <w:tcBorders>
              <w:top w:val="nil"/>
            </w:tcBorders>
          </w:tcPr>
          <w:p w:rsidR="00FF4F2F" w:rsidRDefault="00FF4F2F">
            <w:pPr>
              <w:rPr>
                <w:rFonts w:ascii="Arial" w:hAnsi="Arial"/>
                <w:sz w:val="16"/>
              </w:rPr>
            </w:pPr>
            <w:r>
              <w:rPr>
                <w:rFonts w:ascii="Arial" w:hAnsi="Arial"/>
                <w:sz w:val="16"/>
              </w:rPr>
              <w:t>Clutch 2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lastRenderedPageBreak/>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2) that are learned during C2C final test and the Service Fast Learn (SFL) procedure.  The write length for DID $4B should not include the SFL data and therefore be only 8 bytes in length.  For reading, all 15 bytes should be sent by the controller.</w:t>
      </w:r>
    </w:p>
    <w:p w:rsidR="00FF4F2F" w:rsidRDefault="00FF4F2F"/>
    <w:p w:rsidR="00FF4F2F" w:rsidRDefault="00FF4F2F">
      <w:pPr>
        <w:pStyle w:val="Heading3"/>
      </w:pPr>
      <w:bookmarkStart w:id="1166" w:name="_Toc276633039"/>
      <w:r>
        <w:t>RSCR – DID $4C – Clutch 3 Pressure Learned Characteristics</w:t>
      </w:r>
      <w:bookmarkEnd w:id="11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$4C</w:t>
            </w:r>
          </w:p>
        </w:tc>
        <w:tc>
          <w:tcPr>
            <w:tcW w:w="2592" w:type="dxa"/>
            <w:tcBorders>
              <w:top w:val="nil"/>
            </w:tcBorders>
          </w:tcPr>
          <w:p w:rsidR="00FF4F2F" w:rsidRDefault="00FF4F2F">
            <w:pPr>
              <w:rPr>
                <w:rFonts w:ascii="Arial" w:hAnsi="Arial"/>
                <w:sz w:val="16"/>
              </w:rPr>
            </w:pPr>
            <w:r>
              <w:rPr>
                <w:rFonts w:ascii="Arial" w:hAnsi="Arial"/>
                <w:sz w:val="16"/>
              </w:rPr>
              <w:t>Clutch 3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3) that are learned during C2C final test and the Service Fast Learn (SFL) procedure.</w:t>
      </w:r>
      <w:r>
        <w:rPr>
          <w:color w:val="FF0000"/>
        </w:rPr>
        <w:t xml:space="preserve">  </w:t>
      </w:r>
      <w:r>
        <w:t>The write length for DID $4C should not include the SFL data and therefore be only 8 bytes in length.  For reading, all 15 bytes should be sent by the controller.</w:t>
      </w:r>
    </w:p>
    <w:p w:rsidR="00FF4F2F" w:rsidRDefault="00FF4F2F">
      <w:pPr>
        <w:pStyle w:val="Heading3"/>
      </w:pPr>
      <w:bookmarkStart w:id="1167" w:name="_Toc276633040"/>
      <w:r>
        <w:t>RSCR – DID $4D – Clutch 4 Pressure Learned Characteristics</w:t>
      </w:r>
      <w:bookmarkEnd w:id="11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$4D</w:t>
            </w:r>
          </w:p>
        </w:tc>
        <w:tc>
          <w:tcPr>
            <w:tcW w:w="2592" w:type="dxa"/>
            <w:tcBorders>
              <w:top w:val="nil"/>
            </w:tcBorders>
          </w:tcPr>
          <w:p w:rsidR="00FF4F2F" w:rsidRDefault="00FF4F2F">
            <w:pPr>
              <w:rPr>
                <w:rFonts w:ascii="Arial" w:hAnsi="Arial"/>
                <w:sz w:val="16"/>
              </w:rPr>
            </w:pPr>
            <w:r>
              <w:rPr>
                <w:rFonts w:ascii="Arial" w:hAnsi="Arial"/>
                <w:sz w:val="16"/>
              </w:rPr>
              <w:t>Clutch 4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lastRenderedPageBreak/>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4) that are learned during C2C final test and the Service Fast Learn (SFL) procedure.  The write length for DID $4D should not include the SFL data and therefore be only 8 bytes in length.  For reading, all 15 bytes should be sent by the controller.</w:t>
      </w:r>
    </w:p>
    <w:p w:rsidR="00FF4F2F" w:rsidRDefault="00FF4F2F"/>
    <w:p w:rsidR="00FF4F2F" w:rsidRDefault="00FF4F2F">
      <w:pPr>
        <w:pStyle w:val="Heading3"/>
      </w:pPr>
      <w:bookmarkStart w:id="1168" w:name="_Toc276633041"/>
      <w:r>
        <w:t>RSCR – DID $4E – Clutch 5 Pressure Learned Characteristics</w:t>
      </w:r>
      <w:bookmarkEnd w:id="11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$4E</w:t>
            </w:r>
          </w:p>
        </w:tc>
        <w:tc>
          <w:tcPr>
            <w:tcW w:w="2592" w:type="dxa"/>
            <w:tcBorders>
              <w:top w:val="nil"/>
            </w:tcBorders>
          </w:tcPr>
          <w:p w:rsidR="00FF4F2F" w:rsidRDefault="00FF4F2F">
            <w:pPr>
              <w:rPr>
                <w:rFonts w:ascii="Arial" w:hAnsi="Arial"/>
                <w:sz w:val="16"/>
              </w:rPr>
            </w:pPr>
            <w:r>
              <w:rPr>
                <w:rFonts w:ascii="Arial" w:hAnsi="Arial"/>
                <w:sz w:val="16"/>
              </w:rPr>
              <w:t>Clutch 5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lastRenderedPageBreak/>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5) that are learned during C2C final test and the Service Fast Learn (SFL) procedure.  The write length for DID $4E should not include the SFL data and therefore be only 8 bytes in length.  For reading, all 15 bytes should be sent by the controller.</w:t>
      </w:r>
    </w:p>
    <w:p w:rsidR="00FF4F2F" w:rsidRDefault="00FF4F2F"/>
    <w:p w:rsidR="00FF4F2F" w:rsidRDefault="00FF4F2F">
      <w:pPr>
        <w:keepNext w:val="0"/>
        <w:keepLines w:val="0"/>
      </w:pPr>
    </w:p>
    <w:p w:rsidR="00FF4F2F" w:rsidRDefault="00FF4F2F">
      <w:pPr>
        <w:pStyle w:val="Heading3"/>
      </w:pPr>
      <w:bookmarkStart w:id="1169" w:name="_Toc276633042"/>
      <w:r>
        <w:t>SSPR – DID $50 – Transmission Steady State Pressure Adapts</w:t>
      </w:r>
      <w:bookmarkEnd w:id="11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$50</w:t>
            </w:r>
          </w:p>
        </w:tc>
        <w:tc>
          <w:tcPr>
            <w:tcW w:w="2592" w:type="dxa"/>
            <w:tcBorders>
              <w:top w:val="nil"/>
            </w:tcBorders>
          </w:tcPr>
          <w:p w:rsidR="00FF4F2F" w:rsidRDefault="00FF4F2F">
            <w:pPr>
              <w:rPr>
                <w:rFonts w:ascii="Arial" w:hAnsi="Arial"/>
                <w:sz w:val="16"/>
              </w:rPr>
            </w:pPr>
            <w:r>
              <w:rPr>
                <w:rFonts w:ascii="Arial" w:hAnsi="Arial"/>
                <w:sz w:val="16"/>
              </w:rPr>
              <w:t>Transmission Steady State Pressure Adapts</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steady state pressure adapts.</w:t>
      </w:r>
    </w:p>
    <w:p w:rsidR="00FF4F2F" w:rsidRDefault="00FF4F2F">
      <w:pPr>
        <w:keepNext w:val="0"/>
        <w:keepLines w:val="0"/>
      </w:pPr>
    </w:p>
    <w:p w:rsidR="00FF4F2F" w:rsidRDefault="00FF4F2F">
      <w:pPr>
        <w:pStyle w:val="Heading3"/>
      </w:pPr>
      <w:bookmarkStart w:id="1170" w:name="_Toc276633043"/>
      <w:r>
        <w:lastRenderedPageBreak/>
        <w:t>SSPR – DID $51 – Transmission Steady State Pressure Braking Adapts</w:t>
      </w:r>
      <w:bookmarkEnd w:id="11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$51</w:t>
            </w:r>
          </w:p>
        </w:tc>
        <w:tc>
          <w:tcPr>
            <w:tcW w:w="2592" w:type="dxa"/>
            <w:tcBorders>
              <w:top w:val="nil"/>
            </w:tcBorders>
          </w:tcPr>
          <w:p w:rsidR="00FF4F2F" w:rsidRDefault="00FF4F2F">
            <w:pPr>
              <w:rPr>
                <w:rFonts w:ascii="Arial" w:hAnsi="Arial"/>
                <w:sz w:val="16"/>
              </w:rPr>
            </w:pPr>
            <w:r>
              <w:rPr>
                <w:rFonts w:ascii="Arial" w:hAnsi="Arial"/>
                <w:sz w:val="16"/>
              </w:rPr>
              <w:t>Transmission Steady State Pressure Braking Adapts</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steady state pressure braking adapts.</w:t>
      </w:r>
    </w:p>
    <w:p w:rsidR="00FF4F2F" w:rsidRDefault="00FF4F2F">
      <w:pPr>
        <w:keepNext w:val="0"/>
        <w:keepLines w:val="0"/>
      </w:pPr>
    </w:p>
    <w:p w:rsidR="00FF4F2F" w:rsidRDefault="00FF4F2F">
      <w:pPr>
        <w:pStyle w:val="Heading3"/>
      </w:pPr>
      <w:bookmarkStart w:id="1171" w:name="_Toc39375464"/>
      <w:bookmarkStart w:id="1172" w:name="_Toc276633044"/>
      <w:r>
        <w:lastRenderedPageBreak/>
        <w:t xml:space="preserve">RSCR – DID $52 – Transmission 1-2 Upshift </w:t>
      </w:r>
      <w:bookmarkEnd w:id="1171"/>
      <w:r>
        <w:t>Adaptive Shift Data</w:t>
      </w:r>
      <w:bookmarkEnd w:id="11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$52</w:t>
            </w:r>
          </w:p>
        </w:tc>
        <w:tc>
          <w:tcPr>
            <w:tcW w:w="2592" w:type="dxa"/>
            <w:tcBorders>
              <w:top w:val="nil"/>
            </w:tcBorders>
          </w:tcPr>
          <w:p w:rsidR="00FF4F2F" w:rsidRDefault="00FF4F2F">
            <w:pPr>
              <w:rPr>
                <w:rFonts w:ascii="Arial" w:hAnsi="Arial"/>
                <w:sz w:val="16"/>
              </w:rPr>
            </w:pPr>
            <w:r>
              <w:rPr>
                <w:rFonts w:ascii="Arial" w:hAnsi="Arial"/>
                <w:sz w:val="16"/>
              </w:rPr>
              <w:t>Transmission 1-2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520"/>
        <w:gridCol w:w="648"/>
        <w:gridCol w:w="720"/>
        <w:gridCol w:w="720"/>
        <w:gridCol w:w="720"/>
        <w:gridCol w:w="2016"/>
        <w:gridCol w:w="2016"/>
      </w:tblGrid>
      <w:tr w:rsidR="00FF4F2F">
        <w:trPr>
          <w:cantSplit/>
          <w:jc w:val="center"/>
        </w:trPr>
        <w:tc>
          <w:tcPr>
            <w:tcW w:w="2520" w:type="dxa"/>
            <w:tcBorders>
              <w:bottom w:val="single" w:sz="12" w:space="0" w:color="000000"/>
            </w:tcBorders>
          </w:tcPr>
          <w:p w:rsidR="00FF4F2F" w:rsidRDefault="00FF4F2F">
            <w:pPr>
              <w:jc w:val="center"/>
              <w:rPr>
                <w:b/>
                <w:sz w:val="16"/>
              </w:rPr>
            </w:pPr>
            <w:r>
              <w:rPr>
                <w:b/>
                <w:sz w:val="16"/>
              </w:rPr>
              <w:t>Signal</w:t>
            </w:r>
          </w:p>
        </w:tc>
        <w:tc>
          <w:tcPr>
            <w:tcW w:w="64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Clutch Volume</w:t>
            </w:r>
          </w:p>
        </w:tc>
        <w:tc>
          <w:tcPr>
            <w:tcW w:w="64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Clutch Volume</w:t>
            </w:r>
          </w:p>
        </w:tc>
        <w:tc>
          <w:tcPr>
            <w:tcW w:w="648"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1-2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173" w:name="_Toc276633045"/>
      <w:r>
        <w:t>RSCR – DID $53 – Transmission 2-3 Upshift Adaptive Shift Data</w:t>
      </w:r>
      <w:bookmarkEnd w:id="11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$53</w:t>
            </w:r>
          </w:p>
        </w:tc>
        <w:tc>
          <w:tcPr>
            <w:tcW w:w="2592" w:type="dxa"/>
            <w:tcBorders>
              <w:top w:val="nil"/>
            </w:tcBorders>
          </w:tcPr>
          <w:p w:rsidR="00FF4F2F" w:rsidRDefault="00FF4F2F">
            <w:pPr>
              <w:rPr>
                <w:rFonts w:ascii="Arial" w:hAnsi="Arial"/>
                <w:sz w:val="16"/>
              </w:rPr>
            </w:pPr>
            <w:r>
              <w:rPr>
                <w:rFonts w:ascii="Arial" w:hAnsi="Arial"/>
                <w:sz w:val="16"/>
              </w:rPr>
              <w:t>Transmission 2-3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2-3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2-3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174" w:name="_Toc276633046"/>
      <w:r>
        <w:t>RSCR – DID $54 – Transmission 3-4 Upshift Adaptive Shift Data</w:t>
      </w:r>
      <w:bookmarkEnd w:id="11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$54</w:t>
            </w:r>
          </w:p>
        </w:tc>
        <w:tc>
          <w:tcPr>
            <w:tcW w:w="2592" w:type="dxa"/>
            <w:tcBorders>
              <w:top w:val="nil"/>
            </w:tcBorders>
          </w:tcPr>
          <w:p w:rsidR="00FF4F2F" w:rsidRDefault="00FF4F2F">
            <w:pPr>
              <w:rPr>
                <w:rFonts w:ascii="Arial" w:hAnsi="Arial"/>
                <w:sz w:val="16"/>
              </w:rPr>
            </w:pPr>
            <w:r>
              <w:rPr>
                <w:rFonts w:ascii="Arial" w:hAnsi="Arial"/>
                <w:sz w:val="16"/>
              </w:rPr>
              <w:t>Transmission 3-4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3-4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3-4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175" w:name="_Toc276633047"/>
      <w:r>
        <w:t>RSCR – DID $55 – Transmission 4-5 Upshift Adaptive Shift Data</w:t>
      </w:r>
      <w:bookmarkEnd w:id="11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$55</w:t>
            </w:r>
          </w:p>
        </w:tc>
        <w:tc>
          <w:tcPr>
            <w:tcW w:w="2592" w:type="dxa"/>
            <w:tcBorders>
              <w:top w:val="nil"/>
            </w:tcBorders>
          </w:tcPr>
          <w:p w:rsidR="00FF4F2F" w:rsidRDefault="00FF4F2F">
            <w:pPr>
              <w:rPr>
                <w:rFonts w:ascii="Arial" w:hAnsi="Arial"/>
                <w:sz w:val="16"/>
              </w:rPr>
            </w:pPr>
            <w:r>
              <w:rPr>
                <w:rFonts w:ascii="Arial" w:hAnsi="Arial"/>
                <w:sz w:val="16"/>
              </w:rPr>
              <w:t>Transmission 4-5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4-5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4-5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176" w:name="_Toc276633048"/>
      <w:r>
        <w:t>RSCR – DID $56 – Transmission 5-6 Upshift Adaptive Shift Data</w:t>
      </w:r>
      <w:bookmarkEnd w:id="11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$56</w:t>
            </w:r>
          </w:p>
        </w:tc>
        <w:tc>
          <w:tcPr>
            <w:tcW w:w="2592" w:type="dxa"/>
            <w:tcBorders>
              <w:top w:val="nil"/>
            </w:tcBorders>
          </w:tcPr>
          <w:p w:rsidR="00FF4F2F" w:rsidRDefault="00FF4F2F">
            <w:pPr>
              <w:rPr>
                <w:rFonts w:ascii="Arial" w:hAnsi="Arial"/>
                <w:sz w:val="16"/>
              </w:rPr>
            </w:pPr>
            <w:r>
              <w:rPr>
                <w:rFonts w:ascii="Arial" w:hAnsi="Arial"/>
                <w:sz w:val="16"/>
              </w:rPr>
              <w:t>Transmission 5-6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5-6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5-6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177" w:name="_Toc276633049"/>
      <w:r>
        <w:t>RSCR – DID $57 – Transmission D-R Shift Adaptive Shift Data</w:t>
      </w:r>
      <w:bookmarkEnd w:id="11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$57</w:t>
            </w:r>
          </w:p>
        </w:tc>
        <w:tc>
          <w:tcPr>
            <w:tcW w:w="2592" w:type="dxa"/>
            <w:tcBorders>
              <w:top w:val="nil"/>
            </w:tcBorders>
          </w:tcPr>
          <w:p w:rsidR="00FF4F2F" w:rsidRDefault="00FF4F2F">
            <w:pPr>
              <w:rPr>
                <w:rFonts w:ascii="Arial" w:hAnsi="Arial"/>
                <w:sz w:val="16"/>
              </w:rPr>
            </w:pPr>
            <w:r>
              <w:rPr>
                <w:rFonts w:ascii="Arial" w:hAnsi="Arial"/>
                <w:sz w:val="16"/>
              </w:rPr>
              <w:t xml:space="preserve">Transmission </w:t>
            </w:r>
            <w:r w:rsidR="00EA36DC">
              <w:rPr>
                <w:rFonts w:ascii="Arial" w:hAnsi="Arial"/>
                <w:sz w:val="16"/>
              </w:rPr>
              <w:t xml:space="preserve">D-R </w:t>
            </w:r>
            <w:r>
              <w:rPr>
                <w:rFonts w:ascii="Arial" w:hAnsi="Arial"/>
                <w:sz w:val="16"/>
              </w:rPr>
              <w:t>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Minimum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Clutch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Fill Delay</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-32 - 31.9990234375 s</w:t>
            </w:r>
          </w:p>
        </w:tc>
        <w:tc>
          <w:tcPr>
            <w:tcW w:w="2016" w:type="dxa"/>
            <w:tcBorders>
              <w:top w:val="nil"/>
            </w:tcBorders>
          </w:tcPr>
          <w:p w:rsidR="00FF4F2F" w:rsidRDefault="00FF4F2F">
            <w:pPr>
              <w:rPr>
                <w:rFonts w:ascii="Arial" w:hAnsi="Arial"/>
                <w:sz w:val="16"/>
              </w:rPr>
            </w:pPr>
            <w:r>
              <w:rPr>
                <w:rFonts w:ascii="Arial" w:hAnsi="Arial"/>
                <w:sz w:val="16"/>
              </w:rPr>
              <w:t>E = N / 1024</w:t>
            </w:r>
          </w:p>
        </w:tc>
      </w:tr>
    </w:tbl>
    <w:p w:rsidR="00FF4F2F" w:rsidRDefault="00FF4F2F"/>
    <w:p w:rsidR="00FF4F2F" w:rsidRDefault="00FF4F2F">
      <w:r>
        <w:t xml:space="preserve">This DID indicates the clutch volume, minimum clutch volume, oncoming clutch pressure, and oncoming fill delay for the oncoming clutch during drive to reverse gear transition events. </w:t>
      </w:r>
    </w:p>
    <w:p w:rsidR="00FF4F2F" w:rsidRDefault="00FF4F2F">
      <w:pPr>
        <w:keepNext w:val="0"/>
        <w:keepLines w:val="0"/>
      </w:pPr>
    </w:p>
    <w:p w:rsidR="00FF4F2F" w:rsidRDefault="00FF4F2F">
      <w:pPr>
        <w:pStyle w:val="Heading3"/>
      </w:pPr>
      <w:bookmarkStart w:id="1178" w:name="_Toc276633050"/>
      <w:r>
        <w:t>TFQR – DID $5F – Transmission Oil Remaining Life</w:t>
      </w:r>
      <w:bookmarkEnd w:id="11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$5F</w:t>
            </w:r>
          </w:p>
        </w:tc>
        <w:tc>
          <w:tcPr>
            <w:tcW w:w="2592" w:type="dxa"/>
            <w:tcBorders>
              <w:top w:val="nil"/>
            </w:tcBorders>
          </w:tcPr>
          <w:p w:rsidR="00FF4F2F" w:rsidRDefault="00FF4F2F">
            <w:pPr>
              <w:rPr>
                <w:rFonts w:ascii="Arial" w:hAnsi="Arial"/>
                <w:sz w:val="16"/>
              </w:rPr>
            </w:pPr>
            <w:r>
              <w:rPr>
                <w:rFonts w:ascii="Arial" w:hAnsi="Arial"/>
                <w:sz w:val="16"/>
              </w:rPr>
              <w:t>Transmission Oil Remaining Life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0 - 99.609375 %</w:t>
            </w:r>
          </w:p>
        </w:tc>
        <w:tc>
          <w:tcPr>
            <w:tcW w:w="2016" w:type="dxa"/>
            <w:tcBorders>
              <w:top w:val="nil"/>
            </w:tcBorders>
          </w:tcPr>
          <w:p w:rsidR="00FF4F2F" w:rsidRDefault="00FF4F2F">
            <w:pPr>
              <w:rPr>
                <w:rFonts w:ascii="Arial" w:hAnsi="Arial"/>
                <w:sz w:val="16"/>
              </w:rPr>
            </w:pPr>
            <w:r>
              <w:rPr>
                <w:rFonts w:ascii="Arial" w:hAnsi="Arial"/>
                <w:sz w:val="16"/>
              </w:rPr>
              <w:t>E = N * 100/256</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transmission oil remaining life determined from an algorithm based upon the transmission oil / fluid temperature.  This DID may be used to reset the transmission oil remaining life.</w:t>
      </w:r>
    </w:p>
    <w:p w:rsidR="00FF4F2F" w:rsidRDefault="00FF4F2F">
      <w:pPr>
        <w:keepNext w:val="0"/>
        <w:keepLines w:val="0"/>
      </w:pPr>
    </w:p>
    <w:p w:rsidR="00FF4F2F" w:rsidRDefault="00FF4F2F">
      <w:pPr>
        <w:pStyle w:val="Heading3"/>
      </w:pPr>
      <w:bookmarkStart w:id="1179" w:name="_Toc276633051"/>
      <w:r>
        <w:lastRenderedPageBreak/>
        <w:t>MSFR – DID $6B – Reference Period Compensation Factors</w:t>
      </w:r>
      <w:bookmarkEnd w:id="11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$6B</w:t>
            </w:r>
          </w:p>
        </w:tc>
        <w:tc>
          <w:tcPr>
            <w:tcW w:w="2592" w:type="dxa"/>
            <w:tcBorders>
              <w:top w:val="nil"/>
            </w:tcBorders>
          </w:tcPr>
          <w:p w:rsidR="00FF4F2F" w:rsidRDefault="00FF4F2F">
            <w:pPr>
              <w:rPr>
                <w:rFonts w:ascii="Arial" w:hAnsi="Arial"/>
                <w:sz w:val="16"/>
              </w:rPr>
            </w:pPr>
            <w:r>
              <w:rPr>
                <w:rFonts w:ascii="Arial" w:hAnsi="Arial"/>
                <w:sz w:val="16"/>
              </w:rPr>
              <w:t>Reference Period Compensation Factors</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A</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B</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C</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D</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bl>
    <w:p w:rsidR="00FF4F2F" w:rsidRDefault="00FF4F2F"/>
    <w:p w:rsidR="00FF4F2F" w:rsidRDefault="00FF4F2F">
      <w:r>
        <w:t>This DID contains the crank angle sensing error (CASE) learn reference period compensation factor for each cylinder pair.</w:t>
      </w:r>
    </w:p>
    <w:p w:rsidR="00FF4F2F" w:rsidRDefault="00FF4F2F">
      <w:pPr>
        <w:keepNext w:val="0"/>
        <w:keepLines w:val="0"/>
      </w:pPr>
    </w:p>
    <w:p w:rsidR="00FF4F2F" w:rsidRDefault="00FF4F2F">
      <w:pPr>
        <w:pStyle w:val="Heading3"/>
      </w:pPr>
      <w:bookmarkStart w:id="1180" w:name="_Toc276633052"/>
      <w:r>
        <w:t>EODR – DID $6D – Engine Oil Remaining Life</w:t>
      </w:r>
      <w:bookmarkEnd w:id="11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$6D</w:t>
            </w:r>
          </w:p>
        </w:tc>
        <w:tc>
          <w:tcPr>
            <w:tcW w:w="2592" w:type="dxa"/>
            <w:tcBorders>
              <w:top w:val="nil"/>
            </w:tcBorders>
          </w:tcPr>
          <w:p w:rsidR="00FF4F2F" w:rsidRDefault="00FF4F2F">
            <w:pPr>
              <w:rPr>
                <w:rFonts w:ascii="Arial" w:hAnsi="Arial"/>
                <w:sz w:val="16"/>
              </w:rPr>
            </w:pPr>
            <w:r>
              <w:rPr>
                <w:rFonts w:ascii="Arial" w:hAnsi="Arial"/>
                <w:sz w:val="16"/>
              </w:rPr>
              <w:t>Engine Oil Remaining Life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0 - 99.609375 %</w:t>
            </w:r>
          </w:p>
        </w:tc>
        <w:tc>
          <w:tcPr>
            <w:tcW w:w="2016" w:type="dxa"/>
            <w:tcBorders>
              <w:top w:val="nil"/>
            </w:tcBorders>
          </w:tcPr>
          <w:p w:rsidR="00FF4F2F" w:rsidRDefault="00FF4F2F">
            <w:pPr>
              <w:rPr>
                <w:rFonts w:ascii="Arial" w:hAnsi="Arial"/>
                <w:sz w:val="16"/>
              </w:rPr>
            </w:pPr>
            <w:r>
              <w:rPr>
                <w:rFonts w:ascii="Arial" w:hAnsi="Arial"/>
                <w:sz w:val="16"/>
              </w:rPr>
              <w:t>E = N * 100/256</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engine oil remaining life determined from an algorithm based upon the effective engine revolutions and the distance driven since the last oil change.  This DID may be used to reset the engine oil remaining life.</w:t>
      </w:r>
    </w:p>
    <w:p w:rsidR="00287CCB" w:rsidRDefault="00287CCB" w:rsidP="00287CCB">
      <w:pPr>
        <w:keepNext w:val="0"/>
        <w:keepLines w:val="0"/>
      </w:pPr>
    </w:p>
    <w:p w:rsidR="00287CCB" w:rsidRDefault="00287CCB" w:rsidP="00287CCB">
      <w:pPr>
        <w:pStyle w:val="Heading3"/>
      </w:pPr>
      <w:bookmarkStart w:id="1181" w:name="_Toc130785955"/>
      <w:bookmarkStart w:id="1182" w:name="_Toc130870411"/>
      <w:bookmarkStart w:id="1183" w:name="_Toc138839572"/>
      <w:bookmarkStart w:id="1184" w:name="_Toc169595767"/>
      <w:bookmarkStart w:id="1185" w:name="_Toc276633053"/>
      <w:r>
        <w:t xml:space="preserve">MEMR – DID $75 – </w:t>
      </w:r>
      <w:bookmarkEnd w:id="1181"/>
      <w:bookmarkEnd w:id="1182"/>
      <w:bookmarkEnd w:id="1183"/>
      <w:r>
        <w:t>First Time Power Up Flag</w:t>
      </w:r>
      <w:bookmarkEnd w:id="1184"/>
      <w:bookmarkEnd w:id="1185"/>
    </w:p>
    <w:p w:rsidR="00287CCB" w:rsidRDefault="00287CCB" w:rsidP="00287CC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287CCB" w:rsidTr="0083561C">
        <w:trPr>
          <w:cantSplit/>
          <w:jc w:val="center"/>
        </w:trPr>
        <w:tc>
          <w:tcPr>
            <w:tcW w:w="576" w:type="dxa"/>
            <w:tcBorders>
              <w:bottom w:val="single" w:sz="12" w:space="0" w:color="000000"/>
            </w:tcBorders>
          </w:tcPr>
          <w:p w:rsidR="00287CCB" w:rsidRDefault="00287CCB" w:rsidP="0083561C">
            <w:pPr>
              <w:jc w:val="center"/>
              <w:rPr>
                <w:b/>
                <w:sz w:val="16"/>
              </w:rPr>
            </w:pPr>
            <w:r>
              <w:rPr>
                <w:b/>
                <w:sz w:val="16"/>
              </w:rPr>
              <w:t>DID</w:t>
            </w:r>
          </w:p>
        </w:tc>
        <w:tc>
          <w:tcPr>
            <w:tcW w:w="2592" w:type="dxa"/>
            <w:tcBorders>
              <w:bottom w:val="single" w:sz="12" w:space="0" w:color="000000"/>
            </w:tcBorders>
          </w:tcPr>
          <w:p w:rsidR="00287CCB" w:rsidRDefault="00287CCB" w:rsidP="0083561C">
            <w:pPr>
              <w:jc w:val="center"/>
              <w:rPr>
                <w:b/>
                <w:sz w:val="16"/>
              </w:rPr>
            </w:pPr>
            <w:r>
              <w:rPr>
                <w:b/>
                <w:sz w:val="16"/>
              </w:rPr>
              <w:t>Signal</w:t>
            </w:r>
          </w:p>
        </w:tc>
        <w:tc>
          <w:tcPr>
            <w:tcW w:w="720" w:type="dxa"/>
            <w:tcBorders>
              <w:bottom w:val="single" w:sz="12" w:space="0" w:color="000000"/>
            </w:tcBorders>
          </w:tcPr>
          <w:p w:rsidR="00287CCB" w:rsidRDefault="00287CCB" w:rsidP="0083561C">
            <w:pPr>
              <w:jc w:val="center"/>
              <w:rPr>
                <w:b/>
                <w:sz w:val="16"/>
              </w:rPr>
            </w:pPr>
            <w:r>
              <w:rPr>
                <w:b/>
                <w:sz w:val="16"/>
              </w:rPr>
              <w:t>Length (Bytes)</w:t>
            </w:r>
          </w:p>
        </w:tc>
        <w:tc>
          <w:tcPr>
            <w:tcW w:w="720" w:type="dxa"/>
            <w:tcBorders>
              <w:bottom w:val="single" w:sz="12" w:space="0" w:color="000000"/>
            </w:tcBorders>
          </w:tcPr>
          <w:p w:rsidR="00287CCB" w:rsidRDefault="00287CCB" w:rsidP="0083561C">
            <w:pPr>
              <w:jc w:val="center"/>
              <w:rPr>
                <w:b/>
                <w:sz w:val="16"/>
              </w:rPr>
            </w:pPr>
            <w:r>
              <w:rPr>
                <w:b/>
                <w:sz w:val="16"/>
              </w:rPr>
              <w:t>Data Type</w:t>
            </w:r>
          </w:p>
        </w:tc>
        <w:tc>
          <w:tcPr>
            <w:tcW w:w="2016" w:type="dxa"/>
            <w:tcBorders>
              <w:bottom w:val="single" w:sz="12" w:space="0" w:color="000000"/>
            </w:tcBorders>
          </w:tcPr>
          <w:p w:rsidR="00287CCB" w:rsidRDefault="00287CCB" w:rsidP="0083561C">
            <w:pPr>
              <w:jc w:val="center"/>
              <w:rPr>
                <w:b/>
                <w:sz w:val="16"/>
              </w:rPr>
            </w:pPr>
            <w:r>
              <w:rPr>
                <w:b/>
                <w:sz w:val="16"/>
              </w:rPr>
              <w:t>Range</w:t>
            </w:r>
          </w:p>
        </w:tc>
        <w:tc>
          <w:tcPr>
            <w:tcW w:w="2016" w:type="dxa"/>
            <w:tcBorders>
              <w:bottom w:val="single" w:sz="12" w:space="0" w:color="000000"/>
            </w:tcBorders>
          </w:tcPr>
          <w:p w:rsidR="00287CCB" w:rsidRDefault="00287CCB" w:rsidP="0083561C">
            <w:pPr>
              <w:jc w:val="center"/>
              <w:rPr>
                <w:b/>
                <w:sz w:val="16"/>
              </w:rPr>
            </w:pPr>
            <w:r>
              <w:rPr>
                <w:b/>
                <w:sz w:val="16"/>
              </w:rPr>
              <w:t>Conversion</w:t>
            </w:r>
          </w:p>
        </w:tc>
        <w:tc>
          <w:tcPr>
            <w:tcW w:w="720" w:type="dxa"/>
            <w:tcBorders>
              <w:bottom w:val="single" w:sz="12" w:space="0" w:color="000000"/>
            </w:tcBorders>
          </w:tcPr>
          <w:p w:rsidR="00287CCB" w:rsidRDefault="00287CCB" w:rsidP="0083561C">
            <w:pPr>
              <w:jc w:val="center"/>
              <w:rPr>
                <w:b/>
                <w:sz w:val="16"/>
              </w:rPr>
            </w:pPr>
            <w:r>
              <w:rPr>
                <w:b/>
                <w:sz w:val="16"/>
              </w:rPr>
              <w:t>Access</w:t>
            </w:r>
          </w:p>
        </w:tc>
      </w:tr>
      <w:tr w:rsidR="00287CCB" w:rsidTr="0083561C">
        <w:trPr>
          <w:cantSplit/>
          <w:jc w:val="center"/>
        </w:trPr>
        <w:tc>
          <w:tcPr>
            <w:tcW w:w="576" w:type="dxa"/>
            <w:tcBorders>
              <w:top w:val="nil"/>
            </w:tcBorders>
          </w:tcPr>
          <w:p w:rsidR="00287CCB" w:rsidRDefault="00287CCB" w:rsidP="0083561C">
            <w:pPr>
              <w:jc w:val="right"/>
              <w:rPr>
                <w:rFonts w:ascii="Arial" w:hAnsi="Arial"/>
                <w:sz w:val="16"/>
              </w:rPr>
            </w:pPr>
            <w:r>
              <w:rPr>
                <w:rFonts w:ascii="Arial" w:hAnsi="Arial"/>
                <w:sz w:val="16"/>
              </w:rPr>
              <w:t>$75</w:t>
            </w:r>
          </w:p>
        </w:tc>
        <w:tc>
          <w:tcPr>
            <w:tcW w:w="2592" w:type="dxa"/>
            <w:tcBorders>
              <w:top w:val="nil"/>
            </w:tcBorders>
          </w:tcPr>
          <w:p w:rsidR="00287CCB" w:rsidRDefault="00287CCB" w:rsidP="0083561C">
            <w:pPr>
              <w:rPr>
                <w:rFonts w:ascii="Arial" w:hAnsi="Arial"/>
                <w:sz w:val="16"/>
              </w:rPr>
            </w:pPr>
            <w:r>
              <w:rPr>
                <w:rFonts w:ascii="Arial" w:hAnsi="Arial"/>
                <w:sz w:val="16"/>
              </w:rPr>
              <w:t>First Time Power Up Flag</w:t>
            </w:r>
          </w:p>
        </w:tc>
        <w:tc>
          <w:tcPr>
            <w:tcW w:w="720" w:type="dxa"/>
            <w:tcBorders>
              <w:top w:val="nil"/>
            </w:tcBorders>
          </w:tcPr>
          <w:p w:rsidR="00287CCB" w:rsidRDefault="00287CCB" w:rsidP="0083561C">
            <w:pPr>
              <w:jc w:val="right"/>
              <w:rPr>
                <w:rFonts w:ascii="Arial" w:hAnsi="Arial"/>
                <w:sz w:val="16"/>
              </w:rPr>
            </w:pPr>
            <w:r>
              <w:rPr>
                <w:rFonts w:ascii="Arial" w:hAnsi="Arial"/>
                <w:sz w:val="16"/>
              </w:rPr>
              <w:t>2</w:t>
            </w:r>
          </w:p>
        </w:tc>
        <w:tc>
          <w:tcPr>
            <w:tcW w:w="720" w:type="dxa"/>
            <w:tcBorders>
              <w:top w:val="nil"/>
            </w:tcBorders>
          </w:tcPr>
          <w:p w:rsidR="00287CCB" w:rsidRDefault="00287CCB" w:rsidP="0083561C">
            <w:pPr>
              <w:rPr>
                <w:rFonts w:ascii="Arial" w:hAnsi="Arial"/>
                <w:sz w:val="16"/>
              </w:rPr>
            </w:pPr>
            <w:r>
              <w:rPr>
                <w:rFonts w:ascii="Arial" w:hAnsi="Arial"/>
                <w:sz w:val="16"/>
              </w:rPr>
              <w:t>UNM</w:t>
            </w:r>
          </w:p>
        </w:tc>
        <w:tc>
          <w:tcPr>
            <w:tcW w:w="2016" w:type="dxa"/>
            <w:tcBorders>
              <w:top w:val="nil"/>
            </w:tcBorders>
          </w:tcPr>
          <w:p w:rsidR="00287CCB" w:rsidRDefault="00287CCB" w:rsidP="0083561C">
            <w:pPr>
              <w:rPr>
                <w:rFonts w:ascii="Arial" w:hAnsi="Arial"/>
                <w:sz w:val="16"/>
              </w:rPr>
            </w:pPr>
            <w:r>
              <w:rPr>
                <w:rFonts w:ascii="Arial" w:hAnsi="Arial"/>
                <w:sz w:val="16"/>
              </w:rPr>
              <w:t>0 - 65535</w:t>
            </w:r>
          </w:p>
        </w:tc>
        <w:tc>
          <w:tcPr>
            <w:tcW w:w="2016" w:type="dxa"/>
            <w:tcBorders>
              <w:top w:val="nil"/>
            </w:tcBorders>
          </w:tcPr>
          <w:p w:rsidR="00287CCB" w:rsidRDefault="00287CCB" w:rsidP="0083561C">
            <w:pPr>
              <w:rPr>
                <w:rFonts w:ascii="Arial" w:hAnsi="Arial"/>
                <w:sz w:val="16"/>
              </w:rPr>
            </w:pPr>
            <w:r>
              <w:rPr>
                <w:rFonts w:ascii="Arial" w:hAnsi="Arial"/>
                <w:sz w:val="16"/>
              </w:rPr>
              <w:t>E = N * 1</w:t>
            </w:r>
          </w:p>
        </w:tc>
        <w:tc>
          <w:tcPr>
            <w:tcW w:w="720" w:type="dxa"/>
            <w:tcBorders>
              <w:top w:val="nil"/>
            </w:tcBorders>
          </w:tcPr>
          <w:p w:rsidR="00287CCB" w:rsidRDefault="00287CCB" w:rsidP="0083561C">
            <w:pPr>
              <w:jc w:val="center"/>
              <w:rPr>
                <w:rFonts w:ascii="Arial" w:hAnsi="Arial"/>
                <w:sz w:val="16"/>
              </w:rPr>
            </w:pPr>
            <w:r>
              <w:rPr>
                <w:rFonts w:ascii="Arial" w:hAnsi="Arial"/>
                <w:sz w:val="16"/>
              </w:rPr>
              <w:t>R/W</w:t>
            </w:r>
          </w:p>
        </w:tc>
      </w:tr>
    </w:tbl>
    <w:p w:rsidR="00287CCB" w:rsidRDefault="00287CCB" w:rsidP="00287CCB"/>
    <w:p w:rsidR="00287CCB" w:rsidRDefault="00287CCB" w:rsidP="00287CCB">
      <w:r>
        <w:t>This DID allows the reset of the single NVM Static variable that serves as the 'first time initialization' flag.  During NVM initialization, before anything else takes place, this 'first init' flag will be checked.  If the state of the flag indicates that this is the first initialization of the controller then invoke TSKR functions and then set the flag to NOT first initialization state.  The states of this flag are encoded to avoid selecting values that might occur naturally in memory ( ie, FF, 00, AA, 55).  The initial value of this flag is specified within the EBOM.</w:t>
      </w:r>
    </w:p>
    <w:p w:rsidR="00FF4F2F" w:rsidRDefault="00FF4F2F">
      <w:pPr>
        <w:keepNext w:val="0"/>
        <w:keepLines w:val="0"/>
      </w:pPr>
    </w:p>
    <w:p w:rsidR="00FF4F2F" w:rsidRDefault="00FF4F2F">
      <w:pPr>
        <w:pStyle w:val="Heading2"/>
      </w:pPr>
      <w:bookmarkStart w:id="1186" w:name="_Ref19947251"/>
      <w:bookmarkStart w:id="1187" w:name="_Toc276633054"/>
      <w:r>
        <w:t>Corporate Standard DIDs</w:t>
      </w:r>
      <w:bookmarkEnd w:id="1186"/>
      <w:bookmarkEnd w:id="1187"/>
    </w:p>
    <w:p w:rsidR="00FF4F2F" w:rsidRDefault="00FF4F2F"/>
    <w:p w:rsidR="00FF4F2F" w:rsidRDefault="00FF4F2F">
      <w:r>
        <w:t>The corporate standard DIDs below are also specified within [1].  In the event of a conflict between this document and [1], the later shall take precedence.</w:t>
      </w:r>
    </w:p>
    <w:p w:rsidR="00FF4F2F" w:rsidRDefault="00FF4F2F">
      <w:pPr>
        <w:keepNext w:val="0"/>
        <w:keepLines w:val="0"/>
      </w:pPr>
    </w:p>
    <w:p w:rsidR="00FF4F2F" w:rsidRDefault="00FF4F2F">
      <w:pPr>
        <w:pStyle w:val="Heading3"/>
      </w:pPr>
      <w:bookmarkStart w:id="1188" w:name="_Toc54677064"/>
      <w:bookmarkStart w:id="1189" w:name="_Toc276633055"/>
      <w:r>
        <w:lastRenderedPageBreak/>
        <w:t>VINR – DID $90 – Vehicle Identification Number</w:t>
      </w:r>
      <w:bookmarkEnd w:id="1188"/>
      <w:bookmarkEnd w:id="11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$90</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VehicleIdentificationNumber (VIN)</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10</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11</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12</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13</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14</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15</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16</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Vehicle Identification Number.  The data content shall be specified by the vehicle manufacturer.  If the VIN has not yet been programmed into the ECU's permanent memory, those locations shall be either '$00' or '$FF'.</w:t>
      </w:r>
    </w:p>
    <w:p w:rsidR="00FF4F2F" w:rsidRDefault="00FF4F2F">
      <w:pPr>
        <w:keepNext w:val="0"/>
        <w:keepLines w:val="0"/>
      </w:pPr>
    </w:p>
    <w:p w:rsidR="00BC10DF" w:rsidRPr="00BC10DF" w:rsidRDefault="00BC10DF" w:rsidP="00BC10DF">
      <w:r w:rsidRPr="00BC10DF">
        <w:t>* When the Manufacturing Enable Counter (MEC) is equal to zero, a DID $90 write may only be performed under two circumstances:</w:t>
      </w:r>
    </w:p>
    <w:p w:rsidR="00BC10DF" w:rsidRPr="00BC10DF" w:rsidRDefault="00BC10DF" w:rsidP="00BC10DF">
      <w:pPr>
        <w:ind w:left="360"/>
      </w:pPr>
      <w:r w:rsidRPr="00BC10DF">
        <w:t>1) When preceded by a ClearDiagnosticInformation ($04) Service during the same ignition cycle</w:t>
      </w:r>
    </w:p>
    <w:p w:rsidR="00BC10DF" w:rsidRPr="00BC10DF" w:rsidRDefault="00BC10DF" w:rsidP="00BC10DF">
      <w:pPr>
        <w:ind w:left="360"/>
      </w:pPr>
      <w:r w:rsidRPr="00BC10DF">
        <w:tab/>
        <w:t>- or -</w:t>
      </w:r>
    </w:p>
    <w:p w:rsidR="00BC10DF" w:rsidRPr="00BC10DF" w:rsidRDefault="00BC10DF" w:rsidP="00BC10DF">
      <w:pPr>
        <w:ind w:left="360"/>
      </w:pPr>
      <w:r w:rsidRPr="00BC10DF">
        <w:t>2) When the controller has been programmed within the last three ignition cycles</w:t>
      </w:r>
    </w:p>
    <w:p w:rsidR="00BC10DF" w:rsidRPr="00BC10DF" w:rsidRDefault="00BC10DF" w:rsidP="00BC10DF"/>
    <w:p w:rsidR="00BC10DF" w:rsidRPr="00BC10DF" w:rsidRDefault="00BC10DF" w:rsidP="00BC10DF">
      <w:r w:rsidRPr="00BC10DF">
        <w:t>There are no DID $90 write restrictions when the MEC is non-zero.</w:t>
      </w:r>
    </w:p>
    <w:p w:rsidR="00BC10DF" w:rsidRPr="00BC10DF" w:rsidRDefault="00BC10DF">
      <w:pPr>
        <w:keepNext w:val="0"/>
        <w:keepLines w:val="0"/>
      </w:pPr>
    </w:p>
    <w:p w:rsidR="00BC10DF" w:rsidRDefault="00BC10D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2"/>
        <w:gridCol w:w="382"/>
        <w:gridCol w:w="431"/>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14</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17</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VIN</w:t>
            </w:r>
          </w:p>
        </w:tc>
        <w:tc>
          <w:tcPr>
            <w:tcW w:w="445" w:type="dxa"/>
            <w:tcBorders>
              <w:top w:val="nil"/>
            </w:tcBorders>
          </w:tcPr>
          <w:p w:rsidR="00FF4F2F" w:rsidRDefault="00FF4F2F">
            <w:pPr>
              <w:pStyle w:val="TableDataByteArial9Centered"/>
              <w:spacing w:before="20" w:after="20"/>
              <w:rPr>
                <w:lang w:val="en-US"/>
              </w:rPr>
            </w:pPr>
            <w:r>
              <w:rPr>
                <w:lang w:val="en-US"/>
              </w:rPr>
              <w:t>W</w:t>
            </w:r>
          </w:p>
        </w:tc>
        <w:tc>
          <w:tcPr>
            <w:tcW w:w="468" w:type="dxa"/>
            <w:tcBorders>
              <w:top w:val="nil"/>
            </w:tcBorders>
          </w:tcPr>
          <w:p w:rsidR="00FF4F2F" w:rsidRDefault="00FF4F2F">
            <w:pPr>
              <w:pStyle w:val="TableDataByteArial9Centered"/>
              <w:spacing w:before="20" w:after="20"/>
              <w:rPr>
                <w:lang w:val="en-US"/>
              </w:rPr>
            </w:pPr>
            <w:r>
              <w:rPr>
                <w:lang w:val="en-US"/>
              </w:rPr>
              <w:t>0</w:t>
            </w:r>
          </w:p>
        </w:tc>
        <w:tc>
          <w:tcPr>
            <w:tcW w:w="453" w:type="dxa"/>
            <w:tcBorders>
              <w:top w:val="nil"/>
            </w:tcBorders>
          </w:tcPr>
          <w:p w:rsidR="00FF4F2F" w:rsidRDefault="00FF4F2F">
            <w:pPr>
              <w:pStyle w:val="TableDataByteArial9Centered"/>
              <w:spacing w:before="20" w:after="20"/>
              <w:rPr>
                <w:lang w:val="en-US"/>
              </w:rPr>
            </w:pPr>
            <w:r>
              <w:rPr>
                <w:lang w:val="en-US"/>
              </w:rPr>
              <w:t>L</w:t>
            </w:r>
          </w:p>
        </w:tc>
        <w:tc>
          <w:tcPr>
            <w:tcW w:w="423" w:type="dxa"/>
            <w:tcBorders>
              <w:top w:val="nil"/>
            </w:tcBorders>
          </w:tcPr>
          <w:p w:rsidR="00FF4F2F" w:rsidRDefault="00FF4F2F">
            <w:pPr>
              <w:pStyle w:val="TableDataByteArial9Centered"/>
              <w:spacing w:before="20" w:after="20"/>
              <w:rPr>
                <w:lang w:val="en-US"/>
              </w:rPr>
            </w:pPr>
            <w:r>
              <w:rPr>
                <w:lang w:val="en-US"/>
              </w:rPr>
              <w:t>0</w:t>
            </w:r>
          </w:p>
        </w:tc>
        <w:tc>
          <w:tcPr>
            <w:tcW w:w="457" w:type="dxa"/>
            <w:tcBorders>
              <w:top w:val="nil"/>
            </w:tcBorders>
          </w:tcPr>
          <w:p w:rsidR="00FF4F2F" w:rsidRDefault="00FF4F2F">
            <w:pPr>
              <w:pStyle w:val="TableDataByteArial9Centered"/>
              <w:spacing w:before="20" w:after="20"/>
              <w:rPr>
                <w:lang w:val="en-US"/>
              </w:rPr>
            </w:pPr>
            <w:r>
              <w:rPr>
                <w:lang w:val="en-US"/>
              </w:rPr>
              <w:t>0</w:t>
            </w:r>
          </w:p>
        </w:tc>
        <w:tc>
          <w:tcPr>
            <w:tcW w:w="449" w:type="dxa"/>
            <w:tcBorders>
              <w:top w:val="nil"/>
            </w:tcBorders>
          </w:tcPr>
          <w:p w:rsidR="00FF4F2F" w:rsidRDefault="00FF4F2F">
            <w:pPr>
              <w:pStyle w:val="TableDataByteArial9Centered"/>
              <w:spacing w:before="20" w:after="20"/>
              <w:rPr>
                <w:lang w:val="en-US"/>
              </w:rPr>
            </w:pPr>
            <w:r>
              <w:rPr>
                <w:lang w:val="en-US"/>
              </w:rPr>
              <w:t>0</w:t>
            </w:r>
          </w:p>
        </w:tc>
        <w:tc>
          <w:tcPr>
            <w:tcW w:w="448" w:type="dxa"/>
            <w:tcBorders>
              <w:top w:val="nil"/>
            </w:tcBorders>
          </w:tcPr>
          <w:p w:rsidR="00FF4F2F" w:rsidRDefault="00FF4F2F">
            <w:pPr>
              <w:pStyle w:val="TableDataByteArial9Centered"/>
              <w:spacing w:before="20" w:after="20"/>
              <w:rPr>
                <w:lang w:val="en-US"/>
              </w:rPr>
            </w:pPr>
            <w:r>
              <w:rPr>
                <w:lang w:val="en-US"/>
              </w:rPr>
              <w:t>0</w:t>
            </w:r>
          </w:p>
        </w:tc>
        <w:tc>
          <w:tcPr>
            <w:tcW w:w="451" w:type="dxa"/>
            <w:tcBorders>
              <w:top w:val="nil"/>
            </w:tcBorders>
          </w:tcPr>
          <w:p w:rsidR="00FF4F2F" w:rsidRDefault="00FF4F2F">
            <w:pPr>
              <w:pStyle w:val="TableDataByteArial9Centered"/>
              <w:spacing w:before="20" w:after="20"/>
              <w:rPr>
                <w:lang w:val="en-US"/>
              </w:rPr>
            </w:pPr>
            <w:r>
              <w:rPr>
                <w:lang w:val="en-US"/>
              </w:rPr>
              <w:t>3</w:t>
            </w:r>
          </w:p>
        </w:tc>
        <w:tc>
          <w:tcPr>
            <w:tcW w:w="450" w:type="dxa"/>
            <w:tcBorders>
              <w:top w:val="nil"/>
            </w:tcBorders>
          </w:tcPr>
          <w:p w:rsidR="00FF4F2F" w:rsidRDefault="00FF4F2F">
            <w:pPr>
              <w:pStyle w:val="TableDataByteArial9Centered"/>
              <w:spacing w:before="20" w:after="20"/>
              <w:rPr>
                <w:lang w:val="en-US"/>
              </w:rPr>
            </w:pPr>
            <w:r>
              <w:rPr>
                <w:lang w:val="en-US"/>
              </w:rPr>
              <w:t>6</w:t>
            </w:r>
          </w:p>
        </w:tc>
        <w:tc>
          <w:tcPr>
            <w:tcW w:w="450" w:type="dxa"/>
            <w:tcBorders>
              <w:top w:val="nil"/>
            </w:tcBorders>
          </w:tcPr>
          <w:p w:rsidR="00FF4F2F" w:rsidRDefault="00FF4F2F">
            <w:pPr>
              <w:pStyle w:val="TableDataByteArial9Centered"/>
              <w:spacing w:before="20" w:after="20"/>
              <w:rPr>
                <w:lang w:val="en-US"/>
              </w:rPr>
            </w:pPr>
            <w:r>
              <w:rPr>
                <w:lang w:val="en-US"/>
              </w:rPr>
              <w:t>T</w:t>
            </w:r>
          </w:p>
        </w:tc>
        <w:tc>
          <w:tcPr>
            <w:tcW w:w="452" w:type="dxa"/>
            <w:tcBorders>
              <w:top w:val="nil"/>
            </w:tcBorders>
          </w:tcPr>
          <w:p w:rsidR="00FF4F2F" w:rsidRDefault="00FF4F2F">
            <w:pPr>
              <w:pStyle w:val="TableDataByteArial9Centered"/>
              <w:spacing w:before="20" w:after="20"/>
              <w:rPr>
                <w:lang w:val="en-US"/>
              </w:rPr>
            </w:pPr>
            <w:r>
              <w:rPr>
                <w:lang w:val="en-US"/>
              </w:rPr>
              <w:t>1</w:t>
            </w:r>
          </w:p>
        </w:tc>
        <w:tc>
          <w:tcPr>
            <w:tcW w:w="390" w:type="dxa"/>
            <w:tcBorders>
              <w:top w:val="nil"/>
            </w:tcBorders>
          </w:tcPr>
          <w:p w:rsidR="00FF4F2F" w:rsidRDefault="00FF4F2F">
            <w:pPr>
              <w:pStyle w:val="TableDataByteArial9Centered"/>
              <w:spacing w:before="20" w:after="20"/>
              <w:rPr>
                <w:lang w:val="en-US"/>
              </w:rPr>
            </w:pPr>
            <w:r>
              <w:rPr>
                <w:lang w:val="en-US"/>
              </w:rPr>
              <w:t>0</w:t>
            </w:r>
          </w:p>
        </w:tc>
        <w:tc>
          <w:tcPr>
            <w:tcW w:w="420"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8</w:t>
            </w:r>
          </w:p>
        </w:tc>
        <w:tc>
          <w:tcPr>
            <w:tcW w:w="431" w:type="dxa"/>
            <w:tcBorders>
              <w:top w:val="nil"/>
            </w:tcBorders>
          </w:tcPr>
          <w:p w:rsidR="00FF4F2F" w:rsidRDefault="00FF4F2F">
            <w:pPr>
              <w:pStyle w:val="TableDataByteArial9Centered"/>
              <w:spacing w:before="20" w:after="20"/>
              <w:rPr>
                <w:lang w:val="en-US"/>
              </w:rPr>
            </w:pPr>
            <w:r>
              <w:rPr>
                <w:lang w:val="en-US"/>
              </w:rPr>
              <w:t>5</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57</w:t>
            </w:r>
          </w:p>
        </w:tc>
        <w:tc>
          <w:tcPr>
            <w:tcW w:w="468" w:type="dxa"/>
          </w:tcPr>
          <w:p w:rsidR="00FF4F2F" w:rsidRDefault="00FF4F2F">
            <w:pPr>
              <w:pStyle w:val="TableDataByteArial9Centered"/>
              <w:spacing w:before="20" w:after="20"/>
              <w:rPr>
                <w:lang w:val="en-US"/>
              </w:rPr>
            </w:pPr>
            <w:r>
              <w:rPr>
                <w:lang w:val="en-US"/>
              </w:rPr>
              <w:t>30</w:t>
            </w:r>
          </w:p>
        </w:tc>
        <w:tc>
          <w:tcPr>
            <w:tcW w:w="453" w:type="dxa"/>
          </w:tcPr>
          <w:p w:rsidR="00FF4F2F" w:rsidRDefault="00FF4F2F">
            <w:pPr>
              <w:pStyle w:val="TableDataByteArial9Centered"/>
              <w:spacing w:before="20" w:after="20"/>
              <w:rPr>
                <w:lang w:val="en-US"/>
              </w:rPr>
            </w:pPr>
            <w:r>
              <w:rPr>
                <w:lang w:val="en-US"/>
              </w:rPr>
              <w:t>4C</w:t>
            </w:r>
          </w:p>
        </w:tc>
        <w:tc>
          <w:tcPr>
            <w:tcW w:w="423" w:type="dxa"/>
          </w:tcPr>
          <w:p w:rsidR="00FF4F2F" w:rsidRDefault="00FF4F2F">
            <w:pPr>
              <w:pStyle w:val="TableDataByteArial9Centered"/>
              <w:spacing w:before="20" w:after="20"/>
              <w:rPr>
                <w:lang w:val="en-US"/>
              </w:rPr>
            </w:pPr>
            <w:r>
              <w:rPr>
                <w:lang w:val="en-US"/>
              </w:rPr>
              <w:t>30</w:t>
            </w:r>
          </w:p>
        </w:tc>
        <w:tc>
          <w:tcPr>
            <w:tcW w:w="457" w:type="dxa"/>
          </w:tcPr>
          <w:p w:rsidR="00FF4F2F" w:rsidRDefault="00FF4F2F">
            <w:pPr>
              <w:pStyle w:val="TableDataByteArial9Centered"/>
              <w:spacing w:before="20" w:after="20"/>
              <w:rPr>
                <w:lang w:val="en-US"/>
              </w:rPr>
            </w:pPr>
            <w:r>
              <w:rPr>
                <w:lang w:val="en-US"/>
              </w:rPr>
              <w:t>30</w:t>
            </w:r>
          </w:p>
        </w:tc>
        <w:tc>
          <w:tcPr>
            <w:tcW w:w="449" w:type="dxa"/>
          </w:tcPr>
          <w:p w:rsidR="00FF4F2F" w:rsidRDefault="00FF4F2F">
            <w:pPr>
              <w:pStyle w:val="TableDataByteArial9Centered"/>
              <w:spacing w:before="20" w:after="20"/>
              <w:rPr>
                <w:lang w:val="en-US"/>
              </w:rPr>
            </w:pPr>
            <w:r>
              <w:rPr>
                <w:lang w:val="en-US"/>
              </w:rPr>
              <w:t>30</w:t>
            </w:r>
          </w:p>
        </w:tc>
        <w:tc>
          <w:tcPr>
            <w:tcW w:w="448" w:type="dxa"/>
          </w:tcPr>
          <w:p w:rsidR="00FF4F2F" w:rsidRDefault="00FF4F2F">
            <w:pPr>
              <w:pStyle w:val="TableDataByteArial9Centered"/>
              <w:spacing w:before="20" w:after="20"/>
              <w:rPr>
                <w:lang w:val="en-US"/>
              </w:rPr>
            </w:pPr>
            <w:r>
              <w:rPr>
                <w:lang w:val="en-US"/>
              </w:rPr>
              <w:t>30</w:t>
            </w:r>
          </w:p>
        </w:tc>
        <w:tc>
          <w:tcPr>
            <w:tcW w:w="451" w:type="dxa"/>
          </w:tcPr>
          <w:p w:rsidR="00FF4F2F" w:rsidRDefault="00FF4F2F">
            <w:pPr>
              <w:pStyle w:val="TableDataByteArial9Centered"/>
              <w:spacing w:before="20" w:after="20"/>
              <w:rPr>
                <w:lang w:val="en-US"/>
              </w:rPr>
            </w:pPr>
            <w:r>
              <w:rPr>
                <w:lang w:val="en-US"/>
              </w:rPr>
              <w:t>33</w:t>
            </w:r>
          </w:p>
        </w:tc>
        <w:tc>
          <w:tcPr>
            <w:tcW w:w="450" w:type="dxa"/>
          </w:tcPr>
          <w:p w:rsidR="00FF4F2F" w:rsidRDefault="00FF4F2F">
            <w:pPr>
              <w:pStyle w:val="TableDataByteArial9Centered"/>
              <w:spacing w:before="20" w:after="20"/>
              <w:rPr>
                <w:lang w:val="en-US"/>
              </w:rPr>
            </w:pPr>
            <w:r>
              <w:rPr>
                <w:lang w:val="en-US"/>
              </w:rPr>
              <w:t>36</w:t>
            </w:r>
          </w:p>
        </w:tc>
        <w:tc>
          <w:tcPr>
            <w:tcW w:w="450" w:type="dxa"/>
          </w:tcPr>
          <w:p w:rsidR="00FF4F2F" w:rsidRDefault="00FF4F2F">
            <w:pPr>
              <w:pStyle w:val="TableDataByteArial9Centered"/>
              <w:spacing w:before="20" w:after="20"/>
              <w:rPr>
                <w:lang w:val="en-US"/>
              </w:rPr>
            </w:pPr>
            <w:r>
              <w:rPr>
                <w:lang w:val="en-US"/>
              </w:rPr>
              <w:t>54</w:t>
            </w:r>
          </w:p>
        </w:tc>
        <w:tc>
          <w:tcPr>
            <w:tcW w:w="452" w:type="dxa"/>
          </w:tcPr>
          <w:p w:rsidR="00FF4F2F" w:rsidRDefault="00FF4F2F">
            <w:pPr>
              <w:pStyle w:val="TableDataByteArial9Centered"/>
              <w:spacing w:before="20" w:after="20"/>
              <w:rPr>
                <w:lang w:val="en-US"/>
              </w:rPr>
            </w:pPr>
            <w:r>
              <w:rPr>
                <w:lang w:val="en-US"/>
              </w:rPr>
              <w:t>31</w:t>
            </w:r>
          </w:p>
        </w:tc>
        <w:tc>
          <w:tcPr>
            <w:tcW w:w="390" w:type="dxa"/>
          </w:tcPr>
          <w:p w:rsidR="00FF4F2F" w:rsidRDefault="00FF4F2F">
            <w:pPr>
              <w:pStyle w:val="TableDataByteArial9Centered"/>
              <w:spacing w:before="20" w:after="20"/>
              <w:rPr>
                <w:lang w:val="en-US"/>
              </w:rPr>
            </w:pPr>
            <w:r>
              <w:rPr>
                <w:lang w:val="en-US"/>
              </w:rPr>
              <w:t>30</w:t>
            </w:r>
          </w:p>
        </w:tc>
        <w:tc>
          <w:tcPr>
            <w:tcW w:w="420"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38</w:t>
            </w:r>
          </w:p>
        </w:tc>
        <w:tc>
          <w:tcPr>
            <w:tcW w:w="431" w:type="dxa"/>
          </w:tcPr>
          <w:p w:rsidR="00FF4F2F" w:rsidRDefault="00FF4F2F">
            <w:pPr>
              <w:pStyle w:val="TableDataByteArial9Centered"/>
              <w:spacing w:before="20" w:after="20"/>
              <w:rPr>
                <w:lang w:val="en-US"/>
              </w:rPr>
            </w:pPr>
            <w:r>
              <w:rPr>
                <w:lang w:val="en-US"/>
              </w:rPr>
              <w:t>35</w:t>
            </w:r>
          </w:p>
        </w:tc>
      </w:tr>
    </w:tbl>
    <w:p w:rsidR="00FF4F2F" w:rsidRDefault="00FF4F2F">
      <w:pPr>
        <w:keepNext w:val="0"/>
        <w:keepLines w:val="0"/>
      </w:pPr>
    </w:p>
    <w:p w:rsidR="00FF4F2F" w:rsidRDefault="00FF4F2F">
      <w:pPr>
        <w:pStyle w:val="Heading3"/>
      </w:pPr>
      <w:bookmarkStart w:id="1190" w:name="_Toc54677065"/>
      <w:bookmarkStart w:id="1191" w:name="_Toc276633056"/>
      <w:r>
        <w:lastRenderedPageBreak/>
        <w:t>MEMR – DID $97 – System Name or Engine Type</w:t>
      </w:r>
      <w:bookmarkEnd w:id="1190"/>
      <w:bookmarkEnd w:id="11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$97</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SystemNameOrEngineType (SNOET)</w:t>
            </w:r>
          </w:p>
        </w:tc>
        <w:tc>
          <w:tcPr>
            <w:tcW w:w="720" w:type="dxa"/>
            <w:tcBorders>
              <w:top w:val="nil"/>
            </w:tcBorders>
          </w:tcPr>
          <w:p w:rsidR="00FF4F2F" w:rsidRDefault="00FF4F2F">
            <w:pPr>
              <w:jc w:val="right"/>
              <w:rPr>
                <w:rFonts w:ascii="Arial" w:hAnsi="Arial"/>
                <w:sz w:val="16"/>
              </w:rPr>
            </w:pPr>
            <w:r>
              <w:rPr>
                <w:rFonts w:ascii="Arial" w:hAnsi="Arial"/>
                <w:sz w:val="16"/>
                <w:u w:val="single"/>
              </w:rPr>
              <w:t>&lt;</w:t>
            </w:r>
            <w:r>
              <w:rPr>
                <w:rFonts w:ascii="Arial" w:hAnsi="Arial"/>
                <w:sz w:val="16"/>
              </w:rPr>
              <w:t>20</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10</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11</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12</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13</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14</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15</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16</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18</w:t>
            </w:r>
          </w:p>
        </w:tc>
        <w:tc>
          <w:tcPr>
            <w:tcW w:w="720" w:type="dxa"/>
            <w:tcBorders>
              <w:top w:val="nil"/>
            </w:tcBorders>
          </w:tcPr>
          <w:p w:rsidR="00FF4F2F" w:rsidRDefault="00EA36DC">
            <w:pPr>
              <w:jc w:val="right"/>
              <w:rPr>
                <w:rFonts w:ascii="Arial" w:hAnsi="Arial"/>
                <w:sz w:val="16"/>
              </w:rPr>
            </w:pPr>
            <w:r>
              <w:rPr>
                <w:rFonts w:ascii="Arial" w:hAnsi="Arial"/>
                <w:sz w:val="16"/>
              </w:rPr>
              <w:t>17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19</w:t>
            </w:r>
          </w:p>
        </w:tc>
        <w:tc>
          <w:tcPr>
            <w:tcW w:w="720" w:type="dxa"/>
            <w:tcBorders>
              <w:top w:val="nil"/>
            </w:tcBorders>
          </w:tcPr>
          <w:p w:rsidR="00FF4F2F" w:rsidRDefault="00EA36DC">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20</w:t>
            </w:r>
          </w:p>
        </w:tc>
        <w:tc>
          <w:tcPr>
            <w:tcW w:w="720" w:type="dxa"/>
            <w:tcBorders>
              <w:top w:val="nil"/>
            </w:tcBorders>
          </w:tcPr>
          <w:p w:rsidR="00FF4F2F" w:rsidRDefault="00EA36DC">
            <w:pPr>
              <w:jc w:val="right"/>
              <w:rPr>
                <w:rFonts w:ascii="Arial" w:hAnsi="Arial"/>
                <w:sz w:val="16"/>
              </w:rPr>
            </w:pPr>
            <w:r>
              <w:rPr>
                <w:rFonts w:ascii="Arial" w:hAnsi="Arial"/>
                <w:sz w:val="16"/>
              </w:rPr>
              <w:t>19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SystemNameOrEngineType which identifies the electronic system name (e.g. Automatic Transmission with 2 Ltr engine: GS820 X20XEV) or engine type (X30XE) installed.  The data shall always be of type ASCII.  The length is variable (depends on length of string) but shall not exceed 20 characters.</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490"/>
        <w:gridCol w:w="490"/>
        <w:gridCol w:w="490"/>
        <w:gridCol w:w="490"/>
        <w:gridCol w:w="523"/>
        <w:gridCol w:w="484"/>
        <w:gridCol w:w="484"/>
        <w:gridCol w:w="484"/>
        <w:gridCol w:w="1429"/>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490" w:type="dxa"/>
          </w:tcPr>
          <w:p w:rsidR="00FF4F2F" w:rsidRDefault="00FF4F2F">
            <w:pPr>
              <w:pStyle w:val="TableDataByteArial9Centered"/>
              <w:spacing w:before="20" w:after="20"/>
              <w:rPr>
                <w:lang w:val="en-US"/>
              </w:rPr>
            </w:pPr>
            <w:r>
              <w:rPr>
                <w:lang w:val="en-US"/>
              </w:rPr>
              <w:t>7</w:t>
            </w:r>
          </w:p>
        </w:tc>
        <w:tc>
          <w:tcPr>
            <w:tcW w:w="490" w:type="dxa"/>
          </w:tcPr>
          <w:p w:rsidR="00FF4F2F" w:rsidRDefault="00FF4F2F">
            <w:pPr>
              <w:pStyle w:val="TableDataByteArial9Centered"/>
              <w:spacing w:before="20" w:after="20"/>
              <w:rPr>
                <w:lang w:val="en-US"/>
              </w:rPr>
            </w:pPr>
            <w:r>
              <w:rPr>
                <w:lang w:val="en-US"/>
              </w:rPr>
              <w:t>8</w:t>
            </w:r>
          </w:p>
        </w:tc>
        <w:tc>
          <w:tcPr>
            <w:tcW w:w="523" w:type="dxa"/>
          </w:tcPr>
          <w:p w:rsidR="00FF4F2F" w:rsidRDefault="00FF4F2F">
            <w:pPr>
              <w:pStyle w:val="TableDataByteArial9Centered"/>
              <w:spacing w:before="20" w:after="20"/>
              <w:rPr>
                <w:lang w:val="en-US"/>
              </w:rPr>
            </w:pPr>
            <w:r>
              <w:rPr>
                <w:lang w:val="en-US"/>
              </w:rPr>
              <w:t>9</w:t>
            </w:r>
          </w:p>
        </w:tc>
        <w:tc>
          <w:tcPr>
            <w:tcW w:w="484" w:type="dxa"/>
          </w:tcPr>
          <w:p w:rsidR="00FF4F2F" w:rsidRDefault="00FF4F2F">
            <w:pPr>
              <w:pStyle w:val="TableDataByteArial9Centered"/>
              <w:spacing w:before="20" w:after="20"/>
              <w:rPr>
                <w:lang w:val="en-US"/>
              </w:rPr>
            </w:pPr>
            <w:r>
              <w:rPr>
                <w:lang w:val="en-US"/>
              </w:rPr>
              <w:t>10</w:t>
            </w:r>
          </w:p>
        </w:tc>
        <w:tc>
          <w:tcPr>
            <w:tcW w:w="484" w:type="dxa"/>
          </w:tcPr>
          <w:p w:rsidR="00FF4F2F" w:rsidRDefault="00FF4F2F">
            <w:pPr>
              <w:pStyle w:val="TableDataByteArial9Centered"/>
              <w:spacing w:before="20" w:after="20"/>
              <w:rPr>
                <w:lang w:val="en-US"/>
              </w:rPr>
            </w:pPr>
            <w:r>
              <w:rPr>
                <w:lang w:val="en-US"/>
              </w:rPr>
              <w:t>11</w:t>
            </w:r>
          </w:p>
        </w:tc>
        <w:tc>
          <w:tcPr>
            <w:tcW w:w="484" w:type="dxa"/>
          </w:tcPr>
          <w:p w:rsidR="00FF4F2F" w:rsidRDefault="00FF4F2F">
            <w:pPr>
              <w:pStyle w:val="TableDataByteArial9Centered"/>
              <w:spacing w:before="20" w:after="20"/>
              <w:rPr>
                <w:lang w:val="en-US"/>
              </w:rPr>
            </w:pPr>
            <w:r>
              <w:rPr>
                <w:lang w:val="en-US"/>
              </w:rPr>
              <w:t>12</w:t>
            </w:r>
          </w:p>
        </w:tc>
        <w:tc>
          <w:tcPr>
            <w:tcW w:w="1429"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SNOET</w:t>
            </w:r>
          </w:p>
        </w:tc>
        <w:tc>
          <w:tcPr>
            <w:tcW w:w="509" w:type="dxa"/>
          </w:tcPr>
          <w:p w:rsidR="00FF4F2F" w:rsidRDefault="00FF4F2F">
            <w:pPr>
              <w:pStyle w:val="TableDataByteArial9Centered"/>
              <w:spacing w:before="20" w:after="20"/>
              <w:rPr>
                <w:lang w:val="en-US"/>
              </w:rPr>
            </w:pPr>
            <w:r>
              <w:rPr>
                <w:lang w:val="en-US"/>
              </w:rPr>
              <w:t>G</w:t>
            </w:r>
          </w:p>
        </w:tc>
        <w:tc>
          <w:tcPr>
            <w:tcW w:w="424" w:type="dxa"/>
          </w:tcPr>
          <w:p w:rsidR="00FF4F2F" w:rsidRDefault="00FF4F2F">
            <w:pPr>
              <w:pStyle w:val="TableDataByteArial9Centered"/>
              <w:spacing w:before="20" w:after="20"/>
              <w:rPr>
                <w:lang w:val="en-US"/>
              </w:rPr>
            </w:pPr>
            <w:r>
              <w:rPr>
                <w:lang w:val="en-US"/>
              </w:rPr>
              <w:t>S</w:t>
            </w:r>
          </w:p>
        </w:tc>
        <w:tc>
          <w:tcPr>
            <w:tcW w:w="504" w:type="dxa"/>
          </w:tcPr>
          <w:p w:rsidR="00FF4F2F" w:rsidRDefault="00FF4F2F">
            <w:pPr>
              <w:pStyle w:val="TableDataByteArial9Centered"/>
              <w:spacing w:before="20" w:after="20"/>
              <w:rPr>
                <w:lang w:val="en-US"/>
              </w:rPr>
            </w:pPr>
            <w:r>
              <w:rPr>
                <w:lang w:val="en-US"/>
              </w:rPr>
              <w:t>8</w:t>
            </w:r>
          </w:p>
        </w:tc>
        <w:tc>
          <w:tcPr>
            <w:tcW w:w="490" w:type="dxa"/>
          </w:tcPr>
          <w:p w:rsidR="00FF4F2F" w:rsidRDefault="00FF4F2F">
            <w:pPr>
              <w:pStyle w:val="TableDataByteArial9Centered"/>
              <w:spacing w:before="20" w:after="20"/>
              <w:rPr>
                <w:lang w:val="en-US"/>
              </w:rPr>
            </w:pPr>
            <w:r>
              <w:rPr>
                <w:lang w:val="en-US"/>
              </w:rPr>
              <w:t>2</w:t>
            </w:r>
          </w:p>
        </w:tc>
        <w:tc>
          <w:tcPr>
            <w:tcW w:w="490" w:type="dxa"/>
          </w:tcPr>
          <w:p w:rsidR="00FF4F2F" w:rsidRDefault="00FF4F2F">
            <w:pPr>
              <w:pStyle w:val="TableDataByteArial9Centered"/>
              <w:spacing w:before="20" w:after="20"/>
              <w:rPr>
                <w:lang w:val="en-US"/>
              </w:rPr>
            </w:pPr>
            <w:r>
              <w:rPr>
                <w:lang w:val="en-US"/>
              </w:rPr>
              <w:t>0</w:t>
            </w:r>
          </w:p>
        </w:tc>
        <w:tc>
          <w:tcPr>
            <w:tcW w:w="490"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r>
              <w:rPr>
                <w:lang w:val="en-US"/>
              </w:rPr>
              <w:t>X</w:t>
            </w:r>
          </w:p>
        </w:tc>
        <w:tc>
          <w:tcPr>
            <w:tcW w:w="490" w:type="dxa"/>
          </w:tcPr>
          <w:p w:rsidR="00FF4F2F" w:rsidRDefault="00FF4F2F">
            <w:pPr>
              <w:pStyle w:val="TableDataByteArial9Centered"/>
              <w:spacing w:before="20" w:after="20"/>
              <w:rPr>
                <w:lang w:val="en-US"/>
              </w:rPr>
            </w:pPr>
            <w:r>
              <w:rPr>
                <w:lang w:val="en-US"/>
              </w:rPr>
              <w:t>2</w:t>
            </w:r>
          </w:p>
        </w:tc>
        <w:tc>
          <w:tcPr>
            <w:tcW w:w="523" w:type="dxa"/>
          </w:tcPr>
          <w:p w:rsidR="00FF4F2F" w:rsidRDefault="00FF4F2F">
            <w:pPr>
              <w:pStyle w:val="TableDataByteArial9Centered"/>
              <w:spacing w:before="20" w:after="20"/>
              <w:rPr>
                <w:lang w:val="en-US"/>
              </w:rPr>
            </w:pPr>
            <w:r>
              <w:rPr>
                <w:lang w:val="en-US"/>
              </w:rPr>
              <w:t>0</w:t>
            </w:r>
          </w:p>
        </w:tc>
        <w:tc>
          <w:tcPr>
            <w:tcW w:w="484" w:type="dxa"/>
          </w:tcPr>
          <w:p w:rsidR="00FF4F2F" w:rsidRDefault="00FF4F2F">
            <w:pPr>
              <w:pStyle w:val="TableDataByteArial9Centered"/>
              <w:spacing w:before="20" w:after="20"/>
              <w:rPr>
                <w:lang w:val="en-US"/>
              </w:rPr>
            </w:pPr>
            <w:r>
              <w:rPr>
                <w:lang w:val="en-US"/>
              </w:rPr>
              <w:t>X</w:t>
            </w:r>
          </w:p>
        </w:tc>
        <w:tc>
          <w:tcPr>
            <w:tcW w:w="484" w:type="dxa"/>
          </w:tcPr>
          <w:p w:rsidR="00FF4F2F" w:rsidRDefault="00FF4F2F">
            <w:pPr>
              <w:pStyle w:val="TableDataByteArial9Centered"/>
              <w:spacing w:before="20" w:after="20"/>
              <w:rPr>
                <w:lang w:val="en-US"/>
              </w:rPr>
            </w:pPr>
            <w:r>
              <w:rPr>
                <w:lang w:val="en-US"/>
              </w:rPr>
              <w:t>E</w:t>
            </w:r>
          </w:p>
        </w:tc>
        <w:tc>
          <w:tcPr>
            <w:tcW w:w="484" w:type="dxa"/>
          </w:tcPr>
          <w:p w:rsidR="00FF4F2F" w:rsidRDefault="00FF4F2F">
            <w:pPr>
              <w:pStyle w:val="TableDataByteArial9Centered"/>
              <w:spacing w:before="20" w:after="20"/>
              <w:rPr>
                <w:lang w:val="en-US"/>
              </w:rPr>
            </w:pPr>
            <w:r>
              <w:rPr>
                <w:lang w:val="en-US"/>
              </w:rPr>
              <w:t>V</w:t>
            </w:r>
          </w:p>
        </w:tc>
        <w:tc>
          <w:tcPr>
            <w:tcW w:w="1429"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47</w:t>
            </w:r>
          </w:p>
        </w:tc>
        <w:tc>
          <w:tcPr>
            <w:tcW w:w="424" w:type="dxa"/>
          </w:tcPr>
          <w:p w:rsidR="00FF4F2F" w:rsidRDefault="00FF4F2F">
            <w:pPr>
              <w:pStyle w:val="TableDataByteArial9Centered"/>
              <w:spacing w:before="20" w:after="20"/>
              <w:rPr>
                <w:lang w:val="en-US"/>
              </w:rPr>
            </w:pPr>
            <w:r>
              <w:rPr>
                <w:lang w:val="en-US"/>
              </w:rPr>
              <w:t>53</w:t>
            </w:r>
          </w:p>
        </w:tc>
        <w:tc>
          <w:tcPr>
            <w:tcW w:w="504" w:type="dxa"/>
          </w:tcPr>
          <w:p w:rsidR="00FF4F2F" w:rsidRDefault="00FF4F2F">
            <w:pPr>
              <w:pStyle w:val="TableDataByteArial9Centered"/>
              <w:spacing w:before="20" w:after="20"/>
              <w:rPr>
                <w:lang w:val="en-US"/>
              </w:rPr>
            </w:pPr>
            <w:r>
              <w:rPr>
                <w:lang w:val="en-US"/>
              </w:rPr>
              <w:t>38</w:t>
            </w:r>
          </w:p>
        </w:tc>
        <w:tc>
          <w:tcPr>
            <w:tcW w:w="490" w:type="dxa"/>
          </w:tcPr>
          <w:p w:rsidR="00FF4F2F" w:rsidRDefault="00FF4F2F">
            <w:pPr>
              <w:pStyle w:val="TableDataByteArial9Centered"/>
              <w:spacing w:before="20" w:after="20"/>
              <w:rPr>
                <w:lang w:val="en-US"/>
              </w:rPr>
            </w:pPr>
            <w:r>
              <w:rPr>
                <w:lang w:val="en-US"/>
              </w:rPr>
              <w:t>32</w:t>
            </w:r>
          </w:p>
        </w:tc>
        <w:tc>
          <w:tcPr>
            <w:tcW w:w="490" w:type="dxa"/>
          </w:tcPr>
          <w:p w:rsidR="00FF4F2F" w:rsidRDefault="00FF4F2F">
            <w:pPr>
              <w:pStyle w:val="TableDataByteArial9Centered"/>
              <w:spacing w:before="20" w:after="20"/>
              <w:rPr>
                <w:lang w:val="en-US"/>
              </w:rPr>
            </w:pPr>
            <w:r>
              <w:rPr>
                <w:lang w:val="en-US"/>
              </w:rPr>
              <w:t>30</w:t>
            </w:r>
          </w:p>
        </w:tc>
        <w:tc>
          <w:tcPr>
            <w:tcW w:w="490" w:type="dxa"/>
          </w:tcPr>
          <w:p w:rsidR="00FF4F2F" w:rsidRDefault="00FF4F2F">
            <w:pPr>
              <w:pStyle w:val="TableDataByteArial9Centered"/>
              <w:spacing w:before="20" w:after="20"/>
              <w:rPr>
                <w:lang w:val="en-US"/>
              </w:rPr>
            </w:pPr>
            <w:r>
              <w:rPr>
                <w:lang w:val="en-US"/>
              </w:rPr>
              <w:t>20</w:t>
            </w:r>
          </w:p>
        </w:tc>
        <w:tc>
          <w:tcPr>
            <w:tcW w:w="490" w:type="dxa"/>
          </w:tcPr>
          <w:p w:rsidR="00FF4F2F" w:rsidRDefault="00FF4F2F">
            <w:pPr>
              <w:pStyle w:val="TableDataByteArial9Centered"/>
              <w:spacing w:before="20" w:after="20"/>
              <w:rPr>
                <w:lang w:val="en-US"/>
              </w:rPr>
            </w:pPr>
            <w:r>
              <w:rPr>
                <w:lang w:val="en-US"/>
              </w:rPr>
              <w:t>58</w:t>
            </w:r>
          </w:p>
        </w:tc>
        <w:tc>
          <w:tcPr>
            <w:tcW w:w="490" w:type="dxa"/>
          </w:tcPr>
          <w:p w:rsidR="00FF4F2F" w:rsidRDefault="00FF4F2F">
            <w:pPr>
              <w:pStyle w:val="TableDataByteArial9Centered"/>
              <w:spacing w:before="20" w:after="20"/>
              <w:rPr>
                <w:lang w:val="en-US"/>
              </w:rPr>
            </w:pPr>
            <w:r>
              <w:rPr>
                <w:lang w:val="en-US"/>
              </w:rPr>
              <w:t>32</w:t>
            </w:r>
          </w:p>
        </w:tc>
        <w:tc>
          <w:tcPr>
            <w:tcW w:w="523" w:type="dxa"/>
          </w:tcPr>
          <w:p w:rsidR="00FF4F2F" w:rsidRDefault="00FF4F2F">
            <w:pPr>
              <w:pStyle w:val="TableDataByteArial9Centered"/>
              <w:spacing w:before="20" w:after="20"/>
              <w:rPr>
                <w:lang w:val="en-US"/>
              </w:rPr>
            </w:pPr>
            <w:r>
              <w:rPr>
                <w:lang w:val="en-US"/>
              </w:rPr>
              <w:t>30</w:t>
            </w:r>
          </w:p>
        </w:tc>
        <w:tc>
          <w:tcPr>
            <w:tcW w:w="484" w:type="dxa"/>
          </w:tcPr>
          <w:p w:rsidR="00FF4F2F" w:rsidRDefault="00FF4F2F">
            <w:pPr>
              <w:pStyle w:val="TableDataByteArial9Centered"/>
              <w:spacing w:before="20" w:after="20"/>
              <w:rPr>
                <w:lang w:val="en-US"/>
              </w:rPr>
            </w:pPr>
            <w:r>
              <w:rPr>
                <w:lang w:val="en-US"/>
              </w:rPr>
              <w:t>58</w:t>
            </w:r>
          </w:p>
        </w:tc>
        <w:tc>
          <w:tcPr>
            <w:tcW w:w="484" w:type="dxa"/>
          </w:tcPr>
          <w:p w:rsidR="00FF4F2F" w:rsidRDefault="00FF4F2F">
            <w:pPr>
              <w:pStyle w:val="TableDataByteArial9Centered"/>
              <w:spacing w:before="20" w:after="20"/>
              <w:rPr>
                <w:lang w:val="en-US"/>
              </w:rPr>
            </w:pPr>
            <w:r>
              <w:rPr>
                <w:lang w:val="en-US"/>
              </w:rPr>
              <w:t>45</w:t>
            </w:r>
          </w:p>
        </w:tc>
        <w:tc>
          <w:tcPr>
            <w:tcW w:w="484" w:type="dxa"/>
          </w:tcPr>
          <w:p w:rsidR="00FF4F2F" w:rsidRDefault="00FF4F2F">
            <w:pPr>
              <w:pStyle w:val="TableDataByteArial9Centered"/>
              <w:spacing w:before="20" w:after="20"/>
              <w:rPr>
                <w:lang w:val="en-US"/>
              </w:rPr>
            </w:pPr>
            <w:r>
              <w:rPr>
                <w:lang w:val="en-US"/>
              </w:rPr>
              <w:t>56</w:t>
            </w:r>
          </w:p>
        </w:tc>
        <w:tc>
          <w:tcPr>
            <w:tcW w:w="1429" w:type="dxa"/>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92" w:name="_Toc54677066"/>
      <w:bookmarkStart w:id="1193" w:name="_Toc276633057"/>
      <w:r>
        <w:lastRenderedPageBreak/>
        <w:t>MEMR – DID $98 – Repair Shop Code or Tester Serial Number</w:t>
      </w:r>
      <w:bookmarkEnd w:id="1192"/>
      <w:bookmarkEnd w:id="11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$98</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RepairShopCodeOrTesterSerialNumber (RSCOTSN)</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10</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Repair Shop or Tester Serial # character position </w:t>
            </w:r>
            <w:r w:rsidR="00EA36DC">
              <w:rPr>
                <w:rFonts w:ascii="Arial" w:hAnsi="Arial"/>
                <w:sz w:val="16"/>
              </w:rPr>
              <w:t>10</w:t>
            </w:r>
          </w:p>
        </w:tc>
        <w:tc>
          <w:tcPr>
            <w:tcW w:w="720" w:type="dxa"/>
            <w:tcBorders>
              <w:top w:val="nil"/>
            </w:tcBorders>
          </w:tcPr>
          <w:p w:rsidR="00FF4F2F" w:rsidRDefault="00EA36DC">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RepairShopCodeOrTesterSerialNumber which identifies the dealer’s code or the tester’s serial number. This ASCII string is programmed into the ECU’s memory during the last programming session (SPS) at the dealer site.</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490"/>
        <w:gridCol w:w="490"/>
        <w:gridCol w:w="490"/>
        <w:gridCol w:w="490"/>
        <w:gridCol w:w="523"/>
        <w:gridCol w:w="484"/>
        <w:gridCol w:w="2397"/>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490" w:type="dxa"/>
          </w:tcPr>
          <w:p w:rsidR="00FF4F2F" w:rsidRDefault="00FF4F2F">
            <w:pPr>
              <w:pStyle w:val="TableDataByteArial9Centered"/>
              <w:spacing w:before="20" w:after="20"/>
              <w:rPr>
                <w:lang w:val="en-US"/>
              </w:rPr>
            </w:pPr>
            <w:r>
              <w:rPr>
                <w:lang w:val="en-US"/>
              </w:rPr>
              <w:t>7</w:t>
            </w:r>
          </w:p>
        </w:tc>
        <w:tc>
          <w:tcPr>
            <w:tcW w:w="490" w:type="dxa"/>
          </w:tcPr>
          <w:p w:rsidR="00FF4F2F" w:rsidRDefault="00FF4F2F">
            <w:pPr>
              <w:pStyle w:val="TableDataByteArial9Centered"/>
              <w:spacing w:before="20" w:after="20"/>
              <w:rPr>
                <w:lang w:val="en-US"/>
              </w:rPr>
            </w:pPr>
            <w:r>
              <w:rPr>
                <w:lang w:val="en-US"/>
              </w:rPr>
              <w:t>8</w:t>
            </w:r>
          </w:p>
        </w:tc>
        <w:tc>
          <w:tcPr>
            <w:tcW w:w="523" w:type="dxa"/>
          </w:tcPr>
          <w:p w:rsidR="00FF4F2F" w:rsidRDefault="00FF4F2F">
            <w:pPr>
              <w:pStyle w:val="TableDataByteArial9Centered"/>
              <w:spacing w:before="20" w:after="20"/>
              <w:rPr>
                <w:lang w:val="en-US"/>
              </w:rPr>
            </w:pPr>
            <w:r>
              <w:rPr>
                <w:lang w:val="en-US"/>
              </w:rPr>
              <w:t>9</w:t>
            </w:r>
          </w:p>
        </w:tc>
        <w:tc>
          <w:tcPr>
            <w:tcW w:w="484" w:type="dxa"/>
          </w:tcPr>
          <w:p w:rsidR="00FF4F2F" w:rsidRDefault="00FF4F2F">
            <w:pPr>
              <w:pStyle w:val="TableDataByteArial9Centered"/>
              <w:spacing w:before="20" w:after="20"/>
              <w:rPr>
                <w:lang w:val="en-US"/>
              </w:rPr>
            </w:pPr>
            <w:r>
              <w:rPr>
                <w:lang w:val="en-US"/>
              </w:rPr>
              <w:t>10</w:t>
            </w:r>
          </w:p>
        </w:tc>
        <w:tc>
          <w:tcPr>
            <w:tcW w:w="2397"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RSCOSN</w:t>
            </w:r>
          </w:p>
        </w:tc>
        <w:tc>
          <w:tcPr>
            <w:tcW w:w="509" w:type="dxa"/>
          </w:tcPr>
          <w:p w:rsidR="00FF4F2F" w:rsidRDefault="00FF4F2F">
            <w:pPr>
              <w:pStyle w:val="TableDataByteArial9Centered"/>
              <w:spacing w:before="20" w:after="20"/>
              <w:rPr>
                <w:lang w:val="en-US"/>
              </w:rPr>
            </w:pPr>
            <w:r>
              <w:rPr>
                <w:lang w:val="en-US"/>
              </w:rPr>
              <w:t>S</w:t>
            </w:r>
          </w:p>
        </w:tc>
        <w:tc>
          <w:tcPr>
            <w:tcW w:w="424" w:type="dxa"/>
          </w:tcPr>
          <w:p w:rsidR="00FF4F2F" w:rsidRDefault="00FF4F2F">
            <w:pPr>
              <w:pStyle w:val="TableDataByteArial9Centered"/>
              <w:spacing w:before="20" w:after="20"/>
              <w:rPr>
                <w:lang w:val="en-US"/>
              </w:rPr>
            </w:pPr>
            <w:r>
              <w:rPr>
                <w:lang w:val="en-US"/>
              </w:rPr>
              <w:t>N</w:t>
            </w:r>
          </w:p>
        </w:tc>
        <w:tc>
          <w:tcPr>
            <w:tcW w:w="504" w:type="dxa"/>
          </w:tcPr>
          <w:p w:rsidR="00FF4F2F" w:rsidRDefault="00FF4F2F">
            <w:pPr>
              <w:pStyle w:val="TableDataByteArial9Centered"/>
              <w:spacing w:before="20" w:after="20"/>
              <w:rPr>
                <w:lang w:val="en-US"/>
              </w:rPr>
            </w:pPr>
            <w:r>
              <w:rPr>
                <w:lang w:val="en-US"/>
              </w:rPr>
              <w:t>1</w:t>
            </w:r>
          </w:p>
        </w:tc>
        <w:tc>
          <w:tcPr>
            <w:tcW w:w="490" w:type="dxa"/>
          </w:tcPr>
          <w:p w:rsidR="00FF4F2F" w:rsidRDefault="00FF4F2F">
            <w:pPr>
              <w:pStyle w:val="TableDataByteArial9Centered"/>
              <w:spacing w:before="20" w:after="20"/>
              <w:rPr>
                <w:lang w:val="en-US"/>
              </w:rPr>
            </w:pPr>
            <w:r>
              <w:rPr>
                <w:lang w:val="en-US"/>
              </w:rPr>
              <w:t>2</w:t>
            </w:r>
          </w:p>
        </w:tc>
        <w:tc>
          <w:tcPr>
            <w:tcW w:w="490"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523" w:type="dxa"/>
          </w:tcPr>
          <w:p w:rsidR="00FF4F2F" w:rsidRDefault="00FF4F2F">
            <w:pPr>
              <w:pStyle w:val="TableDataByteArial9Centered"/>
              <w:spacing w:before="20" w:after="20"/>
              <w:rPr>
                <w:lang w:val="en-US"/>
              </w:rPr>
            </w:pPr>
            <w:r>
              <w:rPr>
                <w:lang w:val="en-US"/>
              </w:rPr>
              <w:t>7</w:t>
            </w:r>
          </w:p>
        </w:tc>
        <w:tc>
          <w:tcPr>
            <w:tcW w:w="484" w:type="dxa"/>
          </w:tcPr>
          <w:p w:rsidR="00FF4F2F" w:rsidRDefault="00FF4F2F">
            <w:pPr>
              <w:pStyle w:val="TableDataByteArial9Centered"/>
              <w:spacing w:before="20" w:after="20"/>
              <w:rPr>
                <w:lang w:val="en-US"/>
              </w:rPr>
            </w:pPr>
            <w:r>
              <w:rPr>
                <w:lang w:val="en-US"/>
              </w:rPr>
              <w:t>8</w:t>
            </w:r>
          </w:p>
        </w:tc>
        <w:tc>
          <w:tcPr>
            <w:tcW w:w="2397"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58</w:t>
            </w:r>
          </w:p>
        </w:tc>
        <w:tc>
          <w:tcPr>
            <w:tcW w:w="424" w:type="dxa"/>
          </w:tcPr>
          <w:p w:rsidR="00FF4F2F" w:rsidRDefault="00FF4F2F">
            <w:pPr>
              <w:pStyle w:val="TableDataByteArial9Centered"/>
              <w:spacing w:before="20" w:after="20"/>
              <w:rPr>
                <w:lang w:val="en-US"/>
              </w:rPr>
            </w:pPr>
            <w:r>
              <w:rPr>
                <w:lang w:val="en-US"/>
              </w:rPr>
              <w:t>31</w:t>
            </w:r>
          </w:p>
        </w:tc>
        <w:tc>
          <w:tcPr>
            <w:tcW w:w="504" w:type="dxa"/>
          </w:tcPr>
          <w:p w:rsidR="00FF4F2F" w:rsidRDefault="00FF4F2F">
            <w:pPr>
              <w:pStyle w:val="TableDataByteArial9Centered"/>
              <w:spacing w:before="20" w:after="20"/>
              <w:rPr>
                <w:lang w:val="en-US"/>
              </w:rPr>
            </w:pPr>
            <w:r>
              <w:rPr>
                <w:lang w:val="en-US"/>
              </w:rPr>
              <w:t>31</w:t>
            </w:r>
          </w:p>
        </w:tc>
        <w:tc>
          <w:tcPr>
            <w:tcW w:w="490" w:type="dxa"/>
          </w:tcPr>
          <w:p w:rsidR="00FF4F2F" w:rsidRDefault="00FF4F2F">
            <w:pPr>
              <w:pStyle w:val="TableDataByteArial9Centered"/>
              <w:spacing w:before="20" w:after="20"/>
              <w:rPr>
                <w:lang w:val="en-US"/>
              </w:rPr>
            </w:pPr>
            <w:r>
              <w:rPr>
                <w:lang w:val="en-US"/>
              </w:rPr>
              <w:t>32</w:t>
            </w:r>
          </w:p>
        </w:tc>
        <w:tc>
          <w:tcPr>
            <w:tcW w:w="490" w:type="dxa"/>
          </w:tcPr>
          <w:p w:rsidR="00FF4F2F" w:rsidRDefault="00FF4F2F">
            <w:pPr>
              <w:pStyle w:val="TableDataByteArial9Centered"/>
              <w:spacing w:before="20" w:after="20"/>
              <w:rPr>
                <w:lang w:val="en-US"/>
              </w:rPr>
            </w:pPr>
            <w:r>
              <w:rPr>
                <w:lang w:val="en-US"/>
              </w:rPr>
              <w:t>33</w:t>
            </w:r>
          </w:p>
        </w:tc>
        <w:tc>
          <w:tcPr>
            <w:tcW w:w="490" w:type="dxa"/>
          </w:tcPr>
          <w:p w:rsidR="00FF4F2F" w:rsidRDefault="00FF4F2F">
            <w:pPr>
              <w:pStyle w:val="TableDataByteArial9Centered"/>
              <w:spacing w:before="20" w:after="20"/>
              <w:rPr>
                <w:lang w:val="en-US"/>
              </w:rPr>
            </w:pPr>
            <w:r>
              <w:rPr>
                <w:lang w:val="en-US"/>
              </w:rPr>
              <w:t>34</w:t>
            </w:r>
          </w:p>
        </w:tc>
        <w:tc>
          <w:tcPr>
            <w:tcW w:w="490" w:type="dxa"/>
          </w:tcPr>
          <w:p w:rsidR="00FF4F2F" w:rsidRDefault="00FF4F2F">
            <w:pPr>
              <w:pStyle w:val="TableDataByteArial9Centered"/>
              <w:spacing w:before="20" w:after="20"/>
              <w:rPr>
                <w:lang w:val="en-US"/>
              </w:rPr>
            </w:pPr>
            <w:r>
              <w:rPr>
                <w:lang w:val="en-US"/>
              </w:rPr>
              <w:t>35</w:t>
            </w:r>
          </w:p>
        </w:tc>
        <w:tc>
          <w:tcPr>
            <w:tcW w:w="490" w:type="dxa"/>
          </w:tcPr>
          <w:p w:rsidR="00FF4F2F" w:rsidRDefault="00FF4F2F">
            <w:pPr>
              <w:pStyle w:val="TableDataByteArial9Centered"/>
              <w:spacing w:before="20" w:after="20"/>
              <w:rPr>
                <w:lang w:val="en-US"/>
              </w:rPr>
            </w:pPr>
            <w:r>
              <w:rPr>
                <w:lang w:val="en-US"/>
              </w:rPr>
              <w:t>36</w:t>
            </w:r>
          </w:p>
        </w:tc>
        <w:tc>
          <w:tcPr>
            <w:tcW w:w="523" w:type="dxa"/>
          </w:tcPr>
          <w:p w:rsidR="00FF4F2F" w:rsidRDefault="00FF4F2F">
            <w:pPr>
              <w:pStyle w:val="TableDataByteArial9Centered"/>
              <w:spacing w:before="20" w:after="20"/>
              <w:rPr>
                <w:lang w:val="en-US"/>
              </w:rPr>
            </w:pPr>
            <w:r>
              <w:rPr>
                <w:lang w:val="en-US"/>
              </w:rPr>
              <w:t>37</w:t>
            </w:r>
          </w:p>
        </w:tc>
        <w:tc>
          <w:tcPr>
            <w:tcW w:w="484" w:type="dxa"/>
          </w:tcPr>
          <w:p w:rsidR="00FF4F2F" w:rsidRDefault="00FF4F2F">
            <w:pPr>
              <w:pStyle w:val="TableDataByteArial9Centered"/>
              <w:spacing w:before="20" w:after="20"/>
              <w:rPr>
                <w:lang w:val="en-US"/>
              </w:rPr>
            </w:pPr>
            <w:r>
              <w:rPr>
                <w:lang w:val="en-US"/>
              </w:rPr>
              <w:t>38</w:t>
            </w:r>
          </w:p>
        </w:tc>
        <w:tc>
          <w:tcPr>
            <w:tcW w:w="2397" w:type="dxa"/>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94" w:name="_Toc54677067"/>
      <w:bookmarkStart w:id="1195" w:name="_Toc276633058"/>
      <w:r>
        <w:t>MEMR – DID $99 – Programming Date</w:t>
      </w:r>
      <w:bookmarkEnd w:id="1194"/>
      <w:bookmarkEnd w:id="11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$99</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ProgrammingDate (PD)</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ProgrammingDate of the last programming event (SPS) at the dealer site.  This BCD value was programmed into the ECU’s memory during the last programming session (SPS).</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5364"/>
      </w:tblGrid>
      <w:tr w:rsidR="00FF4F2F">
        <w:trPr>
          <w:cantSplit/>
        </w:trPr>
        <w:tc>
          <w:tcPr>
            <w:tcW w:w="1530" w:type="dxa"/>
          </w:tcPr>
          <w:p w:rsidR="00FF4F2F" w:rsidRDefault="00FF4F2F">
            <w:pPr>
              <w:pStyle w:val="TableDataByteArial9Centered"/>
              <w:spacing w:before="20" w:after="20"/>
              <w:rPr>
                <w:lang w:val="en-US"/>
              </w:rPr>
            </w:pPr>
            <w:r>
              <w:rPr>
                <w:lang w:val="en-US"/>
              </w:rPr>
              <w:lastRenderedPageBreak/>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364" w:type="dxa"/>
            <w:tcBorders>
              <w:bottom w:val="nil"/>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0" w:type="dxa"/>
          </w:tcPr>
          <w:p w:rsidR="00FF4F2F" w:rsidRDefault="00FF4F2F">
            <w:pPr>
              <w:pStyle w:val="TableDataByteArial9Centered"/>
              <w:spacing w:before="20" w:after="20"/>
              <w:rPr>
                <w:lang w:val="en-US"/>
              </w:rPr>
            </w:pPr>
            <w:r>
              <w:rPr>
                <w:lang w:val="en-US"/>
              </w:rPr>
              <w:t>PD (BCD)</w:t>
            </w:r>
          </w:p>
        </w:tc>
        <w:tc>
          <w:tcPr>
            <w:tcW w:w="509" w:type="dxa"/>
          </w:tcPr>
          <w:p w:rsidR="00FF4F2F" w:rsidRDefault="00FF4F2F">
            <w:pPr>
              <w:pStyle w:val="TableDataByteArial9Centered"/>
              <w:spacing w:before="20" w:after="20"/>
              <w:rPr>
                <w:lang w:val="en-US"/>
              </w:rPr>
            </w:pPr>
            <w:r>
              <w:rPr>
                <w:lang w:val="en-US"/>
              </w:rPr>
              <w:t>20</w:t>
            </w:r>
          </w:p>
        </w:tc>
        <w:tc>
          <w:tcPr>
            <w:tcW w:w="424" w:type="dxa"/>
          </w:tcPr>
          <w:p w:rsidR="00FF4F2F" w:rsidRDefault="00FF4F2F">
            <w:pPr>
              <w:pStyle w:val="TableDataByteArial9Centered"/>
              <w:spacing w:before="20" w:after="20"/>
              <w:rPr>
                <w:lang w:val="en-US"/>
              </w:rPr>
            </w:pPr>
            <w:r>
              <w:rPr>
                <w:lang w:val="en-US"/>
              </w:rPr>
              <w:t>00</w:t>
            </w:r>
          </w:p>
        </w:tc>
        <w:tc>
          <w:tcPr>
            <w:tcW w:w="504" w:type="dxa"/>
          </w:tcPr>
          <w:p w:rsidR="00FF4F2F" w:rsidRDefault="00FF4F2F">
            <w:pPr>
              <w:pStyle w:val="TableDataByteArial9Centered"/>
              <w:spacing w:before="20" w:after="20"/>
              <w:rPr>
                <w:lang w:val="en-US"/>
              </w:rPr>
            </w:pPr>
            <w:r>
              <w:rPr>
                <w:lang w:val="en-US"/>
              </w:rPr>
              <w:t>01</w:t>
            </w:r>
          </w:p>
        </w:tc>
        <w:tc>
          <w:tcPr>
            <w:tcW w:w="490" w:type="dxa"/>
          </w:tcPr>
          <w:p w:rsidR="00FF4F2F" w:rsidRDefault="00FF4F2F">
            <w:pPr>
              <w:pStyle w:val="TableDataByteArial9Centered"/>
              <w:spacing w:before="20" w:after="20"/>
              <w:rPr>
                <w:lang w:val="en-US"/>
              </w:rPr>
            </w:pPr>
            <w:r>
              <w:rPr>
                <w:lang w:val="en-US"/>
              </w:rPr>
              <w:t>22</w:t>
            </w:r>
          </w:p>
        </w:tc>
        <w:tc>
          <w:tcPr>
            <w:tcW w:w="5364" w:type="dxa"/>
            <w:tcBorders>
              <w:top w:val="single" w:sz="6" w:space="0" w:color="auto"/>
              <w:bottom w:val="single" w:sz="6" w:space="0" w:color="auto"/>
            </w:tcBorders>
          </w:tcPr>
          <w:p w:rsidR="00FF4F2F" w:rsidRDefault="00FF4F2F">
            <w:pPr>
              <w:pStyle w:val="TableDataByteArial9Centered"/>
              <w:spacing w:before="20" w:after="20"/>
              <w:jc w:val="left"/>
              <w:rPr>
                <w:lang w:val="en-US"/>
              </w:rPr>
            </w:pPr>
            <w:r>
              <w:rPr>
                <w:lang w:val="en-US"/>
              </w:rPr>
              <w:t>2000 = Year; 01 = Month; 22 = Day</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20</w:t>
            </w:r>
          </w:p>
        </w:tc>
        <w:tc>
          <w:tcPr>
            <w:tcW w:w="424" w:type="dxa"/>
          </w:tcPr>
          <w:p w:rsidR="00FF4F2F" w:rsidRDefault="00FF4F2F">
            <w:pPr>
              <w:pStyle w:val="TableDataByteArial9Centered"/>
              <w:spacing w:before="20" w:after="20"/>
              <w:rPr>
                <w:lang w:val="en-US"/>
              </w:rPr>
            </w:pPr>
            <w:r>
              <w:rPr>
                <w:lang w:val="en-US"/>
              </w:rPr>
              <w:t>00</w:t>
            </w:r>
          </w:p>
        </w:tc>
        <w:tc>
          <w:tcPr>
            <w:tcW w:w="504" w:type="dxa"/>
          </w:tcPr>
          <w:p w:rsidR="00FF4F2F" w:rsidRDefault="00FF4F2F">
            <w:pPr>
              <w:pStyle w:val="TableDataByteArial9Centered"/>
              <w:spacing w:before="20" w:after="20"/>
              <w:rPr>
                <w:lang w:val="en-US"/>
              </w:rPr>
            </w:pPr>
            <w:r>
              <w:rPr>
                <w:lang w:val="en-US"/>
              </w:rPr>
              <w:t>01</w:t>
            </w:r>
          </w:p>
        </w:tc>
        <w:tc>
          <w:tcPr>
            <w:tcW w:w="490" w:type="dxa"/>
          </w:tcPr>
          <w:p w:rsidR="00FF4F2F" w:rsidRDefault="00FF4F2F">
            <w:pPr>
              <w:pStyle w:val="TableDataByteArial9Centered"/>
              <w:spacing w:before="20" w:after="20"/>
              <w:rPr>
                <w:lang w:val="en-US"/>
              </w:rPr>
            </w:pPr>
            <w:r>
              <w:rPr>
                <w:lang w:val="en-US"/>
              </w:rPr>
              <w:t>22</w:t>
            </w:r>
          </w:p>
        </w:tc>
        <w:tc>
          <w:tcPr>
            <w:tcW w:w="5364" w:type="dxa"/>
            <w:tcBorders>
              <w:top w:val="nil"/>
              <w:bottom w:val="single" w:sz="12" w:space="0" w:color="auto"/>
            </w:tcBorders>
          </w:tcPr>
          <w:p w:rsidR="00FF4F2F" w:rsidRDefault="00FF4F2F">
            <w:pPr>
              <w:pStyle w:val="TableDataByteArial9Centered"/>
              <w:spacing w:before="20" w:after="20"/>
              <w:jc w:val="left"/>
              <w:rPr>
                <w:lang w:val="en-US"/>
              </w:rPr>
            </w:pPr>
          </w:p>
        </w:tc>
      </w:tr>
    </w:tbl>
    <w:p w:rsidR="00FF4F2F" w:rsidRDefault="00FF4F2F">
      <w:pPr>
        <w:keepNext w:val="0"/>
        <w:keepLines w:val="0"/>
      </w:pPr>
    </w:p>
    <w:p w:rsidR="00FF4F2F" w:rsidRDefault="00FF4F2F">
      <w:pPr>
        <w:pStyle w:val="Heading3"/>
      </w:pPr>
      <w:bookmarkStart w:id="1196" w:name="_Toc54677068"/>
      <w:bookmarkStart w:id="1197" w:name="_Toc276633059"/>
      <w:r>
        <w:t>MEMR – DID $9A – Diagnostic Data Identifier</w:t>
      </w:r>
      <w:bookmarkEnd w:id="1196"/>
      <w:bookmarkEnd w:id="11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$9A</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DiagnosticDataIdentifier (DDI)</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Data ID Digit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Data ID Digit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DiagnosticDataIdentifier which identifies a supplier and system specific diagnostic data stream and shall be used by diagnostic testers to interpret a diagnostic data stream. The data format of the DDI is defined as two (2) bytes  where the most significant byte of the DDI identifies the system by a system code and  the least significant byte identifies the system data stream version number.  For an SPS_TYPE_B or SPS_TYPE_C ECU, the value of the least significant byte of the DDI shall always be $00 (provided that the DID is supported in a node which is not completely programmed).</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6358"/>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6358" w:type="dxa"/>
            <w:tcBorders>
              <w:bottom w:val="nil"/>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0" w:type="dxa"/>
          </w:tcPr>
          <w:p w:rsidR="00FF4F2F" w:rsidRDefault="00FF4F2F">
            <w:pPr>
              <w:pStyle w:val="TableDataByteArial9Centered"/>
              <w:spacing w:before="20" w:after="20"/>
              <w:rPr>
                <w:lang w:val="en-US"/>
              </w:rPr>
            </w:pPr>
            <w:r>
              <w:rPr>
                <w:lang w:val="en-US"/>
              </w:rPr>
              <w:t>DDI</w:t>
            </w:r>
          </w:p>
        </w:tc>
        <w:tc>
          <w:tcPr>
            <w:tcW w:w="509" w:type="dxa"/>
          </w:tcPr>
          <w:p w:rsidR="00FF4F2F" w:rsidRDefault="00FF4F2F">
            <w:pPr>
              <w:pStyle w:val="TableDataByteArial9Centered"/>
              <w:spacing w:before="20" w:after="20"/>
              <w:rPr>
                <w:lang w:val="en-US"/>
              </w:rPr>
            </w:pPr>
            <w:r>
              <w:rPr>
                <w:lang w:val="en-US"/>
              </w:rPr>
              <w:t>02</w:t>
            </w:r>
          </w:p>
        </w:tc>
        <w:tc>
          <w:tcPr>
            <w:tcW w:w="424" w:type="dxa"/>
          </w:tcPr>
          <w:p w:rsidR="00FF4F2F" w:rsidRDefault="00FF4F2F">
            <w:pPr>
              <w:pStyle w:val="TableDataByteArial9Centered"/>
              <w:spacing w:before="20" w:after="20"/>
              <w:rPr>
                <w:lang w:val="en-US"/>
              </w:rPr>
            </w:pPr>
            <w:r>
              <w:rPr>
                <w:lang w:val="en-US"/>
              </w:rPr>
              <w:t>03</w:t>
            </w:r>
          </w:p>
        </w:tc>
        <w:tc>
          <w:tcPr>
            <w:tcW w:w="6358" w:type="dxa"/>
            <w:tcBorders>
              <w:top w:val="single" w:sz="6" w:space="0" w:color="auto"/>
              <w:bottom w:val="single" w:sz="6" w:space="0" w:color="auto"/>
            </w:tcBorders>
          </w:tcPr>
          <w:p w:rsidR="00FF4F2F" w:rsidRDefault="00FF4F2F">
            <w:pPr>
              <w:pStyle w:val="TableDataByteArial9Centered"/>
              <w:spacing w:before="20" w:after="20"/>
              <w:jc w:val="left"/>
              <w:rPr>
                <w:lang w:val="en-US"/>
              </w:rPr>
            </w:pPr>
            <w:r>
              <w:rPr>
                <w:lang w:val="en-US"/>
              </w:rPr>
              <w:t>System Code e.g. $02 = Simtec MS56.5</w:t>
            </w:r>
          </w:p>
        </w:tc>
      </w:tr>
      <w:tr w:rsidR="00FF4F2F" w:rsidRPr="00136E51">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02</w:t>
            </w:r>
          </w:p>
        </w:tc>
        <w:tc>
          <w:tcPr>
            <w:tcW w:w="424" w:type="dxa"/>
          </w:tcPr>
          <w:p w:rsidR="00FF4F2F" w:rsidRDefault="00FF4F2F">
            <w:pPr>
              <w:pStyle w:val="TableDataByteArial9Centered"/>
              <w:spacing w:before="20" w:after="20"/>
              <w:rPr>
                <w:lang w:val="en-US"/>
              </w:rPr>
            </w:pPr>
            <w:r>
              <w:rPr>
                <w:lang w:val="en-US"/>
              </w:rPr>
              <w:t>03</w:t>
            </w:r>
          </w:p>
        </w:tc>
        <w:tc>
          <w:tcPr>
            <w:tcW w:w="6358" w:type="dxa"/>
            <w:tcBorders>
              <w:top w:val="nil"/>
            </w:tcBorders>
          </w:tcPr>
          <w:p w:rsidR="00FF4F2F" w:rsidRPr="00136E51" w:rsidRDefault="00FF4F2F">
            <w:pPr>
              <w:pStyle w:val="TableDataByteArial9Centered"/>
              <w:spacing w:before="20" w:after="20"/>
              <w:jc w:val="left"/>
              <w:rPr>
                <w:lang w:val="it-IT"/>
              </w:rPr>
            </w:pPr>
            <w:r w:rsidRPr="00136E51">
              <w:rPr>
                <w:lang w:val="it-IT"/>
              </w:rPr>
              <w:t>Diagnostic Data Stream Version Code e.g. $03 = version 03</w:t>
            </w:r>
          </w:p>
        </w:tc>
      </w:tr>
    </w:tbl>
    <w:p w:rsidR="00FF4F2F" w:rsidRPr="00136E51" w:rsidRDefault="00FF4F2F">
      <w:pPr>
        <w:keepNext w:val="0"/>
        <w:keepLines w:val="0"/>
        <w:rPr>
          <w:lang w:val="it-IT"/>
        </w:rPr>
      </w:pPr>
    </w:p>
    <w:p w:rsidR="00FF4F2F" w:rsidRDefault="00FF4F2F">
      <w:pPr>
        <w:pStyle w:val="Heading3"/>
      </w:pPr>
      <w:bookmarkStart w:id="1198" w:name="_Toc54677069"/>
      <w:bookmarkStart w:id="1199" w:name="_Toc276633060"/>
      <w:r>
        <w:t>OSAR – DID $A0 – Manufacturers Enable Counter</w:t>
      </w:r>
      <w:bookmarkEnd w:id="1198"/>
      <w:bookmarkEnd w:id="11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$A0</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manufacturers_enable_counter (MEC)</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1</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Manufacturers Enable Counter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MEC which is used when determining the current status of ECU security.</w:t>
      </w:r>
    </w:p>
    <w:p w:rsidR="00FF4F2F" w:rsidRDefault="00FF4F2F">
      <w:pPr>
        <w:keepNext w:val="0"/>
        <w:keepLines w:val="0"/>
      </w:pPr>
    </w:p>
    <w:p w:rsidR="00FF4F2F" w:rsidRDefault="00FF4F2F">
      <w:pPr>
        <w:keepNext w:val="0"/>
        <w:keepLines w:val="0"/>
      </w:pPr>
      <w:r>
        <w:rPr>
          <w:b/>
        </w:rPr>
        <w:t>W</w:t>
      </w:r>
      <w:r>
        <w:rPr>
          <w:b/>
          <w:vertAlign w:val="subscript"/>
        </w:rPr>
        <w:t>1</w:t>
      </w:r>
      <w:r>
        <w:rPr>
          <w:b/>
        </w:rPr>
        <w:t xml:space="preserve"> = </w:t>
      </w:r>
      <w:r>
        <w:t>A node shall not allow the value of the MEC to change once it becomes $00, unless SecurityAccess ($27) is successfully initiated.  The ability to allow writing a new value to the MEC for any specific ECU which supports the MEC shall be negotiated by representatives from Service and Assembly Verification, and the responsible DRE, and documented in the CTS.</w:t>
      </w:r>
      <w:r>
        <w:rPr>
          <w:b/>
        </w:rPr>
        <w:t>.</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543"/>
        <w:gridCol w:w="679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54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6790" w:type="dxa"/>
            <w:tcBorders>
              <w:top w:val="single" w:sz="12" w:space="0" w:color="auto"/>
              <w:bottom w:val="single" w:sz="6" w:space="0" w:color="auto"/>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MEC</w:t>
            </w:r>
          </w:p>
        </w:tc>
        <w:tc>
          <w:tcPr>
            <w:tcW w:w="543" w:type="dxa"/>
            <w:tcBorders>
              <w:top w:val="nil"/>
            </w:tcBorders>
          </w:tcPr>
          <w:p w:rsidR="00FF4F2F" w:rsidRDefault="00FF4F2F">
            <w:pPr>
              <w:pStyle w:val="TableDataByteArial9Centered"/>
              <w:spacing w:before="20" w:after="20"/>
              <w:rPr>
                <w:lang w:val="en-US"/>
              </w:rPr>
            </w:pPr>
            <w:r>
              <w:rPr>
                <w:lang w:val="en-US"/>
              </w:rPr>
              <w:t>254</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$FE - $01: ECU’s security system not armed</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Pr>
          <w:p w:rsidR="00FF4F2F" w:rsidRDefault="00FF4F2F">
            <w:pPr>
              <w:pStyle w:val="TableDataByteArial9Centered"/>
              <w:spacing w:before="20" w:after="20"/>
              <w:rPr>
                <w:lang w:val="en-US"/>
              </w:rPr>
            </w:pPr>
            <w:r>
              <w:rPr>
                <w:lang w:val="en-US"/>
              </w:rPr>
              <w:t>FE</w:t>
            </w:r>
          </w:p>
        </w:tc>
        <w:tc>
          <w:tcPr>
            <w:tcW w:w="6790" w:type="dxa"/>
            <w:tcBorders>
              <w:top w:val="nil"/>
            </w:tcBorders>
          </w:tcPr>
          <w:p w:rsidR="00FF4F2F" w:rsidRDefault="00FF4F2F">
            <w:pPr>
              <w:pStyle w:val="TableDataByteArial9Centered"/>
              <w:spacing w:before="20" w:after="20"/>
              <w:jc w:val="left"/>
              <w:rPr>
                <w:lang w:val="en-US"/>
              </w:rPr>
            </w:pPr>
            <w:r>
              <w:rPr>
                <w:lang w:val="en-US"/>
              </w:rPr>
              <w:t>$00: ECU’s security system armed</w:t>
            </w:r>
          </w:p>
        </w:tc>
      </w:tr>
    </w:tbl>
    <w:p w:rsidR="00FF4F2F" w:rsidRDefault="00FF4F2F">
      <w:pPr>
        <w:keepNext w:val="0"/>
        <w:keepLines w:val="0"/>
      </w:pPr>
    </w:p>
    <w:p w:rsidR="00FF4F2F" w:rsidRDefault="00FF4F2F">
      <w:pPr>
        <w:pStyle w:val="Heading3"/>
      </w:pPr>
      <w:bookmarkStart w:id="1200" w:name="_Toc276633061"/>
      <w:r>
        <w:lastRenderedPageBreak/>
        <w:t>CANR – DID $B0 – ECU Diagnostic Address</w:t>
      </w:r>
      <w:bookmarkEnd w:id="12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$B0</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ECUDiagnosticAddress (ECUADDR)</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3</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ECUDiagnosticAddress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diagnostic address of an ECU.</w:t>
      </w:r>
    </w:p>
    <w:p w:rsidR="00FF4F2F" w:rsidRDefault="00FF4F2F">
      <w:pPr>
        <w:keepNext w:val="0"/>
        <w:keepLines w:val="0"/>
      </w:pPr>
    </w:p>
    <w:p w:rsidR="00FF4F2F" w:rsidRDefault="00FF4F2F">
      <w:pPr>
        <w:keepNext w:val="0"/>
        <w:keepLines w:val="0"/>
      </w:pPr>
      <w:r>
        <w:rPr>
          <w:b/>
        </w:rPr>
        <w:t>W</w:t>
      </w:r>
      <w:r>
        <w:rPr>
          <w:b/>
          <w:vertAlign w:val="subscript"/>
        </w:rPr>
        <w:t>3</w:t>
      </w:r>
      <w:r>
        <w:rPr>
          <w:b/>
        </w:rPr>
        <w:t xml:space="preserve"> = </w:t>
      </w:r>
      <w:r>
        <w:t>This DID is usually read only and supported in boot software.  An ECU may choose to allow this DID to be written when more than 1 of a given hardware device can exist on a single vehicle.</w:t>
      </w:r>
    </w:p>
    <w:p w:rsidR="00FF4F2F" w:rsidRDefault="00FF4F2F">
      <w:pPr>
        <w:keepNext w:val="0"/>
        <w:keepLines w:val="0"/>
      </w:pPr>
    </w:p>
    <w:p w:rsidR="00FF4F2F" w:rsidRDefault="00FF4F2F">
      <w:pPr>
        <w:keepNext w:val="0"/>
        <w:keepLines w:val="0"/>
      </w:pPr>
      <w:r>
        <w:t>Examples:</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543"/>
        <w:gridCol w:w="679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54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6790" w:type="dxa"/>
            <w:tcBorders>
              <w:top w:val="single" w:sz="12" w:space="0" w:color="auto"/>
              <w:bottom w:val="single" w:sz="6" w:space="0" w:color="auto"/>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17</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ECM1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11</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18</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ECM2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12</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24</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TCM1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18</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26</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TCCM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Pr>
          <w:p w:rsidR="00FF4F2F" w:rsidRDefault="00FF4F2F">
            <w:pPr>
              <w:pStyle w:val="TableDataByteArial9Centered"/>
              <w:spacing w:before="20" w:after="20"/>
              <w:rPr>
                <w:lang w:val="en-US"/>
              </w:rPr>
            </w:pPr>
            <w:r>
              <w:rPr>
                <w:lang w:val="en-US"/>
              </w:rPr>
              <w:t>1A</w:t>
            </w:r>
          </w:p>
        </w:tc>
        <w:tc>
          <w:tcPr>
            <w:tcW w:w="6790" w:type="dxa"/>
            <w:tcBorders>
              <w:top w:val="nil"/>
            </w:tcBorders>
          </w:tcPr>
          <w:p w:rsidR="00FF4F2F" w:rsidRDefault="00FF4F2F">
            <w:pPr>
              <w:pStyle w:val="TableDataByteArial9Centered"/>
              <w:spacing w:before="20" w:after="20"/>
              <w:jc w:val="left"/>
              <w:rPr>
                <w:lang w:val="en-US"/>
              </w:rPr>
            </w:pPr>
          </w:p>
        </w:tc>
      </w:tr>
    </w:tbl>
    <w:p w:rsidR="00FF4F2F" w:rsidRDefault="00FF4F2F">
      <w:pPr>
        <w:keepNext w:val="0"/>
        <w:keepLines w:val="0"/>
      </w:pPr>
    </w:p>
    <w:p w:rsidR="00FF4F2F" w:rsidRDefault="00FF4F2F">
      <w:pPr>
        <w:pStyle w:val="Heading3"/>
      </w:pPr>
      <w:bookmarkStart w:id="1201" w:name="_Toc54677070"/>
      <w:bookmarkStart w:id="1202" w:name="_Toc276633062"/>
      <w:r>
        <w:t>MEMR – DID $B2 – GM Manufacturing Data</w:t>
      </w:r>
      <w:bookmarkEnd w:id="1201"/>
      <w:bookmarkEnd w:id="12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$B2</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GM ManufacturingData (GMMD)</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5 bytes of ManufacturingData which is both written and read by tooling in the vehicle assembly plant during the production process.  This area in product memory is used as a scratch pad for assembly tooling to pass test results back and forth from the various testers used in the vehicle assembly process.  The ECU memory used for this DID shall be permanent  memory (e.g. flash or EEPROM).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503"/>
        <w:gridCol w:w="4861"/>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03" w:type="dxa"/>
          </w:tcPr>
          <w:p w:rsidR="00FF4F2F" w:rsidRDefault="00FF4F2F">
            <w:pPr>
              <w:pStyle w:val="TableDataByteArial9Centered"/>
              <w:spacing w:before="20" w:after="20"/>
              <w:rPr>
                <w:lang w:val="en-US"/>
              </w:rPr>
            </w:pPr>
            <w:r>
              <w:rPr>
                <w:lang w:val="en-US"/>
              </w:rPr>
              <w:t>5</w:t>
            </w:r>
          </w:p>
        </w:tc>
        <w:tc>
          <w:tcPr>
            <w:tcW w:w="4861"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p>
        </w:tc>
        <w:tc>
          <w:tcPr>
            <w:tcW w:w="509" w:type="dxa"/>
          </w:tcPr>
          <w:p w:rsidR="00FF4F2F" w:rsidRDefault="00FF4F2F">
            <w:pPr>
              <w:pStyle w:val="TableDataByteArial9Centered"/>
              <w:spacing w:before="20" w:after="20"/>
              <w:rPr>
                <w:lang w:val="en-US"/>
              </w:rPr>
            </w:pPr>
          </w:p>
        </w:tc>
        <w:tc>
          <w:tcPr>
            <w:tcW w:w="424" w:type="dxa"/>
          </w:tcPr>
          <w:p w:rsidR="00FF4F2F" w:rsidRDefault="00FF4F2F">
            <w:pPr>
              <w:pStyle w:val="TableDataByteArial9Centered"/>
              <w:spacing w:before="20" w:after="20"/>
              <w:rPr>
                <w:lang w:val="en-US"/>
              </w:rPr>
            </w:pPr>
          </w:p>
        </w:tc>
        <w:tc>
          <w:tcPr>
            <w:tcW w:w="504"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p>
        </w:tc>
        <w:tc>
          <w:tcPr>
            <w:tcW w:w="503" w:type="dxa"/>
            <w:tcBorders>
              <w:bottom w:val="nil"/>
            </w:tcBorders>
          </w:tcPr>
          <w:p w:rsidR="00FF4F2F" w:rsidRDefault="00FF4F2F">
            <w:pPr>
              <w:pStyle w:val="TableDataByteArial9Centered"/>
              <w:spacing w:before="20" w:after="20"/>
              <w:rPr>
                <w:lang w:val="en-US"/>
              </w:rPr>
            </w:pPr>
          </w:p>
        </w:tc>
        <w:tc>
          <w:tcPr>
            <w:tcW w:w="4861"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p>
        </w:tc>
        <w:tc>
          <w:tcPr>
            <w:tcW w:w="509" w:type="dxa"/>
          </w:tcPr>
          <w:p w:rsidR="00FF4F2F" w:rsidRDefault="00FF4F2F">
            <w:pPr>
              <w:pStyle w:val="TableDataByteArial9Centered"/>
              <w:spacing w:before="20" w:after="20"/>
              <w:rPr>
                <w:lang w:val="en-US"/>
              </w:rPr>
            </w:pPr>
          </w:p>
        </w:tc>
        <w:tc>
          <w:tcPr>
            <w:tcW w:w="424" w:type="dxa"/>
          </w:tcPr>
          <w:p w:rsidR="00FF4F2F" w:rsidRDefault="00FF4F2F">
            <w:pPr>
              <w:pStyle w:val="TableDataByteArial9Centered"/>
              <w:spacing w:before="20" w:after="20"/>
              <w:rPr>
                <w:lang w:val="en-US"/>
              </w:rPr>
            </w:pPr>
          </w:p>
        </w:tc>
        <w:tc>
          <w:tcPr>
            <w:tcW w:w="504"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p>
        </w:tc>
        <w:tc>
          <w:tcPr>
            <w:tcW w:w="503" w:type="dxa"/>
            <w:tcBorders>
              <w:top w:val="single" w:sz="6" w:space="0" w:color="auto"/>
              <w:bottom w:val="single" w:sz="12" w:space="0" w:color="auto"/>
            </w:tcBorders>
          </w:tcPr>
          <w:p w:rsidR="00FF4F2F" w:rsidRDefault="00FF4F2F">
            <w:pPr>
              <w:pStyle w:val="TableDataByteArial9Centered"/>
              <w:spacing w:before="20" w:after="20"/>
              <w:rPr>
                <w:lang w:val="en-US"/>
              </w:rPr>
            </w:pPr>
          </w:p>
        </w:tc>
        <w:tc>
          <w:tcPr>
            <w:tcW w:w="4861"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03" w:name="_Toc54677071"/>
      <w:bookmarkStart w:id="1204" w:name="_Toc276633063"/>
      <w:r>
        <w:lastRenderedPageBreak/>
        <w:t>MEMR – DID $B4 – Manufacturing Traceability Characters</w:t>
      </w:r>
      <w:bookmarkEnd w:id="1203"/>
      <w:bookmarkEnd w:id="12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w:t>
            </w:r>
            <w:r w:rsidR="003D0C3C">
              <w:rPr>
                <w:rFonts w:ascii="Arial" w:hAnsi="Arial"/>
                <w:sz w:val="16"/>
              </w:rPr>
              <w:t>B4</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ManufacturingTraceabilityCharacters (MTC)</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Component ID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Component ID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Supplier Code character position</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data necessary to meet the component traceability requirements as specified in GMW 4710GS and GM1737. The length of this DID is variable but shall not exceed 16 characters.  The data is stored in ASCII format and is broken up into 4 fields.  A description of each field follows:</w:t>
      </w:r>
    </w:p>
    <w:p w:rsidR="00FF4F2F" w:rsidRDefault="00FF4F2F">
      <w:r>
        <w:rPr>
          <w:b/>
        </w:rPr>
        <w:t>Component Identifier (Comp Id)</w:t>
      </w:r>
    </w:p>
    <w:p w:rsidR="00FF4F2F" w:rsidRDefault="00FF4F2F">
      <w:r>
        <w:t>The component Identifier is a 2 byte field (starting at byte 1 of the DID) that is used to indicate the component type.  A master list of Component Identifiers can be found in Appendix 1 of GM1737.</w:t>
      </w:r>
    </w:p>
    <w:p w:rsidR="00FF4F2F" w:rsidRDefault="00FF4F2F">
      <w:r>
        <w:rPr>
          <w:b/>
        </w:rPr>
        <w:t>Part Number / Broadcast Code (PN / BC)</w:t>
      </w:r>
    </w:p>
    <w:p w:rsidR="00FF4F2F" w:rsidRDefault="00FF4F2F">
      <w:r>
        <w:t>This is a 4 byte field (starting at byte 3 of the DID) and contains either the ECU Broadcast Code or the last 4 digits of the ECU part number.  GM1737 specifies this requirement.</w:t>
      </w:r>
    </w:p>
    <w:p w:rsidR="00FF4F2F" w:rsidRDefault="00FF4F2F">
      <w:pPr>
        <w:rPr>
          <w:b/>
        </w:rPr>
      </w:pPr>
      <w:r>
        <w:rPr>
          <w:b/>
        </w:rPr>
        <w:t>Supplier Code (sup)</w:t>
      </w:r>
    </w:p>
    <w:p w:rsidR="00FF4F2F" w:rsidRDefault="00FF4F2F">
      <w:r>
        <w:t>This is a one byte field occupying the 7</w:t>
      </w:r>
      <w:r>
        <w:rPr>
          <w:vertAlign w:val="superscript"/>
        </w:rPr>
        <w:t>th</w:t>
      </w:r>
      <w:r>
        <w:t xml:space="preserve"> byte of the DID that identifies the supplier and manufacturing location of the ECU. . The Master List of Supplier Codes is located in Appendix 2 of the GM1737 document.</w:t>
      </w:r>
    </w:p>
    <w:p w:rsidR="00FF4F2F" w:rsidRDefault="00FF4F2F">
      <w:r>
        <w:rPr>
          <w:b/>
        </w:rPr>
        <w:t>Traceability Number</w:t>
      </w:r>
    </w:p>
    <w:p w:rsidR="00FF4F2F" w:rsidRDefault="00FF4F2F">
      <w:r>
        <w:t>This field is used to uniquely identify a specific ECU.  The field starts at byte 8 of the DID and is 9 bytes in length.  The content is assigned by the module manufacturer and must consist of enough information to uniquely identify an ECU.  Examples of the type of data included in this field are Julian Date of production, shift build data, production assembly line information and ECU serial number.  If less than 9 characters are required to uniquely identify an ECU, then the trailing characters shall be filled with spaces (0x20).</w:t>
      </w:r>
    </w:p>
    <w:p w:rsidR="00FF4F2F" w:rsidRDefault="00FF4F2F">
      <w:pPr>
        <w:keepNext w:val="0"/>
        <w:keepLines w:val="0"/>
      </w:pPr>
    </w:p>
    <w:p w:rsidR="00FF4F2F" w:rsidRDefault="00FF4F2F">
      <w:pPr>
        <w:keepNext w:val="0"/>
        <w:keepLines w:val="0"/>
      </w:pPr>
      <w:r>
        <w:lastRenderedPageBreak/>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5"/>
        <w:gridCol w:w="382"/>
        <w:gridCol w:w="431"/>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14</w:t>
            </w:r>
          </w:p>
        </w:tc>
        <w:tc>
          <w:tcPr>
            <w:tcW w:w="38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MTC</w:t>
            </w:r>
          </w:p>
        </w:tc>
        <w:tc>
          <w:tcPr>
            <w:tcW w:w="445" w:type="dxa"/>
            <w:tcBorders>
              <w:top w:val="nil"/>
            </w:tcBorders>
          </w:tcPr>
          <w:p w:rsidR="00FF4F2F" w:rsidRDefault="00FF4F2F">
            <w:pPr>
              <w:pStyle w:val="TableDataByteArial9Centered"/>
              <w:spacing w:before="20" w:after="20"/>
              <w:rPr>
                <w:lang w:val="en-US"/>
              </w:rPr>
            </w:pPr>
            <w:r>
              <w:rPr>
                <w:lang w:val="en-US"/>
              </w:rPr>
              <w:t>A</w:t>
            </w:r>
          </w:p>
        </w:tc>
        <w:tc>
          <w:tcPr>
            <w:tcW w:w="468" w:type="dxa"/>
            <w:tcBorders>
              <w:top w:val="nil"/>
            </w:tcBorders>
          </w:tcPr>
          <w:p w:rsidR="00FF4F2F" w:rsidRDefault="00FF4F2F">
            <w:pPr>
              <w:pStyle w:val="TableDataByteArial9Centered"/>
              <w:spacing w:before="20" w:after="20"/>
              <w:rPr>
                <w:lang w:val="en-US"/>
              </w:rPr>
            </w:pPr>
            <w:r>
              <w:rPr>
                <w:lang w:val="en-US"/>
              </w:rPr>
              <w:t>S</w:t>
            </w:r>
          </w:p>
        </w:tc>
        <w:tc>
          <w:tcPr>
            <w:tcW w:w="453" w:type="dxa"/>
            <w:tcBorders>
              <w:top w:val="nil"/>
            </w:tcBorders>
          </w:tcPr>
          <w:p w:rsidR="00FF4F2F" w:rsidRDefault="00FF4F2F">
            <w:pPr>
              <w:pStyle w:val="TableDataByteArial9Centered"/>
              <w:spacing w:before="20" w:after="20"/>
              <w:rPr>
                <w:lang w:val="en-US"/>
              </w:rPr>
            </w:pPr>
            <w:r>
              <w:rPr>
                <w:lang w:val="en-US"/>
              </w:rPr>
              <w:t>7</w:t>
            </w:r>
          </w:p>
        </w:tc>
        <w:tc>
          <w:tcPr>
            <w:tcW w:w="423" w:type="dxa"/>
            <w:tcBorders>
              <w:top w:val="nil"/>
            </w:tcBorders>
          </w:tcPr>
          <w:p w:rsidR="00FF4F2F" w:rsidRDefault="00FF4F2F">
            <w:pPr>
              <w:pStyle w:val="TableDataByteArial9Centered"/>
              <w:spacing w:before="20" w:after="20"/>
              <w:rPr>
                <w:lang w:val="en-US"/>
              </w:rPr>
            </w:pPr>
            <w:r>
              <w:rPr>
                <w:lang w:val="en-US"/>
              </w:rPr>
              <w:t>0</w:t>
            </w:r>
          </w:p>
        </w:tc>
        <w:tc>
          <w:tcPr>
            <w:tcW w:w="457" w:type="dxa"/>
            <w:tcBorders>
              <w:top w:val="nil"/>
            </w:tcBorders>
          </w:tcPr>
          <w:p w:rsidR="00FF4F2F" w:rsidRDefault="00FF4F2F">
            <w:pPr>
              <w:pStyle w:val="TableDataByteArial9Centered"/>
              <w:spacing w:before="20" w:after="20"/>
              <w:rPr>
                <w:lang w:val="en-US"/>
              </w:rPr>
            </w:pPr>
            <w:r>
              <w:rPr>
                <w:lang w:val="en-US"/>
              </w:rPr>
              <w:t>8</w:t>
            </w:r>
          </w:p>
        </w:tc>
        <w:tc>
          <w:tcPr>
            <w:tcW w:w="449" w:type="dxa"/>
            <w:tcBorders>
              <w:top w:val="nil"/>
            </w:tcBorders>
          </w:tcPr>
          <w:p w:rsidR="00FF4F2F" w:rsidRDefault="00FF4F2F">
            <w:pPr>
              <w:pStyle w:val="TableDataByteArial9Centered"/>
              <w:spacing w:before="20" w:after="20"/>
              <w:rPr>
                <w:lang w:val="en-US"/>
              </w:rPr>
            </w:pPr>
            <w:r>
              <w:rPr>
                <w:lang w:val="en-US"/>
              </w:rPr>
              <w:t>1</w:t>
            </w:r>
          </w:p>
        </w:tc>
        <w:tc>
          <w:tcPr>
            <w:tcW w:w="448" w:type="dxa"/>
            <w:tcBorders>
              <w:top w:val="nil"/>
            </w:tcBorders>
          </w:tcPr>
          <w:p w:rsidR="00FF4F2F" w:rsidRDefault="00FF4F2F">
            <w:pPr>
              <w:pStyle w:val="TableDataByteArial9Centered"/>
              <w:spacing w:before="20" w:after="20"/>
              <w:rPr>
                <w:lang w:val="en-US"/>
              </w:rPr>
            </w:pPr>
            <w:r>
              <w:rPr>
                <w:lang w:val="en-US"/>
              </w:rPr>
              <w:t>K</w:t>
            </w:r>
          </w:p>
        </w:tc>
        <w:tc>
          <w:tcPr>
            <w:tcW w:w="451" w:type="dxa"/>
            <w:tcBorders>
              <w:top w:val="nil"/>
            </w:tcBorders>
          </w:tcPr>
          <w:p w:rsidR="00FF4F2F" w:rsidRDefault="00FF4F2F">
            <w:pPr>
              <w:pStyle w:val="TableDataByteArial9Centered"/>
              <w:spacing w:before="20" w:after="20"/>
              <w:rPr>
                <w:lang w:val="en-US"/>
              </w:rPr>
            </w:pPr>
            <w:r>
              <w:rPr>
                <w:lang w:val="en-US"/>
              </w:rPr>
              <w:t>1</w:t>
            </w:r>
          </w:p>
        </w:tc>
        <w:tc>
          <w:tcPr>
            <w:tcW w:w="450" w:type="dxa"/>
            <w:tcBorders>
              <w:top w:val="nil"/>
            </w:tcBorders>
          </w:tcPr>
          <w:p w:rsidR="00FF4F2F" w:rsidRDefault="00FF4F2F">
            <w:pPr>
              <w:pStyle w:val="TableDataByteArial9Centered"/>
              <w:spacing w:before="20" w:after="20"/>
              <w:rPr>
                <w:lang w:val="en-US"/>
              </w:rPr>
            </w:pPr>
            <w:r>
              <w:rPr>
                <w:lang w:val="en-US"/>
              </w:rPr>
              <w:t>5</w:t>
            </w:r>
          </w:p>
        </w:tc>
        <w:tc>
          <w:tcPr>
            <w:tcW w:w="450" w:type="dxa"/>
            <w:tcBorders>
              <w:top w:val="nil"/>
            </w:tcBorders>
          </w:tcPr>
          <w:p w:rsidR="00FF4F2F" w:rsidRDefault="00FF4F2F">
            <w:pPr>
              <w:pStyle w:val="TableDataByteArial9Centered"/>
              <w:spacing w:before="20" w:after="20"/>
              <w:rPr>
                <w:lang w:val="en-US"/>
              </w:rPr>
            </w:pPr>
            <w:r>
              <w:rPr>
                <w:lang w:val="en-US"/>
              </w:rPr>
              <w:t>0</w:t>
            </w:r>
          </w:p>
        </w:tc>
        <w:tc>
          <w:tcPr>
            <w:tcW w:w="452" w:type="dxa"/>
            <w:tcBorders>
              <w:top w:val="nil"/>
            </w:tcBorders>
          </w:tcPr>
          <w:p w:rsidR="00FF4F2F" w:rsidRDefault="00FF4F2F">
            <w:pPr>
              <w:pStyle w:val="TableDataByteArial9Centered"/>
              <w:spacing w:before="20" w:after="20"/>
              <w:rPr>
                <w:lang w:val="en-US"/>
              </w:rPr>
            </w:pPr>
            <w:r>
              <w:rPr>
                <w:lang w:val="en-US"/>
              </w:rPr>
              <w:t>6</w:t>
            </w:r>
          </w:p>
        </w:tc>
        <w:tc>
          <w:tcPr>
            <w:tcW w:w="390" w:type="dxa"/>
            <w:tcBorders>
              <w:top w:val="nil"/>
            </w:tcBorders>
          </w:tcPr>
          <w:p w:rsidR="00FF4F2F" w:rsidRDefault="00FF4F2F">
            <w:pPr>
              <w:pStyle w:val="TableDataByteArial9Centered"/>
              <w:spacing w:before="20" w:after="20"/>
              <w:rPr>
                <w:lang w:val="en-US"/>
              </w:rPr>
            </w:pPr>
            <w:r>
              <w:rPr>
                <w:lang w:val="en-US"/>
              </w:rPr>
              <w:t>1</w:t>
            </w:r>
          </w:p>
        </w:tc>
        <w:tc>
          <w:tcPr>
            <w:tcW w:w="420"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5"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F</w:t>
            </w:r>
          </w:p>
        </w:tc>
        <w:tc>
          <w:tcPr>
            <w:tcW w:w="431"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41</w:t>
            </w:r>
          </w:p>
        </w:tc>
        <w:tc>
          <w:tcPr>
            <w:tcW w:w="468" w:type="dxa"/>
          </w:tcPr>
          <w:p w:rsidR="00FF4F2F" w:rsidRDefault="00FF4F2F">
            <w:pPr>
              <w:pStyle w:val="TableDataByteArial9Centered"/>
              <w:spacing w:before="20" w:after="20"/>
              <w:rPr>
                <w:lang w:val="en-US"/>
              </w:rPr>
            </w:pPr>
            <w:r>
              <w:rPr>
                <w:lang w:val="en-US"/>
              </w:rPr>
              <w:t>53</w:t>
            </w:r>
          </w:p>
        </w:tc>
        <w:tc>
          <w:tcPr>
            <w:tcW w:w="453" w:type="dxa"/>
          </w:tcPr>
          <w:p w:rsidR="00FF4F2F" w:rsidRDefault="00FF4F2F">
            <w:pPr>
              <w:pStyle w:val="TableDataByteArial9Centered"/>
              <w:spacing w:before="20" w:after="20"/>
              <w:rPr>
                <w:lang w:val="en-US"/>
              </w:rPr>
            </w:pPr>
            <w:r>
              <w:rPr>
                <w:lang w:val="en-US"/>
              </w:rPr>
              <w:t>37</w:t>
            </w:r>
          </w:p>
        </w:tc>
        <w:tc>
          <w:tcPr>
            <w:tcW w:w="423" w:type="dxa"/>
          </w:tcPr>
          <w:p w:rsidR="00FF4F2F" w:rsidRDefault="00FF4F2F">
            <w:pPr>
              <w:pStyle w:val="TableDataByteArial9Centered"/>
              <w:spacing w:before="20" w:after="20"/>
              <w:rPr>
                <w:lang w:val="en-US"/>
              </w:rPr>
            </w:pPr>
            <w:r>
              <w:rPr>
                <w:lang w:val="en-US"/>
              </w:rPr>
              <w:t>30</w:t>
            </w:r>
          </w:p>
        </w:tc>
        <w:tc>
          <w:tcPr>
            <w:tcW w:w="457" w:type="dxa"/>
          </w:tcPr>
          <w:p w:rsidR="00FF4F2F" w:rsidRDefault="00FF4F2F">
            <w:pPr>
              <w:pStyle w:val="TableDataByteArial9Centered"/>
              <w:spacing w:before="20" w:after="20"/>
              <w:rPr>
                <w:lang w:val="en-US"/>
              </w:rPr>
            </w:pPr>
            <w:r>
              <w:rPr>
                <w:lang w:val="en-US"/>
              </w:rPr>
              <w:t>38</w:t>
            </w:r>
          </w:p>
        </w:tc>
        <w:tc>
          <w:tcPr>
            <w:tcW w:w="449" w:type="dxa"/>
          </w:tcPr>
          <w:p w:rsidR="00FF4F2F" w:rsidRDefault="00FF4F2F">
            <w:pPr>
              <w:pStyle w:val="TableDataByteArial9Centered"/>
              <w:spacing w:before="20" w:after="20"/>
              <w:rPr>
                <w:lang w:val="en-US"/>
              </w:rPr>
            </w:pPr>
            <w:r>
              <w:rPr>
                <w:lang w:val="en-US"/>
              </w:rPr>
              <w:t>31</w:t>
            </w:r>
          </w:p>
        </w:tc>
        <w:tc>
          <w:tcPr>
            <w:tcW w:w="448" w:type="dxa"/>
          </w:tcPr>
          <w:p w:rsidR="00FF4F2F" w:rsidRDefault="00FF4F2F">
            <w:pPr>
              <w:pStyle w:val="TableDataByteArial9Centered"/>
              <w:spacing w:before="20" w:after="20"/>
              <w:rPr>
                <w:lang w:val="en-US"/>
              </w:rPr>
            </w:pPr>
            <w:r>
              <w:rPr>
                <w:lang w:val="en-US"/>
              </w:rPr>
              <w:t>4B</w:t>
            </w:r>
          </w:p>
        </w:tc>
        <w:tc>
          <w:tcPr>
            <w:tcW w:w="451" w:type="dxa"/>
          </w:tcPr>
          <w:p w:rsidR="00FF4F2F" w:rsidRDefault="00FF4F2F">
            <w:pPr>
              <w:pStyle w:val="TableDataByteArial9Centered"/>
              <w:spacing w:before="20" w:after="20"/>
              <w:rPr>
                <w:lang w:val="en-US"/>
              </w:rPr>
            </w:pPr>
            <w:r>
              <w:rPr>
                <w:lang w:val="en-US"/>
              </w:rPr>
              <w:t>31</w:t>
            </w:r>
          </w:p>
        </w:tc>
        <w:tc>
          <w:tcPr>
            <w:tcW w:w="450" w:type="dxa"/>
          </w:tcPr>
          <w:p w:rsidR="00FF4F2F" w:rsidRDefault="00FF4F2F">
            <w:pPr>
              <w:pStyle w:val="TableDataByteArial9Centered"/>
              <w:spacing w:before="20" w:after="20"/>
              <w:rPr>
                <w:lang w:val="en-US"/>
              </w:rPr>
            </w:pPr>
            <w:r>
              <w:rPr>
                <w:lang w:val="en-US"/>
              </w:rPr>
              <w:t>35</w:t>
            </w:r>
          </w:p>
        </w:tc>
        <w:tc>
          <w:tcPr>
            <w:tcW w:w="450" w:type="dxa"/>
          </w:tcPr>
          <w:p w:rsidR="00FF4F2F" w:rsidRDefault="00FF4F2F">
            <w:pPr>
              <w:pStyle w:val="TableDataByteArial9Centered"/>
              <w:spacing w:before="20" w:after="20"/>
              <w:rPr>
                <w:lang w:val="en-US"/>
              </w:rPr>
            </w:pPr>
            <w:r>
              <w:rPr>
                <w:lang w:val="en-US"/>
              </w:rPr>
              <w:t>30</w:t>
            </w:r>
          </w:p>
        </w:tc>
        <w:tc>
          <w:tcPr>
            <w:tcW w:w="452" w:type="dxa"/>
          </w:tcPr>
          <w:p w:rsidR="00FF4F2F" w:rsidRDefault="00FF4F2F">
            <w:pPr>
              <w:pStyle w:val="TableDataByteArial9Centered"/>
              <w:spacing w:before="20" w:after="20"/>
              <w:rPr>
                <w:lang w:val="en-US"/>
              </w:rPr>
            </w:pPr>
            <w:r>
              <w:rPr>
                <w:lang w:val="en-US"/>
              </w:rPr>
              <w:t>36</w:t>
            </w:r>
          </w:p>
        </w:tc>
        <w:tc>
          <w:tcPr>
            <w:tcW w:w="390" w:type="dxa"/>
          </w:tcPr>
          <w:p w:rsidR="00FF4F2F" w:rsidRDefault="00FF4F2F">
            <w:pPr>
              <w:pStyle w:val="TableDataByteArial9Centered"/>
              <w:spacing w:before="20" w:after="20"/>
              <w:rPr>
                <w:lang w:val="en-US"/>
              </w:rPr>
            </w:pPr>
            <w:r>
              <w:rPr>
                <w:lang w:val="en-US"/>
              </w:rPr>
              <w:t>31</w:t>
            </w:r>
          </w:p>
        </w:tc>
        <w:tc>
          <w:tcPr>
            <w:tcW w:w="420"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5"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46</w:t>
            </w:r>
          </w:p>
        </w:tc>
        <w:tc>
          <w:tcPr>
            <w:tcW w:w="431" w:type="dxa"/>
          </w:tcPr>
          <w:p w:rsidR="00FF4F2F" w:rsidRDefault="00FF4F2F">
            <w:pPr>
              <w:pStyle w:val="TableDataByteArial9Centered"/>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Field Desc.</w:t>
            </w:r>
          </w:p>
        </w:tc>
        <w:tc>
          <w:tcPr>
            <w:tcW w:w="913" w:type="dxa"/>
            <w:gridSpan w:val="2"/>
          </w:tcPr>
          <w:p w:rsidR="00FF4F2F" w:rsidRDefault="00FF4F2F">
            <w:pPr>
              <w:pStyle w:val="TableDataByteArial9Centered"/>
              <w:spacing w:before="20" w:after="20"/>
              <w:rPr>
                <w:lang w:val="en-US"/>
              </w:rPr>
            </w:pPr>
            <w:r>
              <w:rPr>
                <w:lang w:val="en-US"/>
              </w:rPr>
              <w:t>Comp Id</w:t>
            </w:r>
          </w:p>
        </w:tc>
        <w:tc>
          <w:tcPr>
            <w:tcW w:w="1782" w:type="dxa"/>
            <w:gridSpan w:val="4"/>
          </w:tcPr>
          <w:p w:rsidR="00FF4F2F" w:rsidRDefault="00FF4F2F">
            <w:pPr>
              <w:pStyle w:val="TableDataByteArial9Centered"/>
              <w:spacing w:before="20" w:after="20"/>
              <w:rPr>
                <w:lang w:val="en-US"/>
              </w:rPr>
            </w:pPr>
            <w:r>
              <w:rPr>
                <w:lang w:val="en-US"/>
              </w:rPr>
              <w:t>PN / BC</w:t>
            </w:r>
          </w:p>
        </w:tc>
        <w:tc>
          <w:tcPr>
            <w:tcW w:w="448" w:type="dxa"/>
          </w:tcPr>
          <w:p w:rsidR="00FF4F2F" w:rsidRDefault="00FF4F2F">
            <w:pPr>
              <w:pStyle w:val="TableDataByteArial9Centered"/>
              <w:spacing w:before="20" w:after="20"/>
              <w:rPr>
                <w:lang w:val="en-US"/>
              </w:rPr>
            </w:pPr>
            <w:r>
              <w:rPr>
                <w:lang w:val="en-US"/>
              </w:rPr>
              <w:t>sup</w:t>
            </w:r>
          </w:p>
        </w:tc>
        <w:tc>
          <w:tcPr>
            <w:tcW w:w="3762" w:type="dxa"/>
            <w:gridSpan w:val="9"/>
          </w:tcPr>
          <w:p w:rsidR="00FF4F2F" w:rsidRDefault="00FF4F2F">
            <w:pPr>
              <w:pStyle w:val="TableDataByteArial9Centered"/>
              <w:spacing w:before="20" w:after="20"/>
              <w:rPr>
                <w:lang w:val="en-US"/>
              </w:rPr>
            </w:pPr>
            <w:r>
              <w:rPr>
                <w:lang w:val="en-US"/>
              </w:rPr>
              <w:t>Traceability Number</w:t>
            </w:r>
          </w:p>
        </w:tc>
        <w:tc>
          <w:tcPr>
            <w:tcW w:w="431" w:type="dxa"/>
          </w:tcPr>
          <w:p w:rsidR="00FF4F2F" w:rsidRDefault="00FF4F2F">
            <w:pPr>
              <w:pStyle w:val="TableDataByteArial9Centered"/>
              <w:spacing w:before="20" w:after="20"/>
              <w:rPr>
                <w:lang w:val="en-US"/>
              </w:rPr>
            </w:pPr>
            <w:r>
              <w:rPr>
                <w:lang w:val="en-US"/>
              </w:rPr>
              <w:t>---</w:t>
            </w:r>
          </w:p>
        </w:tc>
      </w:tr>
    </w:tbl>
    <w:p w:rsidR="00FF4F2F" w:rsidRDefault="00FF4F2F">
      <w:pPr>
        <w:pStyle w:val="Heading3"/>
        <w:keepNext w:val="0"/>
        <w:keepLines w:val="0"/>
      </w:pPr>
      <w:bookmarkStart w:id="1205" w:name="_Toc90882790"/>
      <w:bookmarkStart w:id="1206" w:name="_Toc276633064"/>
      <w:r>
        <w:t>MEMR – DID $B5 – GM Broadcast Code</w:t>
      </w:r>
      <w:bookmarkEnd w:id="1205"/>
      <w:bookmarkEnd w:id="1206"/>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keepNext w:val="0"/>
              <w:keepLines w:val="0"/>
              <w:jc w:val="center"/>
              <w:rPr>
                <w:b/>
                <w:sz w:val="16"/>
              </w:rPr>
            </w:pPr>
            <w:r>
              <w:rPr>
                <w:b/>
                <w:sz w:val="16"/>
              </w:rPr>
              <w:t>DID</w:t>
            </w:r>
          </w:p>
        </w:tc>
        <w:tc>
          <w:tcPr>
            <w:tcW w:w="2592"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Length (Bytes)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c>
          <w:tcPr>
            <w:tcW w:w="720" w:type="dxa"/>
            <w:tcBorders>
              <w:bottom w:val="single" w:sz="12" w:space="0" w:color="000000"/>
            </w:tcBorders>
          </w:tcPr>
          <w:p w:rsidR="00FF4F2F" w:rsidRDefault="00FF4F2F">
            <w:pPr>
              <w:keepNext w:val="0"/>
              <w:keepLines w:val="0"/>
              <w:jc w:val="center"/>
              <w:rPr>
                <w:b/>
                <w:sz w:val="16"/>
              </w:rPr>
            </w:pPr>
            <w:r>
              <w:rPr>
                <w:b/>
                <w:sz w:val="16"/>
              </w:rPr>
              <w:t>Access</w:t>
            </w:r>
          </w:p>
        </w:tc>
      </w:tr>
      <w:tr w:rsidR="00FF4F2F">
        <w:trPr>
          <w:cantSplit/>
          <w:jc w:val="center"/>
        </w:trPr>
        <w:tc>
          <w:tcPr>
            <w:tcW w:w="576" w:type="dxa"/>
            <w:tcBorders>
              <w:top w:val="nil"/>
            </w:tcBorders>
          </w:tcPr>
          <w:p w:rsidR="00FF4F2F" w:rsidRDefault="00FF4F2F">
            <w:pPr>
              <w:keepNext w:val="0"/>
              <w:keepLines w:val="0"/>
              <w:jc w:val="right"/>
              <w:rPr>
                <w:rFonts w:ascii="Arial" w:hAnsi="Arial" w:cs="Arial"/>
                <w:sz w:val="16"/>
              </w:rPr>
            </w:pPr>
            <w:r>
              <w:rPr>
                <w:rFonts w:ascii="Arial" w:hAnsi="Arial" w:cs="Arial"/>
                <w:sz w:val="16"/>
              </w:rPr>
              <w:t>$B5</w:t>
            </w:r>
          </w:p>
        </w:tc>
        <w:tc>
          <w:tcPr>
            <w:tcW w:w="2592" w:type="dxa"/>
            <w:tcBorders>
              <w:top w:val="nil"/>
            </w:tcBorders>
          </w:tcPr>
          <w:p w:rsidR="00FF4F2F" w:rsidRDefault="00FF4F2F">
            <w:pPr>
              <w:keepNext w:val="0"/>
              <w:keepLines w:val="0"/>
              <w:rPr>
                <w:rFonts w:ascii="Arial" w:hAnsi="Arial" w:cs="Arial"/>
                <w:sz w:val="16"/>
              </w:rPr>
            </w:pPr>
            <w:r>
              <w:rPr>
                <w:rFonts w:ascii="Arial" w:hAnsi="Arial" w:cs="Arial"/>
                <w:sz w:val="16"/>
              </w:rPr>
              <w:t>GM Broadcast Code</w:t>
            </w:r>
          </w:p>
        </w:tc>
        <w:tc>
          <w:tcPr>
            <w:tcW w:w="720" w:type="dxa"/>
            <w:tcBorders>
              <w:top w:val="nil"/>
            </w:tcBorders>
          </w:tcPr>
          <w:p w:rsidR="00FF4F2F" w:rsidRPr="003D0C3C" w:rsidRDefault="00FF4F2F">
            <w:pPr>
              <w:keepNext w:val="0"/>
              <w:keepLines w:val="0"/>
              <w:jc w:val="right"/>
              <w:rPr>
                <w:rFonts w:ascii="Arial" w:hAnsi="Arial" w:cs="Arial"/>
                <w:sz w:val="16"/>
              </w:rPr>
            </w:pPr>
            <w:r w:rsidRPr="003D0C3C">
              <w:rPr>
                <w:rFonts w:ascii="Arial" w:hAnsi="Arial" w:cs="Arial"/>
                <w:sz w:val="16"/>
              </w:rPr>
              <w:t>4</w:t>
            </w:r>
          </w:p>
        </w:tc>
        <w:tc>
          <w:tcPr>
            <w:tcW w:w="720" w:type="dxa"/>
            <w:tcBorders>
              <w:top w:val="nil"/>
            </w:tcBorders>
          </w:tcPr>
          <w:p w:rsidR="00FF4F2F" w:rsidRDefault="003D0C3C">
            <w:pPr>
              <w:keepNext w:val="0"/>
              <w:keepLines w:val="0"/>
              <w:rPr>
                <w:rFonts w:ascii="Arial" w:hAnsi="Arial" w:cs="Arial"/>
                <w:sz w:val="16"/>
              </w:rPr>
            </w:pPr>
            <w:r>
              <w:rPr>
                <w:rFonts w:ascii="Arial" w:hAnsi="Arial"/>
                <w:sz w:val="16"/>
              </w:rPr>
              <w:t>PKT</w:t>
            </w:r>
          </w:p>
        </w:tc>
        <w:tc>
          <w:tcPr>
            <w:tcW w:w="2016" w:type="dxa"/>
            <w:tcBorders>
              <w:top w:val="nil"/>
            </w:tcBorders>
          </w:tcPr>
          <w:p w:rsidR="00FF4F2F" w:rsidRDefault="00FF4F2F">
            <w:pPr>
              <w:keepNext w:val="0"/>
              <w:keepLines w:val="0"/>
              <w:rPr>
                <w:rFonts w:ascii="Arial" w:hAnsi="Arial" w:cs="Arial"/>
                <w:sz w:val="16"/>
              </w:rPr>
            </w:pPr>
            <w:r>
              <w:rPr>
                <w:rFonts w:ascii="Arial" w:hAnsi="Arial" w:cs="Arial"/>
                <w:sz w:val="16"/>
              </w:rPr>
              <w:t>N/A</w:t>
            </w:r>
          </w:p>
        </w:tc>
        <w:tc>
          <w:tcPr>
            <w:tcW w:w="2016" w:type="dxa"/>
            <w:tcBorders>
              <w:top w:val="nil"/>
            </w:tcBorders>
          </w:tcPr>
          <w:p w:rsidR="00FF4F2F" w:rsidRDefault="00FF4F2F">
            <w:pPr>
              <w:keepNext w:val="0"/>
              <w:keepLines w:val="0"/>
              <w:rPr>
                <w:rFonts w:ascii="Arial" w:hAnsi="Arial" w:cs="Arial"/>
                <w:sz w:val="16"/>
              </w:rPr>
            </w:pPr>
            <w:r>
              <w:rPr>
                <w:rFonts w:ascii="Arial" w:hAnsi="Arial" w:cs="Arial"/>
                <w:sz w:val="16"/>
              </w:rPr>
              <w:t>N/A</w:t>
            </w:r>
          </w:p>
        </w:tc>
        <w:tc>
          <w:tcPr>
            <w:tcW w:w="720" w:type="dxa"/>
            <w:tcBorders>
              <w:top w:val="nil"/>
            </w:tcBorders>
          </w:tcPr>
          <w:p w:rsidR="00FF4F2F" w:rsidRDefault="00FF4F2F">
            <w:pPr>
              <w:keepNext w:val="0"/>
              <w:keepLines w:val="0"/>
              <w:jc w:val="center"/>
              <w:rPr>
                <w:rFonts w:ascii="Arial" w:hAnsi="Arial" w:cs="Arial"/>
                <w:sz w:val="16"/>
              </w:rPr>
            </w:pPr>
            <w:r>
              <w:rPr>
                <w:rFonts w:ascii="Arial" w:hAnsi="Arial" w:cs="Arial"/>
                <w:sz w:val="16"/>
              </w:rPr>
              <w:t>R/W</w:t>
            </w:r>
          </w:p>
        </w:tc>
      </w:tr>
    </w:tbl>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Start Byte</w:t>
            </w:r>
          </w:p>
        </w:tc>
        <w:tc>
          <w:tcPr>
            <w:tcW w:w="720" w:type="dxa"/>
            <w:tcBorders>
              <w:bottom w:val="single" w:sz="12" w:space="0" w:color="000000"/>
            </w:tcBorders>
          </w:tcPr>
          <w:p w:rsidR="00FF4F2F" w:rsidRDefault="00FF4F2F">
            <w:pPr>
              <w:keepNext w:val="0"/>
              <w:keepLines w:val="0"/>
              <w:jc w:val="center"/>
              <w:rPr>
                <w:b/>
                <w:sz w:val="16"/>
              </w:rPr>
            </w:pPr>
            <w:r>
              <w:rPr>
                <w:b/>
                <w:sz w:val="16"/>
              </w:rPr>
              <w:t>Start Bit</w:t>
            </w:r>
          </w:p>
        </w:tc>
        <w:tc>
          <w:tcPr>
            <w:tcW w:w="720" w:type="dxa"/>
            <w:tcBorders>
              <w:bottom w:val="single" w:sz="12" w:space="0" w:color="000000"/>
            </w:tcBorders>
          </w:tcPr>
          <w:p w:rsidR="00FF4F2F" w:rsidRDefault="00FF4F2F">
            <w:pPr>
              <w:keepNext w:val="0"/>
              <w:keepLines w:val="0"/>
              <w:jc w:val="center"/>
              <w:rPr>
                <w:b/>
                <w:sz w:val="16"/>
              </w:rPr>
            </w:pPr>
            <w:r>
              <w:rPr>
                <w:b/>
                <w:sz w:val="16"/>
              </w:rPr>
              <w:t>Length (Bits)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cs="Arial"/>
                <w:szCs w:val="24"/>
              </w:rPr>
            </w:pPr>
            <w:r>
              <w:rPr>
                <w:rFonts w:ascii="Arial" w:hAnsi="Arial" w:cs="Arial"/>
              </w:rPr>
              <w:t>GM Broadcast Code</w:t>
            </w:r>
            <w:r>
              <w:rPr>
                <w:rFonts w:ascii="Arial" w:hAnsi="Arial" w:cs="Arial"/>
                <w:szCs w:val="24"/>
              </w:rPr>
              <w:t xml:space="preserve"> Position 1</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2</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3</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4</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3</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bl>
    <w:p w:rsidR="00FF4F2F" w:rsidRDefault="00FF4F2F">
      <w:pPr>
        <w:keepNext w:val="0"/>
        <w:keepLines w:val="0"/>
      </w:pPr>
    </w:p>
    <w:p w:rsidR="00FF4F2F" w:rsidRDefault="00FF4F2F">
      <w:pPr>
        <w:keepNext w:val="0"/>
        <w:keepLines w:val="0"/>
      </w:pPr>
      <w:r>
        <w:t>This DID contains 4 alpha characters which represent the ECU broadcast code.  The broadcast code is unique for each combination of hardware, software, and calibrations for an ECU.</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527"/>
        <w:gridCol w:w="544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3</w:t>
            </w:r>
          </w:p>
        </w:tc>
        <w:tc>
          <w:tcPr>
            <w:tcW w:w="527"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4</w:t>
            </w:r>
          </w:p>
        </w:tc>
        <w:tc>
          <w:tcPr>
            <w:tcW w:w="5440"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w:t>
            </w:r>
          </w:p>
        </w:tc>
      </w:tr>
      <w:tr w:rsidR="00FF4F2F">
        <w:trPr>
          <w:cantSplit/>
        </w:trPr>
        <w:tc>
          <w:tcPr>
            <w:tcW w:w="1531"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Broadcast Code</w:t>
            </w:r>
          </w:p>
        </w:tc>
        <w:tc>
          <w:tcPr>
            <w:tcW w:w="445"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A</w:t>
            </w:r>
          </w:p>
        </w:tc>
        <w:tc>
          <w:tcPr>
            <w:tcW w:w="468"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B</w:t>
            </w:r>
          </w:p>
        </w:tc>
        <w:tc>
          <w:tcPr>
            <w:tcW w:w="453"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C</w:t>
            </w:r>
          </w:p>
        </w:tc>
        <w:tc>
          <w:tcPr>
            <w:tcW w:w="527"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D</w:t>
            </w:r>
          </w:p>
        </w:tc>
        <w:tc>
          <w:tcPr>
            <w:tcW w:w="5440" w:type="dxa"/>
            <w:tcBorders>
              <w:top w:val="single" w:sz="6"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keepNext w:val="0"/>
              <w:keepLines w:val="0"/>
              <w:spacing w:before="20" w:after="20"/>
              <w:rPr>
                <w:lang w:val="en-US"/>
              </w:rPr>
            </w:pPr>
            <w:r>
              <w:rPr>
                <w:lang w:val="en-US"/>
              </w:rPr>
              <w:t>Hex value</w:t>
            </w:r>
          </w:p>
        </w:tc>
        <w:tc>
          <w:tcPr>
            <w:tcW w:w="445" w:type="dxa"/>
          </w:tcPr>
          <w:p w:rsidR="00FF4F2F" w:rsidRDefault="00FF4F2F">
            <w:pPr>
              <w:pStyle w:val="TableDataByteArial9Centered"/>
              <w:keepNext w:val="0"/>
              <w:keepLines w:val="0"/>
              <w:spacing w:before="20" w:after="20"/>
              <w:rPr>
                <w:lang w:val="en-US"/>
              </w:rPr>
            </w:pPr>
            <w:r>
              <w:rPr>
                <w:lang w:val="en-US"/>
              </w:rPr>
              <w:t>41</w:t>
            </w:r>
          </w:p>
        </w:tc>
        <w:tc>
          <w:tcPr>
            <w:tcW w:w="468" w:type="dxa"/>
          </w:tcPr>
          <w:p w:rsidR="00FF4F2F" w:rsidRDefault="00FF4F2F">
            <w:pPr>
              <w:pStyle w:val="TableDataByteArial9Centered"/>
              <w:keepNext w:val="0"/>
              <w:keepLines w:val="0"/>
              <w:spacing w:before="20" w:after="20"/>
              <w:rPr>
                <w:lang w:val="en-US"/>
              </w:rPr>
            </w:pPr>
            <w:r>
              <w:rPr>
                <w:lang w:val="en-US"/>
              </w:rPr>
              <w:t>42</w:t>
            </w:r>
          </w:p>
        </w:tc>
        <w:tc>
          <w:tcPr>
            <w:tcW w:w="453" w:type="dxa"/>
          </w:tcPr>
          <w:p w:rsidR="00FF4F2F" w:rsidRDefault="00FF4F2F">
            <w:pPr>
              <w:pStyle w:val="TableDataByteArial9Centered"/>
              <w:keepNext w:val="0"/>
              <w:keepLines w:val="0"/>
              <w:spacing w:before="20" w:after="20"/>
              <w:rPr>
                <w:lang w:val="en-US"/>
              </w:rPr>
            </w:pPr>
            <w:r>
              <w:rPr>
                <w:lang w:val="en-US"/>
              </w:rPr>
              <w:t>43</w:t>
            </w:r>
          </w:p>
        </w:tc>
        <w:tc>
          <w:tcPr>
            <w:tcW w:w="527" w:type="dxa"/>
          </w:tcPr>
          <w:p w:rsidR="00FF4F2F" w:rsidRDefault="00FF4F2F">
            <w:pPr>
              <w:pStyle w:val="TableDataByteArial9Centered"/>
              <w:keepNext w:val="0"/>
              <w:keepLines w:val="0"/>
              <w:spacing w:before="20" w:after="20"/>
              <w:rPr>
                <w:lang w:val="en-US"/>
              </w:rPr>
            </w:pPr>
            <w:r>
              <w:rPr>
                <w:lang w:val="en-US"/>
              </w:rPr>
              <w:t>44</w:t>
            </w:r>
          </w:p>
        </w:tc>
        <w:tc>
          <w:tcPr>
            <w:tcW w:w="5440" w:type="dxa"/>
            <w:tcBorders>
              <w:top w:val="nil"/>
              <w:bottom w:val="single" w:sz="12" w:space="0" w:color="auto"/>
            </w:tcBorders>
          </w:tcPr>
          <w:p w:rsidR="00FF4F2F" w:rsidRDefault="00FF4F2F">
            <w:pPr>
              <w:pStyle w:val="TableDataByteArial9Centered"/>
              <w:keepNext w:val="0"/>
              <w:keepLines w:val="0"/>
              <w:spacing w:before="20" w:after="20"/>
              <w:rPr>
                <w:lang w:val="en-US"/>
              </w:rPr>
            </w:pPr>
            <w:r>
              <w:rPr>
                <w:lang w:val="en-US"/>
              </w:rPr>
              <w:t>---</w:t>
            </w:r>
          </w:p>
        </w:tc>
      </w:tr>
    </w:tbl>
    <w:p w:rsidR="00FF4F2F" w:rsidRDefault="00FF4F2F">
      <w:pPr>
        <w:keepNext w:val="0"/>
        <w:keepLines w:val="0"/>
      </w:pPr>
    </w:p>
    <w:p w:rsidR="00FF4F2F" w:rsidRDefault="00FF4F2F">
      <w:pPr>
        <w:pStyle w:val="Heading3"/>
        <w:keepNext w:val="0"/>
        <w:keepLines w:val="0"/>
      </w:pPr>
      <w:bookmarkStart w:id="1207" w:name="_Toc54677072"/>
      <w:bookmarkStart w:id="1208" w:name="_Toc276633065"/>
      <w:r>
        <w:t>MEMR – DID $B6 – GM Target Vehicle</w:t>
      </w:r>
      <w:bookmarkEnd w:id="1207"/>
      <w:bookmarkEnd w:id="1208"/>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keepNext w:val="0"/>
              <w:keepLines w:val="0"/>
              <w:jc w:val="center"/>
              <w:rPr>
                <w:b/>
                <w:sz w:val="16"/>
              </w:rPr>
            </w:pPr>
            <w:r>
              <w:rPr>
                <w:b/>
                <w:sz w:val="16"/>
              </w:rPr>
              <w:t>DID</w:t>
            </w:r>
          </w:p>
        </w:tc>
        <w:tc>
          <w:tcPr>
            <w:tcW w:w="2592"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Length (Bytes)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c>
          <w:tcPr>
            <w:tcW w:w="720" w:type="dxa"/>
            <w:tcBorders>
              <w:bottom w:val="single" w:sz="12" w:space="0" w:color="000000"/>
            </w:tcBorders>
          </w:tcPr>
          <w:p w:rsidR="00FF4F2F" w:rsidRDefault="00FF4F2F">
            <w:pPr>
              <w:keepNext w:val="0"/>
              <w:keepLines w:val="0"/>
              <w:jc w:val="center"/>
              <w:rPr>
                <w:b/>
                <w:sz w:val="16"/>
              </w:rPr>
            </w:pPr>
            <w:r>
              <w:rPr>
                <w:b/>
                <w:sz w:val="16"/>
              </w:rPr>
              <w:t>Access</w:t>
            </w:r>
          </w:p>
        </w:tc>
      </w:tr>
      <w:tr w:rsidR="00FF4F2F">
        <w:trPr>
          <w:cantSplit/>
          <w:jc w:val="center"/>
        </w:trPr>
        <w:tc>
          <w:tcPr>
            <w:tcW w:w="576" w:type="dxa"/>
            <w:tcBorders>
              <w:top w:val="nil"/>
            </w:tcBorders>
          </w:tcPr>
          <w:p w:rsidR="00FF4F2F" w:rsidRDefault="00FF4F2F">
            <w:pPr>
              <w:keepNext w:val="0"/>
              <w:keepLines w:val="0"/>
              <w:jc w:val="right"/>
              <w:rPr>
                <w:rFonts w:ascii="Arial" w:hAnsi="Arial"/>
                <w:sz w:val="16"/>
              </w:rPr>
            </w:pPr>
            <w:r>
              <w:rPr>
                <w:rFonts w:ascii="Arial" w:hAnsi="Arial"/>
                <w:sz w:val="16"/>
              </w:rPr>
              <w:t>$B6</w:t>
            </w:r>
          </w:p>
        </w:tc>
        <w:tc>
          <w:tcPr>
            <w:tcW w:w="2592"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GM Target Vehicle (GMTV)</w:t>
            </w:r>
          </w:p>
        </w:tc>
        <w:tc>
          <w:tcPr>
            <w:tcW w:w="720" w:type="dxa"/>
            <w:tcBorders>
              <w:top w:val="nil"/>
            </w:tcBorders>
          </w:tcPr>
          <w:p w:rsidR="00FF4F2F" w:rsidRPr="003D0C3C" w:rsidRDefault="00FF4F2F">
            <w:pPr>
              <w:keepNext w:val="0"/>
              <w:keepLines w:val="0"/>
              <w:jc w:val="right"/>
              <w:rPr>
                <w:rFonts w:ascii="Arial" w:hAnsi="Arial"/>
                <w:sz w:val="16"/>
              </w:rPr>
            </w:pPr>
            <w:r w:rsidRPr="003D0C3C">
              <w:rPr>
                <w:rFonts w:ascii="Arial" w:hAnsi="Arial"/>
                <w:sz w:val="16"/>
              </w:rPr>
              <w:t>5</w:t>
            </w:r>
          </w:p>
        </w:tc>
        <w:tc>
          <w:tcPr>
            <w:tcW w:w="720" w:type="dxa"/>
            <w:tcBorders>
              <w:top w:val="nil"/>
            </w:tcBorders>
          </w:tcPr>
          <w:p w:rsidR="00FF4F2F" w:rsidRDefault="003D0C3C">
            <w:pPr>
              <w:keepNext w:val="0"/>
              <w:keepLines w:val="0"/>
              <w:rPr>
                <w:rFonts w:ascii="Arial" w:hAnsi="Arial"/>
                <w:sz w:val="16"/>
              </w:rPr>
            </w:pPr>
            <w:r>
              <w:rPr>
                <w:rFonts w:ascii="Arial" w:hAnsi="Arial"/>
                <w:sz w:val="16"/>
              </w:rPr>
              <w:t>PKT</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720" w:type="dxa"/>
            <w:tcBorders>
              <w:top w:val="nil"/>
            </w:tcBorders>
          </w:tcPr>
          <w:p w:rsidR="00FF4F2F" w:rsidRDefault="00FF4F2F">
            <w:pPr>
              <w:keepNext w:val="0"/>
              <w:keepLines w:val="0"/>
              <w:jc w:val="center"/>
              <w:rPr>
                <w:rFonts w:ascii="Arial" w:hAnsi="Arial"/>
                <w:sz w:val="16"/>
              </w:rPr>
            </w:pPr>
            <w:r>
              <w:rPr>
                <w:rFonts w:ascii="Arial" w:hAnsi="Arial"/>
                <w:sz w:val="16"/>
              </w:rPr>
              <w:t>R/W</w:t>
            </w:r>
            <w:r>
              <w:rPr>
                <w:rFonts w:ascii="Arial" w:hAnsi="Arial"/>
                <w:sz w:val="16"/>
                <w:vertAlign w:val="subscript"/>
              </w:rPr>
              <w:t>4</w:t>
            </w:r>
          </w:p>
        </w:tc>
      </w:tr>
    </w:tbl>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Start Byte</w:t>
            </w:r>
          </w:p>
        </w:tc>
        <w:tc>
          <w:tcPr>
            <w:tcW w:w="720" w:type="dxa"/>
            <w:tcBorders>
              <w:bottom w:val="single" w:sz="12" w:space="0" w:color="000000"/>
            </w:tcBorders>
          </w:tcPr>
          <w:p w:rsidR="00FF4F2F" w:rsidRDefault="00FF4F2F">
            <w:pPr>
              <w:keepNext w:val="0"/>
              <w:keepLines w:val="0"/>
              <w:jc w:val="center"/>
              <w:rPr>
                <w:b/>
                <w:sz w:val="16"/>
              </w:rPr>
            </w:pPr>
            <w:r>
              <w:rPr>
                <w:b/>
                <w:sz w:val="16"/>
              </w:rPr>
              <w:t>Start Bit</w:t>
            </w:r>
          </w:p>
        </w:tc>
        <w:tc>
          <w:tcPr>
            <w:tcW w:w="720" w:type="dxa"/>
            <w:tcBorders>
              <w:bottom w:val="single" w:sz="12" w:space="0" w:color="000000"/>
            </w:tcBorders>
          </w:tcPr>
          <w:p w:rsidR="00FF4F2F" w:rsidRDefault="00FF4F2F">
            <w:pPr>
              <w:keepNext w:val="0"/>
              <w:keepLines w:val="0"/>
              <w:jc w:val="center"/>
              <w:rPr>
                <w:b/>
                <w:sz w:val="16"/>
              </w:rPr>
            </w:pPr>
            <w:r>
              <w:rPr>
                <w:b/>
                <w:sz w:val="16"/>
              </w:rPr>
              <w:t>Length (Bits)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Model Year</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0</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UNM</w:t>
            </w:r>
          </w:p>
        </w:tc>
        <w:tc>
          <w:tcPr>
            <w:tcW w:w="2016" w:type="dxa"/>
            <w:tcBorders>
              <w:top w:val="nil"/>
            </w:tcBorders>
          </w:tcPr>
          <w:p w:rsidR="00FF4F2F" w:rsidRDefault="00FF4F2F">
            <w:pPr>
              <w:keepNext w:val="0"/>
              <w:keepLines w:val="0"/>
              <w:rPr>
                <w:rFonts w:ascii="Arial" w:hAnsi="Arial"/>
                <w:sz w:val="16"/>
              </w:rPr>
            </w:pPr>
            <w:r>
              <w:rPr>
                <w:rFonts w:ascii="Arial" w:hAnsi="Arial"/>
                <w:sz w:val="16"/>
              </w:rPr>
              <w:t>See description below</w:t>
            </w:r>
          </w:p>
        </w:tc>
        <w:tc>
          <w:tcPr>
            <w:tcW w:w="2016" w:type="dxa"/>
            <w:tcBorders>
              <w:top w:val="nil"/>
            </w:tcBorders>
          </w:tcPr>
          <w:p w:rsidR="00FF4F2F" w:rsidRDefault="00FF4F2F">
            <w:pPr>
              <w:keepNext w:val="0"/>
              <w:keepLines w:val="0"/>
              <w:rPr>
                <w:rFonts w:ascii="Arial" w:hAnsi="Arial"/>
                <w:sz w:val="16"/>
              </w:rPr>
            </w:pPr>
            <w:r>
              <w:rPr>
                <w:rFonts w:ascii="Arial" w:hAnsi="Arial"/>
                <w:sz w:val="16"/>
              </w:rPr>
              <w:t>See description below</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Make</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Car Line</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2</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Engine RPO Code character position 1</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3</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Engine RPO Code character position 2</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4</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bl>
    <w:p w:rsidR="00FF4F2F" w:rsidRDefault="00FF4F2F">
      <w:pPr>
        <w:keepNext w:val="0"/>
        <w:keepLines w:val="0"/>
      </w:pPr>
    </w:p>
    <w:p w:rsidR="00FF4F2F" w:rsidRDefault="00FF4F2F">
      <w:pPr>
        <w:keepNext w:val="0"/>
        <w:keepLines w:val="0"/>
      </w:pPr>
      <w:r>
        <w:t>This DID contains 5 bytes of data used to identify the vehicle that the ECU is targeted for.  The data is broken down as follows:</w:t>
      </w:r>
    </w:p>
    <w:p w:rsidR="00FF4F2F" w:rsidRDefault="00FF4F2F">
      <w:pPr>
        <w:keepNext w:val="0"/>
        <w:keepLines w:val="0"/>
      </w:pPr>
      <w:r>
        <w:rPr>
          <w:b/>
        </w:rPr>
        <w:t>Byte 1 (Model Year)</w:t>
      </w:r>
    </w:p>
    <w:p w:rsidR="00FF4F2F" w:rsidRDefault="00FF4F2F">
      <w:pPr>
        <w:keepNext w:val="0"/>
        <w:keepLines w:val="0"/>
      </w:pPr>
      <w:r>
        <w:t>This byte is an USN value that represents the target model year using the year 1900 as the base year.  To represent the 2000 model year, the value of byte 1 would be 100 or ($64).  This is derived from 1900 + 100 = 2000.  If the module supports multiple model years, then this byte is filled in with $23 (ASCII equivalent to ‘#’).</w:t>
      </w:r>
    </w:p>
    <w:p w:rsidR="00FF4F2F" w:rsidRDefault="00FF4F2F">
      <w:pPr>
        <w:keepNext w:val="0"/>
        <w:keepLines w:val="0"/>
      </w:pPr>
      <w:r>
        <w:rPr>
          <w:b/>
        </w:rPr>
        <w:t>Byte 2 (Vehicle Make)</w:t>
      </w:r>
    </w:p>
    <w:p w:rsidR="00FF4F2F" w:rsidRDefault="00FF4F2F">
      <w:pPr>
        <w:keepNext w:val="0"/>
        <w:keepLines w:val="0"/>
      </w:pPr>
      <w:r>
        <w:lastRenderedPageBreak/>
        <w:t>This byte is the ASCII representation of the Vehicle Make as Identified in the Vehicle Identification Number (VIN). For example, Cadillac = 6 or $36.  If the part is used in multiple vehicle makes, then a value of $23 (ASCII ‘#’) is used.</w:t>
      </w:r>
    </w:p>
    <w:p w:rsidR="00FF4F2F" w:rsidRDefault="00FF4F2F">
      <w:r>
        <w:rPr>
          <w:b/>
        </w:rPr>
        <w:t>Byte 3 (Vehicle Car Line)</w:t>
      </w:r>
    </w:p>
    <w:p w:rsidR="00FF4F2F" w:rsidRDefault="00FF4F2F">
      <w:r>
        <w:t>This byte is an ASCII character representing the vehicle car line (e.g. “J” for Chevy Cavalier).  If the module can be used in multiple car lines, then a value of $23 (ASCII ‘#’) is used.</w:t>
      </w:r>
    </w:p>
    <w:p w:rsidR="00FF4F2F" w:rsidRDefault="00FF4F2F">
      <w:r>
        <w:rPr>
          <w:b/>
        </w:rPr>
        <w:t>Bytes 4 and 5 (Engine RPO)</w:t>
      </w:r>
    </w:p>
    <w:p w:rsidR="00FF4F2F" w:rsidRDefault="00FF4F2F">
      <w:r>
        <w:t>These two bytes contain the  ASCII representation of the last two characters of the engine Regular Production Option (RPO). The first character of an engine RPO is constant (always “L”) and is therefore not stored.  For the L67 engine, the value for these two bytes would be ‘6’ = $36, and ‘7’ = $37.  If the module is to be used with multiple engines, then a $23 (ASCII ‘#’) is put in both bytes.  If the module can be used with any engine type, then $2A  (ASCII ‘*’) is put in both bytes.</w:t>
      </w:r>
    </w:p>
    <w:p w:rsidR="00FF4F2F" w:rsidRDefault="00FF4F2F">
      <w:pPr>
        <w:keepNext w:val="0"/>
        <w:keepLines w:val="0"/>
      </w:pPr>
    </w:p>
    <w:p w:rsidR="00FF4F2F" w:rsidRDefault="00FF4F2F">
      <w:pPr>
        <w:keepNext w:val="0"/>
        <w:keepLines w:val="0"/>
      </w:pPr>
      <w:r>
        <w:t>W</w:t>
      </w:r>
      <w:r>
        <w:rPr>
          <w:vertAlign w:val="subscript"/>
        </w:rPr>
        <w:t>4</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630"/>
        <w:gridCol w:w="450"/>
        <w:gridCol w:w="456"/>
        <w:gridCol w:w="482"/>
        <w:gridCol w:w="520"/>
        <w:gridCol w:w="4754"/>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63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456" w:type="dxa"/>
          </w:tcPr>
          <w:p w:rsidR="00FF4F2F" w:rsidRDefault="00FF4F2F">
            <w:pPr>
              <w:pStyle w:val="TableDataByteArial9Centered"/>
              <w:spacing w:before="20" w:after="20"/>
              <w:rPr>
                <w:lang w:val="en-US"/>
              </w:rPr>
            </w:pPr>
            <w:r>
              <w:rPr>
                <w:lang w:val="en-US"/>
              </w:rPr>
              <w:t>3</w:t>
            </w:r>
          </w:p>
        </w:tc>
        <w:tc>
          <w:tcPr>
            <w:tcW w:w="482" w:type="dxa"/>
          </w:tcPr>
          <w:p w:rsidR="00FF4F2F" w:rsidRDefault="00FF4F2F">
            <w:pPr>
              <w:pStyle w:val="TableDataByteArial9Centered"/>
              <w:spacing w:before="20" w:after="20"/>
              <w:rPr>
                <w:lang w:val="en-US"/>
              </w:rPr>
            </w:pPr>
            <w:r>
              <w:rPr>
                <w:lang w:val="en-US"/>
              </w:rPr>
              <w:t>4</w:t>
            </w:r>
          </w:p>
        </w:tc>
        <w:tc>
          <w:tcPr>
            <w:tcW w:w="520" w:type="dxa"/>
          </w:tcPr>
          <w:p w:rsidR="00FF4F2F" w:rsidRDefault="00FF4F2F">
            <w:pPr>
              <w:pStyle w:val="TableDataByteArial9Centered"/>
              <w:spacing w:before="20" w:after="20"/>
              <w:rPr>
                <w:lang w:val="en-US"/>
              </w:rPr>
            </w:pPr>
            <w:r>
              <w:rPr>
                <w:lang w:val="en-US"/>
              </w:rPr>
              <w:t>5</w:t>
            </w:r>
          </w:p>
        </w:tc>
        <w:tc>
          <w:tcPr>
            <w:tcW w:w="4754"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GMTV</w:t>
            </w:r>
          </w:p>
        </w:tc>
        <w:tc>
          <w:tcPr>
            <w:tcW w:w="630" w:type="dxa"/>
          </w:tcPr>
          <w:p w:rsidR="00FF4F2F" w:rsidRDefault="00FF4F2F">
            <w:pPr>
              <w:pStyle w:val="TableDataByteArial9Centered"/>
              <w:spacing w:before="20" w:after="20"/>
              <w:rPr>
                <w:lang w:val="en-US"/>
              </w:rPr>
            </w:pPr>
            <w:r>
              <w:rPr>
                <w:lang w:val="en-US"/>
              </w:rPr>
              <w:t>2002</w:t>
            </w:r>
          </w:p>
        </w:tc>
        <w:tc>
          <w:tcPr>
            <w:tcW w:w="450" w:type="dxa"/>
          </w:tcPr>
          <w:p w:rsidR="00FF4F2F" w:rsidRDefault="00FF4F2F">
            <w:pPr>
              <w:pStyle w:val="TableDataByteArial9Centered"/>
              <w:spacing w:before="20" w:after="20"/>
              <w:rPr>
                <w:lang w:val="en-US"/>
              </w:rPr>
            </w:pPr>
            <w:r>
              <w:rPr>
                <w:lang w:val="en-US"/>
              </w:rPr>
              <w:t>1</w:t>
            </w:r>
          </w:p>
        </w:tc>
        <w:tc>
          <w:tcPr>
            <w:tcW w:w="456" w:type="dxa"/>
          </w:tcPr>
          <w:p w:rsidR="00FF4F2F" w:rsidRDefault="00FF4F2F">
            <w:pPr>
              <w:pStyle w:val="TableDataByteArial9Centered"/>
              <w:spacing w:before="20" w:after="20"/>
              <w:rPr>
                <w:lang w:val="en-US"/>
              </w:rPr>
            </w:pPr>
            <w:r>
              <w:rPr>
                <w:lang w:val="en-US"/>
              </w:rPr>
              <w:t>J</w:t>
            </w:r>
          </w:p>
        </w:tc>
        <w:tc>
          <w:tcPr>
            <w:tcW w:w="482" w:type="dxa"/>
          </w:tcPr>
          <w:p w:rsidR="00FF4F2F" w:rsidRDefault="00FF4F2F">
            <w:pPr>
              <w:pStyle w:val="TableDataByteArial9Centered"/>
              <w:spacing w:before="20" w:after="20"/>
              <w:rPr>
                <w:lang w:val="en-US"/>
              </w:rPr>
            </w:pPr>
            <w:r>
              <w:rPr>
                <w:lang w:val="en-US"/>
              </w:rPr>
              <w:t>D</w:t>
            </w:r>
          </w:p>
        </w:tc>
        <w:tc>
          <w:tcPr>
            <w:tcW w:w="520" w:type="dxa"/>
            <w:tcBorders>
              <w:bottom w:val="nil"/>
            </w:tcBorders>
          </w:tcPr>
          <w:p w:rsidR="00FF4F2F" w:rsidRDefault="00FF4F2F">
            <w:pPr>
              <w:pStyle w:val="TableDataByteArial9Centered"/>
              <w:spacing w:before="20" w:after="20"/>
              <w:rPr>
                <w:lang w:val="en-US"/>
              </w:rPr>
            </w:pPr>
            <w:r>
              <w:rPr>
                <w:lang w:val="en-US"/>
              </w:rPr>
              <w:t>9</w:t>
            </w:r>
          </w:p>
        </w:tc>
        <w:tc>
          <w:tcPr>
            <w:tcW w:w="4754"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For 2002 Chevy Cavalier with LD9 engine</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630" w:type="dxa"/>
          </w:tcPr>
          <w:p w:rsidR="00FF4F2F" w:rsidRDefault="00FF4F2F">
            <w:pPr>
              <w:pStyle w:val="TableDataByteArial9Centered"/>
              <w:spacing w:before="20" w:after="20"/>
              <w:rPr>
                <w:lang w:val="en-US"/>
              </w:rPr>
            </w:pPr>
            <w:r>
              <w:rPr>
                <w:lang w:val="en-US"/>
              </w:rPr>
              <w:t>66</w:t>
            </w:r>
          </w:p>
        </w:tc>
        <w:tc>
          <w:tcPr>
            <w:tcW w:w="450" w:type="dxa"/>
          </w:tcPr>
          <w:p w:rsidR="00FF4F2F" w:rsidRDefault="00FF4F2F">
            <w:pPr>
              <w:pStyle w:val="TableDataByteArial9Centered"/>
              <w:spacing w:before="20" w:after="20"/>
              <w:rPr>
                <w:lang w:val="en-US"/>
              </w:rPr>
            </w:pPr>
            <w:r>
              <w:rPr>
                <w:lang w:val="en-US"/>
              </w:rPr>
              <w:t>31</w:t>
            </w:r>
          </w:p>
        </w:tc>
        <w:tc>
          <w:tcPr>
            <w:tcW w:w="456" w:type="dxa"/>
          </w:tcPr>
          <w:p w:rsidR="00FF4F2F" w:rsidRDefault="00FF4F2F">
            <w:pPr>
              <w:pStyle w:val="TableDataByteArial9Centered"/>
              <w:spacing w:before="20" w:after="20"/>
              <w:rPr>
                <w:lang w:val="en-US"/>
              </w:rPr>
            </w:pPr>
            <w:r>
              <w:rPr>
                <w:lang w:val="en-US"/>
              </w:rPr>
              <w:t>4A</w:t>
            </w:r>
          </w:p>
        </w:tc>
        <w:tc>
          <w:tcPr>
            <w:tcW w:w="482" w:type="dxa"/>
          </w:tcPr>
          <w:p w:rsidR="00FF4F2F" w:rsidRDefault="00FF4F2F">
            <w:pPr>
              <w:pStyle w:val="TableDataByteArial9Centered"/>
              <w:spacing w:before="20" w:after="20"/>
              <w:rPr>
                <w:lang w:val="en-US"/>
              </w:rPr>
            </w:pPr>
            <w:r>
              <w:rPr>
                <w:lang w:val="en-US"/>
              </w:rPr>
              <w:t>44</w:t>
            </w:r>
          </w:p>
        </w:tc>
        <w:tc>
          <w:tcPr>
            <w:tcW w:w="520"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39</w:t>
            </w:r>
          </w:p>
        </w:tc>
        <w:tc>
          <w:tcPr>
            <w:tcW w:w="4754"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09" w:name="_Toc54677073"/>
      <w:bookmarkStart w:id="1210" w:name="_Toc276633066"/>
      <w:r>
        <w:t>MEMR – DID $B7 – GM Software Usage Description</w:t>
      </w:r>
      <w:bookmarkEnd w:id="1209"/>
      <w:bookmarkEnd w:id="12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$B7</w:t>
            </w:r>
          </w:p>
        </w:tc>
        <w:tc>
          <w:tcPr>
            <w:tcW w:w="2592" w:type="dxa"/>
            <w:tcBorders>
              <w:top w:val="nil"/>
            </w:tcBorders>
          </w:tcPr>
          <w:p w:rsidR="00FF4F2F" w:rsidRPr="00136E51" w:rsidRDefault="00FF4F2F">
            <w:pPr>
              <w:rPr>
                <w:rFonts w:ascii="Arial" w:hAnsi="Arial" w:cs="Arial"/>
                <w:sz w:val="16"/>
                <w:szCs w:val="16"/>
                <w:lang w:val="de-DE"/>
              </w:rPr>
            </w:pPr>
            <w:r w:rsidRPr="00136E51">
              <w:rPr>
                <w:rFonts w:ascii="Arial" w:hAnsi="Arial" w:cs="Arial"/>
                <w:sz w:val="16"/>
                <w:szCs w:val="16"/>
                <w:lang w:val="de-DE"/>
              </w:rPr>
              <w:t>GM Software Usage Description (GMSUD)</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5</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Program Phase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Software/Calibration Release Type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Pr="00DD2ECF" w:rsidRDefault="00FF4F2F">
            <w:pPr>
              <w:rPr>
                <w:rFonts w:ascii="Arial" w:hAnsi="Arial"/>
                <w:sz w:val="16"/>
                <w:lang w:val="it-IT"/>
              </w:rPr>
            </w:pPr>
            <w:r w:rsidRPr="00DD2ECF">
              <w:rPr>
                <w:rFonts w:ascii="Arial" w:hAnsi="Arial"/>
                <w:sz w:val="16"/>
                <w:lang w:val="it-IT"/>
              </w:rPr>
              <w:t>$DD, $DA, $AD, or $AA</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 Release Number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$01 -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PROM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PROM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5 bytes of data used to identify the intended usage of ECU development software.  The data is broken down as follows:</w:t>
      </w:r>
    </w:p>
    <w:p w:rsidR="00FF4F2F" w:rsidRDefault="00FF4F2F">
      <w:r>
        <w:rPr>
          <w:b/>
        </w:rPr>
        <w:t>Byte 1 (Program Phase)</w:t>
      </w:r>
    </w:p>
    <w:p w:rsidR="00FF4F2F" w:rsidRDefault="00FF4F2F">
      <w:r>
        <w:t xml:space="preserve">This byte is contains an ASCII  value that represents the program phase that the software is target for (e.g. B = Beta, G = Gamma, etc). </w:t>
      </w:r>
    </w:p>
    <w:p w:rsidR="00FF4F2F" w:rsidRDefault="00FF4F2F">
      <w:r>
        <w:rPr>
          <w:b/>
        </w:rPr>
        <w:t>Byte 2 (Software Release Type / Calibration Release Type)</w:t>
      </w:r>
    </w:p>
    <w:p w:rsidR="00FF4F2F" w:rsidRDefault="00FF4F2F">
      <w:r>
        <w:t>This byte is stored in USN format where the upper nibble represents the software release type and the lower nibble represents the calibration release type.  A value of  $D = development, and $A = approved for release by supplier.</w:t>
      </w:r>
    </w:p>
    <w:p w:rsidR="00FF4F2F" w:rsidRDefault="00FF4F2F">
      <w:r>
        <w:rPr>
          <w:b/>
        </w:rPr>
        <w:t>Byte 3 (Software Release Number)</w:t>
      </w:r>
    </w:p>
    <w:p w:rsidR="00FF4F2F" w:rsidRDefault="00FF4F2F">
      <w:r>
        <w:t>This byte is stored in USN format and represents the release number of the ECU software set.  Software revision numbers shall start at $01 and increment with each release.</w:t>
      </w:r>
    </w:p>
    <w:p w:rsidR="00FF4F2F" w:rsidRDefault="00FF4F2F">
      <w:r>
        <w:rPr>
          <w:b/>
        </w:rPr>
        <w:t>Bytes 4 and 5 (PROM Identifier)</w:t>
      </w:r>
    </w:p>
    <w:p w:rsidR="00FF4F2F" w:rsidRDefault="00FF4F2F">
      <w:r>
        <w:t>These two bytes are stored in USN format and are used to provide a unique representation of a software version (e.g. 2000 NAO V6 PCM with level 2400 software = $09 $60).</w:t>
      </w:r>
    </w:p>
    <w:p w:rsidR="00FF4F2F" w:rsidRDefault="00FF4F2F">
      <w:pPr>
        <w:keepNext w:val="0"/>
        <w:keepLines w:val="0"/>
      </w:pPr>
    </w:p>
    <w:p w:rsidR="00FF4F2F" w:rsidRDefault="00FF4F2F">
      <w:pPr>
        <w:keepNext w:val="0"/>
        <w:keepLines w:val="0"/>
      </w:pPr>
      <w:r>
        <w:t>W</w:t>
      </w:r>
      <w:r>
        <w:rPr>
          <w:vertAlign w:val="subscript"/>
        </w:rPr>
        <w:t>5</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40"/>
        <w:gridCol w:w="450"/>
        <w:gridCol w:w="447"/>
        <w:gridCol w:w="490"/>
        <w:gridCol w:w="503"/>
        <w:gridCol w:w="4861"/>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4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447"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03" w:type="dxa"/>
          </w:tcPr>
          <w:p w:rsidR="00FF4F2F" w:rsidRDefault="00FF4F2F">
            <w:pPr>
              <w:pStyle w:val="TableDataByteArial9Centered"/>
              <w:spacing w:before="20" w:after="20"/>
              <w:rPr>
                <w:lang w:val="en-US"/>
              </w:rPr>
            </w:pPr>
            <w:r>
              <w:rPr>
                <w:lang w:val="en-US"/>
              </w:rPr>
              <w:t>5</w:t>
            </w:r>
          </w:p>
        </w:tc>
        <w:tc>
          <w:tcPr>
            <w:tcW w:w="4861" w:type="dxa"/>
            <w:tcBorders>
              <w:bottom w:val="nil"/>
            </w:tcBorders>
          </w:tcPr>
          <w:p w:rsidR="00FF4F2F" w:rsidRDefault="00FF4F2F">
            <w:pPr>
              <w:pStyle w:val="TableDataByteArial9Centered"/>
              <w:spacing w:before="20" w:after="20"/>
              <w:rPr>
                <w:lang w:val="en-US"/>
              </w:rPr>
            </w:pPr>
            <w:r>
              <w:rPr>
                <w:lang w:val="en-US"/>
              </w:rPr>
              <w:t>For Beta release with approved software and</w:t>
            </w:r>
          </w:p>
        </w:tc>
      </w:tr>
      <w:tr w:rsidR="00FF4F2F">
        <w:trPr>
          <w:cantSplit/>
        </w:trPr>
        <w:tc>
          <w:tcPr>
            <w:tcW w:w="1530" w:type="dxa"/>
          </w:tcPr>
          <w:p w:rsidR="00FF4F2F" w:rsidRDefault="00FF4F2F">
            <w:pPr>
              <w:pStyle w:val="TableDataByteArial9Centered"/>
              <w:spacing w:before="20" w:after="20"/>
              <w:rPr>
                <w:lang w:val="en-US"/>
              </w:rPr>
            </w:pPr>
            <w:r>
              <w:rPr>
                <w:lang w:val="en-US"/>
              </w:rPr>
              <w:t>GMSUD</w:t>
            </w:r>
          </w:p>
        </w:tc>
        <w:tc>
          <w:tcPr>
            <w:tcW w:w="540" w:type="dxa"/>
          </w:tcPr>
          <w:p w:rsidR="00FF4F2F" w:rsidRDefault="00FF4F2F">
            <w:pPr>
              <w:pStyle w:val="TableDataByteArial9Centered"/>
              <w:spacing w:before="20" w:after="20"/>
              <w:rPr>
                <w:lang w:val="en-US"/>
              </w:rPr>
            </w:pPr>
            <w:r>
              <w:rPr>
                <w:lang w:val="en-US"/>
              </w:rPr>
              <w:t>B</w:t>
            </w:r>
          </w:p>
        </w:tc>
        <w:tc>
          <w:tcPr>
            <w:tcW w:w="450" w:type="dxa"/>
          </w:tcPr>
          <w:p w:rsidR="00FF4F2F" w:rsidRDefault="00FF4F2F">
            <w:pPr>
              <w:pStyle w:val="TableDataByteArial9Centered"/>
              <w:spacing w:before="20" w:after="20"/>
              <w:rPr>
                <w:lang w:val="en-US"/>
              </w:rPr>
            </w:pPr>
            <w:r>
              <w:rPr>
                <w:lang w:val="en-US"/>
              </w:rPr>
              <w:t>AA</w:t>
            </w:r>
          </w:p>
        </w:tc>
        <w:tc>
          <w:tcPr>
            <w:tcW w:w="447" w:type="dxa"/>
          </w:tcPr>
          <w:p w:rsidR="00FF4F2F" w:rsidRDefault="00FF4F2F">
            <w:pPr>
              <w:pStyle w:val="TableDataByteArial9Centered"/>
              <w:spacing w:before="20" w:after="20"/>
              <w:rPr>
                <w:lang w:val="en-US"/>
              </w:rPr>
            </w:pPr>
            <w:r>
              <w:rPr>
                <w:lang w:val="en-US"/>
              </w:rPr>
              <w:t>2</w:t>
            </w:r>
          </w:p>
        </w:tc>
        <w:tc>
          <w:tcPr>
            <w:tcW w:w="993" w:type="dxa"/>
            <w:gridSpan w:val="2"/>
          </w:tcPr>
          <w:p w:rsidR="00FF4F2F" w:rsidRDefault="00FF4F2F">
            <w:pPr>
              <w:pStyle w:val="TableDataByteArial9Centered"/>
              <w:spacing w:before="20" w:after="20"/>
              <w:rPr>
                <w:lang w:val="en-US"/>
              </w:rPr>
            </w:pPr>
            <w:r>
              <w:rPr>
                <w:lang w:val="en-US"/>
              </w:rPr>
              <w:t>2400</w:t>
            </w:r>
          </w:p>
        </w:tc>
        <w:tc>
          <w:tcPr>
            <w:tcW w:w="4861" w:type="dxa"/>
            <w:tcBorders>
              <w:top w:val="nil"/>
              <w:bottom w:val="nil"/>
            </w:tcBorders>
          </w:tcPr>
          <w:p w:rsidR="00FF4F2F" w:rsidRDefault="00FF4F2F">
            <w:pPr>
              <w:pStyle w:val="TableDataByteArial9Centered"/>
              <w:spacing w:before="20" w:after="20"/>
              <w:rPr>
                <w:lang w:val="en-US"/>
              </w:rPr>
            </w:pPr>
            <w:r>
              <w:rPr>
                <w:lang w:val="en-US"/>
              </w:rPr>
              <w:t>calibrations.  2</w:t>
            </w:r>
            <w:r>
              <w:rPr>
                <w:vertAlign w:val="superscript"/>
                <w:lang w:val="en-US"/>
              </w:rPr>
              <w:t>nd</w:t>
            </w:r>
            <w:r>
              <w:rPr>
                <w:lang w:val="en-US"/>
              </w:rPr>
              <w:t xml:space="preserve"> software release and software</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540" w:type="dxa"/>
          </w:tcPr>
          <w:p w:rsidR="00FF4F2F" w:rsidRDefault="00FF4F2F">
            <w:pPr>
              <w:pStyle w:val="TableDataByteArial9Centered"/>
              <w:spacing w:before="20" w:after="20"/>
              <w:rPr>
                <w:lang w:val="en-US"/>
              </w:rPr>
            </w:pPr>
            <w:r>
              <w:rPr>
                <w:lang w:val="en-US"/>
              </w:rPr>
              <w:t>42</w:t>
            </w:r>
          </w:p>
        </w:tc>
        <w:tc>
          <w:tcPr>
            <w:tcW w:w="450" w:type="dxa"/>
          </w:tcPr>
          <w:p w:rsidR="00FF4F2F" w:rsidRDefault="00FF4F2F">
            <w:pPr>
              <w:pStyle w:val="TableDataByteArial9Centered"/>
              <w:spacing w:before="20" w:after="20"/>
              <w:rPr>
                <w:lang w:val="en-US"/>
              </w:rPr>
            </w:pPr>
            <w:r>
              <w:rPr>
                <w:lang w:val="en-US"/>
              </w:rPr>
              <w:t>AA</w:t>
            </w:r>
          </w:p>
        </w:tc>
        <w:tc>
          <w:tcPr>
            <w:tcW w:w="447" w:type="dxa"/>
          </w:tcPr>
          <w:p w:rsidR="00FF4F2F" w:rsidRDefault="00FF4F2F">
            <w:pPr>
              <w:pStyle w:val="TableDataByteArial9Centered"/>
              <w:spacing w:before="20" w:after="20"/>
              <w:rPr>
                <w:lang w:val="en-US"/>
              </w:rPr>
            </w:pPr>
            <w:r>
              <w:rPr>
                <w:lang w:val="en-US"/>
              </w:rPr>
              <w:t>02</w:t>
            </w:r>
          </w:p>
        </w:tc>
        <w:tc>
          <w:tcPr>
            <w:tcW w:w="490" w:type="dxa"/>
          </w:tcPr>
          <w:p w:rsidR="00FF4F2F" w:rsidRDefault="00FF4F2F">
            <w:pPr>
              <w:pStyle w:val="TableDataByteArial9Centered"/>
              <w:spacing w:before="20" w:after="20"/>
              <w:rPr>
                <w:lang w:val="en-US"/>
              </w:rPr>
            </w:pPr>
            <w:r>
              <w:rPr>
                <w:lang w:val="en-US"/>
              </w:rPr>
              <w:t>09</w:t>
            </w:r>
          </w:p>
        </w:tc>
        <w:tc>
          <w:tcPr>
            <w:tcW w:w="503"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60</w:t>
            </w:r>
          </w:p>
        </w:tc>
        <w:tc>
          <w:tcPr>
            <w:tcW w:w="4861" w:type="dxa"/>
            <w:tcBorders>
              <w:top w:val="nil"/>
              <w:bottom w:val="single" w:sz="12" w:space="0" w:color="auto"/>
            </w:tcBorders>
          </w:tcPr>
          <w:p w:rsidR="00FF4F2F" w:rsidRDefault="00FF4F2F">
            <w:pPr>
              <w:pStyle w:val="TableDataByteArial9Centered"/>
              <w:spacing w:before="20" w:after="20"/>
              <w:rPr>
                <w:lang w:val="en-US"/>
              </w:rPr>
            </w:pPr>
            <w:r>
              <w:rPr>
                <w:lang w:val="en-US"/>
              </w:rPr>
              <w:t>revision level = 2400</w:t>
            </w:r>
          </w:p>
        </w:tc>
      </w:tr>
    </w:tbl>
    <w:p w:rsidR="00FF4F2F" w:rsidRDefault="00FF4F2F">
      <w:pPr>
        <w:keepNext w:val="0"/>
        <w:keepLines w:val="0"/>
      </w:pPr>
    </w:p>
    <w:p w:rsidR="00FF4F2F" w:rsidRDefault="00FF4F2F">
      <w:pPr>
        <w:pStyle w:val="Heading3"/>
      </w:pPr>
      <w:bookmarkStart w:id="1211" w:name="_Toc54677074"/>
      <w:bookmarkStart w:id="1212" w:name="_Toc276633067"/>
      <w:r>
        <w:t>MEMR – DID $B8 – GM Bench Verification Information</w:t>
      </w:r>
      <w:bookmarkEnd w:id="1211"/>
      <w:bookmarkEnd w:id="12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GM Bench Verification Information (GMBVI)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6</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Initials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Initials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5 bytes of data used to provide information about bench verification during the development process.  This DID is made up of the following components:</w:t>
      </w:r>
    </w:p>
    <w:p w:rsidR="00FF4F2F" w:rsidRDefault="00FF4F2F">
      <w:r>
        <w:rPr>
          <w:b/>
        </w:rPr>
        <w:t>Byte 1 and 2 (Verification Initials)</w:t>
      </w:r>
    </w:p>
    <w:p w:rsidR="00FF4F2F" w:rsidRDefault="00FF4F2F">
      <w:r>
        <w:t>These 2 bytes are the ASCII representation of the first and last initials of the individual who authorized this software release by checking a sample version on the software integration bench.</w:t>
      </w:r>
    </w:p>
    <w:p w:rsidR="00FF4F2F" w:rsidRDefault="00FF4F2F">
      <w:r>
        <w:rPr>
          <w:b/>
        </w:rPr>
        <w:t>Bytes 3, 4 and 5 (Verification Date)</w:t>
      </w:r>
    </w:p>
    <w:p w:rsidR="00FF4F2F" w:rsidRDefault="00FF4F2F">
      <w:r>
        <w:t>The data stored in bytes 3,4 and 5 are saved in USN format and represent the date that the bench verification took place.  The data is arranged in the following format:  YY/MM/DD, where the Year (YY) will use 1900 as a base and be stored in byte 3.  Month (MM) is stored in byte 4, and the day (DD) is stored in byte 5.</w:t>
      </w:r>
    </w:p>
    <w:p w:rsidR="00FF4F2F" w:rsidRDefault="00FF4F2F"/>
    <w:p w:rsidR="00FF4F2F" w:rsidRDefault="00FF4F2F">
      <w:r>
        <w:t>W</w:t>
      </w:r>
      <w:r>
        <w:rPr>
          <w:vertAlign w:val="subscript"/>
        </w:rPr>
        <w:t>6</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40"/>
        <w:gridCol w:w="450"/>
        <w:gridCol w:w="630"/>
        <w:gridCol w:w="450"/>
        <w:gridCol w:w="450"/>
        <w:gridCol w:w="4772"/>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4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630" w:type="dxa"/>
          </w:tcPr>
          <w:p w:rsidR="00FF4F2F" w:rsidRDefault="00FF4F2F">
            <w:pPr>
              <w:pStyle w:val="TableDataByteArial9Centered"/>
              <w:spacing w:before="20" w:after="20"/>
              <w:rPr>
                <w:lang w:val="en-US"/>
              </w:rPr>
            </w:pPr>
            <w:r>
              <w:rPr>
                <w:lang w:val="en-US"/>
              </w:rPr>
              <w:t>3</w:t>
            </w:r>
          </w:p>
        </w:tc>
        <w:tc>
          <w:tcPr>
            <w:tcW w:w="450" w:type="dxa"/>
          </w:tcPr>
          <w:p w:rsidR="00FF4F2F" w:rsidRDefault="00FF4F2F">
            <w:pPr>
              <w:pStyle w:val="TableDataByteArial9Centered"/>
              <w:spacing w:before="20" w:after="20"/>
              <w:rPr>
                <w:lang w:val="en-US"/>
              </w:rPr>
            </w:pPr>
            <w:r>
              <w:rPr>
                <w:lang w:val="en-US"/>
              </w:rPr>
              <w:t>4</w:t>
            </w:r>
          </w:p>
        </w:tc>
        <w:tc>
          <w:tcPr>
            <w:tcW w:w="450" w:type="dxa"/>
          </w:tcPr>
          <w:p w:rsidR="00FF4F2F" w:rsidRDefault="00FF4F2F">
            <w:pPr>
              <w:pStyle w:val="TableDataByteArial9Centered"/>
              <w:spacing w:before="20" w:after="20"/>
              <w:rPr>
                <w:lang w:val="en-US"/>
              </w:rPr>
            </w:pPr>
            <w:r>
              <w:rPr>
                <w:lang w:val="en-US"/>
              </w:rPr>
              <w:t>5</w:t>
            </w:r>
          </w:p>
        </w:tc>
        <w:tc>
          <w:tcPr>
            <w:tcW w:w="4772"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GMBVI</w:t>
            </w:r>
          </w:p>
        </w:tc>
        <w:tc>
          <w:tcPr>
            <w:tcW w:w="540" w:type="dxa"/>
          </w:tcPr>
          <w:p w:rsidR="00FF4F2F" w:rsidRDefault="00FF4F2F">
            <w:pPr>
              <w:pStyle w:val="TableDataByteArial9Centered"/>
              <w:spacing w:before="20" w:after="20"/>
              <w:rPr>
                <w:lang w:val="en-US"/>
              </w:rPr>
            </w:pPr>
            <w:r>
              <w:rPr>
                <w:lang w:val="en-US"/>
              </w:rPr>
              <w:t>J</w:t>
            </w:r>
          </w:p>
        </w:tc>
        <w:tc>
          <w:tcPr>
            <w:tcW w:w="450" w:type="dxa"/>
          </w:tcPr>
          <w:p w:rsidR="00FF4F2F" w:rsidRDefault="00FF4F2F">
            <w:pPr>
              <w:pStyle w:val="TableDataByteArial9Centered"/>
              <w:spacing w:before="20" w:after="20"/>
              <w:rPr>
                <w:lang w:val="en-US"/>
              </w:rPr>
            </w:pPr>
            <w:r>
              <w:rPr>
                <w:lang w:val="en-US"/>
              </w:rPr>
              <w:t>D</w:t>
            </w:r>
          </w:p>
        </w:tc>
        <w:tc>
          <w:tcPr>
            <w:tcW w:w="630" w:type="dxa"/>
          </w:tcPr>
          <w:p w:rsidR="00FF4F2F" w:rsidRDefault="00FF4F2F">
            <w:pPr>
              <w:pStyle w:val="TableDataByteArial9Centered"/>
              <w:spacing w:before="20" w:after="20"/>
              <w:rPr>
                <w:lang w:val="en-US"/>
              </w:rPr>
            </w:pPr>
            <w:r>
              <w:rPr>
                <w:lang w:val="en-US"/>
              </w:rPr>
              <w:t>2001</w:t>
            </w:r>
          </w:p>
        </w:tc>
        <w:tc>
          <w:tcPr>
            <w:tcW w:w="450" w:type="dxa"/>
          </w:tcPr>
          <w:p w:rsidR="00FF4F2F" w:rsidRDefault="00FF4F2F">
            <w:pPr>
              <w:pStyle w:val="TableDataByteArial9Centered"/>
              <w:spacing w:before="20" w:after="20"/>
              <w:rPr>
                <w:lang w:val="en-US"/>
              </w:rPr>
            </w:pPr>
            <w:r>
              <w:rPr>
                <w:lang w:val="en-US"/>
              </w:rPr>
              <w:t>2</w:t>
            </w:r>
          </w:p>
        </w:tc>
        <w:tc>
          <w:tcPr>
            <w:tcW w:w="450" w:type="dxa"/>
            <w:tcBorders>
              <w:bottom w:val="nil"/>
            </w:tcBorders>
          </w:tcPr>
          <w:p w:rsidR="00FF4F2F" w:rsidRDefault="00FF4F2F">
            <w:pPr>
              <w:pStyle w:val="TableDataByteArial9Centered"/>
              <w:spacing w:before="20" w:after="20"/>
              <w:rPr>
                <w:lang w:val="en-US"/>
              </w:rPr>
            </w:pPr>
            <w:r>
              <w:rPr>
                <w:lang w:val="en-US"/>
              </w:rPr>
              <w:t>3</w:t>
            </w:r>
          </w:p>
        </w:tc>
        <w:tc>
          <w:tcPr>
            <w:tcW w:w="4772"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John Doe performed Bench Verification on Feb 3</w:t>
            </w:r>
            <w:r>
              <w:rPr>
                <w:vertAlign w:val="superscript"/>
                <w:lang w:val="en-US"/>
              </w:rPr>
              <w:t>rd</w:t>
            </w:r>
            <w:r>
              <w:rPr>
                <w:lang w:val="en-US"/>
              </w:rPr>
              <w:t>, 2001</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540" w:type="dxa"/>
          </w:tcPr>
          <w:p w:rsidR="00FF4F2F" w:rsidRDefault="00FF4F2F">
            <w:pPr>
              <w:pStyle w:val="TableDataByteArial9Centered"/>
              <w:spacing w:before="20" w:after="20"/>
              <w:rPr>
                <w:lang w:val="en-US"/>
              </w:rPr>
            </w:pPr>
            <w:r>
              <w:rPr>
                <w:lang w:val="en-US"/>
              </w:rPr>
              <w:t>4A</w:t>
            </w:r>
          </w:p>
        </w:tc>
        <w:tc>
          <w:tcPr>
            <w:tcW w:w="450" w:type="dxa"/>
          </w:tcPr>
          <w:p w:rsidR="00FF4F2F" w:rsidRDefault="00FF4F2F">
            <w:pPr>
              <w:pStyle w:val="TableDataByteArial9Centered"/>
              <w:spacing w:before="20" w:after="20"/>
              <w:rPr>
                <w:lang w:val="en-US"/>
              </w:rPr>
            </w:pPr>
            <w:r>
              <w:rPr>
                <w:lang w:val="en-US"/>
              </w:rPr>
              <w:t>44</w:t>
            </w:r>
          </w:p>
        </w:tc>
        <w:tc>
          <w:tcPr>
            <w:tcW w:w="630" w:type="dxa"/>
          </w:tcPr>
          <w:p w:rsidR="00FF4F2F" w:rsidRDefault="00FF4F2F">
            <w:pPr>
              <w:pStyle w:val="TableDataByteArial9Centered"/>
              <w:spacing w:before="20" w:after="20"/>
              <w:rPr>
                <w:lang w:val="en-US"/>
              </w:rPr>
            </w:pPr>
            <w:r>
              <w:rPr>
                <w:lang w:val="en-US"/>
              </w:rPr>
              <w:t>65</w:t>
            </w:r>
          </w:p>
        </w:tc>
        <w:tc>
          <w:tcPr>
            <w:tcW w:w="450" w:type="dxa"/>
          </w:tcPr>
          <w:p w:rsidR="00FF4F2F" w:rsidRDefault="00FF4F2F">
            <w:pPr>
              <w:pStyle w:val="TableDataByteArial9Centered"/>
              <w:spacing w:before="20" w:after="20"/>
              <w:rPr>
                <w:lang w:val="en-US"/>
              </w:rPr>
            </w:pPr>
            <w:r>
              <w:rPr>
                <w:lang w:val="en-US"/>
              </w:rPr>
              <w:t>02</w:t>
            </w:r>
          </w:p>
        </w:tc>
        <w:tc>
          <w:tcPr>
            <w:tcW w:w="450"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03</w:t>
            </w:r>
          </w:p>
        </w:tc>
        <w:tc>
          <w:tcPr>
            <w:tcW w:w="4772"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13" w:name="_Toc54677075"/>
      <w:bookmarkStart w:id="1214" w:name="_Toc276633068"/>
      <w:r>
        <w:lastRenderedPageBreak/>
        <w:t>CANR – DID $B9 – Subnet Configuration List – High Speed</w:t>
      </w:r>
      <w:bookmarkEnd w:id="1213"/>
      <w:bookmarkEnd w:id="12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$B9</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Subnet_Config_List_HighSpeed (SCLHS)</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&gt;1</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High Speed Subnet ECU List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BIN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High Speed Subnet ECU List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BIN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pStyle w:val="FootnoteText"/>
              <w:rPr>
                <w:rFonts w:ascii="Arial" w:hAnsi="Arial"/>
              </w:rPr>
            </w:pPr>
            <w:r>
              <w:rPr>
                <w:rFonts w:ascii="Arial" w:hAnsi="Arial"/>
              </w:rPr>
              <w:t>-</w:t>
            </w:r>
          </w:p>
        </w:tc>
        <w:tc>
          <w:tcPr>
            <w:tcW w:w="2016" w:type="dxa"/>
            <w:tcBorders>
              <w:top w:val="nil"/>
            </w:tcBorders>
          </w:tcPr>
          <w:p w:rsidR="00FF4F2F" w:rsidRDefault="00FF4F2F">
            <w:pPr>
              <w:rPr>
                <w:rFonts w:ascii="Arial" w:hAnsi="Arial"/>
                <w:sz w:val="16"/>
              </w:rPr>
            </w:pPr>
            <w:r>
              <w:rPr>
                <w:rFonts w:ascii="Arial" w:hAnsi="Arial"/>
                <w:sz w:val="16"/>
              </w:rPr>
              <w:t>-</w:t>
            </w:r>
          </w:p>
        </w:tc>
        <w:tc>
          <w:tcPr>
            <w:tcW w:w="2016" w:type="dxa"/>
            <w:tcBorders>
              <w:top w:val="nil"/>
            </w:tcBorders>
          </w:tcPr>
          <w:p w:rsidR="00FF4F2F" w:rsidRDefault="00FF4F2F">
            <w:pPr>
              <w:rPr>
                <w:rFonts w:ascii="Arial" w:hAnsi="Arial"/>
                <w:sz w:val="16"/>
              </w:rPr>
            </w:pPr>
            <w:r>
              <w:rPr>
                <w:rFonts w:ascii="Arial" w:hAnsi="Arial"/>
                <w:sz w:val="16"/>
              </w:rPr>
              <w:t>-</w:t>
            </w:r>
          </w:p>
        </w:tc>
      </w:tr>
    </w:tbl>
    <w:p w:rsidR="00FF4F2F" w:rsidRDefault="00FF4F2F"/>
    <w:p w:rsidR="00FF4F2F" w:rsidRDefault="00FF4F2F">
      <w:r>
        <w:t>This DID contains the SCLHS. Each bit represents one ECU (with unique Diagnostic Address, see Appendix D in reference document [1]) that can exist on the high speed subnet. A logic '1' indicates that a given ECU is present on the vehicle. The bit mapping of ECUs must be documented in a CTS, SSTS, or supplemental diagnostic specification.</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r>
        <w:t>ECM</w:t>
      </w:r>
      <w:r>
        <w:tab/>
        <w:t>Engine Control Module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440"/>
        <w:gridCol w:w="630"/>
        <w:gridCol w:w="630"/>
        <w:gridCol w:w="621"/>
        <w:gridCol w:w="532"/>
        <w:gridCol w:w="655"/>
        <w:gridCol w:w="617"/>
        <w:gridCol w:w="3698"/>
      </w:tblGrid>
      <w:tr w:rsidR="00FF4F2F">
        <w:trPr>
          <w:cantSplit/>
        </w:trPr>
        <w:tc>
          <w:tcPr>
            <w:tcW w:w="1440" w:type="dxa"/>
          </w:tcPr>
          <w:p w:rsidR="00FF4F2F" w:rsidRDefault="00FF4F2F">
            <w:pPr>
              <w:pStyle w:val="TableDataByteArial9Centered"/>
              <w:spacing w:before="20" w:after="20"/>
              <w:rPr>
                <w:b/>
                <w:lang w:val="en-US"/>
              </w:rPr>
            </w:pPr>
            <w:r>
              <w:rPr>
                <w:b/>
                <w:lang w:val="en-US"/>
              </w:rPr>
              <w:t>Byte number</w:t>
            </w:r>
          </w:p>
        </w:tc>
        <w:tc>
          <w:tcPr>
            <w:tcW w:w="1881" w:type="dxa"/>
            <w:gridSpan w:val="3"/>
          </w:tcPr>
          <w:p w:rsidR="00FF4F2F" w:rsidRDefault="00FF4F2F">
            <w:pPr>
              <w:pStyle w:val="TableDataByteArial9Centered"/>
              <w:spacing w:before="20" w:after="20"/>
              <w:rPr>
                <w:b/>
                <w:lang w:val="en-US"/>
              </w:rPr>
            </w:pPr>
            <w:r>
              <w:rPr>
                <w:b/>
                <w:lang w:val="en-US"/>
              </w:rPr>
              <w:t>0 (Read/Write)</w:t>
            </w:r>
          </w:p>
        </w:tc>
        <w:tc>
          <w:tcPr>
            <w:tcW w:w="1804" w:type="dxa"/>
            <w:gridSpan w:val="3"/>
          </w:tcPr>
          <w:p w:rsidR="00FF4F2F" w:rsidRDefault="00FF4F2F">
            <w:pPr>
              <w:pStyle w:val="TableDataByteArial9Centered"/>
              <w:spacing w:before="20" w:after="20"/>
              <w:rPr>
                <w:b/>
                <w:lang w:val="en-US"/>
              </w:rPr>
            </w:pPr>
            <w:r>
              <w:rPr>
                <w:b/>
                <w:lang w:val="en-US"/>
              </w:rPr>
              <w:t>1 (Read/Write)</w:t>
            </w:r>
          </w:p>
        </w:tc>
        <w:tc>
          <w:tcPr>
            <w:tcW w:w="3698" w:type="dxa"/>
          </w:tcPr>
          <w:p w:rsidR="00FF4F2F" w:rsidRDefault="00FF4F2F">
            <w:pPr>
              <w:pStyle w:val="TableDataByteArial9Centered"/>
              <w:spacing w:before="20" w:after="20"/>
              <w:rPr>
                <w:b/>
                <w:lang w:val="en-US"/>
              </w:rPr>
            </w:pPr>
          </w:p>
        </w:tc>
      </w:tr>
      <w:tr w:rsidR="00FF4F2F">
        <w:trPr>
          <w:cantSplit/>
        </w:trPr>
        <w:tc>
          <w:tcPr>
            <w:tcW w:w="1440" w:type="dxa"/>
          </w:tcPr>
          <w:p w:rsidR="00FF4F2F" w:rsidRDefault="00FF4F2F">
            <w:pPr>
              <w:pStyle w:val="TableDataByteArial9Centered"/>
              <w:spacing w:before="20" w:after="20"/>
              <w:rPr>
                <w:lang w:val="en-US"/>
              </w:rPr>
            </w:pPr>
            <w:r>
              <w:rPr>
                <w:lang w:val="en-US"/>
              </w:rPr>
              <w:t>Bit location</w:t>
            </w:r>
          </w:p>
        </w:tc>
        <w:tc>
          <w:tcPr>
            <w:tcW w:w="630" w:type="dxa"/>
          </w:tcPr>
          <w:p w:rsidR="00FF4F2F" w:rsidRDefault="00FF4F2F">
            <w:pPr>
              <w:pStyle w:val="TableDataByteArial9Centered"/>
              <w:spacing w:before="20" w:after="20"/>
              <w:rPr>
                <w:lang w:val="en-US"/>
              </w:rPr>
            </w:pPr>
            <w:r>
              <w:rPr>
                <w:lang w:val="en-US"/>
              </w:rPr>
              <w:t>7</w:t>
            </w:r>
          </w:p>
        </w:tc>
        <w:tc>
          <w:tcPr>
            <w:tcW w:w="630" w:type="dxa"/>
          </w:tcPr>
          <w:p w:rsidR="00FF4F2F" w:rsidRDefault="00FF4F2F">
            <w:pPr>
              <w:pStyle w:val="TableDataByteArial9Centered"/>
              <w:spacing w:before="20" w:after="20"/>
              <w:rPr>
                <w:lang w:val="en-US"/>
              </w:rPr>
            </w:pPr>
            <w:r>
              <w:rPr>
                <w:lang w:val="en-US"/>
              </w:rPr>
              <w:t>6 to 1</w:t>
            </w:r>
          </w:p>
        </w:tc>
        <w:tc>
          <w:tcPr>
            <w:tcW w:w="621" w:type="dxa"/>
          </w:tcPr>
          <w:p w:rsidR="00FF4F2F" w:rsidRDefault="00FF4F2F">
            <w:pPr>
              <w:pStyle w:val="TableDataByteArial9Centered"/>
              <w:spacing w:before="20" w:after="20"/>
              <w:rPr>
                <w:lang w:val="en-US"/>
              </w:rPr>
            </w:pPr>
            <w:r>
              <w:rPr>
                <w:lang w:val="en-US"/>
              </w:rPr>
              <w:t>0</w:t>
            </w:r>
          </w:p>
        </w:tc>
        <w:tc>
          <w:tcPr>
            <w:tcW w:w="532" w:type="dxa"/>
          </w:tcPr>
          <w:p w:rsidR="00FF4F2F" w:rsidRDefault="00FF4F2F">
            <w:pPr>
              <w:pStyle w:val="TableDataByteArial9Centered"/>
              <w:spacing w:before="20" w:after="20"/>
              <w:rPr>
                <w:lang w:val="en-US"/>
              </w:rPr>
            </w:pPr>
            <w:r>
              <w:rPr>
                <w:lang w:val="en-US"/>
              </w:rPr>
              <w:t>7</w:t>
            </w:r>
          </w:p>
        </w:tc>
        <w:tc>
          <w:tcPr>
            <w:tcW w:w="655" w:type="dxa"/>
          </w:tcPr>
          <w:p w:rsidR="00FF4F2F" w:rsidRDefault="00FF4F2F">
            <w:pPr>
              <w:pStyle w:val="TableDataByteArial9Centered"/>
              <w:spacing w:before="20" w:after="20"/>
              <w:rPr>
                <w:lang w:val="en-US"/>
              </w:rPr>
            </w:pPr>
            <w:r>
              <w:rPr>
                <w:lang w:val="en-US"/>
              </w:rPr>
              <w:t>6 to 1</w:t>
            </w:r>
          </w:p>
        </w:tc>
        <w:tc>
          <w:tcPr>
            <w:tcW w:w="617" w:type="dxa"/>
          </w:tcPr>
          <w:p w:rsidR="00FF4F2F" w:rsidRDefault="00FF4F2F">
            <w:pPr>
              <w:pStyle w:val="TableDataByteArial9Centered"/>
              <w:spacing w:before="20" w:after="20"/>
              <w:rPr>
                <w:lang w:val="en-US"/>
              </w:rPr>
            </w:pPr>
            <w:r>
              <w:rPr>
                <w:lang w:val="en-US"/>
              </w:rPr>
              <w:t>0</w:t>
            </w:r>
          </w:p>
        </w:tc>
        <w:tc>
          <w:tcPr>
            <w:tcW w:w="3698" w:type="dxa"/>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bottom w:val="nil"/>
            </w:tcBorders>
          </w:tcPr>
          <w:p w:rsidR="00FF4F2F" w:rsidRDefault="00FF4F2F">
            <w:pPr>
              <w:pStyle w:val="TableDataByteArial9Centered"/>
              <w:spacing w:before="20" w:after="20"/>
              <w:rPr>
                <w:lang w:val="en-US"/>
              </w:rPr>
            </w:pPr>
            <w:r>
              <w:rPr>
                <w:lang w:val="en-US"/>
              </w:rPr>
              <w:t>Bit state</w:t>
            </w:r>
          </w:p>
        </w:tc>
        <w:tc>
          <w:tcPr>
            <w:tcW w:w="630" w:type="dxa"/>
            <w:tcBorders>
              <w:bottom w:val="nil"/>
            </w:tcBorders>
          </w:tcPr>
          <w:p w:rsidR="00FF4F2F" w:rsidRDefault="00FF4F2F">
            <w:pPr>
              <w:pStyle w:val="TableDataByteArial9Centered"/>
              <w:spacing w:before="20" w:after="20"/>
              <w:rPr>
                <w:lang w:val="en-US"/>
              </w:rPr>
            </w:pPr>
            <w:r>
              <w:rPr>
                <w:lang w:val="en-US"/>
              </w:rPr>
              <w:t>0</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21" w:type="dxa"/>
            <w:tcBorders>
              <w:bottom w:val="nil"/>
            </w:tcBorders>
          </w:tcPr>
          <w:p w:rsidR="00FF4F2F" w:rsidRDefault="00FF4F2F">
            <w:pPr>
              <w:pStyle w:val="TableDataByteArial9Centered"/>
              <w:spacing w:before="20" w:after="20"/>
              <w:rPr>
                <w:lang w:val="en-US"/>
              </w:rPr>
            </w:pPr>
            <w:r>
              <w:rPr>
                <w:lang w:val="en-US"/>
              </w:rPr>
              <w:t>1</w:t>
            </w:r>
          </w:p>
        </w:tc>
        <w:tc>
          <w:tcPr>
            <w:tcW w:w="532" w:type="dxa"/>
            <w:tcBorders>
              <w:bottom w:val="nil"/>
            </w:tcBorders>
          </w:tcPr>
          <w:p w:rsidR="00FF4F2F" w:rsidRDefault="00FF4F2F">
            <w:pPr>
              <w:pStyle w:val="TableDataByteArial9Centered"/>
              <w:spacing w:before="20" w:after="20"/>
              <w:rPr>
                <w:lang w:val="en-US"/>
              </w:rPr>
            </w:pPr>
            <w:r>
              <w:rPr>
                <w:lang w:val="en-US"/>
              </w:rPr>
              <w:t>0</w:t>
            </w:r>
          </w:p>
        </w:tc>
        <w:tc>
          <w:tcPr>
            <w:tcW w:w="655" w:type="dxa"/>
            <w:tcBorders>
              <w:bottom w:val="nil"/>
            </w:tcBorders>
          </w:tcPr>
          <w:p w:rsidR="00FF4F2F" w:rsidRDefault="00FF4F2F">
            <w:pPr>
              <w:pStyle w:val="TableDataByteArial9Centered"/>
              <w:spacing w:before="20" w:after="20"/>
              <w:rPr>
                <w:lang w:val="en-US"/>
              </w:rPr>
            </w:pPr>
            <w:r>
              <w:rPr>
                <w:lang w:val="en-US"/>
              </w:rPr>
              <w:t>…</w:t>
            </w:r>
          </w:p>
        </w:tc>
        <w:tc>
          <w:tcPr>
            <w:tcW w:w="617" w:type="dxa"/>
            <w:tcBorders>
              <w:bottom w:val="nil"/>
            </w:tcBorders>
          </w:tcPr>
          <w:p w:rsidR="00FF4F2F" w:rsidRDefault="00FF4F2F">
            <w:pPr>
              <w:pStyle w:val="TableDataByteArial9Centered"/>
              <w:spacing w:before="20" w:after="20"/>
              <w:rPr>
                <w:lang w:val="en-US"/>
              </w:rPr>
            </w:pPr>
            <w:r>
              <w:rPr>
                <w:lang w:val="en-US"/>
              </w:rPr>
              <w:t>0</w:t>
            </w:r>
          </w:p>
        </w:tc>
        <w:tc>
          <w:tcPr>
            <w:tcW w:w="3698"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bottom w:val="nil"/>
            </w:tcBorders>
          </w:tcPr>
          <w:p w:rsidR="00FF4F2F" w:rsidRDefault="00FF4F2F">
            <w:pPr>
              <w:pStyle w:val="TableDataByteArial9Centered"/>
              <w:spacing w:before="20" w:after="20"/>
              <w:rPr>
                <w:lang w:val="en-US"/>
              </w:rPr>
            </w:pPr>
            <w:r>
              <w:rPr>
                <w:lang w:val="en-US"/>
              </w:rPr>
              <w:t>DA (hex) J3200</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21" w:type="dxa"/>
            <w:tcBorders>
              <w:bottom w:val="nil"/>
            </w:tcBorders>
          </w:tcPr>
          <w:p w:rsidR="00FF4F2F" w:rsidRDefault="00FF4F2F">
            <w:pPr>
              <w:pStyle w:val="TableDataByteArial9Centered"/>
              <w:spacing w:before="20" w:after="20"/>
              <w:rPr>
                <w:lang w:val="en-US"/>
              </w:rPr>
            </w:pPr>
            <w:r>
              <w:rPr>
                <w:lang w:val="en-US"/>
              </w:rPr>
              <w:t>11</w:t>
            </w:r>
          </w:p>
        </w:tc>
        <w:tc>
          <w:tcPr>
            <w:tcW w:w="532" w:type="dxa"/>
            <w:tcBorders>
              <w:bottom w:val="nil"/>
            </w:tcBorders>
          </w:tcPr>
          <w:p w:rsidR="00FF4F2F" w:rsidRDefault="00FF4F2F">
            <w:pPr>
              <w:pStyle w:val="TableDataByteArial9Centered"/>
              <w:spacing w:before="20" w:after="20"/>
              <w:rPr>
                <w:lang w:val="en-US"/>
              </w:rPr>
            </w:pPr>
            <w:r>
              <w:rPr>
                <w:lang w:val="en-US"/>
              </w:rPr>
              <w:t>---</w:t>
            </w:r>
          </w:p>
        </w:tc>
        <w:tc>
          <w:tcPr>
            <w:tcW w:w="655" w:type="dxa"/>
            <w:tcBorders>
              <w:bottom w:val="nil"/>
            </w:tcBorders>
          </w:tcPr>
          <w:p w:rsidR="00FF4F2F" w:rsidRDefault="00FF4F2F">
            <w:pPr>
              <w:pStyle w:val="TableDataByteArial9Centered"/>
              <w:spacing w:before="20" w:after="20"/>
              <w:rPr>
                <w:lang w:val="en-US"/>
              </w:rPr>
            </w:pPr>
            <w:r>
              <w:rPr>
                <w:lang w:val="en-US"/>
              </w:rPr>
              <w:t>…</w:t>
            </w:r>
          </w:p>
        </w:tc>
        <w:tc>
          <w:tcPr>
            <w:tcW w:w="617" w:type="dxa"/>
            <w:tcBorders>
              <w:bottom w:val="nil"/>
            </w:tcBorders>
          </w:tcPr>
          <w:p w:rsidR="00FF4F2F" w:rsidRDefault="00FF4F2F">
            <w:pPr>
              <w:pStyle w:val="TableDataByteArial9Centered"/>
              <w:spacing w:before="20" w:after="20"/>
              <w:rPr>
                <w:lang w:val="en-US"/>
              </w:rPr>
            </w:pPr>
            <w:r>
              <w:rPr>
                <w:lang w:val="en-US"/>
              </w:rPr>
              <w:t>---</w:t>
            </w:r>
          </w:p>
        </w:tc>
        <w:tc>
          <w:tcPr>
            <w:tcW w:w="3698"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top w:val="nil"/>
            </w:tcBorders>
          </w:tcPr>
          <w:p w:rsidR="00FF4F2F" w:rsidRDefault="00FF4F2F">
            <w:pPr>
              <w:pStyle w:val="TableDataByteArial9Centered"/>
              <w:spacing w:before="20" w:after="20"/>
              <w:rPr>
                <w:lang w:val="en-US"/>
              </w:rPr>
            </w:pPr>
            <w:r>
              <w:rPr>
                <w:lang w:val="en-US"/>
              </w:rPr>
              <w:t>ECU name</w:t>
            </w:r>
          </w:p>
        </w:tc>
        <w:tc>
          <w:tcPr>
            <w:tcW w:w="630" w:type="dxa"/>
            <w:tcBorders>
              <w:top w:val="nil"/>
            </w:tcBorders>
          </w:tcPr>
          <w:p w:rsidR="00FF4F2F" w:rsidRDefault="00FF4F2F">
            <w:pPr>
              <w:pStyle w:val="TableDataByteArial9Centered"/>
              <w:spacing w:before="20" w:after="20"/>
              <w:rPr>
                <w:lang w:val="en-US"/>
              </w:rPr>
            </w:pPr>
            <w:r>
              <w:rPr>
                <w:lang w:val="en-US"/>
              </w:rPr>
              <w:t>---</w:t>
            </w:r>
          </w:p>
        </w:tc>
        <w:tc>
          <w:tcPr>
            <w:tcW w:w="630" w:type="dxa"/>
            <w:tcBorders>
              <w:top w:val="nil"/>
            </w:tcBorders>
          </w:tcPr>
          <w:p w:rsidR="00FF4F2F" w:rsidRDefault="00FF4F2F">
            <w:pPr>
              <w:pStyle w:val="TableDataByteArial9Centered"/>
              <w:spacing w:before="20" w:after="20"/>
              <w:rPr>
                <w:lang w:val="en-US"/>
              </w:rPr>
            </w:pPr>
            <w:r>
              <w:rPr>
                <w:lang w:val="en-US"/>
              </w:rPr>
              <w:t>…</w:t>
            </w:r>
          </w:p>
        </w:tc>
        <w:tc>
          <w:tcPr>
            <w:tcW w:w="621" w:type="dxa"/>
            <w:tcBorders>
              <w:top w:val="nil"/>
            </w:tcBorders>
          </w:tcPr>
          <w:p w:rsidR="00FF4F2F" w:rsidRDefault="00FF4F2F">
            <w:pPr>
              <w:pStyle w:val="TableDataByteArial9Centered"/>
              <w:spacing w:before="20" w:after="20"/>
              <w:rPr>
                <w:lang w:val="en-US"/>
              </w:rPr>
            </w:pPr>
            <w:r>
              <w:rPr>
                <w:lang w:val="en-US"/>
              </w:rPr>
              <w:t>ECM</w:t>
            </w:r>
          </w:p>
        </w:tc>
        <w:tc>
          <w:tcPr>
            <w:tcW w:w="532" w:type="dxa"/>
            <w:tcBorders>
              <w:top w:val="nil"/>
            </w:tcBorders>
          </w:tcPr>
          <w:p w:rsidR="00FF4F2F" w:rsidRDefault="00FF4F2F">
            <w:pPr>
              <w:pStyle w:val="TableDataByteArial9Centered"/>
              <w:spacing w:before="20" w:after="20"/>
              <w:rPr>
                <w:lang w:val="en-US"/>
              </w:rPr>
            </w:pPr>
            <w:r>
              <w:rPr>
                <w:lang w:val="en-US"/>
              </w:rPr>
              <w:t>---</w:t>
            </w:r>
          </w:p>
        </w:tc>
        <w:tc>
          <w:tcPr>
            <w:tcW w:w="655" w:type="dxa"/>
            <w:tcBorders>
              <w:top w:val="nil"/>
            </w:tcBorders>
          </w:tcPr>
          <w:p w:rsidR="00FF4F2F" w:rsidRDefault="00FF4F2F">
            <w:pPr>
              <w:pStyle w:val="TableDataByteArial9Centered"/>
              <w:spacing w:before="20" w:after="20"/>
              <w:rPr>
                <w:lang w:val="en-US"/>
              </w:rPr>
            </w:pPr>
            <w:r>
              <w:rPr>
                <w:lang w:val="en-US"/>
              </w:rPr>
              <w:t>…</w:t>
            </w:r>
          </w:p>
        </w:tc>
        <w:tc>
          <w:tcPr>
            <w:tcW w:w="617" w:type="dxa"/>
            <w:tcBorders>
              <w:top w:val="nil"/>
            </w:tcBorders>
          </w:tcPr>
          <w:p w:rsidR="00FF4F2F" w:rsidRDefault="00FF4F2F">
            <w:pPr>
              <w:pStyle w:val="TableDataByteArial9Centered"/>
              <w:spacing w:before="20" w:after="20"/>
              <w:rPr>
                <w:lang w:val="en-US"/>
              </w:rPr>
            </w:pPr>
            <w:r>
              <w:rPr>
                <w:lang w:val="en-US"/>
              </w:rPr>
              <w:t>---</w:t>
            </w:r>
          </w:p>
        </w:tc>
        <w:tc>
          <w:tcPr>
            <w:tcW w:w="3698" w:type="dxa"/>
            <w:tcBorders>
              <w:top w:val="nil"/>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15" w:name="_Toc110648285"/>
      <w:bookmarkStart w:id="1216" w:name="_Toc110663119"/>
      <w:bookmarkStart w:id="1217" w:name="_Toc54677076"/>
      <w:r>
        <w:br w:type="page"/>
      </w:r>
      <w:bookmarkStart w:id="1218" w:name="_Toc276633069"/>
      <w:r>
        <w:lastRenderedPageBreak/>
        <w:t>MEMR/BFPR – DID $C0 – Boot Software Part Number</w:t>
      </w:r>
      <w:bookmarkEnd w:id="1215"/>
      <w:bookmarkEnd w:id="1216"/>
      <w:bookmarkEnd w:id="12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cs="Arial"/>
                <w:sz w:val="16"/>
              </w:rPr>
            </w:pPr>
            <w:r>
              <w:rPr>
                <w:rFonts w:ascii="Arial" w:hAnsi="Arial" w:cs="Arial"/>
                <w:sz w:val="16"/>
              </w:rPr>
              <w:t>$C0</w:t>
            </w:r>
          </w:p>
        </w:tc>
        <w:tc>
          <w:tcPr>
            <w:tcW w:w="2592" w:type="dxa"/>
            <w:tcBorders>
              <w:top w:val="nil"/>
            </w:tcBorders>
          </w:tcPr>
          <w:p w:rsidR="00FF4F2F" w:rsidRDefault="00FF4F2F">
            <w:pPr>
              <w:rPr>
                <w:rFonts w:ascii="Arial" w:hAnsi="Arial" w:cs="Arial"/>
                <w:sz w:val="16"/>
              </w:rPr>
            </w:pPr>
            <w:r>
              <w:rPr>
                <w:rFonts w:ascii="Arial" w:hAnsi="Arial" w:cs="Arial"/>
                <w:sz w:val="16"/>
              </w:rPr>
              <w:t>BootSoftwarePartNumber (BSPN)</w:t>
            </w:r>
          </w:p>
        </w:tc>
        <w:tc>
          <w:tcPr>
            <w:tcW w:w="720" w:type="dxa"/>
            <w:tcBorders>
              <w:top w:val="nil"/>
            </w:tcBorders>
          </w:tcPr>
          <w:p w:rsidR="00FF4F2F" w:rsidRPr="003D0C3C" w:rsidRDefault="00FF4F2F">
            <w:pPr>
              <w:jc w:val="right"/>
              <w:rPr>
                <w:rFonts w:ascii="Arial" w:hAnsi="Arial" w:cs="Arial"/>
                <w:sz w:val="16"/>
              </w:rPr>
            </w:pPr>
            <w:r w:rsidRPr="003D0C3C">
              <w:rPr>
                <w:rFonts w:ascii="Arial" w:hAnsi="Arial" w:cs="Arial"/>
                <w:sz w:val="16"/>
              </w:rPr>
              <w:t>4</w:t>
            </w:r>
          </w:p>
        </w:tc>
        <w:tc>
          <w:tcPr>
            <w:tcW w:w="720" w:type="dxa"/>
            <w:tcBorders>
              <w:top w:val="nil"/>
            </w:tcBorders>
          </w:tcPr>
          <w:p w:rsidR="00FF4F2F" w:rsidRDefault="003D0C3C">
            <w:pPr>
              <w:rPr>
                <w:rFonts w:ascii="Arial" w:hAnsi="Arial" w:cs="Arial"/>
                <w:sz w:val="16"/>
              </w:rPr>
            </w:pPr>
            <w:r>
              <w:rPr>
                <w:rFonts w:ascii="Arial" w:hAnsi="Arial"/>
                <w:sz w:val="16"/>
              </w:rPr>
              <w:t>PKT</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720" w:type="dxa"/>
            <w:tcBorders>
              <w:top w:val="nil"/>
            </w:tcBorders>
          </w:tcPr>
          <w:p w:rsidR="00FF4F2F" w:rsidRDefault="00FF4F2F">
            <w:pPr>
              <w:jc w:val="center"/>
              <w:rPr>
                <w:rFonts w:ascii="Arial" w:hAnsi="Arial" w:cs="Arial"/>
                <w:sz w:val="16"/>
              </w:rPr>
            </w:pPr>
            <w:r>
              <w:rPr>
                <w:rFonts w:ascii="Arial" w:hAnsi="Arial" w:cs="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cs="Arial"/>
                <w:szCs w:val="24"/>
              </w:rPr>
            </w:pPr>
            <w:r>
              <w:rPr>
                <w:rFonts w:ascii="Arial" w:hAnsi="Arial" w:cs="Arial"/>
                <w:szCs w:val="24"/>
              </w:rPr>
              <w:t>Boot Software Part Number Position 1</w:t>
            </w:r>
          </w:p>
        </w:tc>
        <w:tc>
          <w:tcPr>
            <w:tcW w:w="720" w:type="dxa"/>
            <w:tcBorders>
              <w:top w:val="nil"/>
            </w:tcBorders>
          </w:tcPr>
          <w:p w:rsidR="00FF4F2F" w:rsidRDefault="00FF4F2F">
            <w:pPr>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2</w:t>
            </w:r>
          </w:p>
        </w:tc>
        <w:tc>
          <w:tcPr>
            <w:tcW w:w="720" w:type="dxa"/>
            <w:tcBorders>
              <w:top w:val="nil"/>
            </w:tcBorders>
          </w:tcPr>
          <w:p w:rsidR="00FF4F2F" w:rsidRDefault="00FF4F2F">
            <w:pPr>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3</w:t>
            </w:r>
          </w:p>
        </w:tc>
        <w:tc>
          <w:tcPr>
            <w:tcW w:w="720" w:type="dxa"/>
            <w:tcBorders>
              <w:top w:val="nil"/>
            </w:tcBorders>
          </w:tcPr>
          <w:p w:rsidR="00FF4F2F" w:rsidRDefault="00FF4F2F">
            <w:pPr>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4</w:t>
            </w:r>
          </w:p>
        </w:tc>
        <w:tc>
          <w:tcPr>
            <w:tcW w:w="720" w:type="dxa"/>
            <w:tcBorders>
              <w:top w:val="nil"/>
            </w:tcBorders>
          </w:tcPr>
          <w:p w:rsidR="00FF4F2F" w:rsidRDefault="00FF4F2F">
            <w:pPr>
              <w:spacing w:before="20"/>
              <w:jc w:val="right"/>
              <w:rPr>
                <w:rFonts w:ascii="Arial" w:hAnsi="Arial"/>
                <w:sz w:val="16"/>
              </w:rPr>
            </w:pPr>
            <w:r>
              <w:rPr>
                <w:rFonts w:ascii="Arial" w:hAnsi="Arial"/>
                <w:sz w:val="16"/>
              </w:rPr>
              <w:t>3</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bl>
    <w:p w:rsidR="00FF4F2F" w:rsidRDefault="00FF4F2F"/>
    <w:p w:rsidR="00FF4F2F" w:rsidRPr="003D0C3C" w:rsidRDefault="00FF4F2F">
      <w:pPr>
        <w:pStyle w:val="BodyText"/>
        <w:rPr>
          <w:color w:val="auto"/>
          <w:u w:val="none"/>
        </w:rPr>
      </w:pPr>
      <w:r w:rsidRPr="003D0C3C">
        <w:rPr>
          <w:color w:val="auto"/>
          <w:u w:val="none"/>
        </w:rPr>
        <w:t>This DID contains BootSoftwarePartNumber information which is a 4 byte unsigned numeric representation of the 8 digit GM part number assigned to the boot software of the ECU.  If a Boot Software Alpha Code is used, then the Alpha Code associated with this part number shall be stored in dataIdentifier $D0.</w:t>
      </w:r>
    </w:p>
    <w:p w:rsidR="00FF4F2F" w:rsidRDefault="00FF4F2F">
      <w:pPr>
        <w:pStyle w:val="BodyText"/>
        <w:rPr>
          <w:color w:val="auto"/>
        </w:rPr>
      </w:pPr>
    </w:p>
    <w:p w:rsidR="00FF4F2F" w:rsidRDefault="00FF4F2F">
      <w:pPr>
        <w:pStyle w:val="BodyText"/>
        <w:rPr>
          <w:color w:val="auto"/>
        </w:rPr>
      </w:pPr>
      <w:r>
        <w:rPr>
          <w:color w:val="auto"/>
        </w:rPr>
        <w:t>Example:</w:t>
      </w:r>
    </w:p>
    <w:p w:rsidR="00FF4F2F" w:rsidRDefault="00FF4F2F"/>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359"/>
        <w:gridCol w:w="385"/>
        <w:gridCol w:w="360"/>
        <w:gridCol w:w="450"/>
        <w:gridCol w:w="450"/>
        <w:gridCol w:w="4862"/>
      </w:tblGrid>
      <w:tr w:rsidR="00FF4F2F">
        <w:trPr>
          <w:cantSplit/>
        </w:trPr>
        <w:tc>
          <w:tcPr>
            <w:tcW w:w="235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38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0"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50"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50"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4862"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359" w:type="dxa"/>
            <w:tcBorders>
              <w:top w:val="nil"/>
            </w:tcBorders>
          </w:tcPr>
          <w:p w:rsidR="00FF4F2F" w:rsidRDefault="00FF4F2F">
            <w:pPr>
              <w:pStyle w:val="TableDataByteArial9Centered"/>
              <w:spacing w:before="20" w:after="20"/>
              <w:rPr>
                <w:lang w:val="en-US"/>
              </w:rPr>
            </w:pPr>
            <w:r>
              <w:rPr>
                <w:lang w:val="en-US"/>
              </w:rPr>
              <w:t>BootSoftwarePartNumber</w:t>
            </w:r>
          </w:p>
        </w:tc>
        <w:tc>
          <w:tcPr>
            <w:tcW w:w="1645" w:type="dxa"/>
            <w:gridSpan w:val="4"/>
          </w:tcPr>
          <w:p w:rsidR="00FF4F2F" w:rsidRDefault="00FF4F2F">
            <w:pPr>
              <w:pStyle w:val="TableDataByteArial9Centered"/>
              <w:spacing w:before="20" w:after="20"/>
              <w:rPr>
                <w:lang w:val="en-US"/>
              </w:rPr>
            </w:pPr>
            <w:r>
              <w:rPr>
                <w:lang w:val="en-US"/>
              </w:rPr>
              <w:t>16265965</w:t>
            </w:r>
          </w:p>
        </w:tc>
        <w:tc>
          <w:tcPr>
            <w:tcW w:w="4862"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359" w:type="dxa"/>
            <w:tcBorders>
              <w:top w:val="nil"/>
            </w:tcBorders>
          </w:tcPr>
          <w:p w:rsidR="00FF4F2F" w:rsidRDefault="00FF4F2F">
            <w:pPr>
              <w:pStyle w:val="TableDataByteArial9Centered"/>
              <w:spacing w:before="20" w:after="20"/>
              <w:rPr>
                <w:lang w:val="en-US"/>
              </w:rPr>
            </w:pPr>
            <w:r>
              <w:rPr>
                <w:lang w:val="en-US"/>
              </w:rPr>
              <w:t>Hex value</w:t>
            </w:r>
          </w:p>
        </w:tc>
        <w:tc>
          <w:tcPr>
            <w:tcW w:w="385" w:type="dxa"/>
          </w:tcPr>
          <w:p w:rsidR="00FF4F2F" w:rsidRDefault="00FF4F2F">
            <w:pPr>
              <w:pStyle w:val="TableDataByteArial9Centered"/>
              <w:spacing w:before="20" w:after="20"/>
              <w:rPr>
                <w:lang w:val="en-US"/>
              </w:rPr>
            </w:pPr>
            <w:r>
              <w:rPr>
                <w:lang w:val="en-US"/>
              </w:rPr>
              <w:t>00</w:t>
            </w:r>
          </w:p>
        </w:tc>
        <w:tc>
          <w:tcPr>
            <w:tcW w:w="360" w:type="dxa"/>
          </w:tcPr>
          <w:p w:rsidR="00FF4F2F" w:rsidRDefault="00FF4F2F">
            <w:pPr>
              <w:pStyle w:val="TableDataByteArial9Centered"/>
              <w:spacing w:before="20" w:after="20"/>
              <w:rPr>
                <w:lang w:val="en-US"/>
              </w:rPr>
            </w:pPr>
            <w:r>
              <w:rPr>
                <w:lang w:val="en-US"/>
              </w:rPr>
              <w:t>F8</w:t>
            </w:r>
          </w:p>
        </w:tc>
        <w:tc>
          <w:tcPr>
            <w:tcW w:w="450" w:type="dxa"/>
          </w:tcPr>
          <w:p w:rsidR="00FF4F2F" w:rsidRDefault="00FF4F2F">
            <w:pPr>
              <w:pStyle w:val="TableDataByteArial9Centered"/>
              <w:spacing w:before="20" w:after="20"/>
              <w:rPr>
                <w:lang w:val="en-US"/>
              </w:rPr>
            </w:pPr>
            <w:r>
              <w:rPr>
                <w:lang w:val="en-US"/>
              </w:rPr>
              <w:t>32</w:t>
            </w:r>
          </w:p>
        </w:tc>
        <w:tc>
          <w:tcPr>
            <w:tcW w:w="450" w:type="dxa"/>
          </w:tcPr>
          <w:p w:rsidR="00FF4F2F" w:rsidRDefault="00FF4F2F">
            <w:pPr>
              <w:pStyle w:val="TableDataByteArial9Centered"/>
              <w:spacing w:before="20" w:after="20"/>
              <w:rPr>
                <w:lang w:val="en-US"/>
              </w:rPr>
            </w:pPr>
            <w:r>
              <w:rPr>
                <w:lang w:val="en-US"/>
              </w:rPr>
              <w:t>ED</w:t>
            </w:r>
          </w:p>
        </w:tc>
        <w:tc>
          <w:tcPr>
            <w:tcW w:w="4862"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 w:rsidR="00FF4F2F" w:rsidRDefault="00FF4F2F">
      <w:pPr>
        <w:pStyle w:val="Heading3"/>
      </w:pPr>
      <w:r>
        <w:br w:type="page"/>
      </w:r>
      <w:bookmarkStart w:id="1219" w:name="_Toc276633070"/>
      <w:r>
        <w:lastRenderedPageBreak/>
        <w:t>MEMR – DID $C1 - $C8 – Software Module Identifier</w:t>
      </w:r>
      <w:bookmarkEnd w:id="1217"/>
      <w:bookmarkEnd w:id="12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$C1 - $C8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 (SWMI)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 / 5-16</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or</w:t>
            </w:r>
          </w:p>
        </w:tc>
        <w:tc>
          <w:tcPr>
            <w:tcW w:w="720" w:type="dxa"/>
            <w:tcBorders>
              <w:top w:val="nil"/>
            </w:tcBorders>
          </w:tcPr>
          <w:p w:rsidR="00FF4F2F" w:rsidRDefault="00FF4F2F">
            <w:pPr>
              <w:jc w:val="right"/>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ASCII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center"/>
              <w:rPr>
                <w:rFonts w:ascii="Arial" w:hAnsi="Arial"/>
                <w:sz w:val="16"/>
              </w:rPr>
            </w:pPr>
            <w:r>
              <w:rPr>
                <w:rFonts w:ascii="Arial" w:hAnsi="Arial"/>
                <w:sz w:val="16"/>
              </w:rPr>
              <w:t>7</w:t>
            </w:r>
          </w:p>
        </w:tc>
        <w:tc>
          <w:tcPr>
            <w:tcW w:w="720" w:type="dxa"/>
            <w:tcBorders>
              <w:top w:val="nil"/>
            </w:tcBorders>
          </w:tcPr>
          <w:p w:rsidR="00FF4F2F" w:rsidRDefault="00FF4F2F">
            <w:pPr>
              <w:jc w:val="center"/>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pStyle w:val="FootnoteText"/>
              <w:jc w:val="center"/>
              <w:rPr>
                <w:rFonts w:ascii="Arial" w:hAnsi="Arial"/>
              </w:rPr>
            </w:pPr>
            <w:r>
              <w:rPr>
                <w:rFonts w:ascii="Arial" w:hAnsi="Arial"/>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r>
    </w:tbl>
    <w:p w:rsidR="00FF4F2F" w:rsidRDefault="00FF4F2F"/>
    <w:p w:rsidR="00FF4F2F" w:rsidRDefault="00FF4F2F">
      <w:r>
        <w:t>DID’s ranging from $C1 to $CA contain Software Module Identifier (SWMI) information used to uniquely identify a given software or calibration module.  The SWMI shall be included in each software module that can be separately programmed into the ECU’s permanent memory via the SPS. Individual software modules can contain Boot software, Operational software, or Calibration data.</w:t>
      </w:r>
    </w:p>
    <w:p w:rsidR="00FF4F2F" w:rsidRDefault="00FF4F2F">
      <w:r>
        <w:t xml:space="preserve">The SWMI information shall be stored using one of 2 allowed formats.  The first format consists of a 4 byte UNM representation of the 8 digit GM part number assigned to the software or calibration module.  The second allowed format consists of an ASCII representation of either an assigned GM part number or the base name of the file as released by the module supplier. If the ASCII format is used, then the part number/file name shall contain a minimum of 5 characters and a maximum of 16.  </w:t>
      </w:r>
    </w:p>
    <w:p w:rsidR="00FF4F2F" w:rsidRDefault="00FF4F2F">
      <w:r>
        <w:t>The length of the data reported in the response message for a given SWMI is used by the tool to determine which of the 2 formats is being used.  A given ECU shall use the same format for all supported SWMI.</w:t>
      </w:r>
    </w:p>
    <w:p w:rsidR="00FF4F2F" w:rsidRDefault="00FF4F2F">
      <w:r>
        <w:t>If an Alpha Code (or Design Level Suffix) is supported, then this information shall be stored in ASCII format in a dataIdentifier with the upper nibble set to $D and the lower nibble the same as the lower nibble of the dataIdentifier that contains the corresponding SWMI. In other words, if a SWMI is stored in dataIdentifier $C1, then the corresponding Alpha Code (or Design Level Suffix) shall be stored in dataIdentifier $D1</w:t>
      </w:r>
    </w:p>
    <w:p w:rsidR="00FF4F2F" w:rsidRDefault="00FF4F2F">
      <w:r>
        <w:t>Each SWMI has a corresponding dataIdentifier associated with it.  ECU’s are only required to support the DID’s which correspond to SWMI’s valid for that ECU.  The relationship between the SWMI and DID number is as follows:</w:t>
      </w:r>
    </w:p>
    <w:p w:rsidR="00F26143" w:rsidRDefault="00FF4F2F" w:rsidP="00F26143">
      <w:pPr>
        <w:numPr>
          <w:ilvl w:val="0"/>
          <w:numId w:val="10"/>
        </w:numPr>
      </w:pPr>
      <w:r>
        <w:t>$C1: SoftwareModule_01_Identifier</w:t>
      </w:r>
    </w:p>
    <w:p w:rsidR="00F26143" w:rsidRDefault="00FF4F2F" w:rsidP="00F26143">
      <w:pPr>
        <w:numPr>
          <w:ilvl w:val="0"/>
          <w:numId w:val="10"/>
        </w:numPr>
      </w:pPr>
      <w:r>
        <w:t>$C2: SoftwareModule_02_Identifier</w:t>
      </w:r>
    </w:p>
    <w:p w:rsidR="00F26143" w:rsidRDefault="00FF4F2F" w:rsidP="00F26143">
      <w:pPr>
        <w:numPr>
          <w:ilvl w:val="0"/>
          <w:numId w:val="10"/>
        </w:numPr>
      </w:pPr>
      <w:r>
        <w:t>$C3: SoftwareModule_03_Identifier</w:t>
      </w:r>
    </w:p>
    <w:p w:rsidR="00F26143" w:rsidRDefault="00FF4F2F" w:rsidP="00F26143">
      <w:pPr>
        <w:numPr>
          <w:ilvl w:val="0"/>
          <w:numId w:val="10"/>
        </w:numPr>
      </w:pPr>
      <w:r>
        <w:t>$C4: SoftwareModule_04_Identifier</w:t>
      </w:r>
    </w:p>
    <w:p w:rsidR="00F26143" w:rsidRDefault="00FF4F2F" w:rsidP="00F26143">
      <w:pPr>
        <w:numPr>
          <w:ilvl w:val="0"/>
          <w:numId w:val="10"/>
        </w:numPr>
      </w:pPr>
      <w:r>
        <w:t>$C5: SoftwareModule_05_Identifier</w:t>
      </w:r>
    </w:p>
    <w:p w:rsidR="00F26143" w:rsidRDefault="00FF4F2F" w:rsidP="00F26143">
      <w:pPr>
        <w:numPr>
          <w:ilvl w:val="0"/>
          <w:numId w:val="10"/>
        </w:numPr>
      </w:pPr>
      <w:r>
        <w:t>$C6: SoftwareModule_06_Identifier</w:t>
      </w:r>
    </w:p>
    <w:p w:rsidR="00F26143" w:rsidRDefault="00FF4F2F" w:rsidP="00F26143">
      <w:pPr>
        <w:numPr>
          <w:ilvl w:val="0"/>
          <w:numId w:val="10"/>
        </w:numPr>
      </w:pPr>
      <w:r>
        <w:t>$C7: SoftwareModule_07_Identifier</w:t>
      </w:r>
    </w:p>
    <w:p w:rsidR="00F26143" w:rsidRDefault="00FF4F2F" w:rsidP="00F26143">
      <w:pPr>
        <w:numPr>
          <w:ilvl w:val="0"/>
          <w:numId w:val="10"/>
        </w:numPr>
      </w:pPr>
      <w:r>
        <w:t>$C8: SoftwareModule_08_Identifier</w:t>
      </w:r>
    </w:p>
    <w:p w:rsidR="00FF4F2F" w:rsidRDefault="00FF4F2F"/>
    <w:p w:rsidR="00FF4F2F" w:rsidRDefault="00FF4F2F">
      <w:r>
        <w:lastRenderedPageBreak/>
        <w:t>There are a maximum of ten (10) software modules possible with DID’s $C1 - $CA.  ECUs that have a combined number of software and calibration modules that exceed 10 shall also support DID $DD.  DID $DD provides a way for the test tool to determine which DID’s contain the SWMI and SWMIAC for the 11</w:t>
      </w:r>
      <w:r>
        <w:rPr>
          <w:vertAlign w:val="superscript"/>
        </w:rPr>
        <w:t>th</w:t>
      </w:r>
      <w:r>
        <w:t xml:space="preserve"> through the n</w:t>
      </w:r>
      <w:r>
        <w:rPr>
          <w:vertAlign w:val="superscript"/>
        </w:rPr>
        <w:t>th</w:t>
      </w:r>
      <w:r>
        <w:t xml:space="preserve"> software/calibration module(s).</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5544"/>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5544"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SWMI</w:t>
            </w:r>
          </w:p>
        </w:tc>
        <w:tc>
          <w:tcPr>
            <w:tcW w:w="1789" w:type="dxa"/>
            <w:gridSpan w:val="4"/>
            <w:tcBorders>
              <w:top w:val="nil"/>
            </w:tcBorders>
          </w:tcPr>
          <w:p w:rsidR="00FF4F2F" w:rsidRDefault="00FF4F2F">
            <w:pPr>
              <w:pStyle w:val="TableDataByteArial9Centered"/>
              <w:spacing w:before="20" w:after="20"/>
              <w:rPr>
                <w:lang w:val="en-US"/>
              </w:rPr>
            </w:pPr>
            <w:r>
              <w:rPr>
                <w:lang w:val="en-US"/>
              </w:rPr>
              <w:t>16265965</w:t>
            </w:r>
          </w:p>
        </w:tc>
        <w:tc>
          <w:tcPr>
            <w:tcW w:w="5544"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00</w:t>
            </w:r>
          </w:p>
        </w:tc>
        <w:tc>
          <w:tcPr>
            <w:tcW w:w="468" w:type="dxa"/>
          </w:tcPr>
          <w:p w:rsidR="00FF4F2F" w:rsidRDefault="00FF4F2F">
            <w:pPr>
              <w:pStyle w:val="TableDataByteArial9Centered"/>
              <w:spacing w:before="20" w:after="20"/>
              <w:rPr>
                <w:lang w:val="en-US"/>
              </w:rPr>
            </w:pPr>
            <w:r>
              <w:rPr>
                <w:lang w:val="en-US"/>
              </w:rPr>
              <w:t>F8</w:t>
            </w:r>
          </w:p>
        </w:tc>
        <w:tc>
          <w:tcPr>
            <w:tcW w:w="453" w:type="dxa"/>
          </w:tcPr>
          <w:p w:rsidR="00FF4F2F" w:rsidRDefault="00FF4F2F">
            <w:pPr>
              <w:pStyle w:val="TableDataByteArial9Centered"/>
              <w:spacing w:before="20" w:after="20"/>
              <w:rPr>
                <w:lang w:val="en-US"/>
              </w:rPr>
            </w:pPr>
            <w:r>
              <w:rPr>
                <w:lang w:val="en-US"/>
              </w:rPr>
              <w:t>32</w:t>
            </w:r>
          </w:p>
        </w:tc>
        <w:tc>
          <w:tcPr>
            <w:tcW w:w="423" w:type="dxa"/>
          </w:tcPr>
          <w:p w:rsidR="00FF4F2F" w:rsidRDefault="00FF4F2F">
            <w:pPr>
              <w:pStyle w:val="TableDataByteArial9Centered"/>
              <w:spacing w:before="20" w:after="20"/>
              <w:rPr>
                <w:lang w:val="en-US"/>
              </w:rPr>
            </w:pPr>
            <w:r>
              <w:rPr>
                <w:lang w:val="en-US"/>
              </w:rPr>
              <w:t>ED</w:t>
            </w:r>
          </w:p>
        </w:tc>
        <w:tc>
          <w:tcPr>
            <w:tcW w:w="5544"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pStyle w:val="Heading3"/>
      </w:pPr>
      <w:bookmarkStart w:id="1220" w:name="_Toc54677077"/>
      <w:bookmarkStart w:id="1221" w:name="_Toc276633071"/>
      <w:r>
        <w:lastRenderedPageBreak/>
        <w:t>MCPR – DID $C9 - $CA – Software Module Identifier</w:t>
      </w:r>
      <w:bookmarkEnd w:id="1220"/>
      <w:bookmarkEnd w:id="12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$C9 - $CA</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 (SWMI)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 / 5-16</w:t>
            </w:r>
          </w:p>
        </w:tc>
        <w:tc>
          <w:tcPr>
            <w:tcW w:w="720" w:type="dxa"/>
            <w:tcBorders>
              <w:top w:val="nil"/>
            </w:tcBorders>
          </w:tcPr>
          <w:p w:rsidR="00FF4F2F" w:rsidRPr="003D0C3C" w:rsidRDefault="003D0C3C">
            <w:pPr>
              <w:pStyle w:val="FootnoteText"/>
              <w:rPr>
                <w:rFonts w:ascii="Arial" w:hAnsi="Arial"/>
                <w:b/>
                <w:bCs/>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or</w:t>
            </w:r>
          </w:p>
        </w:tc>
        <w:tc>
          <w:tcPr>
            <w:tcW w:w="720" w:type="dxa"/>
            <w:tcBorders>
              <w:top w:val="nil"/>
            </w:tcBorders>
          </w:tcPr>
          <w:p w:rsidR="00FF4F2F" w:rsidRDefault="00FF4F2F">
            <w:pPr>
              <w:jc w:val="right"/>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ASCII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pStyle w:val="FootnoteText"/>
              <w:jc w:val="center"/>
              <w:rPr>
                <w:rFonts w:ascii="Arial" w:hAnsi="Arial"/>
              </w:rPr>
            </w:pPr>
            <w:r>
              <w:rPr>
                <w:rFonts w:ascii="Arial" w:hAnsi="Arial"/>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r>
    </w:tbl>
    <w:p w:rsidR="00FF4F2F" w:rsidRDefault="00FF4F2F"/>
    <w:p w:rsidR="00FF4F2F" w:rsidRDefault="00FF4F2F">
      <w:r>
        <w:t>DID’s ranging from $C1 to $CA contain Software Module Identifier (SWMI) information used to uniquely identify a given software or calibration module.  The SWMI shall be included in each software module that can be separately programmed into the ECU’s permanent memory via the SPS. Individual software modules can contain Boot software, Operational software, or Calibration data.</w:t>
      </w:r>
    </w:p>
    <w:p w:rsidR="00FF4F2F" w:rsidRDefault="00FF4F2F">
      <w:r>
        <w:t xml:space="preserve">The SWMI information shall be stored using one of 2 allowed formats.  The first format consists of a 4 byte UNM representation of the 8 digit GM part number assigned to the software or calibration module.  The second allowed format consists of an ASCII representation of either an assigned GM part number or the base name of the file as released by the module supplier. If the ASCII format is used, then the part number/file name shall contain a minimum of 5 characters and a maximum of 16.  </w:t>
      </w:r>
    </w:p>
    <w:p w:rsidR="00FF4F2F" w:rsidRDefault="00FF4F2F">
      <w:r>
        <w:t>The length of the data reported in the response message for a given SWMI is used by the tool to determine which of the 2 formats is being used.  A given ECU shall use the same format for all supported SWMI.</w:t>
      </w:r>
    </w:p>
    <w:p w:rsidR="00FF4F2F" w:rsidRDefault="00FF4F2F">
      <w:r>
        <w:t>If an Alpha Code (or Design Level Suffix) is supported, then this information shall be stored in ASCII format in a dataIdentifier with the upper nibble set to $D and the lower nibble the same as the lower nibble of the dataIdentifier that contains the corresponding SWMI. In other words, if a SWMI is stored in dataIdentifier $C1, then the corresponding Alpha Code (or Design Level Suffix) shall be stored in dataIdentifier $D1</w:t>
      </w:r>
    </w:p>
    <w:p w:rsidR="00FF4F2F" w:rsidRDefault="00FF4F2F">
      <w:r>
        <w:t>Each SWMI has a corresponding dataIdentifier associated with it.  ECU’s are only required to support the DID’s which correspond to SWMI’s valid for that ECU.  The relationship between the SWMI and DID number is as follows:</w:t>
      </w:r>
    </w:p>
    <w:p w:rsidR="00F26143" w:rsidRDefault="00FF4F2F" w:rsidP="00F26143">
      <w:pPr>
        <w:numPr>
          <w:ilvl w:val="0"/>
          <w:numId w:val="10"/>
        </w:numPr>
      </w:pPr>
      <w:r>
        <w:t>$C9: SoftwareModule_09_Identifier</w:t>
      </w:r>
    </w:p>
    <w:p w:rsidR="00F26143" w:rsidRDefault="00FF4F2F" w:rsidP="00F26143">
      <w:pPr>
        <w:numPr>
          <w:ilvl w:val="0"/>
          <w:numId w:val="10"/>
        </w:numPr>
      </w:pPr>
      <w:r>
        <w:t>$CA: SoftwareModule_010_Identifier</w:t>
      </w:r>
    </w:p>
    <w:p w:rsidR="00FF4F2F" w:rsidRDefault="00FF4F2F">
      <w:r>
        <w:t>There are a maximum of ten (10) software modules possible with DID’s $C1 - $CA.  ECUs that have a combined number of software and calibration modules that exceed 10 shall also support DID $DD.  DID $DD provides a way for the test tool to determine which DID’s contain the SWMI and SWMIAC for the 11</w:t>
      </w:r>
      <w:r>
        <w:rPr>
          <w:vertAlign w:val="superscript"/>
        </w:rPr>
        <w:t>th</w:t>
      </w:r>
      <w:r>
        <w:t xml:space="preserve"> through the n</w:t>
      </w:r>
      <w:r>
        <w:rPr>
          <w:vertAlign w:val="superscript"/>
        </w:rPr>
        <w:t>th</w:t>
      </w:r>
      <w:r>
        <w:t xml:space="preserve"> software/calibration module(s).</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5544"/>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lastRenderedPageBreak/>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5544"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SWMI</w:t>
            </w:r>
          </w:p>
        </w:tc>
        <w:tc>
          <w:tcPr>
            <w:tcW w:w="1789" w:type="dxa"/>
            <w:gridSpan w:val="4"/>
            <w:tcBorders>
              <w:top w:val="nil"/>
            </w:tcBorders>
          </w:tcPr>
          <w:p w:rsidR="00FF4F2F" w:rsidRDefault="00FF4F2F">
            <w:pPr>
              <w:pStyle w:val="TableDataByteArial9Centered"/>
              <w:spacing w:before="20" w:after="20"/>
              <w:rPr>
                <w:lang w:val="en-US"/>
              </w:rPr>
            </w:pPr>
            <w:r>
              <w:rPr>
                <w:lang w:val="en-US"/>
              </w:rPr>
              <w:t>16265965</w:t>
            </w:r>
          </w:p>
        </w:tc>
        <w:tc>
          <w:tcPr>
            <w:tcW w:w="5544"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00</w:t>
            </w:r>
          </w:p>
        </w:tc>
        <w:tc>
          <w:tcPr>
            <w:tcW w:w="468" w:type="dxa"/>
          </w:tcPr>
          <w:p w:rsidR="00FF4F2F" w:rsidRDefault="00FF4F2F">
            <w:pPr>
              <w:pStyle w:val="TableDataByteArial9Centered"/>
              <w:spacing w:before="20" w:after="20"/>
              <w:rPr>
                <w:lang w:val="en-US"/>
              </w:rPr>
            </w:pPr>
            <w:r>
              <w:rPr>
                <w:lang w:val="en-US"/>
              </w:rPr>
              <w:t>F8</w:t>
            </w:r>
          </w:p>
        </w:tc>
        <w:tc>
          <w:tcPr>
            <w:tcW w:w="453" w:type="dxa"/>
          </w:tcPr>
          <w:p w:rsidR="00FF4F2F" w:rsidRDefault="00FF4F2F">
            <w:pPr>
              <w:pStyle w:val="TableDataByteArial9Centered"/>
              <w:spacing w:before="20" w:after="20"/>
              <w:rPr>
                <w:lang w:val="en-US"/>
              </w:rPr>
            </w:pPr>
            <w:r>
              <w:rPr>
                <w:lang w:val="en-US"/>
              </w:rPr>
              <w:t>32</w:t>
            </w:r>
          </w:p>
        </w:tc>
        <w:tc>
          <w:tcPr>
            <w:tcW w:w="423" w:type="dxa"/>
          </w:tcPr>
          <w:p w:rsidR="00FF4F2F" w:rsidRDefault="00FF4F2F">
            <w:pPr>
              <w:pStyle w:val="TableDataByteArial9Centered"/>
              <w:spacing w:before="20" w:after="20"/>
              <w:rPr>
                <w:lang w:val="en-US"/>
              </w:rPr>
            </w:pPr>
            <w:r>
              <w:rPr>
                <w:lang w:val="en-US"/>
              </w:rPr>
              <w:t>ED</w:t>
            </w:r>
          </w:p>
        </w:tc>
        <w:tc>
          <w:tcPr>
            <w:tcW w:w="5544"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keepNext w:val="0"/>
        <w:keepLines w:val="0"/>
      </w:pPr>
    </w:p>
    <w:p w:rsidR="00FF4F2F" w:rsidRDefault="00FF4F2F">
      <w:pPr>
        <w:pStyle w:val="Heading3"/>
      </w:pPr>
      <w:bookmarkStart w:id="1222" w:name="_Toc54677078"/>
      <w:bookmarkStart w:id="1223" w:name="_Toc276633072"/>
      <w:r>
        <w:t>MEMR – DID $CB – End Model Part Number</w:t>
      </w:r>
      <w:bookmarkEnd w:id="1222"/>
      <w:bookmarkEnd w:id="12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$CB</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EndModelPartNumber (EMPN)</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7</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is used to identify the part number that represents the combination of hardware/software/calibrations present in the ECU as it is received in the vehicle assembly plant. This part number is also used in service to uniquely identify the combination of hardware/software/calibrations programmed into the ECU at the time the part is ordered.  Converting the 4 byte USN value to decimal provides the 8 digit part number assigned by the division. If an Alpha Code is used, then the Alpha Code associated with this part number shall be stored in dataIdentifier $DB.</w:t>
      </w:r>
    </w:p>
    <w:p w:rsidR="00FF4F2F" w:rsidRDefault="00FF4F2F">
      <w:pPr>
        <w:keepNext w:val="0"/>
        <w:keepLines w:val="0"/>
      </w:pPr>
    </w:p>
    <w:p w:rsidR="00FF4F2F" w:rsidRDefault="00FF4F2F">
      <w:pPr>
        <w:keepNext w:val="0"/>
        <w:keepLines w:val="0"/>
      </w:pPr>
      <w:r>
        <w:t>W</w:t>
      </w:r>
      <w:r>
        <w:rPr>
          <w:vertAlign w:val="subscript"/>
        </w:rPr>
        <w:t>7</w:t>
      </w:r>
      <w:r>
        <w:t xml:space="preserve"> = This DID may or may not be updated at the conclusion of a programming event based on divisional practices.  This DID is not required to be writeable if divisional practices do not require this part number to be updated after module programming.</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024"/>
        <w:gridCol w:w="415"/>
        <w:gridCol w:w="436"/>
        <w:gridCol w:w="422"/>
        <w:gridCol w:w="492"/>
        <w:gridCol w:w="5075"/>
      </w:tblGrid>
      <w:tr w:rsidR="00FF4F2F">
        <w:trPr>
          <w:cantSplit/>
        </w:trPr>
        <w:tc>
          <w:tcPr>
            <w:tcW w:w="202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1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43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22"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92"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5075"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024" w:type="dxa"/>
            <w:tcBorders>
              <w:top w:val="nil"/>
            </w:tcBorders>
          </w:tcPr>
          <w:p w:rsidR="00FF4F2F" w:rsidRDefault="00FF4F2F">
            <w:pPr>
              <w:pStyle w:val="TableDataByteArial9Centered"/>
              <w:spacing w:before="20" w:after="20"/>
              <w:rPr>
                <w:lang w:val="en-US"/>
              </w:rPr>
            </w:pPr>
            <w:r>
              <w:rPr>
                <w:lang w:val="en-US"/>
              </w:rPr>
              <w:t>EndModelPartNumber</w:t>
            </w:r>
          </w:p>
        </w:tc>
        <w:tc>
          <w:tcPr>
            <w:tcW w:w="1765" w:type="dxa"/>
            <w:gridSpan w:val="4"/>
          </w:tcPr>
          <w:p w:rsidR="00FF4F2F" w:rsidRDefault="00FF4F2F">
            <w:pPr>
              <w:pStyle w:val="TableDataByteArial9Centered"/>
              <w:spacing w:before="20" w:after="20"/>
              <w:rPr>
                <w:lang w:val="en-US"/>
              </w:rPr>
            </w:pPr>
            <w:r>
              <w:rPr>
                <w:lang w:val="en-US"/>
              </w:rPr>
              <w:t>16265965</w:t>
            </w:r>
          </w:p>
        </w:tc>
        <w:tc>
          <w:tcPr>
            <w:tcW w:w="5075"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024" w:type="dxa"/>
            <w:tcBorders>
              <w:top w:val="nil"/>
            </w:tcBorders>
          </w:tcPr>
          <w:p w:rsidR="00FF4F2F" w:rsidRDefault="00FF4F2F">
            <w:pPr>
              <w:pStyle w:val="TableDataByteArial9Centered"/>
              <w:spacing w:before="20" w:after="20"/>
              <w:rPr>
                <w:lang w:val="en-US"/>
              </w:rPr>
            </w:pPr>
            <w:r>
              <w:rPr>
                <w:lang w:val="en-US"/>
              </w:rPr>
              <w:t>Hex value</w:t>
            </w:r>
          </w:p>
        </w:tc>
        <w:tc>
          <w:tcPr>
            <w:tcW w:w="415" w:type="dxa"/>
          </w:tcPr>
          <w:p w:rsidR="00FF4F2F" w:rsidRDefault="00FF4F2F">
            <w:pPr>
              <w:pStyle w:val="TableDataByteArial9Centered"/>
              <w:spacing w:before="20" w:after="20"/>
              <w:rPr>
                <w:lang w:val="en-US"/>
              </w:rPr>
            </w:pPr>
            <w:r>
              <w:rPr>
                <w:lang w:val="en-US"/>
              </w:rPr>
              <w:t>00</w:t>
            </w:r>
          </w:p>
        </w:tc>
        <w:tc>
          <w:tcPr>
            <w:tcW w:w="436" w:type="dxa"/>
          </w:tcPr>
          <w:p w:rsidR="00FF4F2F" w:rsidRDefault="00FF4F2F">
            <w:pPr>
              <w:pStyle w:val="TableDataByteArial9Centered"/>
              <w:spacing w:before="20" w:after="20"/>
              <w:rPr>
                <w:lang w:val="en-US"/>
              </w:rPr>
            </w:pPr>
            <w:r>
              <w:rPr>
                <w:lang w:val="en-US"/>
              </w:rPr>
              <w:t>F8</w:t>
            </w:r>
          </w:p>
        </w:tc>
        <w:tc>
          <w:tcPr>
            <w:tcW w:w="422" w:type="dxa"/>
          </w:tcPr>
          <w:p w:rsidR="00FF4F2F" w:rsidRDefault="00FF4F2F">
            <w:pPr>
              <w:pStyle w:val="TableDataByteArial9Centered"/>
              <w:spacing w:before="20" w:after="20"/>
              <w:rPr>
                <w:lang w:val="en-US"/>
              </w:rPr>
            </w:pPr>
            <w:r>
              <w:rPr>
                <w:lang w:val="en-US"/>
              </w:rPr>
              <w:t>32</w:t>
            </w:r>
          </w:p>
        </w:tc>
        <w:tc>
          <w:tcPr>
            <w:tcW w:w="492" w:type="dxa"/>
          </w:tcPr>
          <w:p w:rsidR="00FF4F2F" w:rsidRDefault="00FF4F2F">
            <w:pPr>
              <w:pStyle w:val="TableDataByteArial9Centered"/>
              <w:spacing w:before="20" w:after="20"/>
              <w:rPr>
                <w:lang w:val="en-US"/>
              </w:rPr>
            </w:pPr>
            <w:r>
              <w:rPr>
                <w:lang w:val="en-US"/>
              </w:rPr>
              <w:t>ED</w:t>
            </w:r>
          </w:p>
        </w:tc>
        <w:tc>
          <w:tcPr>
            <w:tcW w:w="5075"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24" w:name="_Toc54677079"/>
      <w:bookmarkStart w:id="1225" w:name="_Toc276633073"/>
      <w:r>
        <w:lastRenderedPageBreak/>
        <w:t>MEMR – DID $CC – Base Model Part Number</w:t>
      </w:r>
      <w:bookmarkEnd w:id="1224"/>
      <w:bookmarkEnd w:id="12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$CC</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BaseModelPartNumber (BMPN)</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 xml:space="preserve">This DID contains BaseModelPartNumber information which is used during SPS programming to identify a unique combination of ECU hardware and all non-reprogrammable software (e.g. Boot software).  The BMPN must be stored in the ECU in a </w:t>
      </w:r>
      <w:r>
        <w:rPr>
          <w:b/>
        </w:rPr>
        <w:t>non-erasable memory area (e.g. boot sector of flash, or EEPROM)</w:t>
      </w:r>
      <w:r>
        <w:t>. It shall not be possible to change the BMPN as part of a programming session or through diagnostic services when a programming session is not active.  The BMPN of a service replacement  ECU shall be identical to that of a “Production ECU” if both ECU’s have the same hardware and non-reprogrammable software. If an Alpha Code is used, then the Alpha Code associated with this part number shall be stored in dataIdentifier $DC.</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031"/>
        <w:gridCol w:w="415"/>
        <w:gridCol w:w="436"/>
        <w:gridCol w:w="422"/>
        <w:gridCol w:w="492"/>
        <w:gridCol w:w="5075"/>
      </w:tblGrid>
      <w:tr w:rsidR="00FF4F2F">
        <w:trPr>
          <w:cantSplit/>
        </w:trPr>
        <w:tc>
          <w:tcPr>
            <w:tcW w:w="20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1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43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22"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92"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5075"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031" w:type="dxa"/>
            <w:tcBorders>
              <w:top w:val="nil"/>
            </w:tcBorders>
          </w:tcPr>
          <w:p w:rsidR="00FF4F2F" w:rsidRDefault="00FF4F2F">
            <w:pPr>
              <w:pStyle w:val="TableDataByteArial9Centered"/>
              <w:spacing w:before="20" w:after="20"/>
              <w:rPr>
                <w:lang w:val="en-US"/>
              </w:rPr>
            </w:pPr>
            <w:r>
              <w:rPr>
                <w:lang w:val="en-US"/>
              </w:rPr>
              <w:t>BaseModelPartNumber</w:t>
            </w:r>
          </w:p>
        </w:tc>
        <w:tc>
          <w:tcPr>
            <w:tcW w:w="1765" w:type="dxa"/>
            <w:gridSpan w:val="4"/>
          </w:tcPr>
          <w:p w:rsidR="00FF4F2F" w:rsidRDefault="00FF4F2F">
            <w:pPr>
              <w:pStyle w:val="TableDataByteArial9Centered"/>
              <w:spacing w:before="20" w:after="20"/>
              <w:rPr>
                <w:lang w:val="en-US"/>
              </w:rPr>
            </w:pPr>
            <w:r>
              <w:rPr>
                <w:lang w:val="en-US"/>
              </w:rPr>
              <w:t>16265965</w:t>
            </w:r>
          </w:p>
        </w:tc>
        <w:tc>
          <w:tcPr>
            <w:tcW w:w="5075"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031" w:type="dxa"/>
            <w:tcBorders>
              <w:top w:val="nil"/>
            </w:tcBorders>
          </w:tcPr>
          <w:p w:rsidR="00FF4F2F" w:rsidRDefault="00FF4F2F">
            <w:pPr>
              <w:pStyle w:val="TableDataByteArial9Centered"/>
              <w:spacing w:before="20" w:after="20"/>
              <w:rPr>
                <w:lang w:val="en-US"/>
              </w:rPr>
            </w:pPr>
            <w:r>
              <w:rPr>
                <w:lang w:val="en-US"/>
              </w:rPr>
              <w:t>Hex value</w:t>
            </w:r>
          </w:p>
        </w:tc>
        <w:tc>
          <w:tcPr>
            <w:tcW w:w="415" w:type="dxa"/>
          </w:tcPr>
          <w:p w:rsidR="00FF4F2F" w:rsidRDefault="00FF4F2F">
            <w:pPr>
              <w:pStyle w:val="TableDataByteArial9Centered"/>
              <w:spacing w:before="20" w:after="20"/>
              <w:rPr>
                <w:lang w:val="en-US"/>
              </w:rPr>
            </w:pPr>
            <w:r>
              <w:rPr>
                <w:lang w:val="en-US"/>
              </w:rPr>
              <w:t>00</w:t>
            </w:r>
          </w:p>
        </w:tc>
        <w:tc>
          <w:tcPr>
            <w:tcW w:w="436" w:type="dxa"/>
          </w:tcPr>
          <w:p w:rsidR="00FF4F2F" w:rsidRDefault="00FF4F2F">
            <w:pPr>
              <w:pStyle w:val="TableDataByteArial9Centered"/>
              <w:spacing w:before="20" w:after="20"/>
              <w:rPr>
                <w:lang w:val="en-US"/>
              </w:rPr>
            </w:pPr>
            <w:r>
              <w:rPr>
                <w:lang w:val="en-US"/>
              </w:rPr>
              <w:t>F8</w:t>
            </w:r>
          </w:p>
        </w:tc>
        <w:tc>
          <w:tcPr>
            <w:tcW w:w="422" w:type="dxa"/>
          </w:tcPr>
          <w:p w:rsidR="00FF4F2F" w:rsidRDefault="00FF4F2F">
            <w:pPr>
              <w:pStyle w:val="TableDataByteArial9Centered"/>
              <w:spacing w:before="20" w:after="20"/>
              <w:rPr>
                <w:lang w:val="en-US"/>
              </w:rPr>
            </w:pPr>
            <w:r>
              <w:rPr>
                <w:lang w:val="en-US"/>
              </w:rPr>
              <w:t>32</w:t>
            </w:r>
          </w:p>
        </w:tc>
        <w:tc>
          <w:tcPr>
            <w:tcW w:w="492" w:type="dxa"/>
          </w:tcPr>
          <w:p w:rsidR="00FF4F2F" w:rsidRDefault="00FF4F2F">
            <w:pPr>
              <w:pStyle w:val="TableDataByteArial9Centered"/>
              <w:spacing w:before="20" w:after="20"/>
              <w:rPr>
                <w:lang w:val="en-US"/>
              </w:rPr>
            </w:pPr>
            <w:r>
              <w:rPr>
                <w:lang w:val="en-US"/>
              </w:rPr>
              <w:t>ED</w:t>
            </w:r>
          </w:p>
        </w:tc>
        <w:tc>
          <w:tcPr>
            <w:tcW w:w="5075"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26" w:name="_Toc110648290"/>
      <w:bookmarkStart w:id="1227" w:name="_Toc110663124"/>
      <w:bookmarkStart w:id="1228" w:name="_Toc54677080"/>
      <w:r>
        <w:br w:type="page"/>
      </w:r>
      <w:bookmarkStart w:id="1229" w:name="_Toc276633074"/>
      <w:r>
        <w:lastRenderedPageBreak/>
        <w:t>MEMR/BFPR – DID $D0– Boot Software Part Number Alpha Code</w:t>
      </w:r>
      <w:bookmarkEnd w:id="1226"/>
      <w:bookmarkEnd w:id="1227"/>
      <w:bookmarkEnd w:id="12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rPr>
                <w:rFonts w:ascii="Arial" w:hAnsi="Arial" w:cs="Arial"/>
                <w:sz w:val="16"/>
              </w:rPr>
            </w:pPr>
            <w:r>
              <w:rPr>
                <w:rFonts w:ascii="Arial" w:hAnsi="Arial" w:cs="Arial"/>
                <w:sz w:val="16"/>
              </w:rPr>
              <w:t>$D0</w:t>
            </w:r>
          </w:p>
        </w:tc>
        <w:tc>
          <w:tcPr>
            <w:tcW w:w="2592" w:type="dxa"/>
            <w:tcBorders>
              <w:top w:val="nil"/>
            </w:tcBorders>
          </w:tcPr>
          <w:p w:rsidR="00FF4F2F" w:rsidRDefault="00FF4F2F">
            <w:pPr>
              <w:rPr>
                <w:rFonts w:ascii="Arial" w:hAnsi="Arial" w:cs="Arial"/>
                <w:sz w:val="16"/>
              </w:rPr>
            </w:pPr>
            <w:r>
              <w:rPr>
                <w:rFonts w:ascii="Arial" w:hAnsi="Arial" w:cs="Arial"/>
                <w:sz w:val="16"/>
              </w:rPr>
              <w:t>BootSoftwarePartNumberAlphaCode</w:t>
            </w:r>
          </w:p>
        </w:tc>
        <w:tc>
          <w:tcPr>
            <w:tcW w:w="720" w:type="dxa"/>
            <w:tcBorders>
              <w:top w:val="nil"/>
            </w:tcBorders>
          </w:tcPr>
          <w:p w:rsidR="00FF4F2F" w:rsidRPr="003D0C3C" w:rsidRDefault="00FF4F2F" w:rsidP="003D0C3C">
            <w:pPr>
              <w:jc w:val="right"/>
              <w:rPr>
                <w:rFonts w:ascii="Arial" w:hAnsi="Arial" w:cs="Arial"/>
                <w:sz w:val="16"/>
              </w:rPr>
            </w:pPr>
            <w:r w:rsidRPr="003D0C3C">
              <w:rPr>
                <w:rFonts w:ascii="Arial" w:hAnsi="Arial" w:cs="Arial"/>
                <w:sz w:val="16"/>
              </w:rPr>
              <w:t>2 - 3</w:t>
            </w:r>
          </w:p>
        </w:tc>
        <w:tc>
          <w:tcPr>
            <w:tcW w:w="720" w:type="dxa"/>
            <w:tcBorders>
              <w:top w:val="nil"/>
            </w:tcBorders>
          </w:tcPr>
          <w:p w:rsidR="00FF4F2F" w:rsidRDefault="003D0C3C">
            <w:pPr>
              <w:rPr>
                <w:rFonts w:ascii="Arial" w:hAnsi="Arial" w:cs="Arial"/>
                <w:sz w:val="16"/>
              </w:rPr>
            </w:pPr>
            <w:r>
              <w:rPr>
                <w:rFonts w:ascii="Arial" w:hAnsi="Arial"/>
                <w:sz w:val="16"/>
              </w:rPr>
              <w:t>PKT</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720" w:type="dxa"/>
            <w:tcBorders>
              <w:top w:val="nil"/>
            </w:tcBorders>
          </w:tcPr>
          <w:p w:rsidR="00FF4F2F" w:rsidRDefault="00FF4F2F">
            <w:pPr>
              <w:rPr>
                <w:rFonts w:ascii="Arial" w:hAnsi="Arial" w:cs="Arial"/>
                <w:sz w:val="16"/>
              </w:rPr>
            </w:pPr>
            <w:r>
              <w:rPr>
                <w:rFonts w:ascii="Arial" w:hAnsi="Arial" w:cs="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szCs w:val="24"/>
              </w:rPr>
            </w:pPr>
            <w:r>
              <w:rPr>
                <w:rFonts w:ascii="Arial" w:hAnsi="Arial"/>
                <w:szCs w:val="24"/>
              </w:rPr>
              <w:t>Boot Software Part Number Alpha Code Position 1</w:t>
            </w:r>
          </w:p>
        </w:tc>
        <w:tc>
          <w:tcPr>
            <w:tcW w:w="720" w:type="dxa"/>
            <w:tcBorders>
              <w:top w:val="nil"/>
            </w:tcBorders>
          </w:tcPr>
          <w:p w:rsidR="00FF4F2F" w:rsidRDefault="00FF4F2F">
            <w:pPr>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spacing w:before="20"/>
              <w:rPr>
                <w:rFonts w:ascii="Arial" w:hAnsi="Arial"/>
              </w:rPr>
            </w:pPr>
            <w:r>
              <w:rPr>
                <w:rFonts w:ascii="Arial" w:hAnsi="Arial"/>
                <w:szCs w:val="24"/>
              </w:rPr>
              <w:t xml:space="preserve">Boot Software Part Number Alpha Code Position </w:t>
            </w:r>
            <w:r>
              <w:rPr>
                <w:rFonts w:ascii="Arial" w:hAnsi="Arial"/>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spacing w:before="20"/>
              <w:rPr>
                <w:rFonts w:ascii="Arial" w:hAnsi="Arial"/>
                <w:sz w:val="16"/>
              </w:rPr>
            </w:pPr>
            <w:r>
              <w:rPr>
                <w:rFonts w:ascii="Arial" w:hAnsi="Arial"/>
                <w:sz w:val="16"/>
              </w:rPr>
              <w:t>Boot Software Part Number Alpha Code Position 3</w:t>
            </w:r>
          </w:p>
        </w:tc>
        <w:tc>
          <w:tcPr>
            <w:tcW w:w="720" w:type="dxa"/>
            <w:tcBorders>
              <w:top w:val="nil"/>
            </w:tcBorders>
          </w:tcPr>
          <w:p w:rsidR="00FF4F2F" w:rsidRDefault="00FF4F2F">
            <w:pPr>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pStyle w:val="FootnoteText"/>
              <w:spacing w:before="20"/>
              <w:rPr>
                <w:rFonts w:ascii="Arial" w:hAnsi="Arial"/>
              </w:rPr>
            </w:pPr>
            <w:r>
              <w:rPr>
                <w:rFonts w:ascii="Arial" w:hAnsi="Arial"/>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bl>
    <w:p w:rsidR="00FF4F2F" w:rsidRDefault="00FF4F2F"/>
    <w:p w:rsidR="00FF4F2F" w:rsidRDefault="00FF4F2F">
      <w:r>
        <w:t>This DID contains the 2 or 3 character representation of the Alpha Code (or Design Level suffix) associated with the BootSoftwarePartNumber (stored in dataIdentifier $C0)</w:t>
      </w:r>
    </w:p>
    <w:p w:rsidR="00FF4F2F" w:rsidRDefault="00FF4F2F"/>
    <w:p w:rsidR="00FF4F2F" w:rsidRDefault="00FF4F2F">
      <w:r>
        <w:t>Example:</w:t>
      </w:r>
    </w:p>
    <w:p w:rsidR="00FF4F2F" w:rsidRDefault="00FF4F2F"/>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 w:rsidR="00FF4F2F" w:rsidRDefault="00FF4F2F">
      <w:pPr>
        <w:pStyle w:val="Heading3"/>
      </w:pPr>
      <w:r>
        <w:br w:type="page"/>
      </w:r>
      <w:bookmarkStart w:id="1230" w:name="_Toc276633075"/>
      <w:r>
        <w:lastRenderedPageBreak/>
        <w:t>MEMR – DID $D1 - $D8 – Software Module Identifier Alpha Code</w:t>
      </w:r>
      <w:bookmarkEnd w:id="1228"/>
      <w:bookmarkEnd w:id="12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$D1 - $D8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SoftwareModuleIdentifierAlphaCode (SWMIAC)</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Alpha Code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DID’s ranging from $D1 to $DA contain a 2 or 3 character representation of the Alpha Code (or Design Level suffix) for the corresponding Software Module Identifier (SWMI).  The SWMI’s occupy the dataIdentifier range $C1 to $CA.  Reference the SWMI DID description for the numerical relationship between the DID’s used for the SWMI and the corresponding SWMIAC.</w:t>
      </w:r>
    </w:p>
    <w:p w:rsidR="00F26143" w:rsidRDefault="00FF4F2F" w:rsidP="00F26143">
      <w:pPr>
        <w:numPr>
          <w:ilvl w:val="0"/>
          <w:numId w:val="11"/>
        </w:numPr>
      </w:pPr>
      <w:r>
        <w:t>$D1: SoftwareModule_01_AlphaCode</w:t>
      </w:r>
    </w:p>
    <w:p w:rsidR="00F26143" w:rsidRDefault="00FF4F2F" w:rsidP="00F26143">
      <w:pPr>
        <w:numPr>
          <w:ilvl w:val="0"/>
          <w:numId w:val="11"/>
        </w:numPr>
      </w:pPr>
      <w:r>
        <w:t>$D2: SoftwareModule_02_AlphaCode</w:t>
      </w:r>
    </w:p>
    <w:p w:rsidR="00F26143" w:rsidRDefault="00FF4F2F" w:rsidP="00F26143">
      <w:pPr>
        <w:numPr>
          <w:ilvl w:val="0"/>
          <w:numId w:val="11"/>
        </w:numPr>
      </w:pPr>
      <w:r>
        <w:t>$D3: SoftwareModule_03_AlphaCode</w:t>
      </w:r>
    </w:p>
    <w:p w:rsidR="00F26143" w:rsidRDefault="00FF4F2F" w:rsidP="00F26143">
      <w:pPr>
        <w:numPr>
          <w:ilvl w:val="0"/>
          <w:numId w:val="11"/>
        </w:numPr>
      </w:pPr>
      <w:r>
        <w:t>$D4: SoftwareModule_04_AlphaCode</w:t>
      </w:r>
    </w:p>
    <w:p w:rsidR="00F26143" w:rsidRDefault="00FF4F2F" w:rsidP="00F26143">
      <w:pPr>
        <w:numPr>
          <w:ilvl w:val="0"/>
          <w:numId w:val="11"/>
        </w:numPr>
      </w:pPr>
      <w:r>
        <w:t>$D5: SoftwareModule_05_AlphaCode</w:t>
      </w:r>
    </w:p>
    <w:p w:rsidR="00F26143" w:rsidRDefault="00FF4F2F" w:rsidP="00F26143">
      <w:pPr>
        <w:numPr>
          <w:ilvl w:val="0"/>
          <w:numId w:val="11"/>
        </w:numPr>
      </w:pPr>
      <w:r>
        <w:t>$D6: SoftwareModule_06_AlphaCode</w:t>
      </w:r>
    </w:p>
    <w:p w:rsidR="00F26143" w:rsidRDefault="00FF4F2F" w:rsidP="00F26143">
      <w:pPr>
        <w:numPr>
          <w:ilvl w:val="0"/>
          <w:numId w:val="11"/>
        </w:numPr>
      </w:pPr>
      <w:r>
        <w:t>$D7: SoftwareModule_07_AlphaCode</w:t>
      </w:r>
    </w:p>
    <w:p w:rsidR="00F26143" w:rsidRDefault="00FF4F2F" w:rsidP="00F26143">
      <w:pPr>
        <w:numPr>
          <w:ilvl w:val="0"/>
          <w:numId w:val="11"/>
        </w:numPr>
      </w:pPr>
      <w:r>
        <w:t>$D8: SoftwareModule_08_AlphaCode</w:t>
      </w:r>
    </w:p>
    <w:p w:rsidR="00FF4F2F" w:rsidRDefault="00FF4F2F">
      <w:r>
        <w:t>The SoftwareModuleIdentifier Alpha Code shall be specified by the vehicle manufacturer.</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pStyle w:val="Heading3"/>
      </w:pPr>
      <w:bookmarkStart w:id="1231" w:name="_Toc54677081"/>
      <w:bookmarkStart w:id="1232" w:name="_Toc276633076"/>
      <w:r>
        <w:lastRenderedPageBreak/>
        <w:t>MCPR – DID $D9 - $DA – Software Module Identifier Alpha Code</w:t>
      </w:r>
      <w:bookmarkEnd w:id="1231"/>
      <w:bookmarkEnd w:id="12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$D9 - $DA</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SoftwareModuleIdentifierAlphaCode (SWMIAC)</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Alpha Code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DID’s ranging from $D1 to $DA contain a 2 or 3 character representation of the Alpha Code (or Design Level suffix) for the corresponding Software Module Identifier (SWMI).  The SWMI’s occupy the dataIdentifier range $C1 to $CA.  Reference the SWMI DID description for the numerical relationship between the DID’s used for the SWMI and the corresponding SWMIAC.</w:t>
      </w:r>
    </w:p>
    <w:p w:rsidR="00F26143" w:rsidRDefault="00FF4F2F" w:rsidP="00F26143">
      <w:pPr>
        <w:numPr>
          <w:ilvl w:val="0"/>
          <w:numId w:val="11"/>
        </w:numPr>
      </w:pPr>
      <w:r>
        <w:t>$D9: SoftwareModule_09_AlphaCode</w:t>
      </w:r>
    </w:p>
    <w:p w:rsidR="00F26143" w:rsidRDefault="00FF4F2F" w:rsidP="00F26143">
      <w:pPr>
        <w:numPr>
          <w:ilvl w:val="0"/>
          <w:numId w:val="11"/>
        </w:numPr>
      </w:pPr>
      <w:r>
        <w:t>$DA: SoftwareModule_10_AlphaCode</w:t>
      </w:r>
    </w:p>
    <w:p w:rsidR="00FF4F2F" w:rsidRDefault="00FF4F2F">
      <w:r>
        <w:t>The SoftwareModuleIdentifier Alpha Code shall be specified by the vehicle manufacturer.</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keepNext w:val="0"/>
        <w:keepLines w:val="0"/>
      </w:pPr>
    </w:p>
    <w:p w:rsidR="00FF4F2F" w:rsidRDefault="00FF4F2F">
      <w:pPr>
        <w:pStyle w:val="Heading3"/>
      </w:pPr>
      <w:bookmarkStart w:id="1233" w:name="_Toc54677082"/>
      <w:bookmarkStart w:id="1234" w:name="_Toc276633077"/>
      <w:r>
        <w:t>MEMR – DID $DB – End Model Part Number Alpha Code</w:t>
      </w:r>
      <w:bookmarkEnd w:id="1233"/>
      <w:bookmarkEnd w:id="12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$DB</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EndModelPartNumberAlphaCode</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8</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End Model Part Number Alpha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End Model Part Number Alpha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End Model Part Number Alpha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2 or 3 character representation of the Alpha Code (or Design Level suffix) associated with the EndModelPartNumber (stored in dataIdentifier $CB)</w:t>
      </w:r>
    </w:p>
    <w:p w:rsidR="00FF4F2F" w:rsidRDefault="00FF4F2F">
      <w:pPr>
        <w:keepNext w:val="0"/>
        <w:keepLines w:val="0"/>
      </w:pPr>
    </w:p>
    <w:p w:rsidR="00FF4F2F" w:rsidRDefault="00FF4F2F">
      <w:pPr>
        <w:keepNext w:val="0"/>
        <w:keepLines w:val="0"/>
      </w:pPr>
      <w:r>
        <w:t>W</w:t>
      </w:r>
      <w:r>
        <w:rPr>
          <w:vertAlign w:val="subscript"/>
        </w:rPr>
        <w:t>8</w:t>
      </w:r>
      <w:r>
        <w:t xml:space="preserve"> = This DID may or may not be updated at the conclusion of a programming event based on divisional practices.  This DID is not required to be writeable if divisional practices do not require this part number to be updated after module programming.</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3014"/>
        <w:gridCol w:w="354"/>
        <w:gridCol w:w="366"/>
        <w:gridCol w:w="5130"/>
      </w:tblGrid>
      <w:tr w:rsidR="00FF4F2F">
        <w:trPr>
          <w:cantSplit/>
        </w:trPr>
        <w:tc>
          <w:tcPr>
            <w:tcW w:w="301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lastRenderedPageBreak/>
              <w:t>Position</w:t>
            </w:r>
          </w:p>
        </w:tc>
        <w:tc>
          <w:tcPr>
            <w:tcW w:w="354"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5130"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EndModelPartNumberAlphaCode</w:t>
            </w:r>
          </w:p>
        </w:tc>
        <w:tc>
          <w:tcPr>
            <w:tcW w:w="720" w:type="dxa"/>
            <w:gridSpan w:val="2"/>
          </w:tcPr>
          <w:p w:rsidR="00FF4F2F" w:rsidRDefault="00FF4F2F">
            <w:pPr>
              <w:pStyle w:val="TableDataByteArial9Centered"/>
              <w:spacing w:before="20" w:after="20"/>
              <w:rPr>
                <w:lang w:val="en-US"/>
              </w:rPr>
            </w:pPr>
            <w:r>
              <w:rPr>
                <w:lang w:val="en-US"/>
              </w:rPr>
              <w:t>RS</w:t>
            </w:r>
          </w:p>
        </w:tc>
        <w:tc>
          <w:tcPr>
            <w:tcW w:w="5130"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Hex value</w:t>
            </w:r>
          </w:p>
        </w:tc>
        <w:tc>
          <w:tcPr>
            <w:tcW w:w="354" w:type="dxa"/>
          </w:tcPr>
          <w:p w:rsidR="00FF4F2F" w:rsidRDefault="00FF4F2F">
            <w:pPr>
              <w:pStyle w:val="TableDataByteArial9Centered"/>
              <w:spacing w:before="20" w:after="20"/>
              <w:rPr>
                <w:lang w:val="en-US"/>
              </w:rPr>
            </w:pPr>
            <w:r>
              <w:rPr>
                <w:lang w:val="en-US"/>
              </w:rPr>
              <w:t>52</w:t>
            </w:r>
          </w:p>
        </w:tc>
        <w:tc>
          <w:tcPr>
            <w:tcW w:w="366" w:type="dxa"/>
          </w:tcPr>
          <w:p w:rsidR="00FF4F2F" w:rsidRDefault="00FF4F2F">
            <w:pPr>
              <w:pStyle w:val="TableDataByteArial9Centered"/>
              <w:spacing w:before="20" w:after="20"/>
              <w:rPr>
                <w:lang w:val="en-US"/>
              </w:rPr>
            </w:pPr>
            <w:r>
              <w:rPr>
                <w:lang w:val="en-US"/>
              </w:rPr>
              <w:t>53</w:t>
            </w:r>
          </w:p>
        </w:tc>
        <w:tc>
          <w:tcPr>
            <w:tcW w:w="5130"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235" w:name="_Toc54677083"/>
      <w:bookmarkStart w:id="1236" w:name="_Toc276633078"/>
      <w:r>
        <w:t>MEMR – DID $DC – Base Model Part Number Alpha Code</w:t>
      </w:r>
      <w:bookmarkEnd w:id="1235"/>
      <w:bookmarkEnd w:id="12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$DC</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BaseModelPartNumberAlphaCode</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Base Model Part Number Alpha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Base Model Part Number Alpha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Base Model Part Number Alpha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2 or 3 character representation of the Alpha Code (or Design Level suffix) associated with the BaseModelPartNumber (stored in dataIdentifier $CC)</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3014"/>
        <w:gridCol w:w="354"/>
        <w:gridCol w:w="366"/>
        <w:gridCol w:w="5130"/>
      </w:tblGrid>
      <w:tr w:rsidR="00FF4F2F">
        <w:trPr>
          <w:cantSplit/>
        </w:trPr>
        <w:tc>
          <w:tcPr>
            <w:tcW w:w="301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354"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5130"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BaseModelPartNumberAlphaCode</w:t>
            </w:r>
          </w:p>
        </w:tc>
        <w:tc>
          <w:tcPr>
            <w:tcW w:w="720" w:type="dxa"/>
            <w:gridSpan w:val="2"/>
          </w:tcPr>
          <w:p w:rsidR="00FF4F2F" w:rsidRDefault="00FF4F2F">
            <w:pPr>
              <w:pStyle w:val="TableDataByteArial9Centered"/>
              <w:spacing w:before="20" w:after="20"/>
              <w:rPr>
                <w:lang w:val="en-US"/>
              </w:rPr>
            </w:pPr>
            <w:r>
              <w:rPr>
                <w:lang w:val="en-US"/>
              </w:rPr>
              <w:t>RS</w:t>
            </w:r>
          </w:p>
        </w:tc>
        <w:tc>
          <w:tcPr>
            <w:tcW w:w="5130"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Hex value</w:t>
            </w:r>
          </w:p>
        </w:tc>
        <w:tc>
          <w:tcPr>
            <w:tcW w:w="354" w:type="dxa"/>
          </w:tcPr>
          <w:p w:rsidR="00FF4F2F" w:rsidRDefault="00FF4F2F">
            <w:pPr>
              <w:pStyle w:val="TableDataByteArial9Centered"/>
              <w:spacing w:before="20" w:after="20"/>
              <w:rPr>
                <w:lang w:val="en-US"/>
              </w:rPr>
            </w:pPr>
            <w:r>
              <w:rPr>
                <w:lang w:val="en-US"/>
              </w:rPr>
              <w:t>52</w:t>
            </w:r>
          </w:p>
        </w:tc>
        <w:tc>
          <w:tcPr>
            <w:tcW w:w="366" w:type="dxa"/>
          </w:tcPr>
          <w:p w:rsidR="00FF4F2F" w:rsidRDefault="00FF4F2F">
            <w:pPr>
              <w:pStyle w:val="TableDataByteArial9Centered"/>
              <w:spacing w:before="20" w:after="20"/>
              <w:rPr>
                <w:lang w:val="en-US"/>
              </w:rPr>
            </w:pPr>
            <w:r>
              <w:rPr>
                <w:lang w:val="en-US"/>
              </w:rPr>
              <w:t>53</w:t>
            </w:r>
          </w:p>
        </w:tc>
        <w:tc>
          <w:tcPr>
            <w:tcW w:w="5130"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DE2E05" w:rsidRDefault="00DE2E05" w:rsidP="00DE2E05">
      <w:pPr>
        <w:keepNext w:val="0"/>
        <w:keepLines w:val="0"/>
      </w:pPr>
    </w:p>
    <w:p w:rsidR="00DE2E05" w:rsidRDefault="00DE2E05" w:rsidP="00DE2E05">
      <w:pPr>
        <w:pStyle w:val="Heading3"/>
      </w:pPr>
      <w:bookmarkStart w:id="1237" w:name="_Toc131560291"/>
      <w:bookmarkStart w:id="1238" w:name="_Toc183415228"/>
      <w:bookmarkStart w:id="1239" w:name="_Toc276633079"/>
      <w:r>
        <w:t xml:space="preserve">VSPR – DID $DF – </w:t>
      </w:r>
      <w:bookmarkEnd w:id="1237"/>
      <w:r>
        <w:t>ECU Odometer Value</w:t>
      </w:r>
      <w:bookmarkEnd w:id="1238"/>
      <w:bookmarkEnd w:id="1239"/>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DE2E05" w:rsidTr="00DE2E05">
        <w:trPr>
          <w:cantSplit/>
          <w:jc w:val="center"/>
        </w:trPr>
        <w:tc>
          <w:tcPr>
            <w:tcW w:w="576" w:type="dxa"/>
            <w:tcBorders>
              <w:bottom w:val="single" w:sz="12" w:space="0" w:color="000000"/>
            </w:tcBorders>
          </w:tcPr>
          <w:p w:rsidR="00DE2E05" w:rsidRDefault="00DE2E05" w:rsidP="00DE2E05">
            <w:pPr>
              <w:jc w:val="center"/>
              <w:rPr>
                <w:b/>
                <w:sz w:val="16"/>
              </w:rPr>
            </w:pPr>
            <w:r>
              <w:rPr>
                <w:b/>
                <w:sz w:val="16"/>
              </w:rPr>
              <w:t>DID</w:t>
            </w:r>
          </w:p>
        </w:tc>
        <w:tc>
          <w:tcPr>
            <w:tcW w:w="2592"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c>
          <w:tcPr>
            <w:tcW w:w="720" w:type="dxa"/>
            <w:tcBorders>
              <w:bottom w:val="single" w:sz="12" w:space="0" w:color="000000"/>
            </w:tcBorders>
          </w:tcPr>
          <w:p w:rsidR="00DE2E05" w:rsidRDefault="00DE2E05" w:rsidP="00DE2E05">
            <w:pPr>
              <w:jc w:val="center"/>
              <w:rPr>
                <w:b/>
                <w:sz w:val="16"/>
              </w:rPr>
            </w:pPr>
            <w:r>
              <w:rPr>
                <w:b/>
                <w:sz w:val="16"/>
              </w:rPr>
              <w:t>Access</w:t>
            </w:r>
          </w:p>
        </w:tc>
      </w:tr>
      <w:tr w:rsidR="00DE2E05" w:rsidTr="00DE2E05">
        <w:trPr>
          <w:cantSplit/>
          <w:jc w:val="center"/>
        </w:trPr>
        <w:tc>
          <w:tcPr>
            <w:tcW w:w="576" w:type="dxa"/>
            <w:tcBorders>
              <w:top w:val="nil"/>
            </w:tcBorders>
          </w:tcPr>
          <w:p w:rsidR="00DE2E05" w:rsidRDefault="00DE2E05" w:rsidP="00DE2E05">
            <w:pPr>
              <w:jc w:val="right"/>
              <w:rPr>
                <w:rFonts w:ascii="Arial" w:hAnsi="Arial"/>
                <w:sz w:val="16"/>
              </w:rPr>
            </w:pPr>
            <w:r>
              <w:rPr>
                <w:rFonts w:ascii="Arial" w:hAnsi="Arial"/>
                <w:sz w:val="16"/>
              </w:rPr>
              <w:t>$DF</w:t>
            </w:r>
          </w:p>
        </w:tc>
        <w:tc>
          <w:tcPr>
            <w:tcW w:w="2592" w:type="dxa"/>
            <w:tcBorders>
              <w:top w:val="nil"/>
            </w:tcBorders>
          </w:tcPr>
          <w:p w:rsidR="00DE2E05" w:rsidRDefault="00DE2E05" w:rsidP="00DE2E05">
            <w:pPr>
              <w:rPr>
                <w:rFonts w:ascii="Arial" w:hAnsi="Arial"/>
                <w:sz w:val="16"/>
              </w:rPr>
            </w:pPr>
            <w:r>
              <w:rPr>
                <w:rFonts w:ascii="Arial" w:hAnsi="Arial"/>
                <w:sz w:val="16"/>
              </w:rPr>
              <w:t>ECU Odometer Value</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rPr>
                <w:rFonts w:ascii="Arial" w:hAnsi="Arial"/>
                <w:sz w:val="16"/>
              </w:rPr>
            </w:pPr>
            <w:r>
              <w:rPr>
                <w:rFonts w:ascii="Arial" w:hAnsi="Arial"/>
                <w:sz w:val="16"/>
              </w:rPr>
              <w:t>UNM</w:t>
            </w:r>
          </w:p>
        </w:tc>
        <w:tc>
          <w:tcPr>
            <w:tcW w:w="2016" w:type="dxa"/>
            <w:tcBorders>
              <w:top w:val="nil"/>
            </w:tcBorders>
          </w:tcPr>
          <w:p w:rsidR="00DE2E05" w:rsidRPr="00497316" w:rsidRDefault="00DE2E05" w:rsidP="00DE2E05">
            <w:pPr>
              <w:rPr>
                <w:rFonts w:ascii="Arial" w:hAnsi="Arial"/>
                <w:sz w:val="16"/>
              </w:rPr>
            </w:pPr>
            <w:r w:rsidRPr="00497316">
              <w:rPr>
                <w:rFonts w:ascii="Arial" w:hAnsi="Arial"/>
                <w:sz w:val="16"/>
              </w:rPr>
              <w:t xml:space="preserve">0 </w:t>
            </w:r>
            <w:r>
              <w:rPr>
                <w:rFonts w:ascii="Arial" w:hAnsi="Arial"/>
                <w:sz w:val="16"/>
              </w:rPr>
              <w:t>-</w:t>
            </w:r>
            <w:r w:rsidRPr="00497316">
              <w:rPr>
                <w:rFonts w:ascii="Arial" w:hAnsi="Arial"/>
                <w:sz w:val="16"/>
              </w:rPr>
              <w:t xml:space="preserve"> 67</w:t>
            </w:r>
            <w:r>
              <w:rPr>
                <w:rFonts w:ascii="Arial" w:hAnsi="Arial"/>
                <w:sz w:val="16"/>
              </w:rPr>
              <w:t>,</w:t>
            </w:r>
            <w:r w:rsidRPr="00497316">
              <w:rPr>
                <w:rFonts w:ascii="Arial" w:hAnsi="Arial"/>
                <w:sz w:val="16"/>
              </w:rPr>
              <w:t>108</w:t>
            </w:r>
            <w:r>
              <w:rPr>
                <w:rFonts w:ascii="Arial" w:hAnsi="Arial"/>
                <w:sz w:val="16"/>
              </w:rPr>
              <w:t>,</w:t>
            </w:r>
            <w:r w:rsidRPr="00497316">
              <w:rPr>
                <w:rFonts w:ascii="Arial" w:hAnsi="Arial"/>
                <w:sz w:val="16"/>
              </w:rPr>
              <w:t>863.984375 km</w:t>
            </w:r>
          </w:p>
        </w:tc>
        <w:tc>
          <w:tcPr>
            <w:tcW w:w="2016" w:type="dxa"/>
            <w:tcBorders>
              <w:top w:val="nil"/>
            </w:tcBorders>
          </w:tcPr>
          <w:p w:rsidR="00DE2E05" w:rsidRDefault="00DE2E05" w:rsidP="00DE2E05">
            <w:pPr>
              <w:rPr>
                <w:rFonts w:ascii="Arial" w:hAnsi="Arial"/>
                <w:sz w:val="16"/>
              </w:rPr>
            </w:pPr>
            <w:r>
              <w:rPr>
                <w:rFonts w:ascii="Arial" w:hAnsi="Arial"/>
                <w:sz w:val="16"/>
              </w:rPr>
              <w:t>E = N / 64</w:t>
            </w:r>
          </w:p>
        </w:tc>
        <w:tc>
          <w:tcPr>
            <w:tcW w:w="720" w:type="dxa"/>
            <w:tcBorders>
              <w:top w:val="nil"/>
            </w:tcBorders>
          </w:tcPr>
          <w:p w:rsidR="00DE2E05" w:rsidRDefault="00DE2E05" w:rsidP="00DE2E05">
            <w:pPr>
              <w:jc w:val="center"/>
              <w:rPr>
                <w:rFonts w:ascii="Arial" w:hAnsi="Arial"/>
                <w:sz w:val="16"/>
              </w:rPr>
            </w:pPr>
            <w:r>
              <w:rPr>
                <w:rFonts w:ascii="Arial" w:hAnsi="Arial"/>
                <w:sz w:val="16"/>
              </w:rPr>
              <w:t>R/W</w:t>
            </w:r>
          </w:p>
        </w:tc>
      </w:tr>
    </w:tbl>
    <w:p w:rsidR="00DE2E05" w:rsidRPr="00497316" w:rsidRDefault="00DE2E05" w:rsidP="00DE2E05"/>
    <w:p w:rsidR="00DE2E05" w:rsidRPr="00497316" w:rsidRDefault="00DE2E05" w:rsidP="00DE2E05">
      <w:r w:rsidRPr="00497316">
        <w:t xml:space="preserve">This DID contains the </w:t>
      </w:r>
      <w:r>
        <w:t xml:space="preserve">ECU odometer value </w:t>
      </w:r>
      <w:r w:rsidRPr="00497316">
        <w:t xml:space="preserve">determined from </w:t>
      </w:r>
      <w:r>
        <w:t>accumulation of Vehicle Speed Sensor (VSS) pulses, converted to kilometers, and maintained for the life of the vehicle.</w:t>
      </w:r>
      <w:r w:rsidRPr="00497316">
        <w:t xml:space="preserve">  This DID </w:t>
      </w:r>
      <w:r>
        <w:t>shall allow unrestricted reading but shall allow restricted access for writing, based on the vehicle odometer strategy detailed in the “Global A Electrical Architecture Vehicle Odometer Sense &amp; Display” functional requirements specification.</w:t>
      </w:r>
    </w:p>
    <w:p w:rsidR="00DE2E05" w:rsidRDefault="00DE2E05" w:rsidP="00DE2E05"/>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240" w:name="_Ref251197"/>
      <w:bookmarkStart w:id="1241" w:name="_Ref251200"/>
      <w:bookmarkStart w:id="1242" w:name="_Toc276633080"/>
      <w:r>
        <w:lastRenderedPageBreak/>
        <w:t>Control Packet Identifiers (CPIDs)</w:t>
      </w:r>
      <w:bookmarkEnd w:id="1240"/>
      <w:bookmarkEnd w:id="1241"/>
      <w:bookmarkEnd w:id="1242"/>
    </w:p>
    <w:p w:rsidR="00FF4F2F" w:rsidRDefault="00FF4F2F"/>
    <w:p w:rsidR="00167323" w:rsidRDefault="00FF4F2F" w:rsidP="00167323">
      <w:r>
        <w:t xml:space="preserve">CPIDs are divided into several ranges that determine their usage and the ownership of their requirements, as shown in </w:t>
      </w:r>
      <w:r w:rsidR="00195F6E">
        <w:fldChar w:fldCharType="begin"/>
      </w:r>
      <w:r>
        <w:instrText xml:space="preserve"> REF _Ref48963214 \h  \* MERGEFORMAT </w:instrText>
      </w:r>
      <w:r w:rsidR="00195F6E">
        <w:fldChar w:fldCharType="separate"/>
      </w:r>
      <w:r w:rsidR="00167323">
        <w:t>Table 35: CPID Ranges</w:t>
      </w:r>
    </w:p>
    <w:p w:rsidR="00FF4F2F" w:rsidRDefault="00195F6E">
      <w:r>
        <w:fldChar w:fldCharType="end"/>
      </w:r>
      <w:r w:rsidR="00FF4F2F">
        <w:t>Definitions for individual CPIDs and their associated device controls are provided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1800"/>
        <w:gridCol w:w="5400"/>
      </w:tblGrid>
      <w:tr w:rsidR="00FF4F2F">
        <w:trPr>
          <w:cantSplit/>
          <w:jc w:val="center"/>
        </w:trPr>
        <w:tc>
          <w:tcPr>
            <w:tcW w:w="180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1800" w:type="dxa"/>
          </w:tcPr>
          <w:p w:rsidR="00FF4F2F" w:rsidRDefault="00FF4F2F">
            <w:r>
              <w:t>$00</w:t>
            </w:r>
          </w:p>
        </w:tc>
        <w:tc>
          <w:tcPr>
            <w:tcW w:w="5400" w:type="dxa"/>
          </w:tcPr>
          <w:p w:rsidR="00FF4F2F" w:rsidRDefault="00FF4F2F">
            <w:r>
              <w:t>Reserved – Cancel Device Controls</w:t>
            </w:r>
          </w:p>
        </w:tc>
      </w:tr>
      <w:tr w:rsidR="00FF4F2F">
        <w:trPr>
          <w:cantSplit/>
          <w:jc w:val="center"/>
        </w:trPr>
        <w:tc>
          <w:tcPr>
            <w:tcW w:w="1800" w:type="dxa"/>
          </w:tcPr>
          <w:p w:rsidR="00FF4F2F" w:rsidRDefault="00FF4F2F">
            <w:r>
              <w:t>$01 to $7F</w:t>
            </w:r>
          </w:p>
        </w:tc>
        <w:tc>
          <w:tcPr>
            <w:tcW w:w="5400" w:type="dxa"/>
          </w:tcPr>
          <w:p w:rsidR="00FF4F2F" w:rsidRDefault="00FF4F2F">
            <w:r>
              <w:t>Application Specific CPIDs</w:t>
            </w:r>
          </w:p>
        </w:tc>
      </w:tr>
      <w:tr w:rsidR="00FF4F2F">
        <w:trPr>
          <w:cantSplit/>
          <w:jc w:val="center"/>
        </w:trPr>
        <w:tc>
          <w:tcPr>
            <w:tcW w:w="1800" w:type="dxa"/>
          </w:tcPr>
          <w:p w:rsidR="00FF4F2F" w:rsidRDefault="00FF4F2F">
            <w:r>
              <w:t>$80 to $FE</w:t>
            </w:r>
          </w:p>
        </w:tc>
        <w:tc>
          <w:tcPr>
            <w:tcW w:w="5400" w:type="dxa"/>
          </w:tcPr>
          <w:p w:rsidR="00FF4F2F" w:rsidRDefault="00FF4F2F">
            <w:r>
              <w:t>Corporate Standard CPIDs</w:t>
            </w:r>
          </w:p>
        </w:tc>
      </w:tr>
      <w:tr w:rsidR="00FF4F2F">
        <w:trPr>
          <w:cantSplit/>
          <w:jc w:val="center"/>
        </w:trPr>
        <w:tc>
          <w:tcPr>
            <w:tcW w:w="1800" w:type="dxa"/>
          </w:tcPr>
          <w:p w:rsidR="00FF4F2F" w:rsidRDefault="00FF4F2F">
            <w:r>
              <w:t>$FF</w:t>
            </w:r>
          </w:p>
        </w:tc>
        <w:tc>
          <w:tcPr>
            <w:tcW w:w="5400" w:type="dxa"/>
          </w:tcPr>
          <w:p w:rsidR="00FF4F2F" w:rsidRDefault="00FF4F2F">
            <w:r>
              <w:t>Reserved</w:t>
            </w:r>
          </w:p>
        </w:tc>
      </w:tr>
    </w:tbl>
    <w:p w:rsidR="00FF4F2F" w:rsidRDefault="00FF4F2F">
      <w:pPr>
        <w:pStyle w:val="Caption"/>
      </w:pPr>
      <w:bookmarkStart w:id="1243" w:name="_Toc223513479"/>
      <w:bookmarkStart w:id="1244" w:name="_Ref36973711"/>
      <w:bookmarkStart w:id="1245" w:name="_Toc37941368"/>
      <w:bookmarkStart w:id="1246" w:name="_Ref48963214"/>
      <w:r>
        <w:t xml:space="preserve">Table </w:t>
      </w:r>
      <w:fldSimple w:instr=" SEQ Table \* ARABIC ">
        <w:r w:rsidR="00167323">
          <w:rPr>
            <w:noProof/>
          </w:rPr>
          <w:t>35</w:t>
        </w:r>
      </w:fldSimple>
      <w:r>
        <w:t xml:space="preserve">: </w:t>
      </w:r>
      <w:smartTag w:uri="urn:schemas-microsoft-com:office:smarttags" w:element="place">
        <w:smartTag w:uri="urn:schemas-microsoft-com:office:smarttags" w:element="PlaceName">
          <w:r>
            <w:t>CPID</w:t>
          </w:r>
        </w:smartTag>
        <w:r>
          <w:t xml:space="preserve"> </w:t>
        </w:r>
        <w:smartTag w:uri="urn:schemas-microsoft-com:office:smarttags" w:element="PlaceType">
          <w:r>
            <w:t>Ranges</w:t>
          </w:r>
        </w:smartTag>
      </w:smartTag>
      <w:bookmarkEnd w:id="1243"/>
    </w:p>
    <w:bookmarkEnd w:id="1244"/>
    <w:bookmarkEnd w:id="1245"/>
    <w:bookmarkEnd w:id="1246"/>
    <w:p w:rsidR="00FF4F2F" w:rsidRDefault="00FF4F2F">
      <w:pPr>
        <w:keepNext w:val="0"/>
        <w:keepLines w:val="0"/>
      </w:pPr>
    </w:p>
    <w:p w:rsidR="00FF4F2F" w:rsidRDefault="00FF4F2F">
      <w:pPr>
        <w:pStyle w:val="Heading2"/>
      </w:pPr>
      <w:bookmarkStart w:id="1247" w:name="_Toc37941363"/>
      <w:bookmarkStart w:id="1248" w:name="_Toc276633081"/>
      <w:r>
        <w:lastRenderedPageBreak/>
        <w:t>Device Control Limit Exceeded Return Codes</w:t>
      </w:r>
      <w:bookmarkEnd w:id="1247"/>
      <w:bookmarkEnd w:id="1248"/>
    </w:p>
    <w:p w:rsidR="00FF4F2F" w:rsidRDefault="00FF4F2F"/>
    <w:p w:rsidR="00E80CF9" w:rsidRDefault="00E80CF9" w:rsidP="00E80CF9">
      <w:r>
        <w:t>The values supported for device control limit exceeded return codes are specified in the Device Limit Exceeded Document found on the Service and Parts Operations web page (</w:t>
      </w:r>
      <w:hyperlink r:id="rId15" w:history="1">
        <w:r w:rsidRPr="00E509E8">
          <w:rPr>
            <w:rStyle w:val="Hyperlink"/>
          </w:rPr>
          <w:t>http://spo.gm.com/dept/eng/nade/general/index.html</w:t>
        </w:r>
      </w:hyperlink>
      <w:r>
        <w:t>)  The definitions of the individual device controls in the following sections specify the set of device control limits to be applied for service and dynamic vehicle test (DVT).  The service device control limits shall be applied unless they have been bypassed via the SecurityAccess ($27) diagnostic service, in which case the DVT device control limits shall be applied.</w:t>
      </w:r>
    </w:p>
    <w:p w:rsidR="00FF4F2F" w:rsidRDefault="00FF4F2F">
      <w:pPr>
        <w:pStyle w:val="Heading3"/>
      </w:pPr>
      <w:bookmarkStart w:id="1249" w:name="_Toc37941364"/>
      <w:bookmarkStart w:id="1250" w:name="_Ref39371934"/>
      <w:bookmarkStart w:id="1251" w:name="_Toc276633082"/>
      <w:r>
        <w:t>Device Control Timer</w:t>
      </w:r>
      <w:bookmarkEnd w:id="1249"/>
      <w:r>
        <w:t xml:space="preserve"> Time</w:t>
      </w:r>
      <w:r>
        <w:noBreakHyphen/>
        <w:t>Out</w:t>
      </w:r>
      <w:bookmarkEnd w:id="1250"/>
      <w:bookmarkEnd w:id="1251"/>
    </w:p>
    <w:p w:rsidR="00FF4F2F" w:rsidRDefault="00FF4F2F"/>
    <w:p w:rsidR="00FF4F2F" w:rsidRDefault="00FF4F2F" w:rsidP="00E80CF9">
      <w:r>
        <w:t>Some device controls support a device control timer time</w:t>
      </w:r>
      <w:r>
        <w:noBreakHyphen/>
        <w:t xml:space="preserve">out as one of their device control limits (return code $0001).  The behavior of a timer used to support this device control limit is illustrated in </w:t>
      </w:r>
      <w:fldSimple w:instr=" REF _Ref38962503 \h  \* MERGEFORMAT ">
        <w:r w:rsidR="00167323">
          <w:t xml:space="preserve">Figure </w:t>
        </w:r>
        <w:r w:rsidR="00167323">
          <w:rPr>
            <w:noProof/>
          </w:rPr>
          <w:t>1</w:t>
        </w:r>
      </w:fldSimple>
      <w:r>
        <w:t xml:space="preserve">.  The device control may only be enabled continuously for a limited amount of time (typically 30 seconds), after which it must be disabled for a limited duration (typically 60 seconds) before it may be enabled again.  Device control limit exceeded return code $0001 is reported when the device control is first disabled and if requests to enable the device control occur during the limited duration that it is disabled.  </w:t>
      </w:r>
    </w:p>
    <w:p w:rsidR="00FF4F2F" w:rsidRDefault="00DF0608">
      <w:pPr>
        <w:jc w:val="center"/>
      </w:pPr>
      <w:r>
        <w:rPr>
          <w:noProof/>
        </w:rPr>
        <w:drawing>
          <wp:inline distT="0" distB="0" distL="0" distR="0">
            <wp:extent cx="5486400" cy="2667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486400" cy="2667000"/>
                    </a:xfrm>
                    <a:prstGeom prst="rect">
                      <a:avLst/>
                    </a:prstGeom>
                    <a:noFill/>
                    <a:ln w="9525">
                      <a:noFill/>
                      <a:miter lim="800000"/>
                      <a:headEnd/>
                      <a:tailEnd/>
                    </a:ln>
                  </pic:spPr>
                </pic:pic>
              </a:graphicData>
            </a:graphic>
          </wp:inline>
        </w:drawing>
      </w:r>
    </w:p>
    <w:p w:rsidR="00FF4F2F" w:rsidRDefault="00FF4F2F">
      <w:pPr>
        <w:pStyle w:val="Caption"/>
      </w:pPr>
      <w:bookmarkStart w:id="1252" w:name="_Ref38962503"/>
      <w:bookmarkStart w:id="1253" w:name="_Toc37941366"/>
      <w:bookmarkStart w:id="1254" w:name="_Toc223513444"/>
      <w:r>
        <w:t xml:space="preserve">Figure </w:t>
      </w:r>
      <w:fldSimple w:instr=" SEQ Figure \* ARABIC ">
        <w:r w:rsidR="00167323">
          <w:rPr>
            <w:noProof/>
          </w:rPr>
          <w:t>1</w:t>
        </w:r>
      </w:fldSimple>
      <w:bookmarkEnd w:id="1252"/>
      <w:r>
        <w:t>:  Device Control Timer Example</w:t>
      </w:r>
      <w:bookmarkEnd w:id="1253"/>
      <w:bookmarkEnd w:id="1254"/>
    </w:p>
    <w:p w:rsidR="00FF4F2F" w:rsidRDefault="00FF4F2F">
      <w:pPr>
        <w:keepNext w:val="0"/>
        <w:keepLines w:val="0"/>
      </w:pPr>
    </w:p>
    <w:p w:rsidR="00FF4F2F" w:rsidRDefault="00FF4F2F">
      <w:pPr>
        <w:pStyle w:val="Heading2"/>
      </w:pPr>
      <w:bookmarkStart w:id="1255" w:name="_Toc37941365"/>
      <w:bookmarkStart w:id="1256" w:name="_Toc276633083"/>
      <w:r>
        <w:lastRenderedPageBreak/>
        <w:t>CPID $10</w:t>
      </w:r>
      <w:bookmarkEnd w:id="1256"/>
    </w:p>
    <w:bookmarkEnd w:id="1255"/>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Crank Decode Mode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Crankshaft Position Variation Learn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Spark Retard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Disable Idle Spark Enable</w:t>
            </w:r>
          </w:p>
        </w:tc>
        <w:tc>
          <w:tcPr>
            <w:tcW w:w="2160" w:type="dxa"/>
            <w:gridSpan w:val="2"/>
            <w:tcBorders>
              <w:top w:val="single" w:sz="12" w:space="0" w:color="auto"/>
            </w:tcBorders>
          </w:tcPr>
          <w:p w:rsidR="00FF4F2F" w:rsidRDefault="00FF4F2F">
            <w:pPr>
              <w:jc w:val="center"/>
              <w:rPr>
                <w:rFonts w:ascii="Arial" w:hAnsi="Arial"/>
                <w:sz w:val="16"/>
              </w:rPr>
            </w:pPr>
            <w:r>
              <w:rPr>
                <w:rFonts w:ascii="Arial" w:hAnsi="Arial"/>
                <w:sz w:val="16"/>
              </w:rPr>
              <w:t>Crank Decode Mode</w:t>
            </w:r>
          </w:p>
        </w:tc>
        <w:tc>
          <w:tcPr>
            <w:tcW w:w="2160" w:type="dxa"/>
            <w:gridSpan w:val="2"/>
            <w:tcBorders>
              <w:top w:val="single" w:sz="12" w:space="0" w:color="auto"/>
            </w:tcBorders>
          </w:tcPr>
          <w:p w:rsidR="00FF4F2F" w:rsidRDefault="00FF4F2F">
            <w:pPr>
              <w:jc w:val="center"/>
              <w:rPr>
                <w:rFonts w:ascii="Arial" w:hAnsi="Arial"/>
                <w:sz w:val="16"/>
              </w:rPr>
            </w:pPr>
            <w:r>
              <w:rPr>
                <w:rFonts w:ascii="Arial" w:hAnsi="Arial"/>
                <w:sz w:val="16"/>
              </w:rPr>
              <w:t>Engine Sync Mode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Spark Retard Angle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Exhaust Pressure Regulator Valve Enable</w:t>
            </w:r>
          </w:p>
        </w:tc>
        <w:tc>
          <w:tcPr>
            <w:tcW w:w="1080" w:type="dxa"/>
          </w:tcPr>
          <w:p w:rsidR="00FF4F2F" w:rsidRDefault="00FF4F2F">
            <w:pPr>
              <w:jc w:val="center"/>
              <w:rPr>
                <w:rFonts w:ascii="Arial" w:hAnsi="Arial"/>
                <w:sz w:val="16"/>
              </w:rPr>
            </w:pPr>
            <w:r>
              <w:rPr>
                <w:rFonts w:ascii="Arial" w:hAnsi="Arial"/>
                <w:sz w:val="16"/>
              </w:rPr>
              <w:t>Exhaust Pressure Regulator Valve On</w:t>
            </w: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Enable</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A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B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C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D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bl>
    <w:p w:rsidR="00FF4F2F" w:rsidRDefault="00FF4F2F"/>
    <w:p w:rsidR="00FF4F2F" w:rsidRDefault="00FF4F2F">
      <w:pPr>
        <w:pStyle w:val="Heading3"/>
      </w:pPr>
      <w:bookmarkStart w:id="1257" w:name="_Ref36946780"/>
      <w:bookmarkStart w:id="1258" w:name="_Toc276633084"/>
      <w:r>
        <w:t>CDAR – Displacement on Demand Solenoid Device Control</w:t>
      </w:r>
      <w:bookmarkEnd w:id="1258"/>
    </w:p>
    <w:p w:rsidR="00FF4F2F" w:rsidRDefault="00FF4F2F"/>
    <w:p w:rsidR="00FF4F2F" w:rsidRDefault="00FF4F2F">
      <w:r>
        <w:t>This device control is used to override the state of the displacement on demand solenoid outputs.  This device control may be used to activate all of the engine’s cylinders (all solenoids commanded off), deactivate half of the engine’s cylinders (all solenoids commanded on), or deactivate one of the engine’s cylinders (exactly one solenoid commanded on).  Each of these types of device control has its own set of limit checks, and different limit checks are used when the engine is and is not running for the deactivation of one of the engine’s cylinders.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A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B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C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pPr>
        <w:ind w:left="360"/>
      </w:pPr>
      <w:r>
        <w:t>If (Displacement on Demand Solenoid Enable is True)</w:t>
      </w:r>
    </w:p>
    <w:p w:rsidR="00FF4F2F" w:rsidRDefault="00FF4F2F">
      <w:pPr>
        <w:ind w:left="720"/>
      </w:pPr>
      <w:r>
        <w:t xml:space="preserve">If ((Displacement on Demand Solenoid A On is False) AND </w:t>
      </w:r>
      <w:r>
        <w:br/>
        <w:t xml:space="preserve">     (Displacement on Demand Solenoid B On is False) AND </w:t>
      </w:r>
      <w:r>
        <w:br/>
        <w:t xml:space="preserve">     (Displacement on Demand Solenoid C On is False) AND </w:t>
      </w:r>
      <w:r>
        <w:br/>
        <w:t xml:space="preserve">     (Displacement on Demand Solenoid D On is False))</w:t>
      </w:r>
    </w:p>
    <w:p w:rsidR="00FF4F2F" w:rsidRDefault="00FF4F2F">
      <w:pPr>
        <w:ind w:left="1080"/>
      </w:pPr>
      <w:r>
        <w:t>All of the engine’s cylinders shall be activated by commanding displacement on demand solenoids A, B, C, and D off.</w:t>
      </w:r>
    </w:p>
    <w:p w:rsidR="00FF4F2F" w:rsidRDefault="00FF4F2F">
      <w:pPr>
        <w:ind w:left="720"/>
      </w:pPr>
    </w:p>
    <w:p w:rsidR="00FF4F2F" w:rsidRDefault="00FF4F2F">
      <w:pPr>
        <w:ind w:left="720"/>
      </w:pPr>
      <w:r>
        <w:t xml:space="preserve">ElseIf ((Displacement on Demand Solenoid A On is True) AND </w:t>
      </w:r>
      <w:r>
        <w:br/>
        <w:t xml:space="preserve">            (Displacement on Demand Solenoid B On is True) AND </w:t>
      </w:r>
      <w:r>
        <w:br/>
        <w:t xml:space="preserve">            (Displacement on Demand Solenoid C On is True) AND </w:t>
      </w:r>
      <w:r>
        <w:br/>
        <w:t xml:space="preserve">            (Displacement on Demand Solenoid D On is True))</w:t>
      </w:r>
    </w:p>
    <w:p w:rsidR="00FF4F2F" w:rsidRDefault="00FF4F2F">
      <w:pPr>
        <w:ind w:left="1080"/>
      </w:pPr>
      <w:r>
        <w:t xml:space="preserve">Manage the request to deactivate half of the engine’s cylinders as described in Section </w:t>
      </w:r>
      <w:fldSimple w:instr=" REF _Ref4122477 \r \h  \* MERGEFORMAT ">
        <w:r w:rsidR="00167323">
          <w:t>5.2.1.1</w:t>
        </w:r>
      </w:fldSimple>
      <w:r>
        <w:t>.</w:t>
      </w:r>
    </w:p>
    <w:p w:rsidR="00FF4F2F" w:rsidRDefault="00FF4F2F">
      <w:pPr>
        <w:ind w:left="720"/>
      </w:pPr>
    </w:p>
    <w:p w:rsidR="00FF4F2F" w:rsidRDefault="00FF4F2F">
      <w:pPr>
        <w:ind w:left="720"/>
      </w:pPr>
      <w:r>
        <w:t>Else</w:t>
      </w:r>
    </w:p>
    <w:p w:rsidR="00FF4F2F" w:rsidRDefault="00FF4F2F">
      <w:pPr>
        <w:ind w:left="1080"/>
      </w:pPr>
      <w:r>
        <w:t>Clear the indication that the DoD solenoid to command on has been found.</w:t>
      </w:r>
    </w:p>
    <w:p w:rsidR="00FF4F2F" w:rsidRDefault="00FF4F2F">
      <w:pPr>
        <w:ind w:left="1080"/>
      </w:pPr>
      <w:r>
        <w:t>Clear the indication that too many DoD solenoids are requested to be commanded on.</w:t>
      </w:r>
    </w:p>
    <w:p w:rsidR="00FF4F2F" w:rsidRDefault="00FF4F2F">
      <w:pPr>
        <w:ind w:left="1080"/>
      </w:pPr>
    </w:p>
    <w:p w:rsidR="00FF4F2F" w:rsidRDefault="00FF4F2F">
      <w:pPr>
        <w:ind w:left="1080"/>
      </w:pPr>
      <w:r>
        <w:t>If (Displacement on Demand Solenoid A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A.</w:t>
      </w:r>
    </w:p>
    <w:p w:rsidR="00FF4F2F" w:rsidRDefault="00FF4F2F">
      <w:pPr>
        <w:ind w:left="1800"/>
      </w:pPr>
      <w:r>
        <w:lastRenderedPageBreak/>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B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B.</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C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C.</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D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D.</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(the indication that too many DoD solenoids are requested to be commanded on is set)</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If (the engine is running)</w:t>
      </w:r>
    </w:p>
    <w:p w:rsidR="00FF4F2F" w:rsidRDefault="00FF4F2F">
      <w:pPr>
        <w:ind w:left="1800"/>
      </w:pPr>
      <w:r>
        <w:t>Manage the request to deactivate one of the engine’s cylinders with the engine running as described in Section</w:t>
      </w:r>
      <w:fldSimple w:instr=" REF _Ref4123714 \r \h  \* MERGEFORMAT ">
        <w:r w:rsidR="00167323">
          <w:t>5.2.1.2</w:t>
        </w:r>
      </w:fldSimple>
      <w:r>
        <w:t>.</w:t>
      </w:r>
    </w:p>
    <w:p w:rsidR="00FF4F2F" w:rsidRDefault="00FF4F2F">
      <w:pPr>
        <w:ind w:left="1440"/>
      </w:pPr>
      <w:r>
        <w:t>Else</w:t>
      </w:r>
    </w:p>
    <w:p w:rsidR="00FF4F2F" w:rsidRDefault="00FF4F2F">
      <w:pPr>
        <w:ind w:left="1800"/>
      </w:pPr>
      <w:r>
        <w:t>Manage the request to deactivate one of the engine’s cylinders with the engine not running as described in Section</w:t>
      </w:r>
      <w:fldSimple w:instr=" REF _Ref4123723 \r \h  \* MERGEFORMAT ">
        <w:r w:rsidR="00167323">
          <w:t>5.2.1.3</w:t>
        </w:r>
      </w:fldSimple>
      <w:r>
        <w:t>.</w:t>
      </w:r>
    </w:p>
    <w:p w:rsidR="00FF4F2F" w:rsidRDefault="00FF4F2F">
      <w:pPr>
        <w:ind w:left="1440"/>
      </w:pPr>
      <w:r>
        <w:t>EndIf</w:t>
      </w:r>
    </w:p>
    <w:p w:rsidR="00FF4F2F" w:rsidRDefault="00FF4F2F">
      <w:pPr>
        <w:ind w:left="1080"/>
      </w:pPr>
      <w:r>
        <w:t>EndIf</w:t>
      </w:r>
    </w:p>
    <w:p w:rsidR="00FF4F2F" w:rsidRDefault="00FF4F2F">
      <w:pPr>
        <w:ind w:left="720"/>
      </w:pPr>
    </w:p>
    <w:p w:rsidR="00FF4F2F" w:rsidRDefault="00FF4F2F">
      <w:pPr>
        <w:ind w:left="720"/>
      </w:pPr>
      <w:r>
        <w:t>EndIf</w:t>
      </w:r>
    </w:p>
    <w:p w:rsidR="00FF4F2F" w:rsidRDefault="00FF4F2F">
      <w:pPr>
        <w:ind w:left="360"/>
      </w:pPr>
      <w:r>
        <w:t>Else</w:t>
      </w:r>
    </w:p>
    <w:p w:rsidR="00FF4F2F" w:rsidRDefault="00FF4F2F">
      <w:pPr>
        <w:ind w:left="720"/>
      </w:pPr>
      <w:r>
        <w:t>Return to normal control.</w:t>
      </w:r>
    </w:p>
    <w:p w:rsidR="00FF4F2F" w:rsidRDefault="00FF4F2F">
      <w:pPr>
        <w:ind w:left="360"/>
      </w:pPr>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$0312</w:t>
            </w:r>
          </w:p>
        </w:tc>
        <w:tc>
          <w:tcPr>
            <w:tcW w:w="6120" w:type="dxa"/>
            <w:tcBorders>
              <w:top w:val="nil"/>
            </w:tcBorders>
          </w:tcPr>
          <w:p w:rsidR="00FF4F2F" w:rsidRDefault="00FF4F2F">
            <w:r>
              <w:t>Invalid displacement on demand device control request.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4"/>
      </w:pPr>
      <w:bookmarkStart w:id="1259" w:name="_Ref4122477"/>
      <w:bookmarkStart w:id="1260" w:name="_Toc276633085"/>
      <w:r>
        <w:lastRenderedPageBreak/>
        <w:t>Deactivate Half of the Engine’s Cylinders</w:t>
      </w:r>
      <w:bookmarkEnd w:id="1259"/>
      <w:bookmarkEnd w:id="1260"/>
    </w:p>
    <w:p w:rsidR="00FF4F2F" w:rsidRDefault="00FF4F2F"/>
    <w:p w:rsidR="00FF4F2F" w:rsidRDefault="00FF4F2F">
      <w:r>
        <w:t>This device control is used to deactivate half of the engine’s cylinders by commanding all of the displacement on demand solenoid outputs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Half of the engine’s cylinders shall be deactivated by commanding displacement on demand solenoids A, B, C, and D on.</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$000C</w:t>
            </w:r>
          </w:p>
        </w:tc>
        <w:tc>
          <w:tcPr>
            <w:tcW w:w="6120" w:type="dxa"/>
            <w:tcBorders>
              <w:top w:val="nil"/>
            </w:tcBorders>
          </w:tcPr>
          <w:p w:rsidR="00FF4F2F" w:rsidRDefault="00FF4F2F">
            <w:r>
              <w:t>Maximum deactivation time exceeded.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$0010</w:t>
            </w:r>
          </w:p>
        </w:tc>
        <w:tc>
          <w:tcPr>
            <w:tcW w:w="6120" w:type="dxa"/>
            <w:tcBorders>
              <w:top w:val="nil"/>
            </w:tcBorders>
          </w:tcPr>
          <w:p w:rsidR="00FF4F2F" w:rsidRDefault="00FF4F2F">
            <w:r>
              <w:t>Engine speed out of range.</w:t>
            </w:r>
          </w:p>
          <w:p w:rsidR="00F26143" w:rsidRDefault="00FF4F2F" w:rsidP="00F26143">
            <w:pPr>
              <w:numPr>
                <w:ilvl w:val="0"/>
                <w:numId w:val="7"/>
              </w:numPr>
            </w:pPr>
            <w:r>
              <w:t>Engine speed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rPr>
                <w:u w:val="single"/>
              </w:rPr>
            </w:pPr>
            <w:r>
              <w:rPr>
                <w:u w:val="single"/>
              </w:rPr>
              <w:t>$0308</w:t>
            </w:r>
          </w:p>
        </w:tc>
        <w:tc>
          <w:tcPr>
            <w:tcW w:w="6120" w:type="dxa"/>
            <w:tcBorders>
              <w:top w:val="nil"/>
            </w:tcBorders>
          </w:tcPr>
          <w:p w:rsidR="00FF4F2F" w:rsidRDefault="00FF4F2F">
            <w:pPr>
              <w:rPr>
                <w:u w:val="single"/>
              </w:rPr>
            </w:pPr>
            <w:r>
              <w:rPr>
                <w:u w:val="single"/>
              </w:rPr>
              <w:t>Fault active.</w:t>
            </w:r>
          </w:p>
          <w:p w:rsidR="00F26143" w:rsidRDefault="00FF4F2F" w:rsidP="00F26143">
            <w:pPr>
              <w:numPr>
                <w:ilvl w:val="0"/>
                <w:numId w:val="7"/>
              </w:numPr>
              <w:rPr>
                <w:u w:val="single"/>
              </w:rPr>
            </w:pPr>
            <w:r>
              <w:rPr>
                <w:u w:val="single"/>
              </w:rPr>
              <w:t>Crank sensor fault.</w:t>
            </w:r>
          </w:p>
          <w:p w:rsidR="00F26143" w:rsidRDefault="00FF4F2F" w:rsidP="00F26143">
            <w:pPr>
              <w:numPr>
                <w:ilvl w:val="0"/>
                <w:numId w:val="7"/>
              </w:numPr>
              <w:rPr>
                <w:u w:val="single"/>
              </w:rPr>
            </w:pPr>
            <w:smartTag w:uri="urn:schemas-microsoft-com:office:smarttags" w:element="place">
              <w:r>
                <w:rPr>
                  <w:u w:val="single"/>
                </w:rPr>
                <w:t>Cam</w:t>
              </w:r>
            </w:smartTag>
            <w:r>
              <w:rPr>
                <w:u w:val="single"/>
              </w:rPr>
              <w:t xml:space="preserve"> sensor fault.</w:t>
            </w:r>
          </w:p>
          <w:p w:rsidR="00F26143" w:rsidRDefault="00FF4F2F" w:rsidP="00F26143">
            <w:pPr>
              <w:numPr>
                <w:ilvl w:val="0"/>
                <w:numId w:val="7"/>
              </w:numPr>
              <w:rPr>
                <w:u w:val="single"/>
              </w:rPr>
            </w:pPr>
            <w:r>
              <w:rPr>
                <w:u w:val="single"/>
              </w:rPr>
              <w:t>Engine oil pressure sensor fault.</w:t>
            </w:r>
          </w:p>
          <w:p w:rsidR="00F26143" w:rsidRDefault="00FF4F2F" w:rsidP="00F26143">
            <w:pPr>
              <w:numPr>
                <w:ilvl w:val="0"/>
                <w:numId w:val="7"/>
              </w:numPr>
              <w:rPr>
                <w:u w:val="single"/>
              </w:rPr>
            </w:pPr>
            <w:r>
              <w:rPr>
                <w:u w:val="single"/>
              </w:rPr>
              <w:t>Powertrain relay fault.</w:t>
            </w:r>
          </w:p>
          <w:p w:rsidR="00F26143" w:rsidRDefault="00FF4F2F" w:rsidP="00F26143">
            <w:pPr>
              <w:numPr>
                <w:ilvl w:val="0"/>
                <w:numId w:val="7"/>
              </w:numPr>
              <w:rPr>
                <w:u w:val="single"/>
              </w:rPr>
            </w:pPr>
            <w:r>
              <w:rPr>
                <w:u w:val="single"/>
              </w:rPr>
              <w:t>Intake air temperature sensor fault (service only) (E21240)</w:t>
            </w:r>
          </w:p>
          <w:p w:rsidR="00F26143" w:rsidRDefault="00FF4F2F" w:rsidP="00F26143">
            <w:pPr>
              <w:numPr>
                <w:ilvl w:val="0"/>
                <w:numId w:val="7"/>
              </w:numPr>
              <w:rPr>
                <w:u w:val="single"/>
              </w:rPr>
            </w:pPr>
            <w:r>
              <w:rPr>
                <w:u w:val="single"/>
              </w:rPr>
              <w:t>Brake vacuum pressure sensor fault (service only).</w:t>
            </w:r>
          </w:p>
          <w:p w:rsidR="00F26143" w:rsidRDefault="00FF4F2F" w:rsidP="00F26143">
            <w:pPr>
              <w:numPr>
                <w:ilvl w:val="0"/>
                <w:numId w:val="7"/>
              </w:numPr>
              <w:rPr>
                <w:u w:val="single"/>
              </w:rPr>
            </w:pPr>
            <w:r>
              <w:rPr>
                <w:u w:val="single"/>
              </w:rPr>
              <w:t>Displacement on demand solenoid driver fault (service only).</w:t>
            </w:r>
          </w:p>
          <w:p w:rsidR="00F26143" w:rsidRDefault="00FF4F2F" w:rsidP="00F26143">
            <w:pPr>
              <w:numPr>
                <w:ilvl w:val="0"/>
                <w:numId w:val="7"/>
              </w:numPr>
              <w:rPr>
                <w:u w:val="single"/>
              </w:rPr>
            </w:pPr>
            <w:r>
              <w:rPr>
                <w:u w:val="single"/>
              </w:rPr>
              <w:t>Electronic throttle control reduced engine power active (service only).</w:t>
            </w:r>
          </w:p>
          <w:p w:rsidR="00F26143" w:rsidRDefault="00FF4F2F" w:rsidP="00F26143">
            <w:pPr>
              <w:numPr>
                <w:ilvl w:val="0"/>
                <w:numId w:val="7"/>
              </w:numPr>
              <w:rPr>
                <w:u w:val="single"/>
              </w:rPr>
            </w:pPr>
            <w:r>
              <w:rPr>
                <w:u w:val="single"/>
              </w:rPr>
              <w:t>Engine coolant temperature sensor fault (service only).</w:t>
            </w:r>
          </w:p>
          <w:p w:rsidR="00F26143" w:rsidRDefault="00FF4F2F" w:rsidP="00F26143">
            <w:pPr>
              <w:numPr>
                <w:ilvl w:val="0"/>
                <w:numId w:val="7"/>
              </w:numPr>
              <w:rPr>
                <w:u w:val="single"/>
              </w:rPr>
            </w:pPr>
            <w:r>
              <w:rPr>
                <w:u w:val="single"/>
              </w:rPr>
              <w:t>Manifold absolute pressure sensor fault (service only).</w:t>
            </w:r>
          </w:p>
          <w:p w:rsidR="00F26143" w:rsidRDefault="00FF4F2F" w:rsidP="00F26143">
            <w:pPr>
              <w:numPr>
                <w:ilvl w:val="0"/>
                <w:numId w:val="7"/>
              </w:numPr>
              <w:rPr>
                <w:u w:val="single"/>
              </w:rPr>
            </w:pPr>
            <w:r>
              <w:rPr>
                <w:u w:val="single"/>
              </w:rPr>
              <w:t>Vehicle speed fault (service only).</w:t>
            </w:r>
          </w:p>
        </w:tc>
        <w:tc>
          <w:tcPr>
            <w:tcW w:w="1080" w:type="dxa"/>
            <w:tcBorders>
              <w:top w:val="nil"/>
            </w:tcBorders>
          </w:tcPr>
          <w:p w:rsidR="00FF4F2F" w:rsidRDefault="00FF4F2F">
            <w:pPr>
              <w:jc w:val="center"/>
              <w:rPr>
                <w:u w:val="single"/>
              </w:rPr>
            </w:pPr>
            <w:r>
              <w:rPr>
                <w:u w:val="single"/>
              </w:rPr>
              <w:t>Y</w:t>
            </w:r>
          </w:p>
        </w:tc>
        <w:tc>
          <w:tcPr>
            <w:tcW w:w="1080" w:type="dxa"/>
            <w:tcBorders>
              <w:top w:val="nil"/>
            </w:tcBorders>
          </w:tcPr>
          <w:p w:rsidR="00FF4F2F" w:rsidRDefault="00FF4F2F">
            <w:pPr>
              <w:jc w:val="center"/>
              <w:rPr>
                <w:u w:val="single"/>
              </w:rPr>
            </w:pPr>
            <w:r>
              <w:rPr>
                <w:u w:val="single"/>
              </w:rPr>
              <w:t>Y</w:t>
            </w:r>
          </w:p>
        </w:tc>
      </w:tr>
      <w:tr w:rsidR="00FF4F2F">
        <w:trPr>
          <w:cantSplit/>
          <w:jc w:val="center"/>
        </w:trPr>
        <w:tc>
          <w:tcPr>
            <w:tcW w:w="1080" w:type="dxa"/>
            <w:tcBorders>
              <w:top w:val="nil"/>
            </w:tcBorders>
          </w:tcPr>
          <w:p w:rsidR="00FF4F2F" w:rsidRDefault="00FF4F2F">
            <w:pPr>
              <w:jc w:val="right"/>
            </w:pPr>
            <w:r>
              <w:t>$030A</w:t>
            </w:r>
          </w:p>
        </w:tc>
        <w:tc>
          <w:tcPr>
            <w:tcW w:w="6120" w:type="dxa"/>
            <w:tcBorders>
              <w:top w:val="nil"/>
            </w:tcBorders>
          </w:tcPr>
          <w:p w:rsidR="00FF4F2F" w:rsidRDefault="00FF4F2F">
            <w:r>
              <w:t>Accelerator pedal position high.</w:t>
            </w:r>
          </w:p>
          <w:p w:rsidR="00F26143" w:rsidRDefault="00FF4F2F" w:rsidP="00F26143">
            <w:pPr>
              <w:numPr>
                <w:ilvl w:val="0"/>
                <w:numId w:val="7"/>
              </w:numPr>
            </w:pPr>
            <w:r>
              <w:t>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$030B</w:t>
            </w:r>
          </w:p>
        </w:tc>
        <w:tc>
          <w:tcPr>
            <w:tcW w:w="6120" w:type="dxa"/>
            <w:tcBorders>
              <w:top w:val="nil"/>
            </w:tcBorders>
          </w:tcPr>
          <w:p w:rsidR="00FF4F2F" w:rsidRDefault="00FF4F2F">
            <w:r>
              <w:t>Piston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$030C</w:t>
            </w:r>
          </w:p>
        </w:tc>
        <w:tc>
          <w:tcPr>
            <w:tcW w:w="6120" w:type="dxa"/>
            <w:tcBorders>
              <w:top w:val="nil"/>
            </w:tcBorders>
          </w:tcPr>
          <w:p w:rsidR="00FF4F2F" w:rsidRDefault="00FF4F2F">
            <w:r>
              <w:t>Engine oil temperature out of range.</w:t>
            </w:r>
          </w:p>
          <w:p w:rsidR="00F26143" w:rsidRDefault="00FF4F2F" w:rsidP="00F26143">
            <w:pPr>
              <w:numPr>
                <w:ilvl w:val="0"/>
                <w:numId w:val="7"/>
              </w:numPr>
            </w:pPr>
            <w:r>
              <w:t>Engine oil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$030D</w:t>
            </w:r>
          </w:p>
        </w:tc>
        <w:tc>
          <w:tcPr>
            <w:tcW w:w="6120" w:type="dxa"/>
            <w:tcBorders>
              <w:top w:val="nil"/>
            </w:tcBorders>
          </w:tcPr>
          <w:p w:rsidR="00FF4F2F" w:rsidRDefault="00FF4F2F">
            <w:r>
              <w:t>Engine oil pressure out of range.</w:t>
            </w:r>
          </w:p>
          <w:p w:rsidR="00F26143" w:rsidRDefault="00FF4F2F" w:rsidP="00F26143">
            <w:pPr>
              <w:numPr>
                <w:ilvl w:val="0"/>
                <w:numId w:val="7"/>
              </w:numPr>
            </w:pPr>
            <w:r>
              <w:t>Engine oil pressure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$030F</w:t>
            </w:r>
          </w:p>
        </w:tc>
        <w:tc>
          <w:tcPr>
            <w:tcW w:w="6120" w:type="dxa"/>
            <w:tcBorders>
              <w:top w:val="nil"/>
            </w:tcBorders>
          </w:tcPr>
          <w:p w:rsidR="00FF4F2F" w:rsidRDefault="00FF4F2F">
            <w:r>
              <w:t>Engine oil aeration present.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$0310</w:t>
            </w:r>
          </w:p>
        </w:tc>
        <w:tc>
          <w:tcPr>
            <w:tcW w:w="6120" w:type="dxa"/>
            <w:tcBorders>
              <w:top w:val="nil"/>
            </w:tcBorders>
          </w:tcPr>
          <w:p w:rsidR="00FF4F2F" w:rsidRDefault="00FF4F2F">
            <w:r>
              <w:t>Engine metal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$0311</w:t>
            </w:r>
          </w:p>
        </w:tc>
        <w:tc>
          <w:tcPr>
            <w:tcW w:w="6120" w:type="dxa"/>
            <w:tcBorders>
              <w:top w:val="nil"/>
            </w:tcBorders>
          </w:tcPr>
          <w:p w:rsidR="00FF4F2F" w:rsidRDefault="00FF4F2F">
            <w:r>
              <w:t>Accelerator pedal position increase high.</w:t>
            </w:r>
          </w:p>
          <w:p w:rsidR="00F26143" w:rsidRDefault="00FF4F2F" w:rsidP="00F26143">
            <w:pPr>
              <w:numPr>
                <w:ilvl w:val="0"/>
                <w:numId w:val="7"/>
              </w:numPr>
            </w:pPr>
            <w:r>
              <w:t>Change in 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$0315</w:t>
            </w:r>
          </w:p>
        </w:tc>
        <w:tc>
          <w:tcPr>
            <w:tcW w:w="6120" w:type="dxa"/>
            <w:tcBorders>
              <w:top w:val="nil"/>
            </w:tcBorders>
          </w:tcPr>
          <w:p w:rsidR="00FF4F2F" w:rsidRDefault="00FF4F2F">
            <w:r>
              <w:t>Catalyst converter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$0316</w:t>
            </w:r>
          </w:p>
        </w:tc>
        <w:tc>
          <w:tcPr>
            <w:tcW w:w="6120" w:type="dxa"/>
            <w:tcBorders>
              <w:top w:val="nil"/>
            </w:tcBorders>
          </w:tcPr>
          <w:p w:rsidR="00FF4F2F" w:rsidRDefault="00FF4F2F">
            <w:r>
              <w:t>Brake vacuum pressure low.</w:t>
            </w:r>
          </w:p>
          <w:p w:rsidR="00F26143" w:rsidRDefault="00FF4F2F" w:rsidP="00F26143">
            <w:pPr>
              <w:numPr>
                <w:ilvl w:val="0"/>
                <w:numId w:val="7"/>
              </w:numPr>
            </w:pPr>
            <w:r>
              <w:t>Brake vacuum pressure falls below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$0318</w:t>
            </w:r>
          </w:p>
        </w:tc>
        <w:tc>
          <w:tcPr>
            <w:tcW w:w="6120" w:type="dxa"/>
            <w:tcBorders>
              <w:top w:val="nil"/>
            </w:tcBorders>
          </w:tcPr>
          <w:p w:rsidR="00FF4F2F" w:rsidRDefault="00FF4F2F">
            <w:r>
              <w:t>Axle torque limiting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$0319</w:t>
            </w:r>
          </w:p>
        </w:tc>
        <w:tc>
          <w:tcPr>
            <w:tcW w:w="6120" w:type="dxa"/>
            <w:tcBorders>
              <w:top w:val="nil"/>
            </w:tcBorders>
          </w:tcPr>
          <w:p w:rsidR="00FF4F2F" w:rsidRDefault="00FF4F2F">
            <w:r>
              <w:t>Brake torque management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$0601</w:t>
            </w:r>
          </w:p>
        </w:tc>
        <w:tc>
          <w:tcPr>
            <w:tcW w:w="6120" w:type="dxa"/>
            <w:tcBorders>
              <w:top w:val="nil"/>
            </w:tcBorders>
          </w:tcPr>
          <w:p w:rsidR="00FF4F2F" w:rsidRDefault="00FF4F2F">
            <w:r>
              <w:t>Engine coolant temperature too high.</w:t>
            </w:r>
          </w:p>
          <w:p w:rsidR="00F26143" w:rsidRDefault="00FF4F2F" w:rsidP="00F26143">
            <w:pPr>
              <w:numPr>
                <w:ilvl w:val="0"/>
                <w:numId w:val="7"/>
              </w:numPr>
            </w:pPr>
            <w:r>
              <w:t>Hot coolant mode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$0604</w:t>
            </w:r>
          </w:p>
        </w:tc>
        <w:tc>
          <w:tcPr>
            <w:tcW w:w="6120" w:type="dxa"/>
            <w:tcBorders>
              <w:top w:val="nil"/>
            </w:tcBorders>
          </w:tcPr>
          <w:p w:rsidR="00FF4F2F" w:rsidRDefault="00FF4F2F">
            <w:r>
              <w:t>Engine not running.</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lastRenderedPageBreak/>
              <w:t>$0A05</w:t>
            </w:r>
          </w:p>
        </w:tc>
        <w:tc>
          <w:tcPr>
            <w:tcW w:w="6120" w:type="dxa"/>
            <w:tcBorders>
              <w:top w:val="nil"/>
            </w:tcBorders>
          </w:tcPr>
          <w:p w:rsidR="00FF4F2F" w:rsidRDefault="00FF4F2F">
            <w:r>
              <w:t>Engine speed too high.</w:t>
            </w:r>
          </w:p>
          <w:p w:rsidR="00F26143" w:rsidRDefault="00FF4F2F" w:rsidP="00F26143">
            <w:pPr>
              <w:numPr>
                <w:ilvl w:val="0"/>
                <w:numId w:val="7"/>
              </w:numPr>
            </w:pPr>
            <w:r>
              <w:t>Engine overspeed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$2102</w:t>
            </w:r>
          </w:p>
        </w:tc>
        <w:tc>
          <w:tcPr>
            <w:tcW w:w="6120" w:type="dxa"/>
            <w:tcBorders>
              <w:top w:val="nil"/>
            </w:tcBorders>
          </w:tcPr>
          <w:p w:rsidR="00FF4F2F" w:rsidRDefault="00FF4F2F">
            <w:r>
              <w:t>Transmission gear incorrect.</w:t>
            </w:r>
          </w:p>
          <w:p w:rsidR="00F26143" w:rsidRDefault="00FF4F2F" w:rsidP="00F26143">
            <w:pPr>
              <w:numPr>
                <w:ilvl w:val="0"/>
                <w:numId w:val="7"/>
              </w:numPr>
            </w:pPr>
            <w:r>
              <w:t>Disabled in transmission gears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$2103</w:t>
            </w:r>
          </w:p>
        </w:tc>
        <w:tc>
          <w:tcPr>
            <w:tcW w:w="6120" w:type="dxa"/>
            <w:tcBorders>
              <w:top w:val="nil"/>
            </w:tcBorders>
          </w:tcPr>
          <w:p w:rsidR="00FF4F2F" w:rsidRDefault="00FF4F2F">
            <w:r>
              <w:t>Transmission range incorrect.</w:t>
            </w:r>
          </w:p>
          <w:p w:rsidR="00F26143" w:rsidRDefault="00FF4F2F" w:rsidP="00F26143">
            <w:pPr>
              <w:numPr>
                <w:ilvl w:val="0"/>
                <w:numId w:val="7"/>
              </w:numPr>
            </w:pPr>
            <w:r>
              <w:t>Disabled in transmission ranges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$031D</w:t>
            </w:r>
          </w:p>
        </w:tc>
        <w:tc>
          <w:tcPr>
            <w:tcW w:w="6120" w:type="dxa"/>
            <w:tcBorders>
              <w:top w:val="nil"/>
            </w:tcBorders>
          </w:tcPr>
          <w:p w:rsidR="00FF4F2F" w:rsidRDefault="00FF4F2F">
            <w:r>
              <w:t>Engine coolant temperature out of range.</w:t>
            </w:r>
          </w:p>
          <w:p w:rsidR="00F26143" w:rsidRDefault="00FF4F2F" w:rsidP="00F26143">
            <w:pPr>
              <w:numPr>
                <w:ilvl w:val="0"/>
                <w:numId w:val="7"/>
              </w:numPr>
            </w:pPr>
            <w:r>
              <w:t>Engine coolant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bl>
    <w:p w:rsidR="00FF4F2F" w:rsidRDefault="00FF4F2F"/>
    <w:p w:rsidR="00FF4F2F" w:rsidRDefault="00FF4F2F">
      <w:pPr>
        <w:pStyle w:val="Heading4"/>
      </w:pPr>
      <w:bookmarkStart w:id="1261" w:name="_Ref4123714"/>
      <w:bookmarkStart w:id="1262" w:name="_Toc276633086"/>
      <w:r>
        <w:t>Deactivate One of the Engine’s Cylinders with Engine Running</w:t>
      </w:r>
      <w:bookmarkEnd w:id="1261"/>
      <w:bookmarkEnd w:id="1262"/>
    </w:p>
    <w:p w:rsidR="00FF4F2F" w:rsidRDefault="00FF4F2F"/>
    <w:p w:rsidR="00FF4F2F" w:rsidRDefault="00FF4F2F">
      <w:r>
        <w:t>This device control is used to deactivate one of the engine’s cylinders with the engine running by commanding the appropriate displacement on demand solenoid output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Exactly one of the engine’s cylinders shall be deactivated by commanding the appropriate displacement on demand solenoid on (while commanding all remaining displacement on demand solenoids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$000C</w:t>
            </w:r>
          </w:p>
        </w:tc>
        <w:tc>
          <w:tcPr>
            <w:tcW w:w="6120" w:type="dxa"/>
            <w:tcBorders>
              <w:top w:val="nil"/>
            </w:tcBorders>
          </w:tcPr>
          <w:p w:rsidR="00FF4F2F" w:rsidRDefault="00FF4F2F">
            <w:r>
              <w:t>Maximum deactivation time exceeded.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$0010</w:t>
            </w:r>
          </w:p>
        </w:tc>
        <w:tc>
          <w:tcPr>
            <w:tcW w:w="6120" w:type="dxa"/>
            <w:tcBorders>
              <w:top w:val="nil"/>
            </w:tcBorders>
          </w:tcPr>
          <w:p w:rsidR="00FF4F2F" w:rsidRDefault="00FF4F2F">
            <w:r>
              <w:t>Engine speed out of range.</w:t>
            </w:r>
          </w:p>
          <w:p w:rsidR="00F26143" w:rsidRDefault="00FF4F2F" w:rsidP="00F26143">
            <w:pPr>
              <w:numPr>
                <w:ilvl w:val="0"/>
                <w:numId w:val="7"/>
              </w:numPr>
            </w:pPr>
            <w:r>
              <w:t>Engine speed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$0308</w:t>
            </w:r>
          </w:p>
        </w:tc>
        <w:tc>
          <w:tcPr>
            <w:tcW w:w="6120" w:type="dxa"/>
            <w:tcBorders>
              <w:top w:val="nil"/>
            </w:tcBorders>
          </w:tcPr>
          <w:p w:rsidR="00FF4F2F" w:rsidRDefault="00FF4F2F">
            <w:r>
              <w:t>Fault active.</w:t>
            </w:r>
          </w:p>
          <w:p w:rsidR="00F26143" w:rsidRDefault="00FF4F2F" w:rsidP="00F26143">
            <w:pPr>
              <w:numPr>
                <w:ilvl w:val="0"/>
                <w:numId w:val="7"/>
              </w:numPr>
            </w:pPr>
            <w:r>
              <w:t>Crank sensor fault.</w:t>
            </w:r>
          </w:p>
          <w:p w:rsidR="00F26143" w:rsidRDefault="00FF4F2F" w:rsidP="00F26143">
            <w:pPr>
              <w:numPr>
                <w:ilvl w:val="0"/>
                <w:numId w:val="7"/>
              </w:numPr>
            </w:pPr>
            <w:smartTag w:uri="urn:schemas-microsoft-com:office:smarttags" w:element="place">
              <w:r>
                <w:t>Cam</w:t>
              </w:r>
            </w:smartTag>
            <w:r>
              <w:t xml:space="preserve"> sensor fault.</w:t>
            </w:r>
          </w:p>
          <w:p w:rsidR="00F26143" w:rsidRDefault="00FF4F2F" w:rsidP="00F26143">
            <w:pPr>
              <w:numPr>
                <w:ilvl w:val="0"/>
                <w:numId w:val="7"/>
              </w:numPr>
            </w:pPr>
            <w:r>
              <w:t>Engine oil pressure sensor fault.</w:t>
            </w:r>
          </w:p>
          <w:p w:rsidR="00F26143" w:rsidRDefault="00FF4F2F" w:rsidP="00F26143">
            <w:pPr>
              <w:numPr>
                <w:ilvl w:val="0"/>
                <w:numId w:val="7"/>
              </w:numPr>
            </w:pPr>
            <w:r>
              <w:t>Powertrain relay fault.</w:t>
            </w:r>
          </w:p>
          <w:p w:rsidR="00F26143" w:rsidRDefault="00FF4F2F" w:rsidP="00F26143">
            <w:pPr>
              <w:numPr>
                <w:ilvl w:val="0"/>
                <w:numId w:val="7"/>
              </w:numPr>
            </w:pPr>
            <w:r>
              <w:t>Intake air temperature sensor fault (E21240)</w:t>
            </w:r>
          </w:p>
          <w:p w:rsidR="00F26143" w:rsidRDefault="00FF4F2F" w:rsidP="00F26143">
            <w:pPr>
              <w:numPr>
                <w:ilvl w:val="0"/>
                <w:numId w:val="7"/>
              </w:numPr>
            </w:pPr>
            <w:r>
              <w:t>Brake vacuum pressure sensor fault.</w:t>
            </w:r>
          </w:p>
          <w:p w:rsidR="00F26143" w:rsidRDefault="00FF4F2F" w:rsidP="00F26143">
            <w:pPr>
              <w:numPr>
                <w:ilvl w:val="0"/>
                <w:numId w:val="7"/>
              </w:numPr>
            </w:pPr>
            <w:r>
              <w:t>Displacement on demand solenoid driver fault.</w:t>
            </w:r>
          </w:p>
          <w:p w:rsidR="00F26143" w:rsidRDefault="00FF4F2F" w:rsidP="00F26143">
            <w:pPr>
              <w:numPr>
                <w:ilvl w:val="0"/>
                <w:numId w:val="7"/>
              </w:numPr>
            </w:pPr>
            <w:r>
              <w:t>Electronic throttle control reduced engine power active.</w:t>
            </w:r>
          </w:p>
          <w:p w:rsidR="00F26143" w:rsidRDefault="00FF4F2F" w:rsidP="00F26143">
            <w:pPr>
              <w:numPr>
                <w:ilvl w:val="0"/>
                <w:numId w:val="7"/>
              </w:numPr>
            </w:pPr>
            <w:r>
              <w:t>Engine coolant temperature sensor fault.</w:t>
            </w:r>
          </w:p>
          <w:p w:rsidR="00F26143" w:rsidRDefault="00FF4F2F" w:rsidP="00F26143">
            <w:pPr>
              <w:numPr>
                <w:ilvl w:val="0"/>
                <w:numId w:val="7"/>
              </w:numPr>
            </w:pPr>
            <w:r>
              <w:t>Manifold absolute pressure sensor fault.</w:t>
            </w:r>
          </w:p>
          <w:p w:rsidR="00F26143" w:rsidRDefault="00FF4F2F" w:rsidP="00F26143">
            <w:pPr>
              <w:numPr>
                <w:ilvl w:val="0"/>
                <w:numId w:val="7"/>
              </w:numPr>
            </w:pPr>
            <w:r>
              <w:t>Vehicle speed fault.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$030A</w:t>
            </w:r>
          </w:p>
        </w:tc>
        <w:tc>
          <w:tcPr>
            <w:tcW w:w="6120" w:type="dxa"/>
            <w:tcBorders>
              <w:top w:val="nil"/>
            </w:tcBorders>
          </w:tcPr>
          <w:p w:rsidR="00FF4F2F" w:rsidRDefault="00FF4F2F">
            <w:r>
              <w:t>Accelerator pedal position high.</w:t>
            </w:r>
          </w:p>
          <w:p w:rsidR="00F26143" w:rsidRDefault="00FF4F2F" w:rsidP="00F26143">
            <w:pPr>
              <w:numPr>
                <w:ilvl w:val="0"/>
                <w:numId w:val="7"/>
              </w:numPr>
            </w:pPr>
            <w:r>
              <w:t>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$030B</w:t>
            </w:r>
          </w:p>
        </w:tc>
        <w:tc>
          <w:tcPr>
            <w:tcW w:w="6120" w:type="dxa"/>
            <w:tcBorders>
              <w:top w:val="nil"/>
            </w:tcBorders>
          </w:tcPr>
          <w:p w:rsidR="00FF4F2F" w:rsidRDefault="00FF4F2F">
            <w:r>
              <w:t>Piston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$030C</w:t>
            </w:r>
          </w:p>
        </w:tc>
        <w:tc>
          <w:tcPr>
            <w:tcW w:w="6120" w:type="dxa"/>
            <w:tcBorders>
              <w:top w:val="nil"/>
            </w:tcBorders>
          </w:tcPr>
          <w:p w:rsidR="00FF4F2F" w:rsidRDefault="00FF4F2F">
            <w:r>
              <w:t>Engine oil temperature out of range.</w:t>
            </w:r>
          </w:p>
          <w:p w:rsidR="00F26143" w:rsidRDefault="00FF4F2F" w:rsidP="00F26143">
            <w:pPr>
              <w:numPr>
                <w:ilvl w:val="0"/>
                <w:numId w:val="7"/>
              </w:numPr>
            </w:pPr>
            <w:r>
              <w:t>Engine oil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lastRenderedPageBreak/>
              <w:t>$030D</w:t>
            </w:r>
          </w:p>
        </w:tc>
        <w:tc>
          <w:tcPr>
            <w:tcW w:w="6120" w:type="dxa"/>
            <w:tcBorders>
              <w:top w:val="nil"/>
            </w:tcBorders>
          </w:tcPr>
          <w:p w:rsidR="00FF4F2F" w:rsidRDefault="00FF4F2F">
            <w:r>
              <w:t>Engine oil pressure out of range.</w:t>
            </w:r>
          </w:p>
          <w:p w:rsidR="00F26143" w:rsidRDefault="00FF4F2F" w:rsidP="00F26143">
            <w:pPr>
              <w:numPr>
                <w:ilvl w:val="0"/>
                <w:numId w:val="7"/>
              </w:numPr>
            </w:pPr>
            <w:r>
              <w:t>Engine oil pressure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$030F</w:t>
            </w:r>
          </w:p>
        </w:tc>
        <w:tc>
          <w:tcPr>
            <w:tcW w:w="6120" w:type="dxa"/>
            <w:tcBorders>
              <w:top w:val="nil"/>
            </w:tcBorders>
          </w:tcPr>
          <w:p w:rsidR="00FF4F2F" w:rsidRDefault="00FF4F2F">
            <w:r>
              <w:t>Engine oil aeration present.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$0310</w:t>
            </w:r>
          </w:p>
        </w:tc>
        <w:tc>
          <w:tcPr>
            <w:tcW w:w="6120" w:type="dxa"/>
            <w:tcBorders>
              <w:top w:val="nil"/>
            </w:tcBorders>
          </w:tcPr>
          <w:p w:rsidR="00FF4F2F" w:rsidRDefault="00FF4F2F">
            <w:r>
              <w:t>Engine metal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$0311</w:t>
            </w:r>
          </w:p>
        </w:tc>
        <w:tc>
          <w:tcPr>
            <w:tcW w:w="6120" w:type="dxa"/>
            <w:tcBorders>
              <w:top w:val="nil"/>
            </w:tcBorders>
          </w:tcPr>
          <w:p w:rsidR="00FF4F2F" w:rsidRDefault="00FF4F2F">
            <w:r>
              <w:t>Accelerator pedal position increase high.</w:t>
            </w:r>
          </w:p>
          <w:p w:rsidR="00F26143" w:rsidRDefault="00FF4F2F" w:rsidP="00F26143">
            <w:pPr>
              <w:numPr>
                <w:ilvl w:val="0"/>
                <w:numId w:val="7"/>
              </w:numPr>
            </w:pPr>
            <w:r>
              <w:t>Change in 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$0315</w:t>
            </w:r>
          </w:p>
        </w:tc>
        <w:tc>
          <w:tcPr>
            <w:tcW w:w="6120" w:type="dxa"/>
            <w:tcBorders>
              <w:top w:val="nil"/>
            </w:tcBorders>
          </w:tcPr>
          <w:p w:rsidR="00FF4F2F" w:rsidRDefault="00FF4F2F">
            <w:r>
              <w:t>Catalyst converter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$0316</w:t>
            </w:r>
          </w:p>
        </w:tc>
        <w:tc>
          <w:tcPr>
            <w:tcW w:w="6120" w:type="dxa"/>
            <w:tcBorders>
              <w:top w:val="nil"/>
            </w:tcBorders>
          </w:tcPr>
          <w:p w:rsidR="00FF4F2F" w:rsidRDefault="00FF4F2F">
            <w:r>
              <w:t>Brake vacuum pressure low.</w:t>
            </w:r>
          </w:p>
          <w:p w:rsidR="00F26143" w:rsidRDefault="00FF4F2F" w:rsidP="00F26143">
            <w:pPr>
              <w:numPr>
                <w:ilvl w:val="0"/>
                <w:numId w:val="7"/>
              </w:numPr>
            </w:pPr>
            <w:r>
              <w:t>Brake vacuum pressure falls below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$0318</w:t>
            </w:r>
          </w:p>
        </w:tc>
        <w:tc>
          <w:tcPr>
            <w:tcW w:w="6120" w:type="dxa"/>
            <w:tcBorders>
              <w:top w:val="nil"/>
            </w:tcBorders>
          </w:tcPr>
          <w:p w:rsidR="00FF4F2F" w:rsidRDefault="00FF4F2F">
            <w:r>
              <w:t>Axle torque limiting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$0319</w:t>
            </w:r>
          </w:p>
        </w:tc>
        <w:tc>
          <w:tcPr>
            <w:tcW w:w="6120" w:type="dxa"/>
            <w:tcBorders>
              <w:top w:val="nil"/>
            </w:tcBorders>
          </w:tcPr>
          <w:p w:rsidR="00FF4F2F" w:rsidRDefault="00FF4F2F">
            <w:r>
              <w:t>Brake torque management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$0601</w:t>
            </w:r>
          </w:p>
        </w:tc>
        <w:tc>
          <w:tcPr>
            <w:tcW w:w="6120" w:type="dxa"/>
            <w:tcBorders>
              <w:top w:val="nil"/>
            </w:tcBorders>
          </w:tcPr>
          <w:p w:rsidR="00FF4F2F" w:rsidRDefault="00FF4F2F">
            <w:r>
              <w:t>Engine coolant temperature too high.</w:t>
            </w:r>
          </w:p>
          <w:p w:rsidR="00F26143" w:rsidRDefault="00FF4F2F" w:rsidP="00F26143">
            <w:pPr>
              <w:numPr>
                <w:ilvl w:val="0"/>
                <w:numId w:val="7"/>
              </w:numPr>
            </w:pPr>
            <w:r>
              <w:t>Hot coolant mode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$0604</w:t>
            </w:r>
          </w:p>
        </w:tc>
        <w:tc>
          <w:tcPr>
            <w:tcW w:w="6120" w:type="dxa"/>
            <w:tcBorders>
              <w:top w:val="nil"/>
            </w:tcBorders>
          </w:tcPr>
          <w:p w:rsidR="00FF4F2F" w:rsidRDefault="00FF4F2F">
            <w:r>
              <w:t>Engine not running.</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$0A05</w:t>
            </w:r>
          </w:p>
        </w:tc>
        <w:tc>
          <w:tcPr>
            <w:tcW w:w="6120" w:type="dxa"/>
            <w:tcBorders>
              <w:top w:val="nil"/>
            </w:tcBorders>
          </w:tcPr>
          <w:p w:rsidR="00FF4F2F" w:rsidRDefault="00FF4F2F">
            <w:r>
              <w:t>Engine speed too high.</w:t>
            </w:r>
          </w:p>
          <w:p w:rsidR="00F26143" w:rsidRDefault="00FF4F2F" w:rsidP="00F26143">
            <w:pPr>
              <w:numPr>
                <w:ilvl w:val="0"/>
                <w:numId w:val="7"/>
              </w:numPr>
            </w:pPr>
            <w:r>
              <w:t>Engine overspeed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$2102</w:t>
            </w:r>
          </w:p>
        </w:tc>
        <w:tc>
          <w:tcPr>
            <w:tcW w:w="6120" w:type="dxa"/>
            <w:tcBorders>
              <w:top w:val="nil"/>
            </w:tcBorders>
          </w:tcPr>
          <w:p w:rsidR="00FF4F2F" w:rsidRDefault="00FF4F2F">
            <w:r>
              <w:t>Transmission gear incorrect.</w:t>
            </w:r>
          </w:p>
          <w:p w:rsidR="00F26143" w:rsidRDefault="00FF4F2F" w:rsidP="00F26143">
            <w:pPr>
              <w:numPr>
                <w:ilvl w:val="0"/>
                <w:numId w:val="7"/>
              </w:numPr>
            </w:pPr>
            <w:r>
              <w:t>Disabled in transmission gears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$2103</w:t>
            </w:r>
          </w:p>
        </w:tc>
        <w:tc>
          <w:tcPr>
            <w:tcW w:w="6120" w:type="dxa"/>
            <w:tcBorders>
              <w:top w:val="nil"/>
            </w:tcBorders>
          </w:tcPr>
          <w:p w:rsidR="00FF4F2F" w:rsidRDefault="00FF4F2F">
            <w:r>
              <w:t>Transmission range incorrect.</w:t>
            </w:r>
          </w:p>
          <w:p w:rsidR="00F26143" w:rsidRDefault="00FF4F2F" w:rsidP="00F26143">
            <w:pPr>
              <w:numPr>
                <w:ilvl w:val="0"/>
                <w:numId w:val="7"/>
              </w:numPr>
            </w:pPr>
            <w:r>
              <w:t>Disabled in transmission ranges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$031D</w:t>
            </w:r>
          </w:p>
        </w:tc>
        <w:tc>
          <w:tcPr>
            <w:tcW w:w="6120" w:type="dxa"/>
            <w:tcBorders>
              <w:top w:val="nil"/>
            </w:tcBorders>
          </w:tcPr>
          <w:p w:rsidR="00FF4F2F" w:rsidRDefault="00FF4F2F">
            <w:r>
              <w:t>Engine coolant temperature out of range.</w:t>
            </w:r>
          </w:p>
          <w:p w:rsidR="00F26143" w:rsidRDefault="00FF4F2F" w:rsidP="00F26143">
            <w:pPr>
              <w:numPr>
                <w:ilvl w:val="0"/>
                <w:numId w:val="7"/>
              </w:numPr>
            </w:pPr>
            <w:r>
              <w:t>Engine coolant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4"/>
      </w:pPr>
      <w:bookmarkStart w:id="1263" w:name="_Ref4123723"/>
      <w:bookmarkStart w:id="1264" w:name="_Toc276633087"/>
      <w:r>
        <w:t>Deactivate One of the Engine’s Cylinders with Engine Not Running</w:t>
      </w:r>
      <w:bookmarkEnd w:id="1263"/>
      <w:bookmarkEnd w:id="1264"/>
    </w:p>
    <w:p w:rsidR="00FF4F2F" w:rsidRDefault="00FF4F2F"/>
    <w:p w:rsidR="00FF4F2F" w:rsidRDefault="00FF4F2F">
      <w:r>
        <w:t>This device control is used to deactivate one of the engine’s cylinders with the engine not running by commanding the appropriate displacement on demand solenoid output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Exactly one of the engine’s cylinders shall be deactivated by commanding the appropriate displacement on demand solenoid on (while commanding all remaining displacement on demand solenoids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$0201</w:t>
            </w:r>
          </w:p>
        </w:tc>
        <w:tc>
          <w:tcPr>
            <w:tcW w:w="6120" w:type="dxa"/>
            <w:tcBorders>
              <w:top w:val="nil"/>
            </w:tcBorders>
          </w:tcPr>
          <w:p w:rsidR="00FF4F2F" w:rsidRDefault="00FF4F2F">
            <w:r>
              <w:t>Engine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$0308</w:t>
            </w:r>
          </w:p>
        </w:tc>
        <w:tc>
          <w:tcPr>
            <w:tcW w:w="6120" w:type="dxa"/>
            <w:tcBorders>
              <w:top w:val="nil"/>
            </w:tcBorders>
          </w:tcPr>
          <w:p w:rsidR="00FF4F2F" w:rsidRDefault="00FF4F2F">
            <w:r>
              <w:t>Fault active.</w:t>
            </w:r>
          </w:p>
          <w:p w:rsidR="00F26143" w:rsidRDefault="00FF4F2F" w:rsidP="00F26143">
            <w:pPr>
              <w:numPr>
                <w:ilvl w:val="0"/>
                <w:numId w:val="7"/>
              </w:numPr>
            </w:pPr>
            <w:r>
              <w:t>Powertrain relay fault.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$0E03</w:t>
            </w:r>
          </w:p>
        </w:tc>
        <w:tc>
          <w:tcPr>
            <w:tcW w:w="6120" w:type="dxa"/>
            <w:tcBorders>
              <w:top w:val="nil"/>
            </w:tcBorders>
          </w:tcPr>
          <w:p w:rsidR="00FF4F2F" w:rsidRDefault="00FF4F2F">
            <w:r>
              <w:t>Transmission not in Park or Neutral.</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lastRenderedPageBreak/>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3"/>
      </w:pPr>
      <w:bookmarkStart w:id="1265" w:name="_Toc276633088"/>
      <w:r>
        <w:t>EPSR – Crank Decode Mode Device Control</w:t>
      </w:r>
      <w:bookmarkEnd w:id="1265"/>
    </w:p>
    <w:p w:rsidR="00FF4F2F" w:rsidRDefault="00FF4F2F"/>
    <w:p w:rsidR="00FF4F2F" w:rsidRDefault="00FF4F2F">
      <w:r>
        <w:t>This device control is used to override the crank decode mode and the engine sync mode.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 Decode Mode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 Decode Mode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$0=60X-2 Threshold; </w:t>
            </w:r>
            <w:r>
              <w:rPr>
                <w:rFonts w:ascii="Arial" w:hAnsi="Arial"/>
                <w:sz w:val="16"/>
              </w:rPr>
              <w:br/>
              <w:t xml:space="preserve">$1=60X-2 Percentage; </w:t>
            </w:r>
            <w:r>
              <w:rPr>
                <w:rFonts w:ascii="Arial" w:hAnsi="Arial"/>
                <w:sz w:val="16"/>
              </w:rPr>
              <w:br/>
              <w:t>$3=Disable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Engine Sync Mode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$0=Crank and Primary Cam; </w:t>
            </w:r>
            <w:r>
              <w:rPr>
                <w:rFonts w:ascii="Arial" w:hAnsi="Arial"/>
                <w:sz w:val="16"/>
              </w:rPr>
              <w:br/>
              <w:t xml:space="preserve">$1=Primary Cam Backup; </w:t>
            </w:r>
            <w:r>
              <w:rPr>
                <w:rFonts w:ascii="Arial" w:hAnsi="Arial"/>
                <w:sz w:val="16"/>
              </w:rPr>
              <w:br/>
              <w:t xml:space="preserve">$2=Primary and Secondary </w:t>
            </w:r>
            <w:smartTag w:uri="urn:schemas-microsoft-com:office:smarttags" w:element="place">
              <w:r>
                <w:rPr>
                  <w:rFonts w:ascii="Arial" w:hAnsi="Arial"/>
                  <w:sz w:val="16"/>
                </w:rPr>
                <w:t>Cam</w:t>
              </w:r>
            </w:smartTag>
            <w:r>
              <w:rPr>
                <w:rFonts w:ascii="Arial" w:hAnsi="Arial"/>
                <w:sz w:val="16"/>
              </w:rPr>
              <w:t xml:space="preserve"> Backup; </w:t>
            </w:r>
            <w:r>
              <w:rPr>
                <w:rFonts w:ascii="Arial" w:hAnsi="Arial"/>
                <w:sz w:val="16"/>
              </w:rPr>
              <w:br/>
              <w:t>$3=Engine Sync Disabled</w:t>
            </w:r>
          </w:p>
        </w:tc>
      </w:tr>
    </w:tbl>
    <w:p w:rsidR="00FF4F2F" w:rsidRDefault="00FF4F2F"/>
    <w:p w:rsidR="00FF4F2F" w:rsidRDefault="00FF4F2F">
      <w:r>
        <w:t>If (Crank Decode Mode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crank decode mode and engine sync mode shall be commanded to the values requested in Crank Decode Mode and Engine Sync Mode, respectively.</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$1701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66" w:name="_Toc276633089"/>
      <w:r>
        <w:t>SPKR – Spark Retard Device Control</w:t>
      </w:r>
      <w:bookmarkEnd w:id="1266"/>
    </w:p>
    <w:p w:rsidR="00FF4F2F" w:rsidRDefault="00FF4F2F"/>
    <w:p w:rsidR="00FF4F2F" w:rsidRDefault="00FF4F2F">
      <w:r>
        <w:t>This device control is used to retard the spark angle from the software calculated spark angle.  For example, if the software calculated spark angle was 15 degrees advanced and this device control requested a 3 degree retard, the commanded spark angle that would be delivered would be 12 degrees advanced.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Spark Retard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Spark Retard Angle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0.0 - 89.6484375 deg</w:t>
            </w:r>
          </w:p>
        </w:tc>
        <w:tc>
          <w:tcPr>
            <w:tcW w:w="2160" w:type="dxa"/>
            <w:tcBorders>
              <w:top w:val="nil"/>
            </w:tcBorders>
          </w:tcPr>
          <w:p w:rsidR="00FF4F2F" w:rsidRDefault="00FF4F2F">
            <w:pPr>
              <w:rPr>
                <w:rFonts w:ascii="Arial" w:hAnsi="Arial"/>
                <w:sz w:val="16"/>
              </w:rPr>
            </w:pPr>
            <w:r>
              <w:rPr>
                <w:rFonts w:ascii="Arial" w:hAnsi="Arial"/>
                <w:sz w:val="16"/>
              </w:rPr>
              <w:t>E = N * 0.3515625</w:t>
            </w:r>
          </w:p>
        </w:tc>
      </w:tr>
    </w:tbl>
    <w:p w:rsidR="00FF4F2F" w:rsidRDefault="00FF4F2F"/>
    <w:p w:rsidR="00FF4F2F" w:rsidRDefault="00FF4F2F">
      <w:r>
        <w:t>If (Spark Retard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spark angle delivered shall be adjusted by the requested spark retard angle in Spark Retard Angle.</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(30 second enable, 60 second disable) (This limit only applies while the engine is off-idle)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$0701</w:t>
            </w:r>
          </w:p>
        </w:tc>
        <w:tc>
          <w:tcPr>
            <w:tcW w:w="6768" w:type="dxa"/>
            <w:tcBorders>
              <w:top w:val="nil"/>
            </w:tcBorders>
          </w:tcPr>
          <w:p w:rsidR="00FF4F2F" w:rsidRDefault="00FF4F2F">
            <w:pPr>
              <w:rPr>
                <w:rFonts w:ascii="Arial" w:hAnsi="Arial"/>
                <w:sz w:val="16"/>
              </w:rPr>
            </w:pPr>
            <w:r>
              <w:rPr>
                <w:rFonts w:ascii="Arial" w:hAnsi="Arial"/>
                <w:sz w:val="16"/>
              </w:rPr>
              <w:t xml:space="preserve">Requested spark retard is too large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67" w:name="_Toc276633090"/>
      <w:r>
        <w:t>SPKR – Disable Idle Spark Device Control</w:t>
      </w:r>
      <w:bookmarkEnd w:id="1267"/>
    </w:p>
    <w:p w:rsidR="00FF4F2F" w:rsidRDefault="00FF4F2F"/>
    <w:p w:rsidR="00FF4F2F" w:rsidRDefault="00FF4F2F">
      <w:r>
        <w:t>This device control is used to disable the portion of the spark control algorithm that adjusts spark angle to correct the difference between commanded idle engine speed and actual idle engine speed.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Disable Idle Spark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(Disable Idle Spark Enable is True)</w:t>
      </w:r>
    </w:p>
    <w:p w:rsidR="00FF4F2F" w:rsidRDefault="00FF4F2F">
      <w:pPr>
        <w:ind w:left="360"/>
      </w:pPr>
      <w:r>
        <w:t>Disable Idle Spark</w:t>
      </w:r>
    </w:p>
    <w:p w:rsidR="00FF4F2F" w:rsidRDefault="00FF4F2F">
      <w:r>
        <w:t>Else</w:t>
      </w:r>
    </w:p>
    <w:p w:rsidR="00FF4F2F" w:rsidRDefault="00FF4F2F">
      <w:pPr>
        <w:ind w:left="360"/>
      </w:pPr>
      <w:r>
        <w:t>Return to normal control.</w:t>
      </w:r>
    </w:p>
    <w:p w:rsidR="00FF4F2F" w:rsidRDefault="00FF4F2F">
      <w:r>
        <w:t>EndIf</w:t>
      </w:r>
    </w:p>
    <w:p w:rsidR="00FF4F2F" w:rsidRDefault="00FF4F2F">
      <w:pPr>
        <w:pStyle w:val="Heading3"/>
      </w:pPr>
      <w:bookmarkStart w:id="1268" w:name="_Toc276633091"/>
      <w:r>
        <w:t>MSFR – Crankshaft Position Variation Learn Trigger Device Control</w:t>
      </w:r>
      <w:bookmarkEnd w:id="1268"/>
    </w:p>
    <w:p w:rsidR="00FF4F2F" w:rsidRDefault="00FF4F2F"/>
    <w:p w:rsidR="00FF4F2F" w:rsidRDefault="00FF4F2F">
      <w:r>
        <w:t>This device control is used to activate the crankshaft position variation learn (CASE) algorithm which calculates the reference pulse correction factors for the misfire diagnostic.</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Crankshaft Position Variation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(Crankshaft Position Variation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360" w:firstLine="360"/>
      </w:pPr>
      <w:r>
        <w:t>If</w:t>
      </w:r>
      <w:r>
        <w:tab/>
        <w:t>(the crankcase position variation learn algorithm has run and is complete)</w:t>
      </w:r>
    </w:p>
    <w:p w:rsidR="00FF4F2F" w:rsidRDefault="00FF4F2F">
      <w:pPr>
        <w:ind w:left="360" w:firstLine="360"/>
      </w:pPr>
      <w:r>
        <w:t>Then</w:t>
      </w:r>
    </w:p>
    <w:p w:rsidR="00FF4F2F" w:rsidRDefault="00FF4F2F">
      <w:pPr>
        <w:ind w:left="720" w:firstLine="360"/>
      </w:pPr>
      <w:r>
        <w:t>Return to normal control.</w:t>
      </w:r>
    </w:p>
    <w:p w:rsidR="00FF4F2F" w:rsidRDefault="00FF4F2F">
      <w:pPr>
        <w:ind w:left="360" w:firstLine="360"/>
      </w:pPr>
      <w:r>
        <w:t>Else</w:t>
      </w:r>
    </w:p>
    <w:p w:rsidR="00FF4F2F" w:rsidRDefault="00FF4F2F">
      <w:pPr>
        <w:ind w:left="720" w:firstLine="360"/>
      </w:pPr>
      <w:r>
        <w:t>The crankcase position variation learn algorithm shall be enabled</w:t>
      </w:r>
    </w:p>
    <w:p w:rsidR="00FF4F2F" w:rsidRDefault="00FF4F2F">
      <w:pPr>
        <w:ind w:left="360" w:firstLine="36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C2E58" w:rsidTr="00FC2E58">
        <w:trPr>
          <w:cantSplit/>
          <w:jc w:val="center"/>
        </w:trPr>
        <w:tc>
          <w:tcPr>
            <w:tcW w:w="864" w:type="dxa"/>
            <w:tcBorders>
              <w:bottom w:val="single" w:sz="12" w:space="0" w:color="000000"/>
            </w:tcBorders>
          </w:tcPr>
          <w:p w:rsidR="00FC2E58" w:rsidRDefault="00FC2E58" w:rsidP="00FC2E58">
            <w:pPr>
              <w:jc w:val="center"/>
              <w:rPr>
                <w:b/>
                <w:sz w:val="16"/>
              </w:rPr>
            </w:pPr>
            <w:r>
              <w:rPr>
                <w:b/>
                <w:sz w:val="16"/>
              </w:rPr>
              <w:t>Return Code</w:t>
            </w:r>
          </w:p>
        </w:tc>
        <w:tc>
          <w:tcPr>
            <w:tcW w:w="6768" w:type="dxa"/>
            <w:tcBorders>
              <w:bottom w:val="single" w:sz="12" w:space="0" w:color="000000"/>
            </w:tcBorders>
          </w:tcPr>
          <w:p w:rsidR="00FC2E58" w:rsidRDefault="00FC2E58" w:rsidP="00FC2E58">
            <w:pPr>
              <w:jc w:val="center"/>
              <w:rPr>
                <w:b/>
                <w:sz w:val="16"/>
              </w:rPr>
            </w:pPr>
            <w:r>
              <w:rPr>
                <w:b/>
                <w:sz w:val="16"/>
              </w:rPr>
              <w:t>Device Control Limit Exceeded Description  (Non Two-mode hybrid vehicles)</w:t>
            </w:r>
          </w:p>
        </w:tc>
        <w:tc>
          <w:tcPr>
            <w:tcW w:w="864" w:type="dxa"/>
            <w:tcBorders>
              <w:bottom w:val="single" w:sz="12" w:space="0" w:color="000000"/>
            </w:tcBorders>
          </w:tcPr>
          <w:p w:rsidR="00FC2E58" w:rsidRDefault="00FC2E58" w:rsidP="00FC2E58">
            <w:pPr>
              <w:jc w:val="center"/>
              <w:rPr>
                <w:b/>
                <w:sz w:val="16"/>
              </w:rPr>
            </w:pPr>
            <w:r>
              <w:rPr>
                <w:b/>
                <w:sz w:val="16"/>
              </w:rPr>
              <w:t>Active for Service</w:t>
            </w:r>
          </w:p>
        </w:tc>
        <w:tc>
          <w:tcPr>
            <w:tcW w:w="864" w:type="dxa"/>
            <w:tcBorders>
              <w:bottom w:val="single" w:sz="12" w:space="0" w:color="000000"/>
            </w:tcBorders>
          </w:tcPr>
          <w:p w:rsidR="00FC2E58" w:rsidRDefault="00FC2E58" w:rsidP="00FC2E58">
            <w:pPr>
              <w:jc w:val="center"/>
              <w:rPr>
                <w:b/>
                <w:sz w:val="16"/>
              </w:rPr>
            </w:pPr>
            <w:r>
              <w:rPr>
                <w:b/>
                <w:sz w:val="16"/>
              </w:rPr>
              <w:t>Active for DVT</w:t>
            </w:r>
          </w:p>
        </w:tc>
      </w:tr>
      <w:tr w:rsidR="00FC2E58" w:rsidTr="00FC2E58">
        <w:trPr>
          <w:cantSplit/>
          <w:jc w:val="center"/>
        </w:trPr>
        <w:tc>
          <w:tcPr>
            <w:tcW w:w="864" w:type="dxa"/>
            <w:tcBorders>
              <w:top w:val="nil"/>
            </w:tcBorders>
          </w:tcPr>
          <w:p w:rsidR="00FC2E58" w:rsidRPr="00DE45C9" w:rsidRDefault="00FC2E58" w:rsidP="00FC2E58">
            <w:pPr>
              <w:jc w:val="right"/>
              <w:rPr>
                <w:rFonts w:ascii="Arial" w:hAnsi="Arial"/>
                <w:color w:val="000000"/>
                <w:sz w:val="16"/>
              </w:rPr>
            </w:pPr>
            <w:r w:rsidRPr="00DE45C9">
              <w:rPr>
                <w:rFonts w:ascii="Arial" w:hAnsi="Arial"/>
                <w:color w:val="000000"/>
                <w:sz w:val="16"/>
              </w:rPr>
              <w:t>$0010</w:t>
            </w:r>
          </w:p>
        </w:tc>
        <w:tc>
          <w:tcPr>
            <w:tcW w:w="6768" w:type="dxa"/>
            <w:tcBorders>
              <w:top w:val="nil"/>
            </w:tcBorders>
          </w:tcPr>
          <w:p w:rsidR="00FC2E58" w:rsidRPr="00DE45C9" w:rsidRDefault="00FC2E58" w:rsidP="00FC2E58">
            <w:pPr>
              <w:rPr>
                <w:rFonts w:ascii="Arial" w:hAnsi="Arial"/>
                <w:color w:val="000000"/>
                <w:sz w:val="16"/>
              </w:rPr>
            </w:pPr>
            <w:r w:rsidRPr="00DE45C9">
              <w:rPr>
                <w:rFonts w:ascii="Arial" w:hAnsi="Arial"/>
                <w:color w:val="000000"/>
                <w:sz w:val="16"/>
              </w:rPr>
              <w:t>RPM out of range</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Y</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N</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sidRPr="00A345E2">
              <w:rPr>
                <w:rFonts w:ascii="Arial" w:hAnsi="Arial" w:cs="Arial"/>
                <w:sz w:val="16"/>
                <w:szCs w:val="16"/>
              </w:rPr>
              <w:t>$0406</w:t>
            </w:r>
          </w:p>
        </w:tc>
        <w:tc>
          <w:tcPr>
            <w:tcW w:w="6768" w:type="dxa"/>
            <w:tcBorders>
              <w:top w:val="nil"/>
            </w:tcBorders>
          </w:tcPr>
          <w:p w:rsidR="00FC2E58" w:rsidRDefault="00FC2E58" w:rsidP="00FC2E58">
            <w:pPr>
              <w:rPr>
                <w:rFonts w:ascii="Arial" w:hAnsi="Arial"/>
                <w:sz w:val="16"/>
              </w:rPr>
            </w:pPr>
            <w:r w:rsidRPr="00A345E2">
              <w:rPr>
                <w:rFonts w:ascii="Arial" w:hAnsi="Arial" w:cs="Arial"/>
                <w:sz w:val="16"/>
                <w:szCs w:val="16"/>
              </w:rPr>
              <w:t>Incorrect Power Mode</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$1101</w:t>
            </w:r>
          </w:p>
        </w:tc>
        <w:tc>
          <w:tcPr>
            <w:tcW w:w="6768" w:type="dxa"/>
            <w:tcBorders>
              <w:top w:val="nil"/>
            </w:tcBorders>
          </w:tcPr>
          <w:p w:rsidR="00FC2E58" w:rsidRDefault="00FC2E58" w:rsidP="00FC2E58">
            <w:pPr>
              <w:rPr>
                <w:rFonts w:ascii="Arial" w:hAnsi="Arial"/>
                <w:sz w:val="16"/>
              </w:rPr>
            </w:pPr>
            <w:r>
              <w:rPr>
                <w:rFonts w:ascii="Arial" w:hAnsi="Arial"/>
                <w:sz w:val="16"/>
              </w:rPr>
              <w:t>The vehicle is not in park or neutral</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lastRenderedPageBreak/>
              <w:t>$1102</w:t>
            </w:r>
          </w:p>
        </w:tc>
        <w:tc>
          <w:tcPr>
            <w:tcW w:w="6768" w:type="dxa"/>
            <w:tcBorders>
              <w:top w:val="nil"/>
            </w:tcBorders>
          </w:tcPr>
          <w:p w:rsidR="00FC2E58" w:rsidRDefault="00FC2E58" w:rsidP="00FC2E58">
            <w:pPr>
              <w:rPr>
                <w:rFonts w:ascii="Arial" w:hAnsi="Arial"/>
                <w:sz w:val="16"/>
              </w:rPr>
            </w:pPr>
            <w:r>
              <w:rPr>
                <w:rFonts w:ascii="Arial" w:hAnsi="Arial"/>
                <w:sz w:val="16"/>
              </w:rPr>
              <w:t>A diagnostic fault is currently active</w:t>
            </w:r>
          </w:p>
          <w:p w:rsidR="00F26143" w:rsidRDefault="00FC2E58" w:rsidP="00F26143">
            <w:pPr>
              <w:numPr>
                <w:ilvl w:val="0"/>
                <w:numId w:val="84"/>
              </w:numPr>
              <w:rPr>
                <w:rFonts w:ascii="Arial" w:hAnsi="Arial"/>
                <w:sz w:val="16"/>
              </w:rPr>
            </w:pPr>
            <w:r>
              <w:rPr>
                <w:rFonts w:ascii="Arial" w:hAnsi="Arial"/>
                <w:sz w:val="16"/>
              </w:rPr>
              <w:t>Crank sensor faults</w:t>
            </w:r>
          </w:p>
          <w:p w:rsidR="00F26143" w:rsidRDefault="00FC2E58" w:rsidP="00F26143">
            <w:pPr>
              <w:numPr>
                <w:ilvl w:val="0"/>
                <w:numId w:val="84"/>
              </w:num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faults</w:t>
            </w:r>
          </w:p>
          <w:p w:rsidR="00F26143" w:rsidRDefault="00FC2E58" w:rsidP="00F26143">
            <w:pPr>
              <w:numPr>
                <w:ilvl w:val="0"/>
                <w:numId w:val="84"/>
              </w:numPr>
              <w:rPr>
                <w:rFonts w:ascii="Arial" w:hAnsi="Arial"/>
                <w:sz w:val="16"/>
              </w:rPr>
            </w:pPr>
            <w:r>
              <w:rPr>
                <w:rFonts w:ascii="Arial" w:hAnsi="Arial"/>
                <w:sz w:val="16"/>
              </w:rPr>
              <w:t>5v reference faults</w:t>
            </w:r>
          </w:p>
          <w:p w:rsidR="00F26143" w:rsidRDefault="00FC2E58" w:rsidP="00F26143">
            <w:pPr>
              <w:numPr>
                <w:ilvl w:val="0"/>
                <w:numId w:val="84"/>
              </w:numPr>
              <w:rPr>
                <w:rFonts w:ascii="Arial" w:hAnsi="Arial"/>
                <w:sz w:val="16"/>
              </w:rPr>
            </w:pPr>
            <w:r>
              <w:rPr>
                <w:rFonts w:ascii="Arial" w:hAnsi="Arial"/>
                <w:sz w:val="16"/>
              </w:rPr>
              <w:t>Fan speed faults</w:t>
            </w:r>
          </w:p>
          <w:p w:rsidR="00F26143" w:rsidRDefault="00FC2E58" w:rsidP="00F26143">
            <w:pPr>
              <w:numPr>
                <w:ilvl w:val="0"/>
                <w:numId w:val="84"/>
              </w:numPr>
              <w:rPr>
                <w:rFonts w:ascii="Arial" w:hAnsi="Arial"/>
                <w:sz w:val="16"/>
              </w:rPr>
            </w:pPr>
            <w:r>
              <w:rPr>
                <w:rFonts w:ascii="Arial" w:hAnsi="Arial"/>
                <w:sz w:val="16"/>
              </w:rPr>
              <w:t>Coolant temp sensor fault</w:t>
            </w:r>
          </w:p>
          <w:p w:rsidR="00F26143" w:rsidRDefault="00FC2E58" w:rsidP="00F26143">
            <w:pPr>
              <w:numPr>
                <w:ilvl w:val="0"/>
                <w:numId w:val="84"/>
              </w:numPr>
              <w:rPr>
                <w:rFonts w:ascii="Arial" w:hAnsi="Arial"/>
                <w:sz w:val="16"/>
              </w:rPr>
            </w:pPr>
            <w:r>
              <w:rPr>
                <w:rFonts w:ascii="Arial" w:hAnsi="Arial"/>
                <w:sz w:val="16"/>
              </w:rPr>
              <w:t>Trans engaged fault</w:t>
            </w:r>
          </w:p>
          <w:p w:rsidR="00F26143" w:rsidRDefault="00FC2E58" w:rsidP="00F26143">
            <w:pPr>
              <w:numPr>
                <w:ilvl w:val="0"/>
                <w:numId w:val="84"/>
              </w:numPr>
              <w:rPr>
                <w:rFonts w:ascii="Arial" w:hAnsi="Arial"/>
                <w:sz w:val="16"/>
              </w:rPr>
            </w:pPr>
            <w:r>
              <w:rPr>
                <w:rFonts w:ascii="Arial" w:hAnsi="Arial"/>
                <w:sz w:val="16"/>
              </w:rPr>
              <w:t>Manual trans TOSS fault</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$1103</w:t>
            </w:r>
          </w:p>
        </w:tc>
        <w:tc>
          <w:tcPr>
            <w:tcW w:w="6768" w:type="dxa"/>
            <w:tcBorders>
              <w:top w:val="nil"/>
            </w:tcBorders>
          </w:tcPr>
          <w:p w:rsidR="00FC2E58" w:rsidRDefault="00FC2E58" w:rsidP="00FC2E58">
            <w:pPr>
              <w:rPr>
                <w:rFonts w:ascii="Arial" w:hAnsi="Arial"/>
                <w:sz w:val="16"/>
              </w:rPr>
            </w:pPr>
            <w:r>
              <w:rPr>
                <w:rFonts w:ascii="Arial" w:hAnsi="Arial"/>
                <w:sz w:val="16"/>
              </w:rPr>
              <w:t>Coolant temperature is not in acceptable range</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$1104</w:t>
            </w:r>
          </w:p>
        </w:tc>
        <w:tc>
          <w:tcPr>
            <w:tcW w:w="6768" w:type="dxa"/>
            <w:tcBorders>
              <w:top w:val="nil"/>
            </w:tcBorders>
          </w:tcPr>
          <w:p w:rsidR="00FC2E58" w:rsidRDefault="00FC2E58" w:rsidP="00FC2E58">
            <w:pPr>
              <w:rPr>
                <w:rFonts w:ascii="Arial" w:hAnsi="Arial"/>
                <w:sz w:val="16"/>
              </w:rPr>
            </w:pPr>
            <w:r>
              <w:rPr>
                <w:rFonts w:ascii="Arial" w:hAnsi="Arial"/>
                <w:sz w:val="16"/>
              </w:rPr>
              <w:t>Too many failed attempts to learn CASE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$1105</w:t>
            </w:r>
          </w:p>
        </w:tc>
        <w:tc>
          <w:tcPr>
            <w:tcW w:w="6768" w:type="dxa"/>
            <w:tcBorders>
              <w:top w:val="nil"/>
            </w:tcBorders>
          </w:tcPr>
          <w:p w:rsidR="00FC2E58" w:rsidRDefault="00FC2E58" w:rsidP="00FC2E58">
            <w:pPr>
              <w:rPr>
                <w:rFonts w:ascii="Arial" w:hAnsi="Arial"/>
                <w:sz w:val="16"/>
              </w:rPr>
            </w:pPr>
            <w:r>
              <w:rPr>
                <w:rFonts w:ascii="Arial" w:hAnsi="Arial"/>
                <w:sz w:val="16"/>
              </w:rPr>
              <w:t>CASE already learned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bottom w:val="single" w:sz="6" w:space="0" w:color="000000"/>
            </w:tcBorders>
          </w:tcPr>
          <w:p w:rsidR="00FC2E58" w:rsidRDefault="00FC2E58" w:rsidP="00FC2E58">
            <w:pPr>
              <w:jc w:val="right"/>
              <w:rPr>
                <w:rFonts w:ascii="Arial" w:hAnsi="Arial"/>
                <w:sz w:val="16"/>
              </w:rPr>
            </w:pPr>
            <w:r>
              <w:rPr>
                <w:rFonts w:ascii="Arial" w:hAnsi="Arial"/>
                <w:sz w:val="16"/>
              </w:rPr>
              <w:t>$1106</w:t>
            </w:r>
          </w:p>
        </w:tc>
        <w:tc>
          <w:tcPr>
            <w:tcW w:w="6768" w:type="dxa"/>
            <w:tcBorders>
              <w:top w:val="nil"/>
              <w:bottom w:val="single" w:sz="6" w:space="0" w:color="000000"/>
            </w:tcBorders>
          </w:tcPr>
          <w:p w:rsidR="00FC2E58" w:rsidRDefault="00FC2E58" w:rsidP="00FC2E58">
            <w:pPr>
              <w:rPr>
                <w:rFonts w:ascii="Arial" w:hAnsi="Arial"/>
                <w:sz w:val="16"/>
              </w:rPr>
            </w:pPr>
            <w:r>
              <w:rPr>
                <w:rFonts w:ascii="Arial" w:hAnsi="Arial"/>
                <w:sz w:val="16"/>
              </w:rPr>
              <w:t>CASE not supported in this controller</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single" w:sz="6" w:space="0" w:color="000000"/>
              <w:bottom w:val="single" w:sz="12" w:space="0" w:color="000000"/>
            </w:tcBorders>
          </w:tcPr>
          <w:p w:rsidR="00FC2E58" w:rsidRDefault="00FC2E58" w:rsidP="00FC2E58">
            <w:pPr>
              <w:jc w:val="right"/>
              <w:rPr>
                <w:rFonts w:ascii="Arial" w:hAnsi="Arial"/>
                <w:sz w:val="16"/>
              </w:rPr>
            </w:pPr>
            <w:r>
              <w:rPr>
                <w:rFonts w:ascii="Arial" w:hAnsi="Arial"/>
                <w:sz w:val="16"/>
              </w:rPr>
              <w:t>$1108</w:t>
            </w:r>
          </w:p>
        </w:tc>
        <w:tc>
          <w:tcPr>
            <w:tcW w:w="6768" w:type="dxa"/>
            <w:tcBorders>
              <w:top w:val="single" w:sz="6" w:space="0" w:color="000000"/>
              <w:bottom w:val="single" w:sz="12" w:space="0" w:color="000000"/>
            </w:tcBorders>
          </w:tcPr>
          <w:p w:rsidR="00FC2E58" w:rsidRDefault="00FC2E58" w:rsidP="00FC2E58">
            <w:pPr>
              <w:rPr>
                <w:rFonts w:ascii="Arial" w:hAnsi="Arial"/>
                <w:sz w:val="16"/>
              </w:rPr>
            </w:pPr>
            <w:r>
              <w:rPr>
                <w:rFonts w:ascii="Arial" w:hAnsi="Arial"/>
                <w:sz w:val="16"/>
              </w:rPr>
              <w:t>PTO is enabled</w:t>
            </w:r>
          </w:p>
        </w:tc>
        <w:tc>
          <w:tcPr>
            <w:tcW w:w="864" w:type="dxa"/>
            <w:tcBorders>
              <w:top w:val="single" w:sz="6" w:space="0" w:color="000000"/>
              <w:bottom w:val="single" w:sz="12"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bottom w:val="single" w:sz="12" w:space="0" w:color="000000"/>
            </w:tcBorders>
          </w:tcPr>
          <w:p w:rsidR="00FC2E58" w:rsidRDefault="00FC2E58" w:rsidP="00FC2E58">
            <w:pPr>
              <w:jc w:val="center"/>
              <w:rPr>
                <w:rFonts w:ascii="Arial" w:hAnsi="Arial"/>
                <w:sz w:val="16"/>
              </w:rPr>
            </w:pPr>
            <w:r>
              <w:rPr>
                <w:rFonts w:ascii="Arial" w:hAnsi="Arial"/>
                <w:sz w:val="16"/>
              </w:rPr>
              <w:t>Y</w:t>
            </w:r>
          </w:p>
        </w:tc>
      </w:tr>
    </w:tbl>
    <w:p w:rsidR="00FC2E58" w:rsidRDefault="00FC2E58" w:rsidP="00FC2E58"/>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C2E58" w:rsidTr="00FC2E58">
        <w:trPr>
          <w:cantSplit/>
          <w:jc w:val="center"/>
        </w:trPr>
        <w:tc>
          <w:tcPr>
            <w:tcW w:w="864" w:type="dxa"/>
            <w:tcBorders>
              <w:bottom w:val="single" w:sz="12" w:space="0" w:color="000000"/>
            </w:tcBorders>
          </w:tcPr>
          <w:p w:rsidR="00FC2E58" w:rsidRDefault="00FC2E58" w:rsidP="00FC2E58">
            <w:pPr>
              <w:jc w:val="center"/>
              <w:rPr>
                <w:b/>
                <w:sz w:val="16"/>
              </w:rPr>
            </w:pPr>
            <w:r>
              <w:rPr>
                <w:b/>
                <w:sz w:val="16"/>
              </w:rPr>
              <w:t>Return Code</w:t>
            </w:r>
          </w:p>
        </w:tc>
        <w:tc>
          <w:tcPr>
            <w:tcW w:w="6768" w:type="dxa"/>
            <w:tcBorders>
              <w:bottom w:val="single" w:sz="12" w:space="0" w:color="000000"/>
            </w:tcBorders>
          </w:tcPr>
          <w:p w:rsidR="00FC2E58" w:rsidRDefault="00FC2E58" w:rsidP="00FC2E58">
            <w:pPr>
              <w:jc w:val="center"/>
              <w:rPr>
                <w:b/>
                <w:sz w:val="16"/>
              </w:rPr>
            </w:pPr>
            <w:r>
              <w:rPr>
                <w:b/>
                <w:sz w:val="16"/>
              </w:rPr>
              <w:t>Device Control Limit Exceeded Description</w:t>
            </w:r>
            <w:r w:rsidRPr="005A4337">
              <w:rPr>
                <w:b/>
                <w:sz w:val="16"/>
              </w:rPr>
              <w:t xml:space="preserve">  (Two-mode hybrid vehicles)</w:t>
            </w:r>
          </w:p>
        </w:tc>
        <w:tc>
          <w:tcPr>
            <w:tcW w:w="864" w:type="dxa"/>
            <w:tcBorders>
              <w:bottom w:val="single" w:sz="12" w:space="0" w:color="000000"/>
            </w:tcBorders>
          </w:tcPr>
          <w:p w:rsidR="00FC2E58" w:rsidRDefault="00FC2E58" w:rsidP="00FC2E58">
            <w:pPr>
              <w:jc w:val="center"/>
              <w:rPr>
                <w:b/>
                <w:sz w:val="16"/>
              </w:rPr>
            </w:pPr>
            <w:r>
              <w:rPr>
                <w:b/>
                <w:sz w:val="16"/>
              </w:rPr>
              <w:t>Active for Service</w:t>
            </w:r>
          </w:p>
        </w:tc>
        <w:tc>
          <w:tcPr>
            <w:tcW w:w="864" w:type="dxa"/>
            <w:tcBorders>
              <w:bottom w:val="single" w:sz="12" w:space="0" w:color="000000"/>
            </w:tcBorders>
          </w:tcPr>
          <w:p w:rsidR="00FC2E58" w:rsidRDefault="00FC2E58" w:rsidP="00FC2E58">
            <w:pPr>
              <w:jc w:val="center"/>
              <w:rPr>
                <w:b/>
                <w:sz w:val="16"/>
              </w:rPr>
            </w:pPr>
            <w:r>
              <w:rPr>
                <w:b/>
                <w:sz w:val="16"/>
              </w:rPr>
              <w:t>Active for DVT</w:t>
            </w:r>
          </w:p>
        </w:tc>
      </w:tr>
      <w:tr w:rsidR="00FC2E58" w:rsidTr="00FC2E58">
        <w:trPr>
          <w:cantSplit/>
          <w:jc w:val="center"/>
        </w:trPr>
        <w:tc>
          <w:tcPr>
            <w:tcW w:w="864" w:type="dxa"/>
            <w:tcBorders>
              <w:top w:val="nil"/>
            </w:tcBorders>
          </w:tcPr>
          <w:p w:rsidR="00FC2E58" w:rsidRPr="00DE45C9" w:rsidRDefault="00FC2E58" w:rsidP="00FC2E58">
            <w:pPr>
              <w:jc w:val="right"/>
              <w:rPr>
                <w:rFonts w:ascii="Arial" w:hAnsi="Arial"/>
                <w:color w:val="000000"/>
                <w:sz w:val="16"/>
              </w:rPr>
            </w:pPr>
            <w:r w:rsidRPr="00DE45C9">
              <w:rPr>
                <w:rFonts w:ascii="Arial" w:hAnsi="Arial"/>
                <w:color w:val="000000"/>
                <w:sz w:val="16"/>
              </w:rPr>
              <w:t>$0010</w:t>
            </w:r>
          </w:p>
        </w:tc>
        <w:tc>
          <w:tcPr>
            <w:tcW w:w="6768" w:type="dxa"/>
            <w:tcBorders>
              <w:top w:val="nil"/>
            </w:tcBorders>
          </w:tcPr>
          <w:p w:rsidR="00FC2E58" w:rsidRPr="00DE45C9" w:rsidRDefault="00FC2E58" w:rsidP="00FC2E58">
            <w:pPr>
              <w:rPr>
                <w:rFonts w:ascii="Arial" w:hAnsi="Arial"/>
                <w:color w:val="000000"/>
                <w:sz w:val="16"/>
              </w:rPr>
            </w:pPr>
            <w:r w:rsidRPr="00DE45C9">
              <w:rPr>
                <w:rFonts w:ascii="Arial" w:hAnsi="Arial"/>
                <w:color w:val="000000"/>
                <w:sz w:val="16"/>
              </w:rPr>
              <w:t>RPM out of range</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Y</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N</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sidRPr="00A345E2">
              <w:rPr>
                <w:rFonts w:ascii="Arial" w:hAnsi="Arial" w:cs="Arial"/>
                <w:sz w:val="16"/>
                <w:szCs w:val="16"/>
              </w:rPr>
              <w:t>$0406</w:t>
            </w:r>
          </w:p>
        </w:tc>
        <w:tc>
          <w:tcPr>
            <w:tcW w:w="6768" w:type="dxa"/>
            <w:tcBorders>
              <w:top w:val="nil"/>
            </w:tcBorders>
          </w:tcPr>
          <w:p w:rsidR="00FC2E58" w:rsidRDefault="00FC2E58" w:rsidP="00FC2E58">
            <w:pPr>
              <w:rPr>
                <w:rFonts w:ascii="Arial" w:hAnsi="Arial"/>
                <w:sz w:val="16"/>
              </w:rPr>
            </w:pPr>
            <w:r w:rsidRPr="00A345E2">
              <w:rPr>
                <w:rFonts w:ascii="Arial" w:hAnsi="Arial" w:cs="Arial"/>
                <w:sz w:val="16"/>
                <w:szCs w:val="16"/>
              </w:rPr>
              <w:t>Incorrect Power Mode</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$1101</w:t>
            </w:r>
          </w:p>
        </w:tc>
        <w:tc>
          <w:tcPr>
            <w:tcW w:w="6768" w:type="dxa"/>
            <w:tcBorders>
              <w:top w:val="nil"/>
            </w:tcBorders>
          </w:tcPr>
          <w:p w:rsidR="00FC2E58" w:rsidRDefault="00FC2E58" w:rsidP="00FC2E58">
            <w:pPr>
              <w:rPr>
                <w:rFonts w:ascii="Arial" w:hAnsi="Arial"/>
                <w:sz w:val="16"/>
              </w:rPr>
            </w:pPr>
            <w:r>
              <w:rPr>
                <w:rFonts w:ascii="Arial" w:hAnsi="Arial"/>
                <w:sz w:val="16"/>
              </w:rPr>
              <w:t>The vehicle is not in park or neutral</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$1102</w:t>
            </w:r>
          </w:p>
        </w:tc>
        <w:tc>
          <w:tcPr>
            <w:tcW w:w="6768" w:type="dxa"/>
            <w:tcBorders>
              <w:top w:val="nil"/>
            </w:tcBorders>
          </w:tcPr>
          <w:p w:rsidR="00FC2E58" w:rsidRDefault="00FC2E58" w:rsidP="00FC2E58">
            <w:pPr>
              <w:rPr>
                <w:rFonts w:ascii="Arial" w:hAnsi="Arial"/>
                <w:sz w:val="16"/>
              </w:rPr>
            </w:pPr>
            <w:r>
              <w:rPr>
                <w:rFonts w:ascii="Arial" w:hAnsi="Arial"/>
                <w:sz w:val="16"/>
              </w:rPr>
              <w:t>A diagnostic fault is currently active</w:t>
            </w:r>
          </w:p>
          <w:p w:rsidR="00F26143" w:rsidRDefault="00FC2E58" w:rsidP="00F26143">
            <w:pPr>
              <w:numPr>
                <w:ilvl w:val="0"/>
                <w:numId w:val="84"/>
              </w:numPr>
              <w:rPr>
                <w:rFonts w:ascii="Arial" w:hAnsi="Arial"/>
                <w:sz w:val="16"/>
              </w:rPr>
            </w:pPr>
            <w:r>
              <w:rPr>
                <w:rFonts w:ascii="Arial" w:hAnsi="Arial"/>
                <w:sz w:val="16"/>
              </w:rPr>
              <w:t>Hood switch faults</w:t>
            </w:r>
          </w:p>
          <w:p w:rsidR="00F26143" w:rsidRDefault="00FC2E58" w:rsidP="00F26143">
            <w:pPr>
              <w:numPr>
                <w:ilvl w:val="0"/>
                <w:numId w:val="84"/>
              </w:numPr>
              <w:rPr>
                <w:rFonts w:ascii="Arial" w:hAnsi="Arial"/>
                <w:sz w:val="16"/>
              </w:rPr>
            </w:pPr>
            <w:r>
              <w:rPr>
                <w:rFonts w:ascii="Arial" w:hAnsi="Arial"/>
                <w:sz w:val="16"/>
              </w:rPr>
              <w:t>HCP communication faults</w:t>
            </w:r>
          </w:p>
          <w:p w:rsidR="00F26143" w:rsidRDefault="00FC2E58" w:rsidP="00F26143">
            <w:pPr>
              <w:numPr>
                <w:ilvl w:val="0"/>
                <w:numId w:val="84"/>
              </w:numPr>
              <w:rPr>
                <w:rFonts w:ascii="Arial" w:hAnsi="Arial"/>
                <w:sz w:val="16"/>
              </w:rPr>
            </w:pPr>
            <w:r>
              <w:rPr>
                <w:rFonts w:ascii="Arial" w:hAnsi="Arial"/>
                <w:sz w:val="16"/>
              </w:rPr>
              <w:t>Crank sensor faults</w:t>
            </w:r>
          </w:p>
          <w:p w:rsidR="00F26143" w:rsidRDefault="00FC2E58" w:rsidP="00F26143">
            <w:pPr>
              <w:numPr>
                <w:ilvl w:val="0"/>
                <w:numId w:val="84"/>
              </w:num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faults</w:t>
            </w:r>
          </w:p>
          <w:p w:rsidR="00F26143" w:rsidRDefault="00FC2E58" w:rsidP="00F26143">
            <w:pPr>
              <w:numPr>
                <w:ilvl w:val="0"/>
                <w:numId w:val="84"/>
              </w:numPr>
              <w:rPr>
                <w:rFonts w:ascii="Arial" w:hAnsi="Arial"/>
                <w:sz w:val="16"/>
              </w:rPr>
            </w:pPr>
            <w:r>
              <w:rPr>
                <w:rFonts w:ascii="Arial" w:hAnsi="Arial"/>
                <w:sz w:val="16"/>
              </w:rPr>
              <w:t>5v reference faults</w:t>
            </w:r>
          </w:p>
          <w:p w:rsidR="00F26143" w:rsidRDefault="00FC2E58" w:rsidP="00F26143">
            <w:pPr>
              <w:numPr>
                <w:ilvl w:val="0"/>
                <w:numId w:val="84"/>
              </w:numPr>
              <w:rPr>
                <w:rFonts w:ascii="Arial" w:hAnsi="Arial"/>
                <w:sz w:val="16"/>
              </w:rPr>
            </w:pPr>
            <w:r>
              <w:rPr>
                <w:rFonts w:ascii="Arial" w:hAnsi="Arial"/>
                <w:sz w:val="16"/>
              </w:rPr>
              <w:t xml:space="preserve">Fan speed faults </w:t>
            </w:r>
          </w:p>
          <w:p w:rsidR="00F26143" w:rsidRDefault="00FC2E58" w:rsidP="00F26143">
            <w:pPr>
              <w:numPr>
                <w:ilvl w:val="0"/>
                <w:numId w:val="84"/>
              </w:numPr>
              <w:rPr>
                <w:rFonts w:ascii="Arial" w:hAnsi="Arial"/>
                <w:sz w:val="16"/>
              </w:rPr>
            </w:pPr>
            <w:r>
              <w:rPr>
                <w:rFonts w:ascii="Arial" w:hAnsi="Arial"/>
                <w:sz w:val="16"/>
              </w:rPr>
              <w:t>Coolant temp sensor fault</w:t>
            </w:r>
          </w:p>
          <w:p w:rsidR="00F26143" w:rsidRDefault="00FC2E58" w:rsidP="00F26143">
            <w:pPr>
              <w:numPr>
                <w:ilvl w:val="0"/>
                <w:numId w:val="84"/>
              </w:numPr>
              <w:rPr>
                <w:rFonts w:ascii="Arial" w:hAnsi="Arial"/>
                <w:sz w:val="16"/>
              </w:rPr>
            </w:pPr>
            <w:r>
              <w:rPr>
                <w:rFonts w:ascii="Arial" w:hAnsi="Arial"/>
                <w:sz w:val="16"/>
              </w:rPr>
              <w:t>Trans engaged fault</w:t>
            </w:r>
          </w:p>
          <w:p w:rsidR="00F26143" w:rsidRDefault="00FC2E58" w:rsidP="00F26143">
            <w:pPr>
              <w:numPr>
                <w:ilvl w:val="0"/>
                <w:numId w:val="84"/>
              </w:numPr>
              <w:rPr>
                <w:rFonts w:ascii="Arial" w:hAnsi="Arial"/>
                <w:sz w:val="16"/>
              </w:rPr>
            </w:pPr>
            <w:r>
              <w:rPr>
                <w:rFonts w:ascii="Arial" w:hAnsi="Arial"/>
                <w:sz w:val="16"/>
              </w:rPr>
              <w:t>Manual trans TOSS fault</w:t>
            </w:r>
          </w:p>
          <w:p w:rsidR="00F26143" w:rsidRDefault="00FC2E58" w:rsidP="00F26143">
            <w:pPr>
              <w:numPr>
                <w:ilvl w:val="0"/>
                <w:numId w:val="84"/>
              </w:numPr>
              <w:rPr>
                <w:rFonts w:ascii="Arial" w:hAnsi="Arial"/>
                <w:sz w:val="16"/>
              </w:rPr>
            </w:pPr>
            <w:r>
              <w:rPr>
                <w:rFonts w:ascii="Arial" w:hAnsi="Arial"/>
                <w:sz w:val="16"/>
              </w:rPr>
              <w:t>Brake fault</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$1103</w:t>
            </w:r>
          </w:p>
        </w:tc>
        <w:tc>
          <w:tcPr>
            <w:tcW w:w="6768" w:type="dxa"/>
            <w:tcBorders>
              <w:top w:val="nil"/>
            </w:tcBorders>
          </w:tcPr>
          <w:p w:rsidR="00FC2E58" w:rsidRDefault="00FC2E58" w:rsidP="00FC2E58">
            <w:pPr>
              <w:rPr>
                <w:rFonts w:ascii="Arial" w:hAnsi="Arial"/>
                <w:sz w:val="16"/>
              </w:rPr>
            </w:pPr>
            <w:r>
              <w:rPr>
                <w:rFonts w:ascii="Arial" w:hAnsi="Arial"/>
                <w:sz w:val="16"/>
              </w:rPr>
              <w:t>Coolant temperature is not in acceptable range</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$1104</w:t>
            </w:r>
          </w:p>
        </w:tc>
        <w:tc>
          <w:tcPr>
            <w:tcW w:w="6768" w:type="dxa"/>
            <w:tcBorders>
              <w:top w:val="nil"/>
            </w:tcBorders>
          </w:tcPr>
          <w:p w:rsidR="00FC2E58" w:rsidRDefault="00FC2E58" w:rsidP="00FC2E58">
            <w:pPr>
              <w:rPr>
                <w:rFonts w:ascii="Arial" w:hAnsi="Arial"/>
                <w:sz w:val="16"/>
              </w:rPr>
            </w:pPr>
            <w:r>
              <w:rPr>
                <w:rFonts w:ascii="Arial" w:hAnsi="Arial"/>
                <w:sz w:val="16"/>
              </w:rPr>
              <w:t>Too many failed attempts to learn CASE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$1105</w:t>
            </w:r>
          </w:p>
        </w:tc>
        <w:tc>
          <w:tcPr>
            <w:tcW w:w="6768" w:type="dxa"/>
            <w:tcBorders>
              <w:top w:val="nil"/>
            </w:tcBorders>
          </w:tcPr>
          <w:p w:rsidR="00FC2E58" w:rsidRDefault="00FC2E58" w:rsidP="00FC2E58">
            <w:pPr>
              <w:rPr>
                <w:rFonts w:ascii="Arial" w:hAnsi="Arial"/>
                <w:sz w:val="16"/>
              </w:rPr>
            </w:pPr>
            <w:r>
              <w:rPr>
                <w:rFonts w:ascii="Arial" w:hAnsi="Arial"/>
                <w:sz w:val="16"/>
              </w:rPr>
              <w:t>CASE already learned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$1106</w:t>
            </w:r>
          </w:p>
        </w:tc>
        <w:tc>
          <w:tcPr>
            <w:tcW w:w="6768" w:type="dxa"/>
            <w:tcBorders>
              <w:top w:val="nil"/>
            </w:tcBorders>
          </w:tcPr>
          <w:p w:rsidR="00FC2E58" w:rsidRDefault="00FC2E58" w:rsidP="00FC2E58">
            <w:pPr>
              <w:rPr>
                <w:rFonts w:ascii="Arial" w:hAnsi="Arial"/>
                <w:sz w:val="16"/>
              </w:rPr>
            </w:pPr>
            <w:r>
              <w:rPr>
                <w:rFonts w:ascii="Arial" w:hAnsi="Arial"/>
                <w:sz w:val="16"/>
              </w:rPr>
              <w:t>CASE not supported in this controller</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bottom w:val="single" w:sz="6" w:space="0" w:color="000000"/>
            </w:tcBorders>
          </w:tcPr>
          <w:p w:rsidR="00FC2E58" w:rsidRDefault="00FC2E58" w:rsidP="00FC2E58">
            <w:pPr>
              <w:jc w:val="right"/>
              <w:rPr>
                <w:rFonts w:ascii="Arial" w:hAnsi="Arial"/>
                <w:sz w:val="16"/>
              </w:rPr>
            </w:pPr>
            <w:r>
              <w:rPr>
                <w:rFonts w:ascii="Arial" w:hAnsi="Arial"/>
                <w:sz w:val="16"/>
              </w:rPr>
              <w:t>$1107</w:t>
            </w:r>
          </w:p>
        </w:tc>
        <w:tc>
          <w:tcPr>
            <w:tcW w:w="6768" w:type="dxa"/>
            <w:tcBorders>
              <w:top w:val="nil"/>
              <w:bottom w:val="single" w:sz="6" w:space="0" w:color="000000"/>
            </w:tcBorders>
          </w:tcPr>
          <w:p w:rsidR="00FC2E58" w:rsidRDefault="00FC2E58" w:rsidP="00FC2E58">
            <w:pPr>
              <w:rPr>
                <w:rFonts w:ascii="Arial" w:hAnsi="Arial"/>
                <w:sz w:val="16"/>
              </w:rPr>
            </w:pPr>
            <w:r>
              <w:rPr>
                <w:rFonts w:ascii="Arial" w:hAnsi="Arial"/>
                <w:sz w:val="16"/>
              </w:rPr>
              <w:t>Brake pedal is not being applied</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N</w:t>
            </w:r>
          </w:p>
        </w:tc>
      </w:tr>
      <w:tr w:rsidR="00FC2E58" w:rsidTr="00FC2E58">
        <w:trPr>
          <w:cantSplit/>
          <w:jc w:val="center"/>
        </w:trPr>
        <w:tc>
          <w:tcPr>
            <w:tcW w:w="864" w:type="dxa"/>
            <w:tcBorders>
              <w:top w:val="single" w:sz="6" w:space="0" w:color="000000"/>
              <w:bottom w:val="single" w:sz="6" w:space="0" w:color="000000"/>
            </w:tcBorders>
          </w:tcPr>
          <w:p w:rsidR="00FC2E58" w:rsidRDefault="00FC2E58" w:rsidP="00FC2E58">
            <w:pPr>
              <w:jc w:val="right"/>
              <w:rPr>
                <w:rFonts w:ascii="Arial" w:hAnsi="Arial"/>
                <w:sz w:val="16"/>
              </w:rPr>
            </w:pPr>
            <w:r>
              <w:rPr>
                <w:rFonts w:ascii="Arial" w:hAnsi="Arial"/>
                <w:sz w:val="16"/>
              </w:rPr>
              <w:t>$1108</w:t>
            </w:r>
          </w:p>
        </w:tc>
        <w:tc>
          <w:tcPr>
            <w:tcW w:w="6768" w:type="dxa"/>
            <w:tcBorders>
              <w:top w:val="single" w:sz="6" w:space="0" w:color="000000"/>
              <w:bottom w:val="single" w:sz="6" w:space="0" w:color="000000"/>
            </w:tcBorders>
          </w:tcPr>
          <w:p w:rsidR="00FC2E58" w:rsidRDefault="00FC2E58" w:rsidP="00FC2E58">
            <w:pPr>
              <w:rPr>
                <w:rFonts w:ascii="Arial" w:hAnsi="Arial"/>
                <w:sz w:val="16"/>
              </w:rPr>
            </w:pPr>
            <w:r>
              <w:rPr>
                <w:rFonts w:ascii="Arial" w:hAnsi="Arial"/>
                <w:sz w:val="16"/>
              </w:rPr>
              <w:t>PTO is enabled</w:t>
            </w:r>
          </w:p>
        </w:tc>
        <w:tc>
          <w:tcPr>
            <w:tcW w:w="864" w:type="dxa"/>
            <w:tcBorders>
              <w:top w:val="single" w:sz="6" w:space="0" w:color="000000"/>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single" w:sz="6" w:space="0" w:color="000000"/>
            </w:tcBorders>
          </w:tcPr>
          <w:p w:rsidR="00FC2E58" w:rsidRDefault="00FC2E58" w:rsidP="00FC2E58">
            <w:pPr>
              <w:jc w:val="right"/>
              <w:rPr>
                <w:rFonts w:ascii="Arial" w:hAnsi="Arial"/>
                <w:sz w:val="16"/>
              </w:rPr>
            </w:pPr>
            <w:r>
              <w:rPr>
                <w:rFonts w:ascii="Arial" w:hAnsi="Arial"/>
                <w:sz w:val="16"/>
              </w:rPr>
              <w:t>$7002</w:t>
            </w:r>
          </w:p>
        </w:tc>
        <w:tc>
          <w:tcPr>
            <w:tcW w:w="6768" w:type="dxa"/>
            <w:tcBorders>
              <w:top w:val="single" w:sz="6" w:space="0" w:color="000000"/>
            </w:tcBorders>
          </w:tcPr>
          <w:p w:rsidR="00FC2E58" w:rsidRDefault="00FC2E58" w:rsidP="00FC2E58">
            <w:pPr>
              <w:rPr>
                <w:rFonts w:ascii="Arial" w:hAnsi="Arial"/>
                <w:sz w:val="16"/>
              </w:rPr>
            </w:pPr>
            <w:r>
              <w:rPr>
                <w:rFonts w:ascii="Arial" w:hAnsi="Arial"/>
                <w:sz w:val="16"/>
              </w:rPr>
              <w:t>Hood is ajar</w:t>
            </w:r>
          </w:p>
        </w:tc>
        <w:tc>
          <w:tcPr>
            <w:tcW w:w="864" w:type="dxa"/>
            <w:tcBorders>
              <w:top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tcBorders>
          </w:tcPr>
          <w:p w:rsidR="00FC2E58" w:rsidRDefault="00FC2E58" w:rsidP="00FC2E58">
            <w:pPr>
              <w:jc w:val="center"/>
              <w:rPr>
                <w:rFonts w:ascii="Arial" w:hAnsi="Arial"/>
                <w:sz w:val="16"/>
              </w:rPr>
            </w:pPr>
            <w:r>
              <w:rPr>
                <w:rFonts w:ascii="Arial" w:hAnsi="Arial"/>
                <w:sz w:val="16"/>
              </w:rPr>
              <w:t>Y</w:t>
            </w:r>
          </w:p>
        </w:tc>
      </w:tr>
    </w:tbl>
    <w:p w:rsidR="00FC2E58" w:rsidRDefault="00FC2E58" w:rsidP="00FC2E58"/>
    <w:p w:rsidR="00FF4F2F" w:rsidRDefault="00FF4F2F">
      <w:pPr>
        <w:pStyle w:val="Heading3"/>
      </w:pPr>
      <w:bookmarkStart w:id="1269" w:name="_Toc66839007"/>
      <w:bookmarkStart w:id="1270" w:name="_Toc84063185"/>
      <w:bookmarkStart w:id="1271" w:name="_Toc84666868"/>
      <w:bookmarkStart w:id="1272" w:name="_Toc276633092"/>
      <w:r>
        <w:t>EFVR – Exhaust Pressure Regulator Valve Solenoid Device Control</w:t>
      </w:r>
      <w:bookmarkEnd w:id="1269"/>
      <w:bookmarkEnd w:id="1270"/>
      <w:bookmarkEnd w:id="1271"/>
      <w:bookmarkEnd w:id="1272"/>
    </w:p>
    <w:p w:rsidR="00FF4F2F" w:rsidRDefault="00FF4F2F"/>
    <w:p w:rsidR="00FF4F2F" w:rsidRDefault="00FF4F2F">
      <w:r>
        <w:t xml:space="preserve">This device control is used to verify functionality of the Exhaust Pressure Regulator Valve by allowing the Exhaust Pressure Regulator Valve output to be commanded to a specific state. </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Pressure Regulator Valve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Pressure Regulator Valve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(Exhaust Pressure Regulator Valve Enable is True)</w:t>
      </w:r>
    </w:p>
    <w:p w:rsidR="00FF4F2F" w:rsidRDefault="00FF4F2F">
      <w:pPr>
        <w:ind w:left="360"/>
      </w:pPr>
      <w:r>
        <w:t>If (Exhaust Pressure Regulator Valve Off is True)</w:t>
      </w:r>
    </w:p>
    <w:p w:rsidR="00FF4F2F" w:rsidRDefault="00FF4F2F">
      <w:pPr>
        <w:ind w:left="720"/>
      </w:pPr>
      <w:r>
        <w:t>The Exhaust Pressure Regulator Valve output shall be commanded Off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Exhaust Pressure Regulator Valve output shall be commanded On</w:t>
      </w:r>
    </w:p>
    <w:p w:rsidR="00FF4F2F" w:rsidRDefault="00FF4F2F">
      <w:pPr>
        <w:ind w:left="720"/>
      </w:pPr>
      <w:r>
        <w:t>EndIf</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not zero</w:t>
            </w:r>
          </w:p>
        </w:tc>
        <w:tc>
          <w:tcPr>
            <w:tcW w:w="864" w:type="dxa"/>
            <w:tcBorders>
              <w:top w:val="nil"/>
            </w:tcBorders>
          </w:tcPr>
          <w:p w:rsidR="00FF4F2F" w:rsidRDefault="00FF4F2F">
            <w:pPr>
              <w:jc w:val="center"/>
              <w:rPr>
                <w:rFonts w:ascii="Arial" w:hAnsi="Arial"/>
                <w:sz w:val="16"/>
              </w:rPr>
            </w:pPr>
            <w:r>
              <w:rPr>
                <w:rFonts w:ascii="Arial" w:hAnsi="Arial"/>
                <w:sz w:val="16"/>
              </w:rPr>
              <w:t>Yes</w:t>
            </w:r>
          </w:p>
        </w:tc>
        <w:tc>
          <w:tcPr>
            <w:tcW w:w="864" w:type="dxa"/>
            <w:tcBorders>
              <w:top w:val="nil"/>
            </w:tcBorders>
          </w:tcPr>
          <w:p w:rsidR="00FF4F2F" w:rsidRDefault="00FF4F2F">
            <w:pPr>
              <w:jc w:val="center"/>
              <w:rPr>
                <w:rFonts w:ascii="Arial" w:hAnsi="Arial"/>
                <w:sz w:val="16"/>
              </w:rPr>
            </w:pPr>
            <w:r>
              <w:rPr>
                <w:rFonts w:ascii="Arial" w:hAnsi="Arial"/>
                <w:sz w:val="16"/>
              </w:rPr>
              <w:t>No</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fault exists</w:t>
            </w:r>
          </w:p>
        </w:tc>
        <w:tc>
          <w:tcPr>
            <w:tcW w:w="864" w:type="dxa"/>
            <w:tcBorders>
              <w:top w:val="nil"/>
            </w:tcBorders>
          </w:tcPr>
          <w:p w:rsidR="00FF4F2F" w:rsidRDefault="00FF4F2F">
            <w:pPr>
              <w:jc w:val="center"/>
              <w:rPr>
                <w:rFonts w:ascii="Arial" w:hAnsi="Arial"/>
                <w:sz w:val="16"/>
              </w:rPr>
            </w:pPr>
            <w:r>
              <w:rPr>
                <w:rFonts w:ascii="Arial" w:hAnsi="Arial"/>
                <w:sz w:val="16"/>
              </w:rPr>
              <w:t>Yes</w:t>
            </w:r>
          </w:p>
        </w:tc>
        <w:tc>
          <w:tcPr>
            <w:tcW w:w="864" w:type="dxa"/>
            <w:tcBorders>
              <w:top w:val="nil"/>
            </w:tcBorders>
          </w:tcPr>
          <w:p w:rsidR="00FF4F2F" w:rsidRDefault="00FF4F2F">
            <w:pPr>
              <w:jc w:val="center"/>
              <w:rPr>
                <w:rFonts w:ascii="Arial" w:hAnsi="Arial"/>
                <w:sz w:val="16"/>
              </w:rPr>
            </w:pPr>
            <w:r>
              <w:rPr>
                <w:rFonts w:ascii="Arial" w:hAnsi="Arial"/>
                <w:sz w:val="16"/>
              </w:rPr>
              <w:t>No</w:t>
            </w:r>
          </w:p>
        </w:tc>
      </w:tr>
    </w:tbl>
    <w:p w:rsidR="00FF4F2F" w:rsidRDefault="00FF4F2F"/>
    <w:p w:rsidR="00FF4F2F" w:rsidRDefault="00FF4F2F">
      <w:pPr>
        <w:pStyle w:val="Heading2"/>
      </w:pPr>
      <w:bookmarkStart w:id="1273" w:name="_Toc276633093"/>
      <w:r>
        <w:t>CPID $14</w:t>
      </w:r>
      <w:bookmarkEnd w:id="12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$14</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Throttle Position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Idle Engine Speed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BF5257">
            <w:pPr>
              <w:pStyle w:val="FootnoteText"/>
              <w:jc w:val="center"/>
              <w:rPr>
                <w:rFonts w:ascii="Arial" w:hAnsi="Arial"/>
              </w:rPr>
            </w:pPr>
            <w:r w:rsidRPr="001B4DDC">
              <w:rPr>
                <w:rFonts w:ascii="Arial" w:eastAsia="SimSun" w:hAnsi="Arial" w:cs="Arial"/>
                <w:color w:val="000000"/>
                <w:lang w:eastAsia="zh-CN"/>
              </w:rPr>
              <w:t>Learned Airflow Adapts</w:t>
            </w:r>
            <w:r w:rsidRPr="001B4DDC">
              <w:rPr>
                <w:rFonts w:ascii="Arial" w:hAnsi="Arial" w:cs="Arial"/>
              </w:rPr>
              <w:t xml:space="preserve">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Electronic Throttle Control Snapshot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Electronic Throttle Control Validation Parameter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Forced Idle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Wide Open Throttle Self Test Enable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Throttle Position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Idle Engine Speed</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Super</w:t>
            </w:r>
            <w:r>
              <w:rPr>
                <w:rFonts w:ascii="Arial" w:hAnsi="Arial"/>
                <w:sz w:val="16"/>
              </w:rPr>
              <w:softHyphen/>
              <w:t>charger Boost Solenoid Enable</w:t>
            </w: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r>
              <w:rPr>
                <w:rFonts w:ascii="Arial" w:hAnsi="Arial"/>
                <w:sz w:val="16"/>
              </w:rPr>
              <w:t>Intake Manifold Tuning Valve Enable</w:t>
            </w:r>
          </w:p>
        </w:tc>
        <w:tc>
          <w:tcPr>
            <w:tcW w:w="1080" w:type="dxa"/>
          </w:tcPr>
          <w:p w:rsidR="00FF4F2F" w:rsidRDefault="00FF4F2F">
            <w:pPr>
              <w:jc w:val="center"/>
              <w:rPr>
                <w:rFonts w:ascii="Arial" w:hAnsi="Arial"/>
                <w:sz w:val="16"/>
              </w:rPr>
            </w:pPr>
            <w:r>
              <w:rPr>
                <w:rFonts w:ascii="Arial" w:hAnsi="Arial"/>
                <w:sz w:val="16"/>
              </w:rPr>
              <w:t>Intake Manifold Tuning Valve Closed</w:t>
            </w:r>
          </w:p>
        </w:tc>
        <w:tc>
          <w:tcPr>
            <w:tcW w:w="1080" w:type="dxa"/>
          </w:tcPr>
          <w:p w:rsidR="00FF4F2F" w:rsidRDefault="00FF4F2F">
            <w:pPr>
              <w:jc w:val="center"/>
              <w:rPr>
                <w:rFonts w:ascii="Arial" w:hAnsi="Arial"/>
                <w:sz w:val="16"/>
              </w:rPr>
            </w:pPr>
            <w:r>
              <w:rPr>
                <w:rFonts w:ascii="Arial" w:hAnsi="Arial"/>
                <w:sz w:val="16"/>
              </w:rPr>
              <w:t>Intercooler Pump Enable</w:t>
            </w:r>
          </w:p>
        </w:tc>
        <w:tc>
          <w:tcPr>
            <w:tcW w:w="1080" w:type="dxa"/>
          </w:tcPr>
          <w:p w:rsidR="00FF4F2F" w:rsidRDefault="00FF4F2F">
            <w:pPr>
              <w:jc w:val="center"/>
              <w:rPr>
                <w:rFonts w:ascii="Arial" w:hAnsi="Arial"/>
                <w:sz w:val="16"/>
              </w:rPr>
            </w:pPr>
            <w:r>
              <w:rPr>
                <w:rFonts w:ascii="Arial" w:hAnsi="Arial"/>
                <w:sz w:val="16"/>
              </w:rPr>
              <w:t>Intercooler Pump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Supercharger Boost Solenoid Duty Cycle</w:t>
            </w:r>
          </w:p>
        </w:tc>
      </w:tr>
    </w:tbl>
    <w:p w:rsidR="00FF4F2F" w:rsidRDefault="00FF4F2F"/>
    <w:p w:rsidR="00FF4F2F" w:rsidRDefault="00FF4F2F">
      <w:pPr>
        <w:pStyle w:val="Heading3"/>
      </w:pPr>
      <w:bookmarkStart w:id="1274" w:name="_Toc276633094"/>
      <w:r>
        <w:t>TPSR – Forced Idle / Wide Open Throttle Self Test Device Control</w:t>
      </w:r>
      <w:bookmarkEnd w:id="1274"/>
    </w:p>
    <w:p w:rsidR="00FF4F2F" w:rsidRDefault="00FF4F2F"/>
    <w:p w:rsidR="00FF4F2F" w:rsidRDefault="00FF4F2F">
      <w:r>
        <w:t>The forced idle device control is used to prevent the accelerator pedal contribution to throttle area from being added to the idle contribution to throttle area, effectively forcing idle.  This device control allows the accelerator pedal to be moved to its maximum position during DVT, in order to learn the maximum accelerator pedal position, without affecting engine operation.</w:t>
      </w:r>
    </w:p>
    <w:p w:rsidR="00FF4F2F" w:rsidRDefault="00FF4F2F"/>
    <w:p w:rsidR="00FF4F2F" w:rsidRDefault="00FF4F2F">
      <w:r>
        <w:t>The wide open throttle (WOT) self test device control is used to limit the duration of time that the throttle spends at WOT while the accelerator pedal is being held at its maximum position.  This device control allows the throttle to be moved to WOT during DVT, in order to learn the maximum throttle position, while minimally affecting engine operation.  This is accomplished by preventing the accelerator pedal contribution to throttle area from being added to the idle contribution to throttle area, effectively forcing idle, once WOT is achieved (i.e., the throttle position exceeds a WOT threshold) or once the time allowed to achieve WOT has expired.</w:t>
      </w:r>
    </w:p>
    <w:p w:rsidR="00FF4F2F" w:rsidRDefault="00FF4F2F"/>
    <w:p w:rsidR="00FF4F2F" w:rsidRDefault="00FF4F2F">
      <w:r>
        <w:t>When terminating these device controls, the learned minimum accelerator pedal position must be reset to 100% in order to prevent a sudden increase in the accelerator pedal contribution to throttle area.</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Forced Idle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Wide Open Throttle Self Test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((Forced Idle Enable is True) OR (Wide Open Throttle Self Test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If (the indication that this device control is enabled is set)</w:t>
      </w:r>
    </w:p>
    <w:p w:rsidR="00FF4F2F" w:rsidRDefault="00FF4F2F">
      <w:pPr>
        <w:ind w:left="1080"/>
      </w:pPr>
      <w:r>
        <w:t>Terminate this device control (as described below).</w:t>
      </w:r>
    </w:p>
    <w:p w:rsidR="00FF4F2F" w:rsidRDefault="00FF4F2F">
      <w:pPr>
        <w:ind w:left="720"/>
      </w:pPr>
      <w:r>
        <w:lastRenderedPageBreak/>
        <w:t>Else</w:t>
      </w:r>
    </w:p>
    <w:p w:rsidR="00FF4F2F" w:rsidRDefault="00FF4F2F">
      <w:pPr>
        <w:ind w:left="1080"/>
      </w:pPr>
      <w:r>
        <w:t>Return to normal control.</w:t>
      </w:r>
    </w:p>
    <w:p w:rsidR="00FF4F2F" w:rsidRDefault="00FF4F2F">
      <w:pPr>
        <w:ind w:left="720"/>
      </w:pPr>
      <w:r>
        <w:t>EndIf</w:t>
      </w:r>
    </w:p>
    <w:p w:rsidR="00FF4F2F" w:rsidRDefault="00FF4F2F">
      <w:pPr>
        <w:ind w:left="360"/>
      </w:pPr>
      <w:r>
        <w:t>Else</w:t>
      </w:r>
    </w:p>
    <w:p w:rsidR="00FF4F2F" w:rsidRDefault="00FF4F2F">
      <w:pPr>
        <w:ind w:left="720"/>
      </w:pPr>
      <w:r>
        <w:t xml:space="preserve">If ((the indication that this device control is enabled is not set) AND </w:t>
      </w:r>
      <w:r>
        <w:br/>
        <w:t xml:space="preserve">     (engine speed is at idle) AND (accelerator pedal position is at idle))</w:t>
      </w:r>
    </w:p>
    <w:p w:rsidR="00FF4F2F" w:rsidRDefault="00FF4F2F">
      <w:pPr>
        <w:ind w:left="1080"/>
      </w:pPr>
      <w:r>
        <w:t>Set the indication that this device control is enabled.</w:t>
      </w:r>
    </w:p>
    <w:p w:rsidR="00FF4F2F" w:rsidRDefault="00FF4F2F">
      <w:pPr>
        <w:ind w:left="1080"/>
      </w:pPr>
      <w:r>
        <w:t>Clear the indication that the WOT self test device control failed.</w:t>
      </w:r>
    </w:p>
    <w:p w:rsidR="00FF4F2F" w:rsidRDefault="00FF4F2F">
      <w:pPr>
        <w:ind w:left="1080"/>
      </w:pPr>
      <w:r>
        <w:t>Clear the indication that this device control is complete.</w:t>
      </w:r>
    </w:p>
    <w:p w:rsidR="00FF4F2F" w:rsidRDefault="00FF4F2F">
      <w:pPr>
        <w:ind w:left="720"/>
      </w:pPr>
      <w:r>
        <w:t>EndIf</w:t>
      </w:r>
    </w:p>
    <w:p w:rsidR="00FF4F2F" w:rsidRDefault="00FF4F2F">
      <w:pPr>
        <w:ind w:left="720"/>
      </w:pPr>
      <w:r>
        <w:t>If (the indication that this device control is enabled is set)</w:t>
      </w:r>
    </w:p>
    <w:p w:rsidR="00FF4F2F" w:rsidRDefault="00FF4F2F">
      <w:pPr>
        <w:ind w:left="1080"/>
      </w:pPr>
      <w:r>
        <w:t>If (Forced Idle Enable is True)</w:t>
      </w:r>
    </w:p>
    <w:p w:rsidR="00FF4F2F" w:rsidRDefault="00FF4F2F">
      <w:pPr>
        <w:ind w:left="1440"/>
      </w:pPr>
      <w:r>
        <w:t>Prevent the accelerator pedal contribution to throttle area from being added to the idle contribution to throttle area.</w:t>
      </w:r>
    </w:p>
    <w:p w:rsidR="00FF4F2F" w:rsidRDefault="00FF4F2F">
      <w:pPr>
        <w:ind w:left="1080"/>
      </w:pPr>
      <w:r>
        <w:t>ElseIf (Wide Open Throttle Self Test Enable is True)</w:t>
      </w:r>
    </w:p>
    <w:p w:rsidR="00FF4F2F" w:rsidRDefault="00FF4F2F">
      <w:pPr>
        <w:ind w:left="1440"/>
      </w:pPr>
      <w:r>
        <w:t>If (throttle position exceeds a calibratable threshold)</w:t>
      </w:r>
    </w:p>
    <w:p w:rsidR="00FF4F2F" w:rsidRDefault="00FF4F2F">
      <w:pPr>
        <w:ind w:left="1800"/>
      </w:pPr>
      <w:r>
        <w:t>Terminate this device control (as described below).</w:t>
      </w:r>
    </w:p>
    <w:p w:rsidR="00FF4F2F" w:rsidRDefault="00FF4F2F">
      <w:pPr>
        <w:ind w:left="1440"/>
      </w:pPr>
      <w:r>
        <w:t>ElseIf (the WOT self test device control has been enabled longer than a calibratable duration)</w:t>
      </w:r>
    </w:p>
    <w:p w:rsidR="00FF4F2F" w:rsidRDefault="00FF4F2F">
      <w:pPr>
        <w:ind w:left="1800"/>
      </w:pPr>
      <w:r>
        <w:t>Set the indication that the WOT self test device control failed.</w:t>
      </w:r>
    </w:p>
    <w:p w:rsidR="00FF4F2F" w:rsidRDefault="00FF4F2F">
      <w:pPr>
        <w:ind w:left="1800"/>
      </w:pPr>
      <w:r>
        <w:t>Terminate this device control (as described below).</w:t>
      </w:r>
    </w:p>
    <w:p w:rsidR="00FF4F2F" w:rsidRDefault="00FF4F2F">
      <w:pPr>
        <w:ind w:left="1440"/>
      </w:pPr>
      <w:r>
        <w:t>Else</w:t>
      </w:r>
    </w:p>
    <w:p w:rsidR="00FF4F2F" w:rsidRDefault="00FF4F2F">
      <w:pPr>
        <w:ind w:left="1800"/>
      </w:pPr>
      <w:r>
        <w:t>Allow the accelerator pedal contribution to throttle area to be added to the idle contribution to throttle area.</w:t>
      </w:r>
    </w:p>
    <w:p w:rsidR="00FF4F2F" w:rsidRDefault="00FF4F2F">
      <w:pPr>
        <w:ind w:left="1440"/>
      </w:pPr>
      <w:r>
        <w:t>EndIf</w:t>
      </w:r>
    </w:p>
    <w:p w:rsidR="00FF4F2F" w:rsidRDefault="00FF4F2F">
      <w:pPr>
        <w:ind w:left="1080"/>
      </w:pPr>
      <w:r>
        <w:t>EndIf</w:t>
      </w:r>
    </w:p>
    <w:p w:rsidR="00FF4F2F" w:rsidRDefault="00FF4F2F">
      <w:pPr>
        <w:ind w:left="720"/>
      </w:pPr>
      <w:r>
        <w:t>Else</w:t>
      </w:r>
    </w:p>
    <w:p w:rsidR="00FF4F2F" w:rsidRDefault="00FF4F2F">
      <w:pPr>
        <w:ind w:left="1080"/>
      </w:pPr>
      <w:r>
        <w:t>Continue normal control.</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If (the indication that this device control is enabled is set)</w:t>
      </w:r>
    </w:p>
    <w:p w:rsidR="00FF4F2F" w:rsidRDefault="00FF4F2F">
      <w:pPr>
        <w:ind w:left="720"/>
      </w:pPr>
      <w:r>
        <w:t>Terminate this device control (as described below).</w:t>
      </w:r>
    </w:p>
    <w:p w:rsidR="00FF4F2F" w:rsidRDefault="00FF4F2F">
      <w:pPr>
        <w:ind w:left="360"/>
      </w:pPr>
      <w:r>
        <w:t>Else</w:t>
      </w:r>
    </w:p>
    <w:p w:rsidR="00FF4F2F" w:rsidRDefault="00FF4F2F">
      <w:pPr>
        <w:ind w:left="720"/>
      </w:pPr>
      <w:r>
        <w:t>Return to normal control.</w:t>
      </w:r>
    </w:p>
    <w:p w:rsidR="00FF4F2F" w:rsidRDefault="00FF4F2F">
      <w:pPr>
        <w:ind w:left="360"/>
      </w:pPr>
      <w:r>
        <w:t>EndIf</w:t>
      </w:r>
    </w:p>
    <w:p w:rsidR="00FF4F2F" w:rsidRDefault="00FF4F2F">
      <w:r>
        <w:t>EndIf</w:t>
      </w:r>
    </w:p>
    <w:p w:rsidR="00FF4F2F" w:rsidRDefault="00FF4F2F">
      <w:pPr>
        <w:keepNext w:val="0"/>
        <w:keepLines w:val="0"/>
      </w:pPr>
    </w:p>
    <w:p w:rsidR="00FF4F2F" w:rsidRDefault="00FF4F2F">
      <w:r>
        <w:t>The following actions shall be performed upon the termination of this device control:</w:t>
      </w:r>
    </w:p>
    <w:p w:rsidR="00FF4F2F" w:rsidRDefault="00FF4F2F">
      <w:pPr>
        <w:pStyle w:val="BodyTextIndent"/>
      </w:pPr>
      <w:r>
        <w:t>Prevent the accelerator pedal contribution to throttle area from being added to the idle contribution to throttle area.</w:t>
      </w:r>
    </w:p>
    <w:p w:rsidR="00FF4F2F" w:rsidRDefault="00FF4F2F">
      <w:pPr>
        <w:pStyle w:val="BodyTextIndent"/>
      </w:pPr>
      <w:r>
        <w:t>Reset the learned minimum accelerator pedal position to 100%.</w:t>
      </w:r>
    </w:p>
    <w:p w:rsidR="00FF4F2F" w:rsidRDefault="00FF4F2F">
      <w:pPr>
        <w:pStyle w:val="BodyTextIndent"/>
      </w:pPr>
      <w:r>
        <w:t>Set the indication that this device control is complete.</w:t>
      </w:r>
    </w:p>
    <w:p w:rsidR="00FF4F2F" w:rsidRDefault="00FF4F2F">
      <w:pPr>
        <w:pStyle w:val="BodyTextIndent"/>
      </w:pPr>
      <w:r>
        <w:t>Clear the indication that this device control is enabled.</w:t>
      </w:r>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lastRenderedPageBreak/>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(used if trying to access a device control in service which is only allowed for assembly line testing).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not zero</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$0E03</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$1603</w:t>
            </w:r>
          </w:p>
        </w:tc>
        <w:tc>
          <w:tcPr>
            <w:tcW w:w="6768" w:type="dxa"/>
            <w:tcBorders>
              <w:top w:val="nil"/>
            </w:tcBorders>
          </w:tcPr>
          <w:p w:rsidR="00FF4F2F" w:rsidRDefault="00FF4F2F">
            <w:pPr>
              <w:rPr>
                <w:rFonts w:ascii="Arial" w:hAnsi="Arial"/>
                <w:sz w:val="16"/>
              </w:rPr>
            </w:pPr>
            <w:r>
              <w:rPr>
                <w:rFonts w:ascii="Arial" w:hAnsi="Arial"/>
                <w:sz w:val="16"/>
              </w:rPr>
              <w:t>Failure detected within the throttle control system.</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275" w:name="_Toc276633095"/>
      <w:r>
        <w:t>IMTR – Intake Manifold Tuning Valve Device Control</w:t>
      </w:r>
      <w:bookmarkEnd w:id="1275"/>
    </w:p>
    <w:p w:rsidR="00FF4F2F" w:rsidRDefault="00FF4F2F"/>
    <w:p w:rsidR="00FF4F2F" w:rsidRDefault="00FF4F2F">
      <w:r>
        <w:t>This device control is used to override the state of the intake manifold tuning valve output.  A calibration is used to select whether commanding the intake manifold tuning valve output on or off results in the valve being commanded closed or open for a particular application.  The intake manifold tuning valve is commanded closed in order to prevent the manifold runners from communicating.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Manifold Tuning Valve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Manifold Tuning Valve Closed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(Intake Manifold Tuning Valve Enable is True)</w:t>
      </w:r>
    </w:p>
    <w:p w:rsidR="00FF4F2F" w:rsidRDefault="00FF4F2F">
      <w:pPr>
        <w:pStyle w:val="BodyTextIndent"/>
      </w:pPr>
      <w:r>
        <w:t>The intake manifold tuning valve output shall be commanded to the value required to result in the position requested in Intake Manifold Tuning Valve Closed.</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76" w:name="_Toc276633096"/>
      <w:r>
        <w:t>BSTR – Intercooler Pump Device Control</w:t>
      </w:r>
      <w:bookmarkEnd w:id="1276"/>
    </w:p>
    <w:p w:rsidR="00FF4F2F" w:rsidRDefault="00FF4F2F"/>
    <w:p w:rsidR="00FF4F2F" w:rsidRDefault="00FF4F2F">
      <w:r>
        <w:t>This device control is used to override the state of the intercooler pump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Intercooler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Intercooler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(Intercooler Pump Enable is True)</w:t>
      </w:r>
    </w:p>
    <w:p w:rsidR="00FF4F2F" w:rsidRDefault="00FF4F2F">
      <w:pPr>
        <w:ind w:left="360"/>
      </w:pPr>
      <w:r>
        <w:t>The intercooler pump output shall be commanded to the value requested in Intercooler Pump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77" w:name="_Toc276633097"/>
      <w:r>
        <w:t>BSTR – Supercharger Boost Solenoid Device Control</w:t>
      </w:r>
      <w:bookmarkEnd w:id="1277"/>
    </w:p>
    <w:p w:rsidR="00FF4F2F" w:rsidRDefault="00FF4F2F"/>
    <w:p w:rsidR="00FF4F2F" w:rsidRDefault="00FF4F2F">
      <w:r>
        <w:t>This device control is used to override the state of the supercharger boost solenoid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Supercharger Boost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Supercharger Boost Solenoid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If (Supercharger Boost Solenoid Enable is True)</w:t>
      </w:r>
    </w:p>
    <w:p w:rsidR="00FF4F2F" w:rsidRDefault="00FF4F2F">
      <w:pPr>
        <w:ind w:left="360"/>
      </w:pPr>
      <w:r>
        <w:t>If (any of the device control limits in the table below are exceeded)</w:t>
      </w:r>
    </w:p>
    <w:p w:rsidR="00FF4F2F" w:rsidRDefault="00FF4F2F">
      <w:pPr>
        <w:ind w:left="720"/>
      </w:pPr>
      <w:r>
        <w:lastRenderedPageBreak/>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supercharger boost solenoid output shall be commanded to the value requested in Supercharger Boost Solenoid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$031B</w:t>
            </w:r>
          </w:p>
        </w:tc>
        <w:tc>
          <w:tcPr>
            <w:tcW w:w="6768" w:type="dxa"/>
            <w:tcBorders>
              <w:top w:val="nil"/>
            </w:tcBorders>
          </w:tcPr>
          <w:p w:rsidR="00FF4F2F" w:rsidRDefault="00FF4F2F">
            <w:pPr>
              <w:rPr>
                <w:rFonts w:ascii="Arial" w:hAnsi="Arial"/>
                <w:sz w:val="16"/>
              </w:rPr>
            </w:pPr>
            <w:r>
              <w:rPr>
                <w:rFonts w:ascii="Arial" w:hAnsi="Arial"/>
                <w:sz w:val="16"/>
              </w:rPr>
              <w:t>Protection mode active – desired boost unattainable.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78" w:name="_Toc276633098"/>
      <w:r>
        <w:t>TPSR – Throttle Position Device Control</w:t>
      </w:r>
      <w:bookmarkEnd w:id="1278"/>
    </w:p>
    <w:p w:rsidR="00FF4F2F" w:rsidRDefault="00FF4F2F"/>
    <w:p w:rsidR="00FF4F2F" w:rsidRDefault="00FF4F2F">
      <w:r>
        <w:t>This device control is used to override the commanded throttle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Throttle Position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Throttle Position</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(Throttle Position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throttle position shall be commanded to the position requested in Throttle Position.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$1601</w:t>
            </w:r>
          </w:p>
        </w:tc>
        <w:tc>
          <w:tcPr>
            <w:tcW w:w="6768" w:type="dxa"/>
            <w:tcBorders>
              <w:top w:val="nil"/>
            </w:tcBorders>
          </w:tcPr>
          <w:p w:rsidR="00FF4F2F" w:rsidRDefault="00FF4F2F">
            <w:pPr>
              <w:rPr>
                <w:rFonts w:ascii="Arial" w:hAnsi="Arial"/>
                <w:sz w:val="16"/>
              </w:rPr>
            </w:pPr>
            <w:r>
              <w:rPr>
                <w:rFonts w:ascii="Arial" w:hAnsi="Arial"/>
                <w:sz w:val="16"/>
              </w:rPr>
              <w:t xml:space="preserve">Engine speed or vehicle speed too high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279" w:name="_Toc524751062"/>
      <w:bookmarkStart w:id="1280" w:name="_Toc276633099"/>
      <w:r>
        <w:t>IDLR - Idle Engine Speed Device Control</w:t>
      </w:r>
      <w:bookmarkEnd w:id="1279"/>
      <w:bookmarkEnd w:id="1280"/>
    </w:p>
    <w:p w:rsidR="00FF4F2F" w:rsidRDefault="00FF4F2F"/>
    <w:p w:rsidR="00FF4F2F" w:rsidRDefault="00FF4F2F">
      <w:r>
        <w:t>This device control is used to override the idle engine speed.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Idle Engine Speed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Idle Engine Speed</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0.0 - 2040.0 rpm</w:t>
            </w:r>
          </w:p>
        </w:tc>
        <w:tc>
          <w:tcPr>
            <w:tcW w:w="2160" w:type="dxa"/>
            <w:tcBorders>
              <w:top w:val="nil"/>
            </w:tcBorders>
          </w:tcPr>
          <w:p w:rsidR="00FF4F2F" w:rsidRDefault="00FF4F2F">
            <w:pPr>
              <w:rPr>
                <w:rFonts w:ascii="Arial" w:hAnsi="Arial"/>
                <w:sz w:val="16"/>
              </w:rPr>
            </w:pPr>
            <w:r>
              <w:rPr>
                <w:rFonts w:ascii="Arial" w:hAnsi="Arial"/>
                <w:sz w:val="16"/>
              </w:rPr>
              <w:t>E = N * 8.0</w:t>
            </w:r>
          </w:p>
        </w:tc>
      </w:tr>
    </w:tbl>
    <w:p w:rsidR="00FF4F2F" w:rsidRDefault="00FF4F2F"/>
    <w:p w:rsidR="00FF4F2F" w:rsidRDefault="00FF4F2F">
      <w:r>
        <w:t>If (Idle Engine Speed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idle engine speed shall be commanded to the speed requested in Idle Engine Speed.</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sz w:val="16"/>
              </w:rPr>
            </w:pPr>
            <w:r>
              <w:rPr>
                <w:rFonts w:ascii="Arial" w:hAnsi="Arial" w:cs="Arial"/>
                <w:sz w:val="16"/>
              </w:rPr>
              <w:t>$0401</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sz w:val="16"/>
              </w:rPr>
            </w:pPr>
            <w:r>
              <w:rPr>
                <w:rFonts w:ascii="Arial" w:hAnsi="Arial" w:cs="Arial"/>
                <w:sz w:val="16"/>
              </w:rPr>
              <w:t>Vehicle speed not zero.</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$0402</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sz w:val="16"/>
              </w:rPr>
              <w:t>Vehicle speed fault.</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$0903</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bCs/>
                <w:sz w:val="16"/>
              </w:rPr>
              <w:t>Transmission not in park or neutral</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$2B00</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bCs/>
                <w:sz w:val="16"/>
              </w:rPr>
              <w:t>Transmission gear data is not valid (auto or manual trans)</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cs="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cs="Arial"/>
                <w:sz w:val="16"/>
              </w:rPr>
              <w:t>N</w:t>
            </w:r>
          </w:p>
        </w:tc>
      </w:tr>
    </w:tbl>
    <w:p w:rsidR="00FF4F2F" w:rsidRDefault="00FF4F2F"/>
    <w:p w:rsidR="00BF5257" w:rsidRDefault="00BF5257" w:rsidP="00BF5257">
      <w:pPr>
        <w:pStyle w:val="Heading3"/>
        <w:adjustRightInd w:val="0"/>
        <w:snapToGrid w:val="0"/>
        <w:ind w:left="720" w:hanging="720"/>
      </w:pPr>
      <w:bookmarkStart w:id="1281" w:name="_Toc130726142"/>
      <w:bookmarkStart w:id="1282" w:name="_Toc276633100"/>
      <w:r>
        <w:t xml:space="preserve">TPSR – </w:t>
      </w:r>
      <w:r w:rsidRPr="001B4DDC">
        <w:rPr>
          <w:rFonts w:eastAsia="SimSun"/>
        </w:rPr>
        <w:t>Learned Airflow Adapts</w:t>
      </w:r>
      <w:r w:rsidRPr="001B4DDC">
        <w:t xml:space="preserve"> Reset Trigger</w:t>
      </w:r>
      <w:r>
        <w:t xml:space="preserve"> Device Control</w:t>
      </w:r>
      <w:bookmarkEnd w:id="1281"/>
      <w:bookmarkEnd w:id="1282"/>
    </w:p>
    <w:p w:rsidR="00BF5257" w:rsidRDefault="00BF5257" w:rsidP="00BF5257"/>
    <w:p w:rsidR="00BF5257" w:rsidRDefault="00BF5257" w:rsidP="00BF5257">
      <w:r>
        <w:t>This device control is used to reset the learned airflow adaptive values to their initial values.</w:t>
      </w:r>
    </w:p>
    <w:p w:rsid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BF5257" w:rsidTr="003271EC">
        <w:trPr>
          <w:cantSplit/>
          <w:jc w:val="center"/>
        </w:trPr>
        <w:tc>
          <w:tcPr>
            <w:tcW w:w="3600" w:type="dxa"/>
            <w:tcBorders>
              <w:bottom w:val="single" w:sz="12" w:space="0" w:color="000000"/>
            </w:tcBorders>
          </w:tcPr>
          <w:p w:rsidR="00BF5257" w:rsidRDefault="00BF5257" w:rsidP="003271EC">
            <w:pPr>
              <w:jc w:val="center"/>
              <w:rPr>
                <w:b/>
                <w:sz w:val="16"/>
              </w:rPr>
            </w:pPr>
            <w:r>
              <w:rPr>
                <w:b/>
                <w:sz w:val="16"/>
              </w:rPr>
              <w:t>Signal</w:t>
            </w:r>
          </w:p>
        </w:tc>
        <w:tc>
          <w:tcPr>
            <w:tcW w:w="720" w:type="dxa"/>
            <w:tcBorders>
              <w:bottom w:val="single" w:sz="12" w:space="0" w:color="000000"/>
            </w:tcBorders>
          </w:tcPr>
          <w:p w:rsidR="00BF5257" w:rsidRDefault="00BF5257" w:rsidP="003271EC">
            <w:pPr>
              <w:jc w:val="center"/>
              <w:rPr>
                <w:b/>
                <w:sz w:val="16"/>
              </w:rPr>
            </w:pPr>
            <w:r>
              <w:rPr>
                <w:b/>
                <w:sz w:val="16"/>
              </w:rPr>
              <w:t>Length (Bits)</w:t>
            </w:r>
          </w:p>
        </w:tc>
        <w:tc>
          <w:tcPr>
            <w:tcW w:w="720" w:type="dxa"/>
            <w:tcBorders>
              <w:bottom w:val="single" w:sz="12" w:space="0" w:color="000000"/>
            </w:tcBorders>
          </w:tcPr>
          <w:p w:rsidR="00BF5257" w:rsidRDefault="00BF5257" w:rsidP="003271EC">
            <w:pPr>
              <w:jc w:val="center"/>
              <w:rPr>
                <w:b/>
                <w:sz w:val="16"/>
              </w:rPr>
            </w:pPr>
            <w:r>
              <w:rPr>
                <w:b/>
                <w:sz w:val="16"/>
              </w:rPr>
              <w:t>Data Type</w:t>
            </w:r>
          </w:p>
        </w:tc>
        <w:tc>
          <w:tcPr>
            <w:tcW w:w="2160" w:type="dxa"/>
            <w:tcBorders>
              <w:bottom w:val="single" w:sz="12" w:space="0" w:color="000000"/>
            </w:tcBorders>
          </w:tcPr>
          <w:p w:rsidR="00BF5257" w:rsidRDefault="00BF5257" w:rsidP="003271EC">
            <w:pPr>
              <w:jc w:val="center"/>
              <w:rPr>
                <w:b/>
                <w:sz w:val="16"/>
              </w:rPr>
            </w:pPr>
            <w:r>
              <w:rPr>
                <w:b/>
                <w:sz w:val="16"/>
              </w:rPr>
              <w:t>Range</w:t>
            </w:r>
          </w:p>
        </w:tc>
        <w:tc>
          <w:tcPr>
            <w:tcW w:w="2160" w:type="dxa"/>
            <w:tcBorders>
              <w:bottom w:val="single" w:sz="12" w:space="0" w:color="000000"/>
            </w:tcBorders>
          </w:tcPr>
          <w:p w:rsidR="00BF5257" w:rsidRDefault="00BF5257" w:rsidP="003271EC">
            <w:pPr>
              <w:jc w:val="center"/>
              <w:rPr>
                <w:b/>
                <w:sz w:val="16"/>
              </w:rPr>
            </w:pPr>
            <w:r>
              <w:rPr>
                <w:b/>
                <w:sz w:val="16"/>
              </w:rPr>
              <w:t>Conversion</w:t>
            </w:r>
          </w:p>
        </w:tc>
      </w:tr>
      <w:tr w:rsidR="00BF5257" w:rsidTr="003271EC">
        <w:trPr>
          <w:cantSplit/>
          <w:jc w:val="center"/>
        </w:trPr>
        <w:tc>
          <w:tcPr>
            <w:tcW w:w="3600" w:type="dxa"/>
            <w:tcBorders>
              <w:top w:val="nil"/>
            </w:tcBorders>
          </w:tcPr>
          <w:p w:rsidR="00BF5257" w:rsidRPr="001B4DDC" w:rsidRDefault="00BF5257" w:rsidP="003271EC">
            <w:pPr>
              <w:rPr>
                <w:rFonts w:ascii="Arial" w:hAnsi="Arial" w:cs="Arial"/>
                <w:sz w:val="16"/>
                <w:szCs w:val="16"/>
              </w:rPr>
            </w:pPr>
            <w:r w:rsidRPr="001B4DDC">
              <w:rPr>
                <w:rFonts w:ascii="Arial" w:eastAsia="SimSun" w:hAnsi="Arial" w:cs="Arial"/>
                <w:color w:val="000000"/>
                <w:sz w:val="16"/>
                <w:szCs w:val="16"/>
                <w:lang w:eastAsia="zh-CN"/>
              </w:rPr>
              <w:t>Learned Airflow Adapts</w:t>
            </w:r>
            <w:r w:rsidRPr="001B4DDC">
              <w:rPr>
                <w:rFonts w:ascii="Arial" w:hAnsi="Arial" w:cs="Arial"/>
                <w:sz w:val="16"/>
                <w:szCs w:val="16"/>
              </w:rPr>
              <w:t xml:space="preserve"> Reset Trigger</w:t>
            </w:r>
          </w:p>
        </w:tc>
        <w:tc>
          <w:tcPr>
            <w:tcW w:w="720" w:type="dxa"/>
            <w:tcBorders>
              <w:top w:val="nil"/>
            </w:tcBorders>
          </w:tcPr>
          <w:p w:rsidR="00BF5257" w:rsidRDefault="00BF5257" w:rsidP="003271EC">
            <w:pPr>
              <w:jc w:val="right"/>
              <w:rPr>
                <w:rFonts w:ascii="Arial" w:hAnsi="Arial"/>
                <w:sz w:val="16"/>
              </w:rPr>
            </w:pPr>
            <w:r>
              <w:rPr>
                <w:rFonts w:ascii="Arial" w:hAnsi="Arial"/>
                <w:sz w:val="16"/>
              </w:rPr>
              <w:t>1</w:t>
            </w:r>
          </w:p>
        </w:tc>
        <w:tc>
          <w:tcPr>
            <w:tcW w:w="720" w:type="dxa"/>
            <w:tcBorders>
              <w:top w:val="nil"/>
            </w:tcBorders>
          </w:tcPr>
          <w:p w:rsidR="00BF5257" w:rsidRDefault="00BF5257" w:rsidP="003271EC">
            <w:pPr>
              <w:rPr>
                <w:rFonts w:ascii="Arial" w:hAnsi="Arial"/>
                <w:sz w:val="16"/>
              </w:rPr>
            </w:pPr>
            <w:r>
              <w:rPr>
                <w:rFonts w:ascii="Arial" w:hAnsi="Arial"/>
                <w:sz w:val="16"/>
              </w:rPr>
              <w:t>BLN</w:t>
            </w:r>
          </w:p>
        </w:tc>
        <w:tc>
          <w:tcPr>
            <w:tcW w:w="2160" w:type="dxa"/>
            <w:tcBorders>
              <w:top w:val="nil"/>
            </w:tcBorders>
          </w:tcPr>
          <w:p w:rsidR="00BF5257" w:rsidRDefault="00BF5257" w:rsidP="003271EC">
            <w:pPr>
              <w:rPr>
                <w:rFonts w:ascii="Arial" w:hAnsi="Arial"/>
                <w:sz w:val="16"/>
              </w:rPr>
            </w:pPr>
            <w:r>
              <w:rPr>
                <w:rFonts w:ascii="Arial" w:hAnsi="Arial"/>
                <w:sz w:val="16"/>
              </w:rPr>
              <w:t>N/A</w:t>
            </w:r>
          </w:p>
        </w:tc>
        <w:tc>
          <w:tcPr>
            <w:tcW w:w="2160" w:type="dxa"/>
            <w:tcBorders>
              <w:top w:val="nil"/>
            </w:tcBorders>
          </w:tcPr>
          <w:p w:rsidR="00BF5257" w:rsidRDefault="00BF5257" w:rsidP="003271EC">
            <w:pPr>
              <w:rPr>
                <w:rFonts w:ascii="Arial" w:hAnsi="Arial"/>
                <w:sz w:val="16"/>
              </w:rPr>
            </w:pPr>
            <w:r>
              <w:rPr>
                <w:rFonts w:ascii="Arial" w:hAnsi="Arial"/>
                <w:sz w:val="16"/>
              </w:rPr>
              <w:t>$1=True; $0=False</w:t>
            </w:r>
          </w:p>
        </w:tc>
      </w:tr>
    </w:tbl>
    <w:p w:rsidR="00BF5257" w:rsidRDefault="00BF5257" w:rsidP="00BF5257"/>
    <w:p w:rsidR="00BF5257" w:rsidRDefault="00BF5257" w:rsidP="00BF5257">
      <w:r>
        <w:t>If (Learned Airflow Adapts Reset Trigger is True)</w:t>
      </w:r>
    </w:p>
    <w:p w:rsidR="00BF5257" w:rsidRDefault="00BF5257" w:rsidP="00BF5257">
      <w:pPr>
        <w:ind w:left="360"/>
      </w:pPr>
      <w:r>
        <w:t>If (any of the device control limits in the table below are exceeded)</w:t>
      </w:r>
    </w:p>
    <w:p w:rsidR="00BF5257" w:rsidRDefault="00BF5257" w:rsidP="00BF5257">
      <w:pPr>
        <w:ind w:left="720"/>
      </w:pPr>
      <w:r>
        <w:t>Report the appropriate device control limit exceeded return code to the tester.</w:t>
      </w:r>
    </w:p>
    <w:p w:rsidR="00BF5257" w:rsidRDefault="00BF5257" w:rsidP="00BF5257">
      <w:pPr>
        <w:ind w:left="720"/>
      </w:pPr>
      <w:r>
        <w:t>Return to normal control.</w:t>
      </w:r>
    </w:p>
    <w:p w:rsidR="00BF5257" w:rsidRDefault="00BF5257" w:rsidP="00BF5257">
      <w:pPr>
        <w:pStyle w:val="BodyTextIndent"/>
      </w:pPr>
      <w:r>
        <w:t>ElseIf (the learned airflow adaptive values are already reset)</w:t>
      </w:r>
    </w:p>
    <w:p w:rsidR="00BF5257" w:rsidRDefault="00BF5257" w:rsidP="00BF5257">
      <w:pPr>
        <w:ind w:left="720"/>
      </w:pPr>
      <w:r>
        <w:t>Return to normal control.</w:t>
      </w:r>
    </w:p>
    <w:p w:rsidR="00BF5257" w:rsidRDefault="00BF5257" w:rsidP="00BF5257">
      <w:pPr>
        <w:ind w:left="360"/>
      </w:pPr>
      <w:r>
        <w:t>Else</w:t>
      </w:r>
    </w:p>
    <w:p w:rsidR="00BF5257" w:rsidRDefault="00BF5257" w:rsidP="00BF5257">
      <w:pPr>
        <w:ind w:left="720"/>
      </w:pPr>
      <w:r>
        <w:t>Reset the learned airflow adaptive values.</w:t>
      </w:r>
    </w:p>
    <w:p w:rsidR="00BF5257" w:rsidRDefault="00BF5257" w:rsidP="00BF5257">
      <w:pPr>
        <w:ind w:left="360"/>
      </w:pPr>
      <w:r>
        <w:t>EndIf</w:t>
      </w:r>
    </w:p>
    <w:p w:rsidR="00BF5257" w:rsidRDefault="00BF5257" w:rsidP="00BF5257">
      <w:r>
        <w:t>Else</w:t>
      </w:r>
    </w:p>
    <w:p w:rsidR="00BF5257" w:rsidRDefault="00BF5257" w:rsidP="00BF5257">
      <w:pPr>
        <w:ind w:left="360"/>
      </w:pPr>
      <w:r>
        <w:t>Return to normal control.</w:t>
      </w:r>
    </w:p>
    <w:p w:rsidR="00BF5257" w:rsidRDefault="00BF5257" w:rsidP="00BF5257">
      <w:r>
        <w:t>EndIf</w:t>
      </w:r>
    </w:p>
    <w:p w:rsidR="00BF5257" w:rsidRDefault="00BF5257" w:rsidP="00BF5257"/>
    <w:p w:rsid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BF5257" w:rsidTr="003271EC">
        <w:trPr>
          <w:cantSplit/>
          <w:jc w:val="center"/>
        </w:trPr>
        <w:tc>
          <w:tcPr>
            <w:tcW w:w="864" w:type="dxa"/>
            <w:tcBorders>
              <w:bottom w:val="single" w:sz="12" w:space="0" w:color="000000"/>
            </w:tcBorders>
          </w:tcPr>
          <w:p w:rsidR="00BF5257" w:rsidRDefault="00BF5257" w:rsidP="003271EC">
            <w:pPr>
              <w:jc w:val="center"/>
              <w:rPr>
                <w:b/>
                <w:sz w:val="16"/>
              </w:rPr>
            </w:pPr>
            <w:r>
              <w:rPr>
                <w:b/>
                <w:sz w:val="16"/>
              </w:rPr>
              <w:t>Return Code</w:t>
            </w:r>
          </w:p>
        </w:tc>
        <w:tc>
          <w:tcPr>
            <w:tcW w:w="6768" w:type="dxa"/>
            <w:tcBorders>
              <w:bottom w:val="single" w:sz="12" w:space="0" w:color="000000"/>
            </w:tcBorders>
          </w:tcPr>
          <w:p w:rsidR="00BF5257" w:rsidRDefault="00BF5257" w:rsidP="003271EC">
            <w:pPr>
              <w:jc w:val="center"/>
              <w:rPr>
                <w:b/>
                <w:sz w:val="16"/>
              </w:rPr>
            </w:pPr>
            <w:r>
              <w:rPr>
                <w:b/>
                <w:sz w:val="16"/>
              </w:rPr>
              <w:t>Device Control Limit Exceeded Description</w:t>
            </w:r>
          </w:p>
        </w:tc>
        <w:tc>
          <w:tcPr>
            <w:tcW w:w="864" w:type="dxa"/>
            <w:tcBorders>
              <w:bottom w:val="single" w:sz="12" w:space="0" w:color="000000"/>
            </w:tcBorders>
          </w:tcPr>
          <w:p w:rsidR="00BF5257" w:rsidRDefault="00BF5257" w:rsidP="003271EC">
            <w:pPr>
              <w:jc w:val="center"/>
              <w:rPr>
                <w:b/>
                <w:sz w:val="16"/>
              </w:rPr>
            </w:pPr>
            <w:r>
              <w:rPr>
                <w:b/>
                <w:sz w:val="16"/>
              </w:rPr>
              <w:t>Active for Service</w:t>
            </w:r>
          </w:p>
        </w:tc>
        <w:tc>
          <w:tcPr>
            <w:tcW w:w="864" w:type="dxa"/>
            <w:tcBorders>
              <w:bottom w:val="single" w:sz="12" w:space="0" w:color="000000"/>
            </w:tcBorders>
          </w:tcPr>
          <w:p w:rsidR="00BF5257" w:rsidRDefault="00BF5257" w:rsidP="003271EC">
            <w:pPr>
              <w:jc w:val="center"/>
              <w:rPr>
                <w:b/>
                <w:sz w:val="16"/>
              </w:rPr>
            </w:pPr>
            <w:r>
              <w:rPr>
                <w:b/>
                <w:sz w:val="16"/>
              </w:rPr>
              <w:t>Active for DVT</w:t>
            </w:r>
          </w:p>
        </w:tc>
      </w:tr>
      <w:tr w:rsidR="00BF5257" w:rsidTr="003271EC">
        <w:trPr>
          <w:cantSplit/>
          <w:jc w:val="center"/>
        </w:trPr>
        <w:tc>
          <w:tcPr>
            <w:tcW w:w="864" w:type="dxa"/>
            <w:tcBorders>
              <w:top w:val="nil"/>
            </w:tcBorders>
          </w:tcPr>
          <w:p w:rsidR="00BF5257" w:rsidRDefault="00BF5257" w:rsidP="003271EC">
            <w:pPr>
              <w:jc w:val="right"/>
              <w:rPr>
                <w:rFonts w:ascii="Arial" w:hAnsi="Arial"/>
                <w:sz w:val="16"/>
              </w:rPr>
            </w:pPr>
            <w:r>
              <w:rPr>
                <w:rFonts w:ascii="Arial" w:hAnsi="Arial"/>
                <w:sz w:val="16"/>
              </w:rPr>
              <w:t>$0201</w:t>
            </w:r>
          </w:p>
        </w:tc>
        <w:tc>
          <w:tcPr>
            <w:tcW w:w="6768" w:type="dxa"/>
            <w:tcBorders>
              <w:top w:val="nil"/>
            </w:tcBorders>
          </w:tcPr>
          <w:p w:rsidR="00BF5257" w:rsidRPr="00253F58" w:rsidRDefault="00BF5257" w:rsidP="003271EC">
            <w:pPr>
              <w:rPr>
                <w:rFonts w:ascii="Arial" w:hAnsi="Arial"/>
                <w:sz w:val="16"/>
                <w:szCs w:val="16"/>
              </w:rPr>
            </w:pPr>
            <w:r w:rsidRPr="00253F58">
              <w:rPr>
                <w:rFonts w:ascii="Helv" w:eastAsia="SimSun" w:hAnsi="Helv" w:cs="Helv"/>
                <w:color w:val="000000"/>
                <w:sz w:val="16"/>
                <w:szCs w:val="16"/>
                <w:lang w:eastAsia="zh-CN"/>
              </w:rPr>
              <w:t>Engine Speed Not Zero</w:t>
            </w:r>
          </w:p>
        </w:tc>
        <w:tc>
          <w:tcPr>
            <w:tcW w:w="864" w:type="dxa"/>
            <w:tcBorders>
              <w:top w:val="nil"/>
            </w:tcBorders>
          </w:tcPr>
          <w:p w:rsidR="00BF5257" w:rsidRDefault="00BF5257" w:rsidP="003271EC">
            <w:pPr>
              <w:jc w:val="center"/>
              <w:rPr>
                <w:rFonts w:ascii="Arial" w:hAnsi="Arial"/>
                <w:sz w:val="16"/>
              </w:rPr>
            </w:pPr>
            <w:r>
              <w:rPr>
                <w:rFonts w:ascii="Arial" w:hAnsi="Arial"/>
                <w:sz w:val="16"/>
              </w:rPr>
              <w:t>Y</w:t>
            </w:r>
          </w:p>
        </w:tc>
        <w:tc>
          <w:tcPr>
            <w:tcW w:w="864" w:type="dxa"/>
            <w:tcBorders>
              <w:top w:val="nil"/>
            </w:tcBorders>
          </w:tcPr>
          <w:p w:rsidR="00BF5257" w:rsidRDefault="00BF5257" w:rsidP="003271EC">
            <w:pPr>
              <w:jc w:val="center"/>
              <w:rPr>
                <w:rFonts w:ascii="Arial" w:hAnsi="Arial"/>
                <w:sz w:val="16"/>
              </w:rPr>
            </w:pPr>
            <w:r>
              <w:rPr>
                <w:rFonts w:ascii="Arial" w:hAnsi="Arial"/>
                <w:sz w:val="16"/>
              </w:rPr>
              <w:t>N</w:t>
            </w:r>
          </w:p>
        </w:tc>
      </w:tr>
      <w:tr w:rsidR="00BF5257" w:rsidTr="003271EC">
        <w:trPr>
          <w:cantSplit/>
          <w:jc w:val="center"/>
        </w:trPr>
        <w:tc>
          <w:tcPr>
            <w:tcW w:w="864" w:type="dxa"/>
            <w:tcBorders>
              <w:top w:val="nil"/>
            </w:tcBorders>
          </w:tcPr>
          <w:p w:rsidR="00BF5257" w:rsidRDefault="00BF5257" w:rsidP="003271EC">
            <w:pPr>
              <w:jc w:val="right"/>
              <w:rPr>
                <w:rFonts w:ascii="Arial" w:hAnsi="Arial"/>
                <w:sz w:val="16"/>
              </w:rPr>
            </w:pPr>
            <w:r>
              <w:rPr>
                <w:rFonts w:ascii="Arial" w:hAnsi="Arial"/>
                <w:sz w:val="16"/>
              </w:rPr>
              <w:t>$0401</w:t>
            </w:r>
          </w:p>
        </w:tc>
        <w:tc>
          <w:tcPr>
            <w:tcW w:w="6768" w:type="dxa"/>
            <w:tcBorders>
              <w:top w:val="nil"/>
            </w:tcBorders>
          </w:tcPr>
          <w:p w:rsidR="00BF5257" w:rsidRPr="00253F58" w:rsidRDefault="00BF5257" w:rsidP="003271EC">
            <w:pPr>
              <w:rPr>
                <w:rFonts w:ascii="Arial" w:hAnsi="Arial"/>
                <w:sz w:val="16"/>
                <w:szCs w:val="16"/>
              </w:rPr>
            </w:pPr>
            <w:r w:rsidRPr="00253F58">
              <w:rPr>
                <w:rFonts w:ascii="Helv" w:eastAsia="SimSun" w:hAnsi="Helv" w:cs="Helv"/>
                <w:color w:val="000000"/>
                <w:sz w:val="16"/>
                <w:szCs w:val="16"/>
                <w:lang w:eastAsia="zh-CN"/>
              </w:rPr>
              <w:t>Vehicle Speed Not Zero</w:t>
            </w:r>
          </w:p>
        </w:tc>
        <w:tc>
          <w:tcPr>
            <w:tcW w:w="864" w:type="dxa"/>
            <w:tcBorders>
              <w:top w:val="nil"/>
            </w:tcBorders>
          </w:tcPr>
          <w:p w:rsidR="00BF5257" w:rsidRDefault="00BF5257" w:rsidP="003271EC">
            <w:pPr>
              <w:jc w:val="center"/>
              <w:rPr>
                <w:rFonts w:ascii="Arial" w:hAnsi="Arial"/>
                <w:sz w:val="16"/>
              </w:rPr>
            </w:pPr>
            <w:r>
              <w:rPr>
                <w:rFonts w:ascii="Arial" w:hAnsi="Arial"/>
                <w:sz w:val="16"/>
              </w:rPr>
              <w:t>Y</w:t>
            </w:r>
          </w:p>
        </w:tc>
        <w:tc>
          <w:tcPr>
            <w:tcW w:w="864" w:type="dxa"/>
            <w:tcBorders>
              <w:top w:val="nil"/>
            </w:tcBorders>
          </w:tcPr>
          <w:p w:rsidR="00BF5257" w:rsidRDefault="00BF5257" w:rsidP="003271EC">
            <w:pPr>
              <w:jc w:val="center"/>
              <w:rPr>
                <w:rFonts w:ascii="Arial" w:hAnsi="Arial"/>
                <w:sz w:val="16"/>
              </w:rPr>
            </w:pPr>
            <w:r>
              <w:rPr>
                <w:rFonts w:ascii="Arial" w:hAnsi="Arial"/>
                <w:sz w:val="16"/>
              </w:rPr>
              <w:t>N</w:t>
            </w:r>
          </w:p>
        </w:tc>
      </w:tr>
    </w:tbl>
    <w:p w:rsidR="00BF5257" w:rsidRDefault="00BF5257" w:rsidP="00BF5257"/>
    <w:p w:rsidR="00BF5257" w:rsidRDefault="00BF5257" w:rsidP="00BF5257">
      <w:pPr>
        <w:pStyle w:val="Heading3"/>
        <w:numPr>
          <w:ilvl w:val="0"/>
          <w:numId w:val="0"/>
        </w:numPr>
      </w:pPr>
    </w:p>
    <w:p w:rsidR="00FF4F2F" w:rsidRDefault="00FF4F2F"/>
    <w:p w:rsidR="00FF4F2F" w:rsidRDefault="00FF4F2F">
      <w:pPr>
        <w:pStyle w:val="Heading3"/>
      </w:pPr>
      <w:bookmarkStart w:id="1283" w:name="_Toc276633101"/>
      <w:r>
        <w:t>TPSR - Electronic Throttle Control Snapshot Trigger Device Control</w:t>
      </w:r>
      <w:bookmarkEnd w:id="1283"/>
    </w:p>
    <w:p w:rsidR="00FF4F2F" w:rsidRDefault="00FF4F2F"/>
    <w:p w:rsidR="00FF4F2F" w:rsidRDefault="00FF4F2F">
      <w:r>
        <w:t>This device control is used to trigger a snapshot of throttle control parameters that will later be read out of the controller and analyzed by off-board processing tools.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Electronic Throttle Control Snapshot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(Electronic Throttle Control Snapshot Trigger is True)</w:t>
      </w:r>
    </w:p>
    <w:p w:rsidR="00FF4F2F" w:rsidRDefault="00FF4F2F">
      <w:pPr>
        <w:pStyle w:val="BodyTextIndent"/>
      </w:pPr>
      <w:r>
        <w:t>If (the snapshot of electronic throttle control parameters is complete)</w:t>
      </w:r>
    </w:p>
    <w:p w:rsidR="00FF4F2F" w:rsidRDefault="00FF4F2F">
      <w:pPr>
        <w:ind w:left="720"/>
      </w:pPr>
      <w:r>
        <w:t>Return to normal control.</w:t>
      </w:r>
    </w:p>
    <w:p w:rsidR="00FF4F2F" w:rsidRDefault="00FF4F2F">
      <w:pPr>
        <w:ind w:left="360"/>
      </w:pPr>
      <w:r>
        <w:t>Else</w:t>
      </w:r>
    </w:p>
    <w:p w:rsidR="00FF4F2F" w:rsidRDefault="00FF4F2F">
      <w:pPr>
        <w:ind w:left="720"/>
      </w:pPr>
      <w:r>
        <w:lastRenderedPageBreak/>
        <w:t>Perform the snapshot of the electronic throttle control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84" w:name="_Toc276633102"/>
      <w:r>
        <w:t>TPSR - Electronic Throttle Control Validation Parameter Reset Trigger Device Control</w:t>
      </w:r>
      <w:bookmarkEnd w:id="1284"/>
    </w:p>
    <w:p w:rsidR="00FF4F2F" w:rsidRDefault="00FF4F2F"/>
    <w:p w:rsidR="00FF4F2F" w:rsidRDefault="00FF4F2F">
      <w:r>
        <w:t>This device control is used to trigger a reset of the ETC long term measurement and statistical parameters typically monitored during development and validation.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Electronic Throttle Control Validation Parameter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(Electronic Throttle Control Validation Parameter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ETC validation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2"/>
      </w:pPr>
      <w:bookmarkStart w:id="1285" w:name="_Toc276633103"/>
      <w:bookmarkEnd w:id="1257"/>
      <w:r>
        <w:t>CPID $18</w:t>
      </w:r>
      <w:bookmarkEnd w:id="12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Fuel Injector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Injector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 xml:space="preserve">Fuel Closed </w:t>
            </w:r>
            <w:smartTag w:uri="urn:schemas-microsoft-com:office:smarttags" w:element="place">
              <w:r>
                <w:rPr>
                  <w:rFonts w:ascii="Arial" w:hAnsi="Arial"/>
                </w:rPr>
                <w:t>Loop</w:t>
              </w:r>
            </w:smartTag>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Learn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Learn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Fuel Injector Identifier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Canister Purge Enable</w:t>
            </w:r>
          </w:p>
        </w:tc>
        <w:tc>
          <w:tcPr>
            <w:tcW w:w="1080" w:type="dxa"/>
            <w:tcBorders>
              <w:left w:val="nil"/>
            </w:tcBorders>
          </w:tcPr>
          <w:p w:rsidR="00FF4F2F" w:rsidRDefault="00FF4F2F">
            <w:pPr>
              <w:jc w:val="center"/>
              <w:rPr>
                <w:rFonts w:ascii="Arial" w:hAnsi="Arial"/>
                <w:sz w:val="16"/>
              </w:rPr>
            </w:pPr>
            <w:r>
              <w:rPr>
                <w:rFonts w:ascii="Arial" w:hAnsi="Arial"/>
                <w:sz w:val="16"/>
              </w:rPr>
              <w:t>Evap Service Test Trigger</w:t>
            </w:r>
          </w:p>
        </w:tc>
        <w:tc>
          <w:tcPr>
            <w:tcW w:w="1080" w:type="dxa"/>
            <w:tcBorders>
              <w:left w:val="nil"/>
            </w:tcBorders>
          </w:tcPr>
          <w:p w:rsidR="00FF4F2F" w:rsidRDefault="00FF4F2F">
            <w:pPr>
              <w:jc w:val="center"/>
              <w:rPr>
                <w:rFonts w:ascii="Arial" w:hAnsi="Arial"/>
                <w:sz w:val="16"/>
              </w:rPr>
            </w:pPr>
            <w:r>
              <w:rPr>
                <w:rFonts w:ascii="Arial" w:hAnsi="Arial"/>
                <w:sz w:val="16"/>
              </w:rPr>
              <w:t>Canister Vent Enable</w:t>
            </w:r>
          </w:p>
        </w:tc>
        <w:tc>
          <w:tcPr>
            <w:tcW w:w="1080" w:type="dxa"/>
            <w:tcBorders>
              <w:left w:val="nil"/>
            </w:tcBorders>
          </w:tcPr>
          <w:p w:rsidR="00FF4F2F" w:rsidRDefault="00FF4F2F">
            <w:pPr>
              <w:jc w:val="center"/>
              <w:rPr>
                <w:rFonts w:ascii="Arial" w:hAnsi="Arial"/>
                <w:sz w:val="16"/>
              </w:rPr>
            </w:pPr>
            <w:r>
              <w:rPr>
                <w:rFonts w:ascii="Arial" w:hAnsi="Arial"/>
                <w:sz w:val="16"/>
              </w:rPr>
              <w:t>Canister Vent Open</w:t>
            </w:r>
          </w:p>
        </w:tc>
        <w:tc>
          <w:tcPr>
            <w:tcW w:w="1080" w:type="dxa"/>
            <w:tcBorders>
              <w:left w:val="nil"/>
            </w:tcBorders>
          </w:tcPr>
          <w:p w:rsidR="00FF4F2F" w:rsidRDefault="00FF4F2F">
            <w:pPr>
              <w:jc w:val="center"/>
              <w:rPr>
                <w:rFonts w:ascii="Arial" w:hAnsi="Arial"/>
                <w:sz w:val="16"/>
              </w:rPr>
            </w:pPr>
            <w:r>
              <w:rPr>
                <w:rFonts w:ascii="Arial" w:hAnsi="Arial"/>
                <w:sz w:val="16"/>
              </w:rPr>
              <w:t>Fuel Pump Enable</w:t>
            </w:r>
          </w:p>
        </w:tc>
        <w:tc>
          <w:tcPr>
            <w:tcW w:w="1080" w:type="dxa"/>
            <w:tcBorders>
              <w:left w:val="nil"/>
            </w:tcBorders>
          </w:tcPr>
          <w:p w:rsidR="00FF4F2F" w:rsidRDefault="00FF4F2F">
            <w:pPr>
              <w:jc w:val="center"/>
              <w:rPr>
                <w:rFonts w:ascii="Arial" w:hAnsi="Arial"/>
                <w:sz w:val="16"/>
              </w:rPr>
            </w:pPr>
            <w:r>
              <w:rPr>
                <w:rFonts w:ascii="Arial" w:hAnsi="Arial"/>
                <w:sz w:val="16"/>
              </w:rPr>
              <w:t>Fuel Comp Reset Trigger</w:t>
            </w:r>
          </w:p>
        </w:tc>
        <w:tc>
          <w:tcPr>
            <w:tcW w:w="1080" w:type="dxa"/>
            <w:tcBorders>
              <w:left w:val="nil"/>
            </w:tcBorders>
          </w:tcPr>
          <w:p w:rsidR="00FF4F2F" w:rsidRDefault="00FF4F2F">
            <w:pPr>
              <w:jc w:val="center"/>
              <w:rPr>
                <w:rFonts w:ascii="Arial" w:hAnsi="Arial"/>
                <w:sz w:val="16"/>
              </w:rPr>
            </w:pPr>
            <w:r>
              <w:rPr>
                <w:rFonts w:ascii="Arial" w:hAnsi="Arial"/>
                <w:sz w:val="16"/>
              </w:rPr>
              <w:t>Secondary Fuel Pump Enable</w:t>
            </w:r>
          </w:p>
        </w:tc>
        <w:tc>
          <w:tcPr>
            <w:tcW w:w="1080" w:type="dxa"/>
            <w:tcBorders>
              <w:left w:val="nil"/>
            </w:tcBorders>
          </w:tcPr>
          <w:p w:rsidR="00FF4F2F" w:rsidRDefault="00FF4F2F">
            <w:pPr>
              <w:jc w:val="center"/>
              <w:rPr>
                <w:rFonts w:ascii="Arial" w:hAnsi="Arial"/>
                <w:sz w:val="16"/>
              </w:rPr>
            </w:pPr>
            <w:r>
              <w:rPr>
                <w:rFonts w:ascii="Arial" w:hAnsi="Arial"/>
                <w:sz w:val="16"/>
              </w:rPr>
              <w:t>Secondary Fuel Pump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Canister Purge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Fuel Pump Duty Cycle</w:t>
            </w:r>
          </w:p>
        </w:tc>
      </w:tr>
    </w:tbl>
    <w:p w:rsidR="00FF4F2F" w:rsidRDefault="00FF4F2F"/>
    <w:p w:rsidR="00FF4F2F" w:rsidRDefault="00FF4F2F">
      <w:pPr>
        <w:pStyle w:val="Heading3"/>
      </w:pPr>
      <w:bookmarkStart w:id="1286" w:name="_Toc276633104"/>
      <w:r>
        <w:t>FULR – Fuel Injector Device Control</w:t>
      </w:r>
      <w:bookmarkEnd w:id="1286"/>
    </w:p>
    <w:p w:rsidR="00FF4F2F" w:rsidRDefault="00FF4F2F"/>
    <w:p w:rsidR="00FF4F2F" w:rsidRDefault="00FF4F2F">
      <w:r>
        <w:t>This device control is used to override the state of the fuel injector outputs.  This device control may be used to trigger a single injector to be commanded on for a short duration in order to test the flow of the injector or to disable injectors in order to cut off fuel to the associated cylinders.  Each of these types of device control has its own set of limit checks.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Identifier</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A</w:t>
            </w:r>
            <w:r>
              <w:rPr>
                <w:rFonts w:ascii="Arial" w:hAnsi="Arial"/>
                <w:sz w:val="16"/>
              </w:rPr>
              <w:tab/>
              <w:t>(most significant bit)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lastRenderedPageBreak/>
              <w:t>Cylinder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C</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F</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G</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H</w:t>
            </w:r>
            <w:r>
              <w:rPr>
                <w:rFonts w:ascii="Arial" w:hAnsi="Arial"/>
                <w:sz w:val="16"/>
              </w:rPr>
              <w:tab/>
              <w:t>(least significant bit)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Injector Enable is True)</w:t>
      </w:r>
    </w:p>
    <w:p w:rsidR="00FF4F2F" w:rsidRDefault="00FF4F2F">
      <w:pPr>
        <w:ind w:left="360"/>
      </w:pPr>
      <w:r>
        <w:t>If (Fuel Injector On is True)</w:t>
      </w:r>
    </w:p>
    <w:p w:rsidR="00FF4F2F" w:rsidRDefault="00FF4F2F">
      <w:pPr>
        <w:ind w:left="720"/>
      </w:pPr>
      <w:r>
        <w:t>Manage the fuel injector flow device control as described in Section</w:t>
      </w:r>
      <w:fldSimple w:instr=" REF _Ref10939816 \r \h  \* MERGEFORMAT ">
        <w:r w:rsidR="00167323">
          <w:t>5.4.1.1</w:t>
        </w:r>
      </w:fldSimple>
      <w:r>
        <w:t>.</w:t>
      </w:r>
    </w:p>
    <w:p w:rsidR="00FF4F2F" w:rsidRDefault="00FF4F2F">
      <w:pPr>
        <w:ind w:left="360"/>
      </w:pPr>
      <w:r>
        <w:t>Else</w:t>
      </w:r>
    </w:p>
    <w:p w:rsidR="00FF4F2F" w:rsidRDefault="00FF4F2F">
      <w:pPr>
        <w:ind w:left="720"/>
      </w:pPr>
      <w:r>
        <w:t>Manage the fuel injector disable device control as described in Section</w:t>
      </w:r>
      <w:fldSimple w:instr=" REF _Ref10939886 \r \h  \* MERGEFORMAT ">
        <w:r w:rsidR="00167323">
          <w:t>5.4.1.2</w:t>
        </w:r>
      </w:fldSimple>
      <w:r>
        <w:t>.</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Pr>
        <w:keepNext w:val="0"/>
        <w:keepLines w:val="0"/>
      </w:pPr>
    </w:p>
    <w:p w:rsidR="00FF4F2F" w:rsidRDefault="00FF4F2F">
      <w:pPr>
        <w:pStyle w:val="Heading4"/>
      </w:pPr>
      <w:bookmarkStart w:id="1287" w:name="_Ref10939816"/>
      <w:bookmarkStart w:id="1288" w:name="_Toc276633105"/>
      <w:r>
        <w:t>Fuel Injector Flow Device Control</w:t>
      </w:r>
      <w:bookmarkEnd w:id="1287"/>
      <w:bookmarkEnd w:id="1288"/>
    </w:p>
    <w:p w:rsidR="00FF4F2F" w:rsidRDefault="00FF4F2F"/>
    <w:p w:rsidR="00FF4F2F" w:rsidRDefault="00FF4F2F">
      <w:r>
        <w:t>This device control is used to trigger a single injector to be commanded on for a duration of 500 ms (via approximately 100, 5 ms pulses) in order to test the flow of the injector.</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If (fuel injector output specified by the Fuel Injector Identifier has been commanded on for at least 500 ms)</w:t>
      </w:r>
    </w:p>
    <w:p w:rsidR="00FF4F2F" w:rsidRDefault="00FF4F2F">
      <w:pPr>
        <w:ind w:left="720"/>
      </w:pPr>
      <w:r>
        <w:t>Return to normal control.</w:t>
      </w:r>
    </w:p>
    <w:p w:rsidR="00FF4F2F" w:rsidRDefault="00FF4F2F">
      <w:pPr>
        <w:ind w:left="360"/>
      </w:pPr>
      <w:r>
        <w:t>Else</w:t>
      </w:r>
    </w:p>
    <w:p w:rsidR="00FF4F2F" w:rsidRDefault="00FF4F2F">
      <w:pPr>
        <w:ind w:left="720"/>
      </w:pPr>
      <w:r>
        <w:t>The fuel injector output specified by the Fuel Injector Identifier shall be commanded on.</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$0202</w:t>
            </w:r>
          </w:p>
        </w:tc>
        <w:tc>
          <w:tcPr>
            <w:tcW w:w="6768" w:type="dxa"/>
            <w:tcBorders>
              <w:top w:val="nil"/>
            </w:tcBorders>
          </w:tcPr>
          <w:p w:rsidR="00FF4F2F" w:rsidRDefault="00FF4F2F">
            <w:pPr>
              <w:rPr>
                <w:rFonts w:ascii="Arial" w:hAnsi="Arial"/>
                <w:sz w:val="16"/>
              </w:rPr>
            </w:pPr>
            <w:r>
              <w:rPr>
                <w:rFonts w:ascii="Arial" w:hAnsi="Arial"/>
                <w:sz w:val="16"/>
              </w:rPr>
              <w:t>Injector already tested.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$0203</w:t>
            </w:r>
          </w:p>
        </w:tc>
        <w:tc>
          <w:tcPr>
            <w:tcW w:w="6768" w:type="dxa"/>
            <w:tcBorders>
              <w:top w:val="nil"/>
            </w:tcBorders>
          </w:tcPr>
          <w:p w:rsidR="00FF4F2F" w:rsidRDefault="00FF4F2F">
            <w:pPr>
              <w:rPr>
                <w:rFonts w:ascii="Arial" w:hAnsi="Arial"/>
                <w:sz w:val="16"/>
              </w:rPr>
            </w:pPr>
            <w:r>
              <w:rPr>
                <w:rFonts w:ascii="Arial" w:hAnsi="Arial"/>
                <w:sz w:val="16"/>
              </w:rPr>
              <w:t>Injector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$0204</w:t>
            </w:r>
          </w:p>
        </w:tc>
        <w:tc>
          <w:tcPr>
            <w:tcW w:w="6768" w:type="dxa"/>
            <w:tcBorders>
              <w:top w:val="nil"/>
            </w:tcBorders>
          </w:tcPr>
          <w:p w:rsidR="00FF4F2F" w:rsidRDefault="00FF4F2F">
            <w:pPr>
              <w:rPr>
                <w:rFonts w:ascii="Arial" w:hAnsi="Arial"/>
                <w:sz w:val="16"/>
              </w:rPr>
            </w:pPr>
            <w:r>
              <w:rPr>
                <w:rFonts w:ascii="Arial" w:hAnsi="Arial"/>
                <w:sz w:val="16"/>
              </w:rPr>
              <w:t>Injector flow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$0205</w:t>
            </w:r>
          </w:p>
        </w:tc>
        <w:tc>
          <w:tcPr>
            <w:tcW w:w="6768" w:type="dxa"/>
            <w:tcBorders>
              <w:top w:val="nil"/>
            </w:tcBorders>
          </w:tcPr>
          <w:p w:rsidR="00FF4F2F" w:rsidRDefault="00FF4F2F">
            <w:pPr>
              <w:rPr>
                <w:rFonts w:ascii="Arial" w:hAnsi="Arial"/>
                <w:sz w:val="16"/>
              </w:rPr>
            </w:pPr>
            <w:r>
              <w:rPr>
                <w:rFonts w:ascii="Arial" w:hAnsi="Arial"/>
                <w:sz w:val="16"/>
              </w:rPr>
              <w:t>More than one injector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$0206</w:t>
            </w:r>
          </w:p>
        </w:tc>
        <w:tc>
          <w:tcPr>
            <w:tcW w:w="6768" w:type="dxa"/>
            <w:tcBorders>
              <w:top w:val="nil"/>
            </w:tcBorders>
          </w:tcPr>
          <w:p w:rsidR="00FF4F2F" w:rsidRDefault="00FF4F2F">
            <w:pPr>
              <w:rPr>
                <w:rFonts w:ascii="Arial" w:hAnsi="Arial"/>
                <w:sz w:val="16"/>
              </w:rPr>
            </w:pPr>
            <w:r>
              <w:rPr>
                <w:rFonts w:ascii="Arial" w:hAnsi="Arial"/>
                <w:sz w:val="16"/>
              </w:rPr>
              <w:t>Fuel disabled by theft deterrent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keepNext w:val="0"/>
        <w:keepLines w:val="0"/>
      </w:pPr>
    </w:p>
    <w:p w:rsidR="00FF4F2F" w:rsidRDefault="00FF4F2F">
      <w:pPr>
        <w:pStyle w:val="Heading4"/>
      </w:pPr>
      <w:bookmarkStart w:id="1289" w:name="_Ref10939886"/>
      <w:bookmarkStart w:id="1290" w:name="_Toc276633106"/>
      <w:r>
        <w:lastRenderedPageBreak/>
        <w:t>Fuel Injector Disable Device Control</w:t>
      </w:r>
      <w:bookmarkEnd w:id="1289"/>
      <w:bookmarkEnd w:id="1290"/>
    </w:p>
    <w:p w:rsidR="00FF4F2F" w:rsidRDefault="00FF4F2F"/>
    <w:p w:rsidR="00FF4F2F" w:rsidRDefault="00FF4F2F">
      <w:r>
        <w:t>This device control is used to disable injectors in order to cut off fuel to the associated cylinders.</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The fuel injector output specified by the Fuel Injector Identifier shall be commanded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time-out active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$0301</w:t>
            </w:r>
          </w:p>
        </w:tc>
        <w:tc>
          <w:tcPr>
            <w:tcW w:w="6768" w:type="dxa"/>
            <w:tcBorders>
              <w:top w:val="nil"/>
            </w:tcBorders>
          </w:tcPr>
          <w:p w:rsidR="00FF4F2F" w:rsidRDefault="00FF4F2F">
            <w:pPr>
              <w:rPr>
                <w:rFonts w:ascii="Arial" w:hAnsi="Arial"/>
                <w:sz w:val="16"/>
              </w:rPr>
            </w:pPr>
            <w:r>
              <w:rPr>
                <w:rFonts w:ascii="Arial" w:hAnsi="Arial"/>
                <w:sz w:val="16"/>
              </w:rPr>
              <w:t>Injector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$0302</w:t>
            </w:r>
          </w:p>
        </w:tc>
        <w:tc>
          <w:tcPr>
            <w:tcW w:w="6768" w:type="dxa"/>
            <w:tcBorders>
              <w:top w:val="nil"/>
            </w:tcBorders>
          </w:tcPr>
          <w:p w:rsidR="00FF4F2F" w:rsidRDefault="00FF4F2F">
            <w:pPr>
              <w:rPr>
                <w:rFonts w:ascii="Arial" w:hAnsi="Arial"/>
                <w:sz w:val="16"/>
              </w:rPr>
            </w:pPr>
            <w:r>
              <w:rPr>
                <w:rFonts w:ascii="Arial" w:hAnsi="Arial"/>
                <w:sz w:val="16"/>
              </w:rPr>
              <w:t>Too many injectors to be disabled simultaneously.</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$0303</w:t>
            </w:r>
          </w:p>
        </w:tc>
        <w:tc>
          <w:tcPr>
            <w:tcW w:w="6768" w:type="dxa"/>
            <w:tcBorders>
              <w:top w:val="nil"/>
            </w:tcBorders>
          </w:tcPr>
          <w:p w:rsidR="00FF4F2F" w:rsidRDefault="00FF4F2F">
            <w:pPr>
              <w:rPr>
                <w:rFonts w:ascii="Arial" w:hAnsi="Arial"/>
                <w:sz w:val="16"/>
              </w:rPr>
            </w:pPr>
            <w:r>
              <w:rPr>
                <w:rFonts w:ascii="Arial" w:hAnsi="Arial"/>
                <w:sz w:val="16"/>
              </w:rPr>
              <w:t>Injector flow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$000B</w:t>
            </w:r>
          </w:p>
        </w:tc>
        <w:tc>
          <w:tcPr>
            <w:tcW w:w="6768" w:type="dxa"/>
            <w:tcBorders>
              <w:top w:val="nil"/>
            </w:tcBorders>
          </w:tcPr>
          <w:p w:rsidR="00FF4F2F" w:rsidRDefault="00FF4F2F">
            <w:pPr>
              <w:rPr>
                <w:rFonts w:ascii="Arial" w:hAnsi="Arial"/>
                <w:sz w:val="16"/>
              </w:rPr>
            </w:pPr>
            <w:r>
              <w:rPr>
                <w:rFonts w:ascii="Arial" w:hAnsi="Arial"/>
                <w:sz w:val="16"/>
              </w:rPr>
              <w:t>Displacement on demand active.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 w:rsidR="00FF4F2F" w:rsidRDefault="00FF4F2F">
      <w:pPr>
        <w:pStyle w:val="Heading3"/>
      </w:pPr>
      <w:bookmarkStart w:id="1291" w:name="_Toc276633107"/>
      <w:r>
        <w:t xml:space="preserve">FULR – Fuel Closed </w:t>
      </w:r>
      <w:smartTag w:uri="urn:schemas-microsoft-com:office:smarttags" w:element="place">
        <w:r>
          <w:t>Loop</w:t>
        </w:r>
      </w:smartTag>
      <w:r>
        <w:t xml:space="preserve"> Device Control</w:t>
      </w:r>
      <w:bookmarkEnd w:id="1291"/>
    </w:p>
    <w:p w:rsidR="00FF4F2F" w:rsidRDefault="00FF4F2F"/>
    <w:p w:rsidR="00FF4F2F" w:rsidRDefault="00FF4F2F">
      <w:r>
        <w:t>This device control is used to enable or disable closed loop fuel.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Closed Loop Enable is True)</w:t>
      </w:r>
    </w:p>
    <w:p w:rsidR="00FF4F2F" w:rsidRDefault="00FF4F2F">
      <w:pPr>
        <w:pStyle w:val="BodyTextIndent"/>
      </w:pPr>
      <w:r>
        <w:t>Closed loop fuel shall be commanded to the requested state in Fuel Closed Loop.</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92" w:name="_Toc276633108"/>
      <w:r>
        <w:t>FADR – Fuel Trim Learn Device Control</w:t>
      </w:r>
      <w:bookmarkEnd w:id="1292"/>
    </w:p>
    <w:p w:rsidR="00FF4F2F" w:rsidRDefault="00FF4F2F"/>
    <w:p w:rsidR="00FF4F2F" w:rsidRDefault="00FF4F2F">
      <w:r>
        <w:t>This device control is used to enable or disable fuel trim learning.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Learn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Learn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Trim Learn Enable is True)</w:t>
      </w:r>
    </w:p>
    <w:p w:rsidR="00FF4F2F" w:rsidRDefault="00FF4F2F">
      <w:pPr>
        <w:pStyle w:val="BodyTextIndent"/>
      </w:pPr>
      <w:r>
        <w:t>The fuel trim learn shall be commanded to the requested state in Fuel Trim Learn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93" w:name="_Toc276633109"/>
      <w:r>
        <w:t>FADR – Fuel Trim Reset Trigger Device Control</w:t>
      </w:r>
      <w:bookmarkEnd w:id="1293"/>
    </w:p>
    <w:p w:rsidR="00FF4F2F" w:rsidRDefault="00FF4F2F"/>
    <w:p w:rsidR="00FF4F2F" w:rsidRDefault="00FF4F2F">
      <w:r>
        <w:lastRenderedPageBreak/>
        <w:t>This device control is used to reset the learned fuel trim values to their initial values.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Trim Reset Trigger is True)</w:t>
      </w:r>
    </w:p>
    <w:p w:rsidR="00FF4F2F" w:rsidRDefault="00FF4F2F">
      <w:pPr>
        <w:ind w:left="360"/>
      </w:pPr>
      <w:r>
        <w:t>If (the learned fuel trim values are reset)</w:t>
      </w:r>
    </w:p>
    <w:p w:rsidR="00FF4F2F" w:rsidRDefault="00FF4F2F">
      <w:pPr>
        <w:ind w:left="720"/>
      </w:pPr>
      <w:r>
        <w:t>Return to normal control.</w:t>
      </w:r>
    </w:p>
    <w:p w:rsidR="00FF4F2F" w:rsidRDefault="00FF4F2F">
      <w:pPr>
        <w:ind w:left="360"/>
      </w:pPr>
      <w:r>
        <w:t>Else</w:t>
      </w:r>
    </w:p>
    <w:p w:rsidR="00FF4F2F" w:rsidRDefault="00FF4F2F">
      <w:pPr>
        <w:ind w:left="720"/>
      </w:pPr>
      <w:r>
        <w:t>Reset the learned fuel trim values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94" w:name="_Toc276633110"/>
      <w:r>
        <w:t>EVPR – Canister Purge Device Control</w:t>
      </w:r>
      <w:bookmarkEnd w:id="1294"/>
    </w:p>
    <w:p w:rsidR="00FF4F2F" w:rsidRDefault="00FF4F2F"/>
    <w:p w:rsidR="00FF4F2F" w:rsidRDefault="00FF4F2F">
      <w:r>
        <w:t>This device control is used to verify functionality of the fuel vapor purge system by allowing the Canister Purge output to be commanded to a specific duty cycle.  The software calculated duty cycle should be available to be monitored via a parameter identifier as feedback for the device control override.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Purge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Purge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(Canister Purge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canister purge duty cycle shall be commanded to the requested duty cycle in Canister Purge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$0F01</w:t>
            </w:r>
          </w:p>
        </w:tc>
        <w:tc>
          <w:tcPr>
            <w:tcW w:w="6768" w:type="dxa"/>
            <w:tcBorders>
              <w:top w:val="nil"/>
            </w:tcBorders>
          </w:tcPr>
          <w:p w:rsidR="00FF4F2F" w:rsidRDefault="00FF4F2F">
            <w:pPr>
              <w:rPr>
                <w:rFonts w:ascii="Arial" w:hAnsi="Arial"/>
                <w:sz w:val="16"/>
              </w:rPr>
            </w:pPr>
            <w:r>
              <w:rPr>
                <w:rFonts w:ascii="Arial" w:hAnsi="Arial"/>
                <w:sz w:val="16"/>
              </w:rPr>
              <w:t>Vacuum Level too high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$0F02</w:t>
            </w:r>
          </w:p>
        </w:tc>
        <w:tc>
          <w:tcPr>
            <w:tcW w:w="6768" w:type="dxa"/>
            <w:tcBorders>
              <w:top w:val="nil"/>
            </w:tcBorders>
          </w:tcPr>
          <w:p w:rsidR="00FF4F2F" w:rsidRDefault="00FF4F2F">
            <w:pPr>
              <w:rPr>
                <w:rFonts w:ascii="Arial" w:hAnsi="Arial"/>
                <w:sz w:val="16"/>
              </w:rPr>
            </w:pPr>
            <w:r>
              <w:rPr>
                <w:rFonts w:ascii="Arial" w:hAnsi="Arial"/>
                <w:sz w:val="16"/>
              </w:rPr>
              <w:t>Failure detected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$0F03</w:t>
            </w:r>
          </w:p>
        </w:tc>
        <w:tc>
          <w:tcPr>
            <w:tcW w:w="6768" w:type="dxa"/>
            <w:tcBorders>
              <w:top w:val="nil"/>
            </w:tcBorders>
          </w:tcPr>
          <w:p w:rsidR="00FF4F2F" w:rsidRDefault="00FF4F2F">
            <w:pPr>
              <w:pStyle w:val="FootnoteText"/>
              <w:rPr>
                <w:rFonts w:ascii="Arial" w:hAnsi="Arial"/>
              </w:rPr>
            </w:pPr>
            <w:r>
              <w:rPr>
                <w:rFonts w:ascii="Arial" w:hAnsi="Arial"/>
              </w:rPr>
              <w:t>EVAP system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95" w:name="_Toc276633111"/>
      <w:r>
        <w:t>EVPR – Canister Vent Device Control</w:t>
      </w:r>
      <w:bookmarkEnd w:id="1295"/>
    </w:p>
    <w:p w:rsidR="00FF4F2F" w:rsidRDefault="00FF4F2F"/>
    <w:p w:rsidR="00FF4F2F" w:rsidRDefault="00FF4F2F">
      <w:r>
        <w:t>This device control is used to either open or close the canister vent.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Vent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Vent Open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lastRenderedPageBreak/>
        <w:t>If (Canister Vent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canister vent shall be commanded to the requested state in Canister Vent Open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$1001</w:t>
            </w:r>
          </w:p>
        </w:tc>
        <w:tc>
          <w:tcPr>
            <w:tcW w:w="6768" w:type="dxa"/>
            <w:tcBorders>
              <w:top w:val="nil"/>
            </w:tcBorders>
          </w:tcPr>
          <w:p w:rsidR="00FF4F2F" w:rsidRDefault="00FF4F2F">
            <w:pPr>
              <w:rPr>
                <w:rFonts w:ascii="Arial" w:hAnsi="Arial"/>
                <w:sz w:val="16"/>
              </w:rPr>
            </w:pPr>
            <w:r>
              <w:rPr>
                <w:rFonts w:ascii="Arial" w:hAnsi="Arial"/>
                <w:sz w:val="16"/>
              </w:rPr>
              <w:t>Vacuum Level too high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$1002</w:t>
            </w:r>
          </w:p>
        </w:tc>
        <w:tc>
          <w:tcPr>
            <w:tcW w:w="6768" w:type="dxa"/>
            <w:tcBorders>
              <w:top w:val="nil"/>
            </w:tcBorders>
          </w:tcPr>
          <w:p w:rsidR="00FF4F2F" w:rsidRDefault="00FF4F2F">
            <w:pPr>
              <w:rPr>
                <w:rFonts w:ascii="Arial" w:hAnsi="Arial"/>
                <w:sz w:val="16"/>
              </w:rPr>
            </w:pPr>
            <w:r>
              <w:rPr>
                <w:rFonts w:ascii="Arial" w:hAnsi="Arial"/>
                <w:sz w:val="16"/>
              </w:rPr>
              <w:t>Failure detected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$0F03</w:t>
            </w:r>
          </w:p>
        </w:tc>
        <w:tc>
          <w:tcPr>
            <w:tcW w:w="6768" w:type="dxa"/>
            <w:tcBorders>
              <w:top w:val="nil"/>
            </w:tcBorders>
          </w:tcPr>
          <w:p w:rsidR="00FF4F2F" w:rsidRDefault="00FF4F2F">
            <w:pPr>
              <w:pStyle w:val="FootnoteText"/>
              <w:rPr>
                <w:rFonts w:ascii="Arial" w:hAnsi="Arial"/>
              </w:rPr>
            </w:pPr>
            <w:r>
              <w:rPr>
                <w:rFonts w:ascii="Arial" w:hAnsi="Arial"/>
              </w:rPr>
              <w:t>EVAP system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96" w:name="_Toc276633112"/>
      <w:r>
        <w:t>EVPR – Evap Service Test Trigger Device Control</w:t>
      </w:r>
      <w:bookmarkEnd w:id="1296"/>
    </w:p>
    <w:p w:rsidR="00FF4F2F" w:rsidRDefault="00FF4F2F"/>
    <w:p w:rsidR="00FF4F2F" w:rsidRDefault="00FF4F2F">
      <w:r>
        <w:t>This device control is used to activate the evaporative emissions service bay test.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Evap Service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(Evap Service Test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If (the Evap Service Bay Test is complete)</w:t>
      </w:r>
    </w:p>
    <w:p w:rsidR="00FF4F2F" w:rsidRDefault="00FF4F2F">
      <w:pPr>
        <w:ind w:left="1080"/>
      </w:pPr>
      <w:r>
        <w:t>Return to normal control.</w:t>
      </w:r>
    </w:p>
    <w:p w:rsidR="00FF4F2F" w:rsidRDefault="00FF4F2F">
      <w:pPr>
        <w:ind w:left="720"/>
      </w:pPr>
      <w:r>
        <w:t>Else</w:t>
      </w:r>
    </w:p>
    <w:p w:rsidR="00FF4F2F" w:rsidRDefault="00FF4F2F">
      <w:pPr>
        <w:pStyle w:val="Arial10Justified"/>
        <w:ind w:left="1440" w:hanging="360"/>
      </w:pPr>
      <w:r>
        <w:t>The Evap Service Bay Test shall be enabled</w:t>
      </w:r>
    </w:p>
    <w:p w:rsidR="00FF4F2F" w:rsidRDefault="00FF4F2F">
      <w:pPr>
        <w:ind w:left="720"/>
      </w:pPr>
      <w:r>
        <w:lastRenderedPageBreak/>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$1301</w:t>
            </w:r>
          </w:p>
        </w:tc>
        <w:tc>
          <w:tcPr>
            <w:tcW w:w="6768" w:type="dxa"/>
            <w:tcBorders>
              <w:top w:val="nil"/>
            </w:tcBorders>
          </w:tcPr>
          <w:p w:rsidR="00FF4F2F" w:rsidRDefault="00FF4F2F">
            <w:pPr>
              <w:rPr>
                <w:rFonts w:ascii="Arial" w:hAnsi="Arial"/>
                <w:sz w:val="16"/>
              </w:rPr>
            </w:pPr>
            <w:r>
              <w:rPr>
                <w:rFonts w:ascii="Arial" w:hAnsi="Arial"/>
                <w:sz w:val="16"/>
              </w:rPr>
              <w:t>The service bay test is not available in the controller.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$1302</w:t>
            </w:r>
          </w:p>
        </w:tc>
        <w:tc>
          <w:tcPr>
            <w:tcW w:w="6768" w:type="dxa"/>
            <w:tcBorders>
              <w:top w:val="nil"/>
            </w:tcBorders>
          </w:tcPr>
          <w:p w:rsidR="00FF4F2F" w:rsidRDefault="00FF4F2F">
            <w:pPr>
              <w:rPr>
                <w:rFonts w:ascii="Arial" w:hAnsi="Arial"/>
                <w:sz w:val="16"/>
              </w:rPr>
            </w:pPr>
            <w:r>
              <w:rPr>
                <w:rFonts w:ascii="Arial" w:hAnsi="Arial"/>
                <w:sz w:val="16"/>
              </w:rPr>
              <w:t xml:space="preserve">The Evap IM flag is already set.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$1303</w:t>
            </w:r>
          </w:p>
        </w:tc>
        <w:tc>
          <w:tcPr>
            <w:tcW w:w="6768" w:type="dxa"/>
            <w:tcBorders>
              <w:top w:val="nil"/>
            </w:tcBorders>
          </w:tcPr>
          <w:p w:rsidR="00FF4F2F" w:rsidRDefault="00FF4F2F">
            <w:pPr>
              <w:rPr>
                <w:rFonts w:ascii="Arial" w:hAnsi="Arial"/>
                <w:sz w:val="16"/>
              </w:rPr>
            </w:pPr>
            <w:r>
              <w:rPr>
                <w:rFonts w:ascii="Arial" w:hAnsi="Arial"/>
                <w:sz w:val="16"/>
              </w:rPr>
              <w:t>The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$1304</w:t>
            </w:r>
          </w:p>
        </w:tc>
        <w:tc>
          <w:tcPr>
            <w:tcW w:w="6768" w:type="dxa"/>
            <w:tcBorders>
              <w:top w:val="nil"/>
            </w:tcBorders>
          </w:tcPr>
          <w:p w:rsidR="00FF4F2F" w:rsidRDefault="00FF4F2F">
            <w:pPr>
              <w:rPr>
                <w:rFonts w:ascii="Arial" w:hAnsi="Arial"/>
                <w:sz w:val="16"/>
              </w:rPr>
            </w:pPr>
            <w:r>
              <w:rPr>
                <w:rFonts w:ascii="Arial" w:hAnsi="Arial"/>
                <w:sz w:val="16"/>
              </w:rPr>
              <w:t>The coolant temperature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$1305</w:t>
            </w:r>
          </w:p>
        </w:tc>
        <w:tc>
          <w:tcPr>
            <w:tcW w:w="6768" w:type="dxa"/>
            <w:tcBorders>
              <w:top w:val="nil"/>
            </w:tcBorders>
          </w:tcPr>
          <w:p w:rsidR="00FF4F2F" w:rsidRDefault="00FF4F2F">
            <w:pPr>
              <w:rPr>
                <w:rFonts w:ascii="Arial" w:hAnsi="Arial"/>
                <w:sz w:val="16"/>
              </w:rPr>
            </w:pPr>
            <w:r>
              <w:rPr>
                <w:rFonts w:ascii="Arial" w:hAnsi="Arial"/>
                <w:sz w:val="16"/>
              </w:rPr>
              <w:t>Other application specific enable criteria has not been met.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297" w:name="_Toc276633113"/>
      <w:r>
        <w:t>FPMR – Fuel Pump Device Control</w:t>
      </w:r>
      <w:bookmarkEnd w:id="1297"/>
    </w:p>
    <w:p w:rsidR="00FF4F2F" w:rsidRDefault="00FF4F2F"/>
    <w:p w:rsidR="00FF4F2F" w:rsidRDefault="00FF4F2F">
      <w:r>
        <w:t>This device control is used to override the state of the fuel pump output. The device control is a service diagnostic aid that is used to determine if the fuel pump system is functioning properly. This device control may be used to operate a variable speed fuel pump at a range of duty cycle or simply on and off, as it would be in a relay controlled fuel pump. Each of these types of device control has its own set of limit checks, and different limit checks are used when the engine is and is not running for the operation of the fuel pump.</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Pump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pPr>
        <w:pStyle w:val="Heading4"/>
      </w:pPr>
      <w:bookmarkStart w:id="1298" w:name="_Toc276633114"/>
      <w:r>
        <w:t>Fuel Pump Device Control with Engine Not Running</w:t>
      </w:r>
      <w:bookmarkEnd w:id="1298"/>
    </w:p>
    <w:p w:rsidR="00FF4F2F" w:rsidRDefault="00FF4F2F"/>
    <w:p w:rsidR="00FF4F2F" w:rsidRDefault="00FF4F2F">
      <w:r>
        <w:t>With the engine off, this device control is intended to be used as a discrete control for circuit or pressure diagnosis. The fuel pump will be controlled in a similar manner as a relay controlled fuel pump. With the engine off, the Fuel Pump can not be commanded on for more than 3 seconds.</w:t>
      </w:r>
    </w:p>
    <w:p w:rsidR="00FF4F2F" w:rsidRDefault="00FF4F2F"/>
    <w:p w:rsidR="00FF4F2F" w:rsidRDefault="00FF4F2F">
      <w:r>
        <w:t>If   (Fuel Pump Enable is True)</w:t>
      </w:r>
    </w:p>
    <w:p w:rsidR="00FF4F2F" w:rsidRDefault="00FF4F2F">
      <w:pPr>
        <w:ind w:firstLine="360"/>
      </w:pPr>
      <w:r>
        <w:t>If   (the engine is running)</w:t>
      </w:r>
    </w:p>
    <w:p w:rsidR="00FF4F2F" w:rsidRDefault="00FF4F2F">
      <w:pPr>
        <w:ind w:left="360" w:firstLine="360"/>
      </w:pPr>
      <w:r>
        <w:t xml:space="preserve">Manage the request to control the Fuel Pump as described in Section </w:t>
      </w:r>
      <w:fldSimple w:instr=" REF _Ref49843591 \r \h  \* MERGEFORMAT ">
        <w:r w:rsidR="00167323">
          <w:t>5.4.8.2</w:t>
        </w:r>
      </w:fldSimple>
    </w:p>
    <w:p w:rsidR="00FF4F2F" w:rsidRDefault="00FF4F2F">
      <w:pPr>
        <w:ind w:firstLine="360"/>
      </w:pPr>
      <w:r>
        <w:t>Else</w:t>
      </w:r>
    </w:p>
    <w:p w:rsidR="00FF4F2F" w:rsidRDefault="00FF4F2F">
      <w:pPr>
        <w:ind w:left="360" w:firstLine="360"/>
      </w:pPr>
      <w:r>
        <w:t>If   (any of the device control limits in the table below are exceeded)</w:t>
      </w:r>
    </w:p>
    <w:p w:rsidR="00FF4F2F" w:rsidRDefault="00FF4F2F">
      <w:pPr>
        <w:ind w:left="360" w:firstLine="720"/>
      </w:pPr>
      <w:r>
        <w:t>Report the appropriate device control limit exceeded return code to the tester.</w:t>
      </w:r>
    </w:p>
    <w:p w:rsidR="00FF4F2F" w:rsidRDefault="00FF4F2F">
      <w:pPr>
        <w:ind w:left="360" w:firstLine="720"/>
      </w:pPr>
      <w:r>
        <w:t>Return to normal control.</w:t>
      </w:r>
    </w:p>
    <w:p w:rsidR="00FF4F2F" w:rsidRDefault="00FF4F2F">
      <w:pPr>
        <w:ind w:left="360" w:firstLine="360"/>
      </w:pPr>
      <w:r>
        <w:t>Else</w:t>
      </w:r>
    </w:p>
    <w:p w:rsidR="00FF4F2F" w:rsidRDefault="00FF4F2F">
      <w:pPr>
        <w:ind w:left="360" w:firstLine="720"/>
      </w:pPr>
      <w:r>
        <w:t>The fuel pump output shall be commanded to the value requested in Fuel Pump Duty Cycle.</w:t>
      </w:r>
    </w:p>
    <w:p w:rsidR="00FF4F2F" w:rsidRDefault="00FF4F2F">
      <w:pPr>
        <w:ind w:left="360" w:firstLine="720"/>
      </w:pPr>
      <w:r>
        <w:t>(Typical values will be 100% for on and 0% for off)</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$5003</w:t>
            </w:r>
          </w:p>
        </w:tc>
        <w:tc>
          <w:tcPr>
            <w:tcW w:w="6768" w:type="dxa"/>
            <w:tcBorders>
              <w:top w:val="nil"/>
            </w:tcBorders>
          </w:tcPr>
          <w:p w:rsidR="00FF4F2F" w:rsidRDefault="00FF4F2F">
            <w:pPr>
              <w:rPr>
                <w:rFonts w:ascii="Arial" w:hAnsi="Arial"/>
                <w:sz w:val="16"/>
              </w:rPr>
            </w:pPr>
            <w:r>
              <w:rPr>
                <w:rFonts w:ascii="Arial" w:hAnsi="Arial"/>
                <w:sz w:val="16"/>
              </w:rPr>
              <w:t>Voltage Out of Range</w:t>
            </w:r>
          </w:p>
          <w:p w:rsidR="00FF4F2F" w:rsidRDefault="00FF4F2F">
            <w:pPr>
              <w:rPr>
                <w:rFonts w:ascii="Arial" w:hAnsi="Arial"/>
                <w:sz w:val="16"/>
              </w:rPr>
            </w:pPr>
            <w:r>
              <w:rPr>
                <w:rFonts w:ascii="Arial" w:hAnsi="Arial"/>
                <w:sz w:val="16"/>
              </w:rPr>
              <w:t>System voltage is above or below a calibrated value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p>
        </w:tc>
        <w:tc>
          <w:tcPr>
            <w:tcW w:w="6768" w:type="dxa"/>
            <w:tcBorders>
              <w:top w:val="nil"/>
            </w:tcBorders>
          </w:tcPr>
          <w:p w:rsidR="00FF4F2F" w:rsidRDefault="00FF4F2F">
            <w:pPr>
              <w:rPr>
                <w:rFonts w:ascii="Arial" w:hAnsi="Arial"/>
                <w:sz w:val="16"/>
              </w:rPr>
            </w:pPr>
          </w:p>
        </w:tc>
        <w:tc>
          <w:tcPr>
            <w:tcW w:w="864" w:type="dxa"/>
            <w:tcBorders>
              <w:top w:val="nil"/>
            </w:tcBorders>
          </w:tcPr>
          <w:p w:rsidR="00FF4F2F" w:rsidRDefault="00FF4F2F">
            <w:pPr>
              <w:jc w:val="center"/>
              <w:rPr>
                <w:rFonts w:ascii="Arial" w:hAnsi="Arial"/>
                <w:sz w:val="16"/>
              </w:rPr>
            </w:pPr>
          </w:p>
        </w:tc>
        <w:tc>
          <w:tcPr>
            <w:tcW w:w="864" w:type="dxa"/>
            <w:tcBorders>
              <w:top w:val="nil"/>
            </w:tcBorders>
          </w:tcPr>
          <w:p w:rsidR="00FF4F2F" w:rsidRDefault="00FF4F2F">
            <w:pPr>
              <w:jc w:val="center"/>
              <w:rPr>
                <w:rFonts w:ascii="Arial" w:hAnsi="Arial"/>
                <w:sz w:val="16"/>
              </w:rPr>
            </w:pP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lastRenderedPageBreak/>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 Please Wait.</w:t>
            </w:r>
          </w:p>
          <w:p w:rsidR="00FF4F2F" w:rsidRDefault="00FF4F2F">
            <w:pPr>
              <w:rPr>
                <w:rFonts w:ascii="Arial" w:hAnsi="Arial"/>
                <w:sz w:val="16"/>
              </w:rPr>
            </w:pPr>
            <w:r>
              <w:rPr>
                <w:rFonts w:ascii="Arial" w:hAnsi="Arial"/>
                <w:sz w:val="16"/>
              </w:rPr>
              <w:t>The fuel pump must not be commanded on (Duty Cycle &gt; 0.0) continuously for more than 3 seconds with 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299" w:name="_Ref49843591"/>
      <w:bookmarkStart w:id="1300" w:name="_Toc276633115"/>
      <w:r>
        <w:t>Fuel Pump Device Control with Engine Running</w:t>
      </w:r>
      <w:bookmarkEnd w:id="1299"/>
      <w:bookmarkEnd w:id="1300"/>
    </w:p>
    <w:p w:rsidR="00FF4F2F" w:rsidRDefault="00FF4F2F"/>
    <w:p w:rsidR="00FF4F2F" w:rsidRDefault="00FF4F2F">
      <w:r>
        <w:t>With the engine running, this device control is used to operate the fuel pump at the various duty cycles available to the engine controller. Fuel pump speed device control will be used for fuel system pressure and noise diagnosis/troubleshooting.  With the engine running, the Fuel Pump can not be commanded on (Duty Cycle &gt; 0.0) for more than 30 seconds.</w:t>
      </w:r>
    </w:p>
    <w:p w:rsidR="00FF4F2F" w:rsidRDefault="00FF4F2F"/>
    <w:p w:rsidR="00FF4F2F" w:rsidRDefault="00FF4F2F">
      <w:r>
        <w:t>If (Fuel Pump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fuel pump output shall be commanded to the value requested in Fuel Pump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rPr>
                <w:rFonts w:ascii="Arial" w:hAnsi="Arial"/>
                <w:sz w:val="16"/>
              </w:rPr>
            </w:pPr>
            <w:r>
              <w:rPr>
                <w:rFonts w:ascii="Arial" w:hAnsi="Arial"/>
                <w:sz w:val="16"/>
              </w:rPr>
              <w:t>$0401</w:t>
            </w:r>
          </w:p>
        </w:tc>
        <w:tc>
          <w:tcPr>
            <w:tcW w:w="6120" w:type="dxa"/>
            <w:tcBorders>
              <w:top w:val="nil"/>
            </w:tcBorders>
          </w:tcPr>
          <w:p w:rsidR="00FF4F2F" w:rsidRDefault="00FF4F2F">
            <w:pPr>
              <w:rPr>
                <w:rFonts w:ascii="Arial" w:hAnsi="Arial"/>
                <w:sz w:val="16"/>
              </w:rPr>
            </w:pPr>
            <w:r>
              <w:rPr>
                <w:rFonts w:ascii="Arial" w:hAnsi="Arial"/>
                <w:sz w:val="16"/>
              </w:rPr>
              <w:t>Vehicle speed detected</w:t>
            </w:r>
          </w:p>
          <w:p w:rsidR="00F26143" w:rsidRDefault="00FF4F2F" w:rsidP="00F26143">
            <w:pPr>
              <w:numPr>
                <w:ilvl w:val="0"/>
                <w:numId w:val="8"/>
              </w:numPr>
              <w:tabs>
                <w:tab w:val="clear" w:pos="648"/>
                <w:tab w:val="num" w:pos="18"/>
              </w:tabs>
              <w:ind w:firstLine="18"/>
              <w:rPr>
                <w:rFonts w:ascii="Arial" w:hAnsi="Arial"/>
                <w:sz w:val="16"/>
              </w:rPr>
            </w:pPr>
            <w:r>
              <w:rPr>
                <w:rFonts w:ascii="Arial" w:hAnsi="Arial"/>
                <w:sz w:val="16"/>
              </w:rPr>
              <w:t>Vehicle must not be moving</w:t>
            </w:r>
          </w:p>
        </w:tc>
        <w:tc>
          <w:tcPr>
            <w:tcW w:w="1080" w:type="dxa"/>
            <w:tcBorders>
              <w:top w:val="nil"/>
            </w:tcBorders>
          </w:tcPr>
          <w:p w:rsidR="00FF4F2F" w:rsidRDefault="00FF4F2F">
            <w:pPr>
              <w:jc w:val="center"/>
              <w:rPr>
                <w:rFonts w:ascii="Arial" w:hAnsi="Arial"/>
                <w:sz w:val="16"/>
              </w:rPr>
            </w:pPr>
            <w:r>
              <w:rPr>
                <w:rFonts w:ascii="Arial" w:hAnsi="Arial"/>
                <w:sz w:val="16"/>
              </w:rPr>
              <w:t>Y</w:t>
            </w:r>
          </w:p>
        </w:tc>
        <w:tc>
          <w:tcPr>
            <w:tcW w:w="1080"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Pr>
          <w:p w:rsidR="00FF4F2F" w:rsidRDefault="00FF4F2F">
            <w:pPr>
              <w:jc w:val="right"/>
              <w:rPr>
                <w:rFonts w:ascii="Arial" w:hAnsi="Arial"/>
                <w:sz w:val="16"/>
              </w:rPr>
            </w:pPr>
            <w:r>
              <w:rPr>
                <w:rFonts w:ascii="Arial" w:hAnsi="Arial"/>
                <w:sz w:val="16"/>
              </w:rPr>
              <w:t>$0402</w:t>
            </w:r>
          </w:p>
        </w:tc>
        <w:tc>
          <w:tcPr>
            <w:tcW w:w="6120" w:type="dxa"/>
          </w:tcPr>
          <w:p w:rsidR="00FF4F2F" w:rsidRDefault="00FF4F2F">
            <w:pPr>
              <w:rPr>
                <w:rFonts w:ascii="Arial" w:hAnsi="Arial"/>
                <w:sz w:val="16"/>
              </w:rPr>
            </w:pPr>
            <w:r>
              <w:rPr>
                <w:rFonts w:ascii="Arial" w:hAnsi="Arial"/>
                <w:sz w:val="16"/>
              </w:rPr>
              <w:t>Vehicle speed DTC present, output control not allowed</w:t>
            </w:r>
          </w:p>
          <w:p w:rsidR="00F26143" w:rsidRDefault="00FF4F2F" w:rsidP="00F26143">
            <w:pPr>
              <w:numPr>
                <w:ilvl w:val="0"/>
                <w:numId w:val="7"/>
              </w:numPr>
              <w:rPr>
                <w:rFonts w:ascii="Arial" w:hAnsi="Arial"/>
                <w:sz w:val="16"/>
              </w:rPr>
            </w:pPr>
            <w:r>
              <w:rPr>
                <w:rFonts w:ascii="Arial" w:hAnsi="Arial"/>
                <w:sz w:val="16"/>
              </w:rPr>
              <w:t>DTCs for VSS or TOSS</w:t>
            </w:r>
          </w:p>
        </w:tc>
        <w:tc>
          <w:tcPr>
            <w:tcW w:w="1080" w:type="dxa"/>
          </w:tcPr>
          <w:p w:rsidR="00FF4F2F" w:rsidRDefault="00FF4F2F">
            <w:pPr>
              <w:jc w:val="center"/>
              <w:rPr>
                <w:rFonts w:ascii="Arial" w:hAnsi="Arial"/>
                <w:sz w:val="16"/>
              </w:rPr>
            </w:pPr>
            <w:r>
              <w:rPr>
                <w:rFonts w:ascii="Arial" w:hAnsi="Arial"/>
                <w:sz w:val="16"/>
              </w:rPr>
              <w:t>Y</w:t>
            </w:r>
          </w:p>
        </w:tc>
        <w:tc>
          <w:tcPr>
            <w:tcW w:w="1080" w:type="dxa"/>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Borders>
              <w:top w:val="nil"/>
            </w:tcBorders>
          </w:tcPr>
          <w:p w:rsidR="00FF4F2F" w:rsidRDefault="00FF4F2F">
            <w:pPr>
              <w:jc w:val="right"/>
              <w:rPr>
                <w:rFonts w:ascii="Arial" w:hAnsi="Arial"/>
                <w:sz w:val="16"/>
              </w:rPr>
            </w:pPr>
            <w:r>
              <w:rPr>
                <w:rFonts w:ascii="Arial" w:hAnsi="Arial"/>
                <w:sz w:val="16"/>
              </w:rPr>
              <w:t>$5003</w:t>
            </w:r>
          </w:p>
        </w:tc>
        <w:tc>
          <w:tcPr>
            <w:tcW w:w="6120" w:type="dxa"/>
            <w:tcBorders>
              <w:top w:val="nil"/>
            </w:tcBorders>
          </w:tcPr>
          <w:p w:rsidR="00FF4F2F" w:rsidRDefault="00FF4F2F">
            <w:pPr>
              <w:rPr>
                <w:rFonts w:ascii="Arial" w:hAnsi="Arial"/>
                <w:sz w:val="16"/>
              </w:rPr>
            </w:pPr>
            <w:r>
              <w:rPr>
                <w:rFonts w:ascii="Arial" w:hAnsi="Arial"/>
                <w:sz w:val="16"/>
              </w:rPr>
              <w:t>Voltage Out of Range</w:t>
            </w:r>
          </w:p>
          <w:p w:rsidR="00F26143" w:rsidRDefault="00FF4F2F" w:rsidP="00F26143">
            <w:pPr>
              <w:numPr>
                <w:ilvl w:val="0"/>
                <w:numId w:val="7"/>
              </w:numPr>
              <w:rPr>
                <w:rFonts w:ascii="Arial" w:hAnsi="Arial"/>
                <w:sz w:val="16"/>
              </w:rPr>
            </w:pPr>
            <w:r>
              <w:rPr>
                <w:rFonts w:ascii="Arial" w:hAnsi="Arial"/>
                <w:sz w:val="16"/>
              </w:rPr>
              <w:t>System voltage is above or below a calibrated value</w:t>
            </w:r>
          </w:p>
        </w:tc>
        <w:tc>
          <w:tcPr>
            <w:tcW w:w="1080" w:type="dxa"/>
            <w:tcBorders>
              <w:top w:val="nil"/>
            </w:tcBorders>
          </w:tcPr>
          <w:p w:rsidR="00FF4F2F" w:rsidRDefault="00FF4F2F">
            <w:pPr>
              <w:jc w:val="center"/>
              <w:rPr>
                <w:rFonts w:ascii="Arial" w:hAnsi="Arial"/>
                <w:sz w:val="16"/>
              </w:rPr>
            </w:pPr>
            <w:r>
              <w:rPr>
                <w:rFonts w:ascii="Arial" w:hAnsi="Arial"/>
                <w:sz w:val="16"/>
              </w:rPr>
              <w:t>Y</w:t>
            </w:r>
          </w:p>
        </w:tc>
        <w:tc>
          <w:tcPr>
            <w:tcW w:w="1080"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Pr>
          <w:p w:rsidR="00FF4F2F" w:rsidRDefault="00FF4F2F">
            <w:pPr>
              <w:jc w:val="right"/>
              <w:rPr>
                <w:rFonts w:ascii="Arial" w:hAnsi="Arial"/>
                <w:sz w:val="16"/>
              </w:rPr>
            </w:pPr>
            <w:r>
              <w:rPr>
                <w:rFonts w:ascii="Arial" w:hAnsi="Arial"/>
                <w:sz w:val="16"/>
              </w:rPr>
              <w:t>$0008</w:t>
            </w:r>
          </w:p>
        </w:tc>
        <w:tc>
          <w:tcPr>
            <w:tcW w:w="6120" w:type="dxa"/>
          </w:tcPr>
          <w:p w:rsidR="00FF4F2F" w:rsidRDefault="00FF4F2F">
            <w:pPr>
              <w:rPr>
                <w:rFonts w:ascii="Arial" w:hAnsi="Arial"/>
                <w:sz w:val="16"/>
              </w:rPr>
            </w:pPr>
            <w:r>
              <w:rPr>
                <w:rFonts w:ascii="Arial" w:hAnsi="Arial"/>
                <w:sz w:val="16"/>
              </w:rPr>
              <w:t>The Output Control timer has expired. Please Wait.</w:t>
            </w:r>
          </w:p>
          <w:p w:rsidR="00F26143" w:rsidRDefault="00FF4F2F" w:rsidP="00F26143">
            <w:pPr>
              <w:numPr>
                <w:ilvl w:val="0"/>
                <w:numId w:val="7"/>
              </w:numPr>
              <w:rPr>
                <w:rFonts w:ascii="Arial" w:hAnsi="Arial"/>
                <w:sz w:val="16"/>
              </w:rPr>
            </w:pPr>
            <w:r>
              <w:rPr>
                <w:rFonts w:ascii="Arial" w:hAnsi="Arial"/>
                <w:sz w:val="16"/>
              </w:rPr>
              <w:t>The fuel pump must not be commanded on (Duty Cycle &gt; 0.0) continuously for more than 30 seconds with engine running</w:t>
            </w:r>
          </w:p>
        </w:tc>
        <w:tc>
          <w:tcPr>
            <w:tcW w:w="1080" w:type="dxa"/>
          </w:tcPr>
          <w:p w:rsidR="00FF4F2F" w:rsidRDefault="00FF4F2F">
            <w:pPr>
              <w:jc w:val="center"/>
              <w:rPr>
                <w:rFonts w:ascii="Arial" w:hAnsi="Arial"/>
                <w:sz w:val="16"/>
              </w:rPr>
            </w:pPr>
            <w:r>
              <w:rPr>
                <w:rFonts w:ascii="Arial" w:hAnsi="Arial"/>
                <w:sz w:val="16"/>
              </w:rPr>
              <w:t>Y</w:t>
            </w:r>
          </w:p>
        </w:tc>
        <w:tc>
          <w:tcPr>
            <w:tcW w:w="1080" w:type="dxa"/>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01" w:name="_Toc276633116"/>
      <w:r>
        <w:t>E85R – Fuel Composition Reset Trigger Device Control</w:t>
      </w:r>
      <w:bookmarkEnd w:id="1301"/>
    </w:p>
    <w:p w:rsidR="00FF4F2F" w:rsidRDefault="00FF4F2F"/>
    <w:p w:rsidR="00FF4F2F" w:rsidRDefault="00FF4F2F">
      <w:r>
        <w:t>This device control is used to reset the learned ethanol content of the fuel.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Comp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Comp Reset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If (Ethanol Learn is in progress).</w:t>
      </w:r>
    </w:p>
    <w:p w:rsidR="00FF4F2F" w:rsidRDefault="00FF4F2F">
      <w:pPr>
        <w:ind w:left="1080"/>
      </w:pPr>
      <w:r>
        <w:t>Disable Ethanol Learn.</w:t>
      </w:r>
    </w:p>
    <w:p w:rsidR="00FF4F2F" w:rsidRDefault="00FF4F2F">
      <w:pPr>
        <w:ind w:left="720"/>
      </w:pPr>
      <w:r>
        <w:t>EndIf</w:t>
      </w:r>
    </w:p>
    <w:p w:rsidR="00FF4F2F" w:rsidRDefault="00FF4F2F">
      <w:pPr>
        <w:pStyle w:val="BodyTextIndent"/>
        <w:ind w:left="1080"/>
      </w:pPr>
      <w:r>
        <w:t>If (the reset is complete)</w:t>
      </w:r>
    </w:p>
    <w:p w:rsidR="00FF4F2F" w:rsidRDefault="00FF4F2F">
      <w:pPr>
        <w:ind w:left="1440"/>
      </w:pPr>
      <w:r>
        <w:t>Return to normal control.</w:t>
      </w:r>
    </w:p>
    <w:p w:rsidR="00FF4F2F" w:rsidRDefault="00FF4F2F">
      <w:pPr>
        <w:ind w:left="1080"/>
      </w:pPr>
      <w:r>
        <w:t>Else</w:t>
      </w:r>
    </w:p>
    <w:p w:rsidR="00FF4F2F" w:rsidRDefault="00FF4F2F">
      <w:pPr>
        <w:ind w:left="1440"/>
      </w:pPr>
      <w:r>
        <w:t>Perform the reset of the Fuel Composition parameters.</w:t>
      </w:r>
    </w:p>
    <w:p w:rsidR="00FF4F2F" w:rsidRDefault="00FF4F2F">
      <w:pPr>
        <w:ind w:left="1080"/>
      </w:pPr>
      <w:r>
        <w:lastRenderedPageBreak/>
        <w:t>EndIf</w:t>
      </w:r>
    </w:p>
    <w:p w:rsidR="00FF4F2F" w:rsidRDefault="00FF4F2F">
      <w:pPr>
        <w:ind w:left="36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02" w:name="_Toc276633117"/>
      <w:r>
        <w:t>FLVR – Secondary Fuel Pump Device Control</w:t>
      </w:r>
      <w:bookmarkEnd w:id="1302"/>
    </w:p>
    <w:p w:rsidR="00FF4F2F" w:rsidRDefault="00FF4F2F"/>
    <w:p w:rsidR="00FF4F2F" w:rsidRDefault="00FF4F2F">
      <w:r>
        <w:t>This device control is used to override the state of the electric secondary transfer pump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Fuel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Fuel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fuel pump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Secondary Fuel Pump shall be commanded to the state indicated by Secondary Fuel Pump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detected</w:t>
            </w:r>
          </w:p>
          <w:p w:rsidR="00F26143" w:rsidRDefault="00FF4F2F" w:rsidP="00F26143">
            <w:pPr>
              <w:numPr>
                <w:ilvl w:val="0"/>
                <w:numId w:val="9"/>
              </w:numPr>
              <w:tabs>
                <w:tab w:val="clear" w:pos="648"/>
                <w:tab w:val="num" w:pos="0"/>
              </w:tabs>
              <w:ind w:hanging="36"/>
              <w:rPr>
                <w:rFonts w:ascii="Arial" w:hAnsi="Arial"/>
                <w:sz w:val="16"/>
              </w:rPr>
            </w:pPr>
            <w:r>
              <w:rPr>
                <w:rFonts w:ascii="Arial" w:hAnsi="Arial"/>
                <w:sz w:val="16"/>
              </w:rPr>
              <w:t>Vehicle must not be moving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$0403</w:t>
            </w:r>
          </w:p>
        </w:tc>
        <w:tc>
          <w:tcPr>
            <w:tcW w:w="6768" w:type="dxa"/>
            <w:tcBorders>
              <w:top w:val="nil"/>
            </w:tcBorders>
          </w:tcPr>
          <w:p w:rsidR="00FF4F2F" w:rsidRDefault="00FF4F2F">
            <w:pPr>
              <w:rPr>
                <w:rFonts w:ascii="Arial" w:hAnsi="Arial"/>
                <w:sz w:val="16"/>
              </w:rPr>
            </w:pPr>
            <w:r>
              <w:rPr>
                <w:rFonts w:ascii="Arial" w:hAnsi="Arial"/>
                <w:sz w:val="16"/>
              </w:rPr>
              <w:t>Fuel pump: time lim</w:t>
            </w:r>
            <w:r w:rsidR="003B0378">
              <w:rPr>
                <w:rFonts w:ascii="Arial" w:hAnsi="Arial"/>
                <w:sz w:val="16"/>
              </w:rPr>
              <w:t>i</w:t>
            </w:r>
            <w:r>
              <w:rPr>
                <w:rFonts w:ascii="Arial" w:hAnsi="Arial"/>
                <w:sz w:val="16"/>
              </w:rPr>
              <w:t>t exceeded.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$0406</w:t>
            </w:r>
          </w:p>
        </w:tc>
        <w:tc>
          <w:tcPr>
            <w:tcW w:w="6768" w:type="dxa"/>
            <w:tcBorders>
              <w:top w:val="nil"/>
            </w:tcBorders>
          </w:tcPr>
          <w:p w:rsidR="00FF4F2F" w:rsidRDefault="00FF4F2F">
            <w:pPr>
              <w:rPr>
                <w:rFonts w:ascii="Arial" w:hAnsi="Arial"/>
                <w:sz w:val="16"/>
              </w:rPr>
            </w:pPr>
            <w:r>
              <w:rPr>
                <w:rFonts w:ascii="Arial" w:hAnsi="Arial"/>
                <w:sz w:val="16"/>
              </w:rPr>
              <w:t>Incorrect power mode.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235DDC">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$0407</w:t>
            </w:r>
          </w:p>
        </w:tc>
        <w:tc>
          <w:tcPr>
            <w:tcW w:w="6768" w:type="dxa"/>
            <w:tcBorders>
              <w:top w:val="nil"/>
            </w:tcBorders>
          </w:tcPr>
          <w:p w:rsidR="00FF4F2F" w:rsidRDefault="00FF4F2F">
            <w:pPr>
              <w:rPr>
                <w:rFonts w:ascii="Arial" w:hAnsi="Arial"/>
                <w:sz w:val="16"/>
              </w:rPr>
            </w:pPr>
            <w:r>
              <w:rPr>
                <w:rFonts w:ascii="Arial" w:hAnsi="Arial"/>
                <w:sz w:val="16"/>
              </w:rPr>
              <w:t>Vehicle not configured with an electric secondary transfer fuel pump</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03" w:name="_Toc276633118"/>
      <w:r>
        <w:t>CPID $1C</w:t>
      </w:r>
      <w:bookmarkEnd w:id="13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$1C</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Exhaust Gas Recircula</w:t>
            </w:r>
            <w:r>
              <w:rPr>
                <w:rFonts w:ascii="Arial" w:hAnsi="Arial"/>
                <w:sz w:val="16"/>
              </w:rPr>
              <w:softHyphen/>
              <w:t>tion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Secondary Air Injection System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Secondary Air Injection Pump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Secondary Air Injection Valve On</w:t>
            </w:r>
          </w:p>
        </w:tc>
        <w:tc>
          <w:tcPr>
            <w:tcW w:w="1080" w:type="dxa"/>
            <w:tcBorders>
              <w:top w:val="single" w:sz="12" w:space="0" w:color="auto"/>
            </w:tcBorders>
          </w:tcPr>
          <w:p w:rsidR="00FF4F2F" w:rsidRDefault="00FF4F2F">
            <w:pPr>
              <w:jc w:val="cente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1080" w:type="dxa"/>
            <w:tcBorders>
              <w:top w:val="single" w:sz="12" w:space="0" w:color="auto"/>
            </w:tcBorders>
          </w:tcPr>
          <w:p w:rsidR="00FF4F2F" w:rsidRDefault="00FF4F2F">
            <w:pPr>
              <w:jc w:val="center"/>
              <w:rPr>
                <w:rFonts w:ascii="Arial" w:hAnsi="Arial"/>
                <w:sz w:val="16"/>
              </w:rPr>
            </w:pPr>
            <w:smartTag w:uri="urn:schemas-microsoft-com:office:smarttags" w:element="place">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Gas Recirculation Pintle Lift</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Exhaust Cam Phase Solenoid Bank 1 Enable</w:t>
            </w:r>
          </w:p>
        </w:tc>
        <w:tc>
          <w:tcPr>
            <w:tcW w:w="1080" w:type="dxa"/>
          </w:tcPr>
          <w:p w:rsidR="00FF4F2F" w:rsidRDefault="00FF4F2F">
            <w:pPr>
              <w:jc w:val="center"/>
              <w:rPr>
                <w:rFonts w:ascii="Arial" w:hAnsi="Arial"/>
                <w:sz w:val="16"/>
              </w:rPr>
            </w:pPr>
            <w:r>
              <w:rPr>
                <w:rFonts w:ascii="Arial" w:hAnsi="Arial"/>
                <w:sz w:val="16"/>
              </w:rPr>
              <w:t>Exhaust Cam Phase Solenoid Bank 1 On</w:t>
            </w:r>
          </w:p>
        </w:tc>
        <w:tc>
          <w:tcPr>
            <w:tcW w:w="1080" w:type="dxa"/>
          </w:tcPr>
          <w:p w:rsidR="00FF4F2F" w:rsidRDefault="00FF4F2F">
            <w:pPr>
              <w:jc w:val="center"/>
              <w:rPr>
                <w:rFonts w:ascii="Arial" w:hAnsi="Arial"/>
                <w:sz w:val="16"/>
              </w:rPr>
            </w:pPr>
            <w:r>
              <w:rPr>
                <w:rFonts w:ascii="Arial" w:hAnsi="Arial"/>
                <w:sz w:val="16"/>
              </w:rPr>
              <w:t>Exhaust Cam Phase Solenoid Bank 2 Enable</w:t>
            </w:r>
          </w:p>
        </w:tc>
        <w:tc>
          <w:tcPr>
            <w:tcW w:w="1080" w:type="dxa"/>
          </w:tcPr>
          <w:p w:rsidR="00FF4F2F" w:rsidRDefault="00FF4F2F">
            <w:pPr>
              <w:jc w:val="center"/>
              <w:rPr>
                <w:rFonts w:ascii="Arial" w:hAnsi="Arial"/>
                <w:sz w:val="16"/>
              </w:rPr>
            </w:pPr>
            <w:r>
              <w:rPr>
                <w:rFonts w:ascii="Arial" w:hAnsi="Arial"/>
                <w:sz w:val="16"/>
              </w:rPr>
              <w:t>Exhaust Cam Phase Solenoid Bank 2 On</w:t>
            </w:r>
          </w:p>
        </w:tc>
        <w:tc>
          <w:tcPr>
            <w:tcW w:w="1080" w:type="dxa"/>
          </w:tcPr>
          <w:p w:rsidR="00FF4F2F" w:rsidRDefault="00FF4F2F">
            <w:pPr>
              <w:jc w:val="center"/>
              <w:rPr>
                <w:rFonts w:ascii="Arial" w:hAnsi="Arial"/>
                <w:sz w:val="16"/>
              </w:rPr>
            </w:pPr>
            <w:r>
              <w:rPr>
                <w:rFonts w:ascii="Arial" w:hAnsi="Arial"/>
                <w:sz w:val="16"/>
              </w:rPr>
              <w:t>Intake Cam Phase Solenoid Bank 1 Enable</w:t>
            </w:r>
          </w:p>
        </w:tc>
        <w:tc>
          <w:tcPr>
            <w:tcW w:w="1080" w:type="dxa"/>
          </w:tcPr>
          <w:p w:rsidR="00FF4F2F" w:rsidRDefault="00FF4F2F">
            <w:pPr>
              <w:jc w:val="center"/>
              <w:rPr>
                <w:rFonts w:ascii="Arial" w:hAnsi="Arial"/>
                <w:sz w:val="16"/>
              </w:rPr>
            </w:pPr>
            <w:r>
              <w:rPr>
                <w:rFonts w:ascii="Arial" w:hAnsi="Arial"/>
                <w:sz w:val="16"/>
              </w:rPr>
              <w:t>Intake Cam Phase Solenoid Bank 1 On</w:t>
            </w:r>
          </w:p>
        </w:tc>
        <w:tc>
          <w:tcPr>
            <w:tcW w:w="1080" w:type="dxa"/>
          </w:tcPr>
          <w:p w:rsidR="00FF4F2F" w:rsidRDefault="00FF4F2F">
            <w:pPr>
              <w:jc w:val="center"/>
              <w:rPr>
                <w:rFonts w:ascii="Arial" w:hAnsi="Arial"/>
                <w:sz w:val="16"/>
              </w:rPr>
            </w:pPr>
            <w:r>
              <w:rPr>
                <w:rFonts w:ascii="Arial" w:hAnsi="Arial"/>
                <w:sz w:val="16"/>
              </w:rPr>
              <w:t>Intake Cam Phase Solenoid Bank 2 Enable</w:t>
            </w:r>
          </w:p>
        </w:tc>
        <w:tc>
          <w:tcPr>
            <w:tcW w:w="1080" w:type="dxa"/>
          </w:tcPr>
          <w:p w:rsidR="00FF4F2F" w:rsidRDefault="00FF4F2F">
            <w:pPr>
              <w:jc w:val="center"/>
              <w:rPr>
                <w:rFonts w:ascii="Arial" w:hAnsi="Arial"/>
                <w:sz w:val="16"/>
              </w:rPr>
            </w:pPr>
            <w:r>
              <w:rPr>
                <w:rFonts w:ascii="Arial" w:hAnsi="Arial"/>
                <w:sz w:val="16"/>
              </w:rPr>
              <w:t>Intake Cam Phase Solenoid Bank 2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bl>
    <w:p w:rsidR="00FF4F2F" w:rsidRDefault="00FF4F2F"/>
    <w:p w:rsidR="00FF4F2F" w:rsidRDefault="00FF4F2F">
      <w:pPr>
        <w:keepNext w:val="0"/>
        <w:keepLines w:val="0"/>
      </w:pPr>
    </w:p>
    <w:p w:rsidR="00FF4F2F" w:rsidRDefault="00FF4F2F">
      <w:pPr>
        <w:pStyle w:val="Heading3"/>
      </w:pPr>
      <w:bookmarkStart w:id="1304" w:name="_Toc276633119"/>
      <w:r>
        <w:lastRenderedPageBreak/>
        <w:t xml:space="preserve">PHSR – Exhaust and Intake </w:t>
      </w:r>
      <w:smartTag w:uri="urn:schemas-microsoft-com:office:smarttags" w:element="place">
        <w:r>
          <w:t>Cam</w:t>
        </w:r>
      </w:smartTag>
      <w:r>
        <w:t xml:space="preserve"> Phase Solenoid Device Controls</w:t>
      </w:r>
      <w:bookmarkEnd w:id="1304"/>
    </w:p>
    <w:p w:rsidR="00FF4F2F" w:rsidRDefault="00FF4F2F"/>
    <w:p w:rsidR="00FF4F2F" w:rsidRDefault="00FF4F2F">
      <w:r>
        <w:t>These device controls are used to override the states of the exhaust and intake cam phase solenoid outputs for banks 1 and 2.</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 xml:space="preserve">If (Exhaust/Intake Cam Phase Solenoid Bank </w:t>
      </w:r>
      <w:r>
        <w:rPr>
          <w:i/>
        </w:rPr>
        <w:t>N</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exhaust/intake cam phase solenoid output for bank </w:t>
      </w:r>
      <w:r>
        <w:rPr>
          <w:i/>
        </w:rPr>
        <w:t>N</w:t>
      </w:r>
      <w:r>
        <w:t xml:space="preserve"> shall be commanded to the value requested in Exhaust/Intake Cam Phase Solenoid Bank </w:t>
      </w:r>
      <w:r>
        <w:rPr>
          <w:i/>
        </w:rPr>
        <w:t>N</w:t>
      </w:r>
      <w:r>
        <w:t xml:space="preserve"> On (i.e., 100% duty cycle or 0%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Device control timer time-out active (5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(vehicle not equipped with camshaft position actuators).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05" w:name="_Ref533481423"/>
      <w:bookmarkStart w:id="1306" w:name="_Toc276633120"/>
      <w:r>
        <w:t xml:space="preserve">AIRR – </w:t>
      </w:r>
      <w:smartTag w:uri="urn:schemas-microsoft-com:office:smarttags" w:element="place">
        <w:smartTag w:uri="urn:schemas-microsoft-com:office:smarttags" w:element="PlaceName">
          <w:r>
            <w:t>Secondary</w:t>
          </w:r>
        </w:smartTag>
        <w:r>
          <w:t xml:space="preserve"> </w:t>
        </w:r>
        <w:smartTag w:uri="urn:schemas-microsoft-com:office:smarttags" w:element="PlaceName">
          <w:r>
            <w:t>Air</w:t>
          </w:r>
        </w:smartTag>
        <w:r>
          <w:t xml:space="preserve"> </w:t>
        </w:r>
        <w:smartTag w:uri="urn:schemas-microsoft-com:office:smarttags" w:element="PlaceName">
          <w:r>
            <w:t>Injection</w:t>
          </w:r>
        </w:smartTag>
        <w:r>
          <w:t xml:space="preserve"> </w:t>
        </w:r>
        <w:smartTag w:uri="urn:schemas-microsoft-com:office:smarttags" w:element="PlaceName">
          <w:r>
            <w:t>Diagnostic</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Trigger Device Control</w:t>
      </w:r>
      <w:bookmarkEnd w:id="1305"/>
      <w:bookmarkEnd w:id="1306"/>
    </w:p>
    <w:p w:rsidR="00FF4F2F" w:rsidRDefault="00FF4F2F"/>
    <w:p w:rsidR="00FF4F2F" w:rsidRDefault="00FF4F2F">
      <w:r>
        <w:t>This device control is used to trigger the secondary air injection (SAI) diagnostic service bay test, which causes the on</w:t>
      </w:r>
      <w:r>
        <w:noBreakHyphen/>
        <w:t>board SAI diagnostic to execute until it is completed or aborted.  The SAI diagnostic consists of three phases, SAI on test, SAI valve shut test, and SAI pump off test, all of which are triggered by this device control.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Air Injection Diagnostic Service Bay Test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secondary air injection diagnostic service bay test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Pr>
        <w:ind w:left="108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Device control timer time-out active</w:t>
            </w:r>
          </w:p>
        </w:tc>
        <w:tc>
          <w:tcPr>
            <w:tcW w:w="864" w:type="dxa"/>
            <w:tcBorders>
              <w:top w:val="nil"/>
            </w:tcBorders>
          </w:tcPr>
          <w:p w:rsidR="00FF4F2F" w:rsidRDefault="00FF4F2F">
            <w:pPr>
              <w:rPr>
                <w:rFonts w:ascii="Arial" w:hAnsi="Arial" w:cs="Arial"/>
                <w:color w:val="0000FF"/>
                <w:sz w:val="16"/>
              </w:rPr>
            </w:pPr>
            <w:r>
              <w:rPr>
                <w:rFonts w:ascii="Arial" w:hAnsi="Arial" w:cs="Arial"/>
                <w:color w:val="0000FF"/>
                <w:sz w:val="16"/>
              </w:rPr>
              <w:t>Y</w:t>
            </w:r>
          </w:p>
        </w:tc>
        <w:tc>
          <w:tcPr>
            <w:tcW w:w="864" w:type="dxa"/>
            <w:tcBorders>
              <w:top w:val="nil"/>
            </w:tcBorders>
          </w:tcPr>
          <w:p w:rsidR="00FF4F2F" w:rsidRDefault="00FF4F2F">
            <w:pPr>
              <w:rPr>
                <w:rFonts w:ascii="Arial" w:hAnsi="Arial" w:cs="Arial"/>
                <w:color w:val="0000FF"/>
                <w:sz w:val="16"/>
              </w:rPr>
            </w:pPr>
            <w:r>
              <w:rPr>
                <w:rFonts w:ascii="Arial" w:hAnsi="Arial" w:cs="Arial"/>
                <w:color w:val="0000FF"/>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$0002</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Device control not supported.</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$000A</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DTC present.</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Circuit Low</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Circuit High</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Performance</w:t>
            </w:r>
          </w:p>
          <w:p w:rsidR="00F26143" w:rsidRDefault="00FF4F2F" w:rsidP="00F26143">
            <w:pPr>
              <w:numPr>
                <w:ilvl w:val="0"/>
                <w:numId w:val="40"/>
              </w:numPr>
              <w:rPr>
                <w:rFonts w:ascii="Arial" w:hAnsi="Arial" w:cs="Arial"/>
                <w:sz w:val="16"/>
              </w:rPr>
            </w:pPr>
            <w:r w:rsidRPr="00586395">
              <w:rPr>
                <w:rFonts w:ascii="Arial" w:hAnsi="Arial" w:cs="Arial"/>
                <w:sz w:val="16"/>
              </w:rPr>
              <w:t>Secondary Air Injection (AIR) Solenoid Control Circuit Bank 1</w:t>
            </w:r>
          </w:p>
          <w:p w:rsidR="00F26143" w:rsidRDefault="00FF4F2F" w:rsidP="00F26143">
            <w:pPr>
              <w:numPr>
                <w:ilvl w:val="0"/>
                <w:numId w:val="40"/>
              </w:numPr>
              <w:rPr>
                <w:rFonts w:ascii="Arial" w:hAnsi="Arial" w:cs="Arial"/>
                <w:sz w:val="16"/>
              </w:rPr>
            </w:pPr>
            <w:r w:rsidRPr="00586395">
              <w:rPr>
                <w:rFonts w:ascii="Arial" w:hAnsi="Arial" w:cs="Arial"/>
                <w:sz w:val="16"/>
              </w:rPr>
              <w:t>Secondary Air Injection (AIR) Pump Control Circuit Bank 1</w:t>
            </w:r>
          </w:p>
          <w:p w:rsidR="00F26143" w:rsidRDefault="00FF4F2F" w:rsidP="00F26143">
            <w:pPr>
              <w:numPr>
                <w:ilvl w:val="0"/>
                <w:numId w:val="40"/>
              </w:numPr>
              <w:rPr>
                <w:rFonts w:ascii="Arial" w:hAnsi="Arial" w:cs="Arial"/>
                <w:sz w:val="16"/>
              </w:rPr>
            </w:pPr>
            <w:r w:rsidRPr="00586395">
              <w:rPr>
                <w:rFonts w:ascii="Arial" w:hAnsi="Arial" w:cs="Arial"/>
                <w:sz w:val="16"/>
              </w:rPr>
              <w:t>ECM/PCM Internal Engine Off Timer Performance</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$0201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Engine speed not zero.</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$0601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Coolant temperature too high</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$0E02</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Vehicle speed not zero.</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$0E03</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Transmission not in Park or Neutral.</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$5003</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Ignition voltage out of range.</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bl>
    <w:p w:rsidR="00FF4F2F" w:rsidRDefault="00FF4F2F"/>
    <w:p w:rsidR="00FF4F2F" w:rsidRDefault="00FF4F2F">
      <w:pPr>
        <w:pStyle w:val="Heading3"/>
      </w:pPr>
      <w:bookmarkStart w:id="1307" w:name="_Toc276633121"/>
      <w:r>
        <w:t>AIRR – Secondary Air Injection Reaction System Device Control</w:t>
      </w:r>
      <w:bookmarkEnd w:id="1307"/>
    </w:p>
    <w:p w:rsidR="00FF4F2F" w:rsidRDefault="00FF4F2F"/>
    <w:p w:rsidR="00FF4F2F" w:rsidRDefault="00FF4F2F">
      <w:r>
        <w:t>This device control is used to either turn the AIR Pump and/or AIR Valve on or off.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System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Valve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Air Injection Reaction System Enable is True)</w:t>
      </w:r>
    </w:p>
    <w:p w:rsidR="00FF4F2F" w:rsidRDefault="00FF4F2F">
      <w:pPr>
        <w:ind w:firstLine="360"/>
      </w:pPr>
      <w:r>
        <w:t>If  (Secondary Air Injection Reaction Pump On is True OR Secondary Air Injection Reaction Valve On is True)</w:t>
      </w:r>
    </w:p>
    <w:p w:rsidR="00FF4F2F" w:rsidRDefault="00FF4F2F">
      <w:pPr>
        <w:ind w:left="720"/>
      </w:pPr>
      <w:r>
        <w:t>If (any of the device control limits in the table below are exceeded)</w:t>
      </w:r>
    </w:p>
    <w:p w:rsidR="00FF4F2F" w:rsidRDefault="00FF4F2F">
      <w:pPr>
        <w:pStyle w:val="BodyTextIndent2"/>
      </w:pPr>
      <w:r>
        <w:t>Report the appropriate device control limit exceeded return code to the tester.</w:t>
      </w:r>
    </w:p>
    <w:p w:rsidR="00FF4F2F" w:rsidRDefault="00FF4F2F">
      <w:pPr>
        <w:ind w:left="1080"/>
      </w:pPr>
      <w:r>
        <w:t>Return to normal control.</w:t>
      </w:r>
    </w:p>
    <w:p w:rsidR="00FF4F2F" w:rsidRDefault="00FF4F2F">
      <w:pPr>
        <w:ind w:left="360" w:firstLine="360"/>
      </w:pPr>
      <w:r>
        <w:t>Else</w:t>
      </w:r>
    </w:p>
    <w:p w:rsidR="00FF4F2F" w:rsidRDefault="00FF4F2F">
      <w:pPr>
        <w:pStyle w:val="BodyTextIndent2"/>
      </w:pPr>
      <w:r>
        <w:t>The AIR Pump and Valve shall be commanded to the states requested by Secondary Air Injection Reaction Pump On and Secondary Air Injection Reaction Valve On</w:t>
      </w:r>
    </w:p>
    <w:p w:rsidR="00FF4F2F" w:rsidRDefault="00FF4F2F">
      <w:pPr>
        <w:ind w:left="360" w:firstLine="360"/>
      </w:pPr>
      <w:r>
        <w:t>Endif</w:t>
      </w:r>
    </w:p>
    <w:p w:rsidR="00FF4F2F" w:rsidRDefault="00FF4F2F">
      <w:pPr>
        <w:ind w:firstLine="360"/>
      </w:pPr>
      <w:r>
        <w:t>Else</w:t>
      </w:r>
    </w:p>
    <w:p w:rsidR="00FF4F2F" w:rsidRDefault="00FF4F2F">
      <w:pPr>
        <w:ind w:left="720"/>
      </w:pPr>
      <w:r>
        <w:t>Secondary Air Injection Reaction Pump On is False AND Secondary Air Injection Reaction Valve On is False  (The AIR Pump and Valve shall be commanded off)</w:t>
      </w:r>
    </w:p>
    <w:p w:rsidR="00FF4F2F" w:rsidRDefault="00FF4F2F">
      <w:pPr>
        <w:ind w:left="360"/>
      </w:pPr>
      <w:r>
        <w:t>Endif</w:t>
      </w:r>
    </w:p>
    <w:p w:rsidR="00FF4F2F" w:rsidRDefault="00FF4F2F">
      <w:r>
        <w:t>Else</w:t>
      </w:r>
    </w:p>
    <w:p w:rsidR="00FF4F2F" w:rsidRDefault="00FF4F2F">
      <w:pPr>
        <w:ind w:firstLine="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bottom w:val="nil"/>
            </w:tcBorders>
          </w:tcPr>
          <w:p w:rsidR="00FF4F2F" w:rsidRDefault="00FF4F2F">
            <w:pPr>
              <w:jc w:val="right"/>
              <w:rPr>
                <w:rFonts w:ascii="Arial" w:hAnsi="Arial"/>
                <w:sz w:val="16"/>
              </w:rPr>
            </w:pPr>
            <w:r>
              <w:rPr>
                <w:rFonts w:ascii="Arial" w:hAnsi="Arial"/>
                <w:sz w:val="16"/>
              </w:rPr>
              <w:t>$0001</w:t>
            </w:r>
          </w:p>
        </w:tc>
        <w:tc>
          <w:tcPr>
            <w:tcW w:w="6768" w:type="dxa"/>
            <w:tcBorders>
              <w:top w:val="nil"/>
              <w:bottom w:val="nil"/>
            </w:tcBorders>
          </w:tcPr>
          <w:p w:rsidR="00FF4F2F" w:rsidRDefault="00FF4F2F">
            <w:pPr>
              <w:rPr>
                <w:rFonts w:ascii="Arial" w:hAnsi="Arial"/>
                <w:sz w:val="16"/>
              </w:rPr>
            </w:pPr>
            <w:r>
              <w:rPr>
                <w:rFonts w:ascii="Arial" w:hAnsi="Arial"/>
                <w:sz w:val="16"/>
              </w:rPr>
              <w:t>Generic Device Control Timer (30 second enable, 60 second disable)</w:t>
            </w:r>
          </w:p>
        </w:tc>
        <w:tc>
          <w:tcPr>
            <w:tcW w:w="864" w:type="dxa"/>
            <w:tcBorders>
              <w:top w:val="nil"/>
              <w:bottom w:val="nil"/>
            </w:tcBorders>
          </w:tcPr>
          <w:p w:rsidR="00FF4F2F" w:rsidRDefault="00FF4F2F">
            <w:pPr>
              <w:jc w:val="center"/>
              <w:rPr>
                <w:rFonts w:ascii="Arial" w:hAnsi="Arial"/>
                <w:sz w:val="16"/>
              </w:rPr>
            </w:pPr>
            <w:r>
              <w:rPr>
                <w:rFonts w:ascii="Arial" w:hAnsi="Arial"/>
                <w:sz w:val="16"/>
              </w:rPr>
              <w:t>Y</w:t>
            </w:r>
          </w:p>
        </w:tc>
        <w:tc>
          <w:tcPr>
            <w:tcW w:w="864" w:type="dxa"/>
            <w:tcBorders>
              <w:top w:val="nil"/>
              <w:bottom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cs="Arial"/>
                <w:sz w:val="16"/>
              </w:rPr>
              <w:t>$1103</w:t>
            </w:r>
          </w:p>
        </w:tc>
        <w:tc>
          <w:tcPr>
            <w:tcW w:w="6768" w:type="dxa"/>
            <w:tcBorders>
              <w:top w:val="nil"/>
            </w:tcBorders>
          </w:tcPr>
          <w:p w:rsidR="00FF4F2F" w:rsidRDefault="00FF4F2F">
            <w:pPr>
              <w:rPr>
                <w:rFonts w:ascii="Arial" w:hAnsi="Arial"/>
                <w:sz w:val="16"/>
              </w:rPr>
            </w:pPr>
            <w:r>
              <w:rPr>
                <w:rFonts w:ascii="Arial" w:hAnsi="Arial" w:cs="Arial"/>
                <w:sz w:val="16"/>
              </w:rPr>
              <w:t>Engine coolant temperature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08" w:name="_Toc276633122"/>
      <w:r>
        <w:t>EGRR – Exhaust Gas Recirculation Device Control</w:t>
      </w:r>
      <w:bookmarkEnd w:id="1308"/>
    </w:p>
    <w:p w:rsidR="00FF4F2F" w:rsidRDefault="00FF4F2F"/>
    <w:p w:rsidR="00FF4F2F" w:rsidRDefault="00FF4F2F">
      <w:r>
        <w:t>This device control is used to verify functionality of the Exhaust Gas Recirculation (EGR) system by allowing the Exhaust Gas Recirculation output to be commanded to a specific lift.  The software calculated pintle lift should be available to be monitored via a parameter identifier as feedback for the device control override.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lastRenderedPageBreak/>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Gas Recirculation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Gas Recirculation Pintle Lift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(Exhaust Gas Recirculation Enable is True)</w:t>
      </w:r>
    </w:p>
    <w:p w:rsidR="00FF4F2F" w:rsidRDefault="00FF4F2F">
      <w:pPr>
        <w:ind w:firstLine="360"/>
      </w:pPr>
      <w:r>
        <w:t>If  (the engine is not running)</w:t>
      </w:r>
    </w:p>
    <w:p w:rsidR="00FF4F2F" w:rsidRDefault="00FF4F2F">
      <w:pPr>
        <w:ind w:left="360" w:firstLine="360"/>
      </w:pPr>
      <w:r>
        <w:t>The pintle lift shall be commanded to the requested pintle lift in Exhaust Gas Recirculation Pintle Lift</w:t>
      </w:r>
    </w:p>
    <w:p w:rsidR="00FF4F2F" w:rsidRDefault="00FF4F2F">
      <w:pPr>
        <w:ind w:firstLine="360"/>
      </w:pPr>
      <w:r>
        <w:t>Else</w:t>
      </w:r>
    </w:p>
    <w:p w:rsidR="00FF4F2F" w:rsidRDefault="00FF4F2F">
      <w:pPr>
        <w:ind w:left="720"/>
      </w:pPr>
      <w:r>
        <w:t>If (any of the device control limits in the table below are exceeded)</w:t>
      </w:r>
    </w:p>
    <w:p w:rsidR="00FF4F2F" w:rsidRDefault="00FF4F2F">
      <w:pPr>
        <w:pStyle w:val="BodyTextIndent2"/>
      </w:pPr>
      <w:r>
        <w:t>Report the appropriate device control limit exceeded return code to the tester.</w:t>
      </w:r>
    </w:p>
    <w:p w:rsidR="00FF4F2F" w:rsidRDefault="00FF4F2F">
      <w:pPr>
        <w:ind w:left="1080"/>
      </w:pPr>
      <w:r>
        <w:t>Return to normal control.</w:t>
      </w:r>
    </w:p>
    <w:p w:rsidR="00FF4F2F" w:rsidRDefault="00FF4F2F">
      <w:pPr>
        <w:ind w:left="360" w:firstLine="360"/>
      </w:pPr>
      <w:r>
        <w:t>Else</w:t>
      </w:r>
    </w:p>
    <w:p w:rsidR="00FF4F2F" w:rsidRDefault="00FF4F2F">
      <w:pPr>
        <w:ind w:left="720" w:firstLine="360"/>
      </w:pPr>
      <w:r>
        <w:t>The pintle lift shall be commanded to the requested pintle lift in Exhaust Gas Recirculation Pintle Lift</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firstLine="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09" w:name="_Toc276633123"/>
      <w:r>
        <w:t xml:space="preserve">CATR – </w:t>
      </w:r>
      <w:smartTag w:uri="urn:schemas-microsoft-com:office:smarttags" w:element="place">
        <w:smartTag w:uri="urn:schemas-microsoft-com:office:smarttags" w:element="PlaceName">
          <w:r>
            <w:t>Catalyst</w:t>
          </w:r>
        </w:smartTag>
        <w:r>
          <w:t xml:space="preserve"> </w:t>
        </w:r>
        <w:smartTag w:uri="urn:schemas-microsoft-com:office:smarttags" w:element="PlaceName">
          <w:r>
            <w:t>Diagnostic</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Trigger Device Control</w:t>
      </w:r>
      <w:bookmarkEnd w:id="1309"/>
    </w:p>
    <w:p w:rsidR="00FF4F2F" w:rsidRDefault="00FF4F2F"/>
    <w:p w:rsidR="00FF4F2F" w:rsidRDefault="00FF4F2F">
      <w:r>
        <w:t>This device control is used to activate the catalyst diagnostic service bay test.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(Catalyst diagnostic service bay test trigger is True)</w:t>
      </w:r>
    </w:p>
    <w:p w:rsidR="00FF4F2F" w:rsidRDefault="00FF4F2F">
      <w:pPr>
        <w:ind w:left="360"/>
      </w:pPr>
      <w:r>
        <w:t>If (Catalyst diagnostic service bay test is complete)</w:t>
      </w:r>
    </w:p>
    <w:p w:rsidR="00FF4F2F" w:rsidRDefault="00FF4F2F">
      <w:pPr>
        <w:ind w:left="720"/>
      </w:pPr>
      <w:r>
        <w:t>Return to normal control.</w:t>
      </w:r>
    </w:p>
    <w:p w:rsidR="00FF4F2F" w:rsidRDefault="00FF4F2F">
      <w:pPr>
        <w:ind w:left="360"/>
      </w:pPr>
      <w:r>
        <w:t>Else</w:t>
      </w:r>
    </w:p>
    <w:p w:rsidR="00FF4F2F" w:rsidRDefault="00FF4F2F">
      <w:pPr>
        <w:ind w:left="720"/>
      </w:pPr>
      <w:r>
        <w:t>Catalyst diagnostic service bay test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2"/>
      </w:pPr>
      <w:bookmarkStart w:id="1310" w:name="_Toc276633124"/>
      <w:r>
        <w:t>CPID $1D</w:t>
      </w:r>
      <w:bookmarkEnd w:id="13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$1D</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Exhaust Cam Phase Bank 1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Exhaust Cam Phase Bank 2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Intake Cam Phase Bank 1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Intake Cam Phase Bank 2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Cam Phase Angle Bank 1</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Cam Phase Angle Bank 2</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Intake Cam Phase Angle Bank 1</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Intake Cam Phase Angle Bank 2</w:t>
            </w:r>
          </w:p>
        </w:tc>
      </w:tr>
    </w:tbl>
    <w:p w:rsidR="00FF4F2F" w:rsidRDefault="00FF4F2F"/>
    <w:p w:rsidR="00FF4F2F" w:rsidRDefault="00FF4F2F">
      <w:pPr>
        <w:keepNext w:val="0"/>
        <w:keepLines w:val="0"/>
      </w:pPr>
    </w:p>
    <w:p w:rsidR="00FF4F2F" w:rsidRDefault="00FF4F2F">
      <w:pPr>
        <w:pStyle w:val="Heading3"/>
      </w:pPr>
      <w:bookmarkStart w:id="1311" w:name="_Toc276633125"/>
      <w:r>
        <w:lastRenderedPageBreak/>
        <w:t xml:space="preserve">PHSR – Exhaust and Intake </w:t>
      </w:r>
      <w:smartTag w:uri="urn:schemas-microsoft-com:office:smarttags" w:element="place">
        <w:r>
          <w:t>Cam</w:t>
        </w:r>
      </w:smartTag>
      <w:r>
        <w:t xml:space="preserve"> Phase Device Controls</w:t>
      </w:r>
      <w:bookmarkEnd w:id="1311"/>
    </w:p>
    <w:p w:rsidR="00FF4F2F" w:rsidRDefault="00FF4F2F"/>
    <w:p w:rsidR="00FF4F2F" w:rsidRDefault="00FF4F2F">
      <w:r>
        <w:t>These device controls are used to override the states of the exhaust and intake cam phase outputs for banks 1 and 2.  The commanded camshaft positions are expressed in terms of degrees of camshaft rotation (retard for exhaust camshafts, advance for intake camshafts) from the park position (a camshaft position of zero represents the park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Angle Bank 1</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Angle Bank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Angle Bank 1</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Angle Bank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 xml:space="preserve">If (Exhaust/Intake Cam Phase Bank </w:t>
      </w:r>
      <w:r>
        <w:rPr>
          <w:i/>
        </w:rPr>
        <w:t>N</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exhaust/intake cam phase output for bank </w:t>
      </w:r>
      <w:r>
        <w:rPr>
          <w:i/>
        </w:rPr>
        <w:t>N</w:t>
      </w:r>
      <w:r>
        <w:t xml:space="preserve"> shall be commanded to the value requested in Exhaust/Intake Cam Phase Angle Bank </w:t>
      </w:r>
      <w:r>
        <w:rPr>
          <w:i/>
        </w:rPr>
        <w:t>N</w:t>
      </w:r>
      <w:r>
        <w:t>.</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Device control timer time-out active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(vehicle not equipped with camshaft position actuators).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$0009</w:t>
            </w:r>
          </w:p>
        </w:tc>
        <w:tc>
          <w:tcPr>
            <w:tcW w:w="6768" w:type="dxa"/>
            <w:tcBorders>
              <w:top w:val="nil"/>
            </w:tcBorders>
          </w:tcPr>
          <w:p w:rsidR="00FF4F2F" w:rsidRDefault="00FF4F2F">
            <w:pPr>
              <w:rPr>
                <w:rFonts w:ascii="Arial" w:hAnsi="Arial"/>
                <w:sz w:val="16"/>
              </w:rPr>
            </w:pPr>
            <w:r>
              <w:rPr>
                <w:rFonts w:ascii="Arial" w:hAnsi="Arial"/>
                <w:sz w:val="16"/>
              </w:rPr>
              <w:t>Commanded camshaft position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$0010</w:t>
            </w:r>
          </w:p>
        </w:tc>
        <w:tc>
          <w:tcPr>
            <w:tcW w:w="6768" w:type="dxa"/>
            <w:tcBorders>
              <w:top w:val="nil"/>
            </w:tcBorders>
          </w:tcPr>
          <w:p w:rsidR="00FF4F2F" w:rsidRDefault="00FF4F2F">
            <w:pPr>
              <w:rPr>
                <w:rFonts w:ascii="Arial" w:hAnsi="Arial"/>
                <w:sz w:val="16"/>
              </w:rPr>
            </w:pPr>
            <w:r>
              <w:rPr>
                <w:rFonts w:ascii="Arial" w:hAnsi="Arial"/>
                <w:sz w:val="16"/>
              </w:rPr>
              <w:t>Engine speed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$0308</w:t>
            </w:r>
          </w:p>
        </w:tc>
        <w:tc>
          <w:tcPr>
            <w:tcW w:w="6768" w:type="dxa"/>
            <w:tcBorders>
              <w:top w:val="nil"/>
            </w:tcBorders>
          </w:tcPr>
          <w:p w:rsidR="00FF4F2F" w:rsidRDefault="00FF4F2F">
            <w:pPr>
              <w:rPr>
                <w:rFonts w:ascii="Arial" w:hAnsi="Arial"/>
                <w:sz w:val="16"/>
              </w:rPr>
            </w:pPr>
            <w:r>
              <w:rPr>
                <w:rFonts w:ascii="Arial" w:hAnsi="Arial"/>
                <w:sz w:val="16"/>
              </w:rPr>
              <w:t>Fault active (engine position sensing system fault or camshaft position to crankshaft position correlation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$030C</w:t>
            </w:r>
          </w:p>
        </w:tc>
        <w:tc>
          <w:tcPr>
            <w:tcW w:w="6768" w:type="dxa"/>
            <w:tcBorders>
              <w:top w:val="nil"/>
            </w:tcBorders>
          </w:tcPr>
          <w:p w:rsidR="00FF4F2F" w:rsidRDefault="00FF4F2F">
            <w:pPr>
              <w:rPr>
                <w:rFonts w:ascii="Arial" w:hAnsi="Arial"/>
                <w:sz w:val="16"/>
              </w:rPr>
            </w:pPr>
            <w:r>
              <w:rPr>
                <w:rFonts w:ascii="Arial" w:hAnsi="Arial"/>
                <w:sz w:val="16"/>
              </w:rPr>
              <w:t>Engine oil temperature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12" w:name="_Toc276633126"/>
      <w:r>
        <w:t>CPID $1E</w:t>
      </w:r>
      <w:bookmarkEnd w:id="13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1 Sensor 1 Enable</w:t>
            </w:r>
          </w:p>
        </w:tc>
        <w:tc>
          <w:tcPr>
            <w:tcW w:w="1080" w:type="dxa"/>
            <w:tcBorders>
              <w:top w:val="single" w:sz="12" w:space="0" w:color="auto"/>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2 Sensor 1 Enable</w:t>
            </w:r>
          </w:p>
        </w:tc>
        <w:tc>
          <w:tcPr>
            <w:tcW w:w="1080" w:type="dxa"/>
            <w:tcBorders>
              <w:top w:val="single" w:sz="12" w:space="0" w:color="auto"/>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1 Sensor 2 Enable</w:t>
            </w:r>
          </w:p>
        </w:tc>
        <w:tc>
          <w:tcPr>
            <w:tcW w:w="1080" w:type="dxa"/>
            <w:tcBorders>
              <w:top w:val="single" w:sz="12" w:space="0" w:color="auto"/>
            </w:tcBorders>
          </w:tcPr>
          <w:p w:rsidR="00FF4F2F" w:rsidRPr="00287CCB" w:rsidRDefault="00FF4F2F">
            <w:pPr>
              <w:pStyle w:val="FootnoteText"/>
              <w:jc w:val="center"/>
              <w:rPr>
                <w:rFonts w:ascii="Arial" w:hAnsi="Arial"/>
                <w:lang w:val="de-DE"/>
              </w:rPr>
            </w:pPr>
            <w:r w:rsidRPr="00287CCB">
              <w:rPr>
                <w:rFonts w:ascii="Arial" w:hAnsi="Arial"/>
                <w:lang w:val="de-DE"/>
              </w:rPr>
              <w:t>Oxygen Sensor Heater Bank 2 Sensor 2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Oxygen Sensor Heater Resistance Reset Trigger</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1 Sensor 1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2 Sensor 1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1 Sensor 2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2 Sensor 2 Duty Cycle</w:t>
            </w:r>
          </w:p>
        </w:tc>
      </w:tr>
    </w:tbl>
    <w:p w:rsidR="00FF4F2F" w:rsidRDefault="00FF4F2F"/>
    <w:p w:rsidR="00FF4F2F" w:rsidRDefault="00FF4F2F">
      <w:pPr>
        <w:pStyle w:val="Heading3"/>
      </w:pPr>
      <w:bookmarkStart w:id="1313" w:name="_Toc15697875"/>
      <w:bookmarkStart w:id="1314" w:name="_Toc276633127"/>
      <w:r>
        <w:t>OXYR – Oxygen Sensor Heater Resistance Reset Trigger Device Control</w:t>
      </w:r>
      <w:bookmarkEnd w:id="1314"/>
    </w:p>
    <w:p w:rsidR="00FF4F2F" w:rsidRDefault="00FF4F2F"/>
    <w:p w:rsidR="00FF4F2F" w:rsidRDefault="00FF4F2F">
      <w:r>
        <w:t>This device control is used to trigger the reset of the learned resistances for the oxygen sensor heaters following a replacement in service.  The learned resistances are reset to a calibration used to prevent overheating of the sensors until more accurate resistances may be learned following an extended engine off time (typically 12 or more hours).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Resistance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(Oxygen Sensor Heater Resistance Reset Trigger is True)</w:t>
      </w:r>
    </w:p>
    <w:p w:rsidR="00FF4F2F" w:rsidRDefault="00FF4F2F">
      <w:pPr>
        <w:ind w:left="360"/>
      </w:pPr>
      <w:r>
        <w:t>The reset of the learned resistances for all oxygen sensor heaters shall be triggered.</w:t>
      </w:r>
    </w:p>
    <w:p w:rsidR="00FF4F2F" w:rsidRDefault="00FF4F2F">
      <w:r>
        <w:t>EndIf</w:t>
      </w:r>
    </w:p>
    <w:bookmarkEnd w:id="1313"/>
    <w:p w:rsidR="00FF4F2F" w:rsidRDefault="00FF4F2F"/>
    <w:p w:rsidR="00FF4F2F" w:rsidRDefault="00FF4F2F">
      <w:pPr>
        <w:pStyle w:val="Heading3"/>
      </w:pPr>
      <w:bookmarkStart w:id="1315" w:name="_Toc276633128"/>
      <w:r>
        <w:t>OXYR – Oxygen Sensor Heaters Device Control</w:t>
      </w:r>
      <w:bookmarkEnd w:id="1315"/>
    </w:p>
    <w:p w:rsidR="00FF4F2F" w:rsidRDefault="00FF4F2F"/>
    <w:p w:rsidR="00FF4F2F" w:rsidRDefault="00FF4F2F">
      <w:r>
        <w:t>This device control is used to override the duty cycle of the oxygen sensor heaters.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1 Sensor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1 Sensor 1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2 Sensor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2 Sensor 1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1 Sensor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1 Sensor 2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2 Sensor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pStyle w:val="FootnoteText"/>
              <w:rPr>
                <w:rFonts w:ascii="Arial" w:hAnsi="Arial"/>
              </w:rPr>
            </w:pPr>
            <w:r>
              <w:rPr>
                <w:rFonts w:ascii="Arial" w:hAnsi="Arial"/>
              </w:rPr>
              <w:t>Oxygen Sensor Heater Bank 2 Sensor 2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pPr>
        <w:pStyle w:val="Heading4"/>
      </w:pPr>
      <w:bookmarkStart w:id="1316" w:name="_Toc276633129"/>
      <w:r>
        <w:t>Oxygen Sensor Heater Device Control with Engine Not Running</w:t>
      </w:r>
      <w:bookmarkEnd w:id="1316"/>
    </w:p>
    <w:p w:rsidR="00FF4F2F" w:rsidRDefault="00FF4F2F"/>
    <w:p w:rsidR="00FF4F2F" w:rsidRDefault="00FF4F2F">
      <w:r>
        <w:t>With the engine off, this device control is intended to be used as a discrete control for circuit diagnosis. With the engine off, none of the oxygen sensor heaters can be commanded on for more than 3.0 seconds, after which the selected oxygen sensor heater must be disabled for a limited duration (typically 60 seconds) before it may be enabled again.  Device control limit exceeded return code $0008 is reported when the device control is first disabled and if requests to enable the device control occur during the limited duration that it is disabled.</w:t>
      </w:r>
    </w:p>
    <w:p w:rsidR="00FF4F2F" w:rsidRDefault="00FF4F2F"/>
    <w:p w:rsidR="00FF4F2F" w:rsidRDefault="00FF4F2F">
      <w:r>
        <w:br w:type="page"/>
      </w:r>
      <w:r>
        <w:lastRenderedPageBreak/>
        <w:t xml:space="preserve">For all applicable oxygen sensor heaters: </w:t>
      </w:r>
    </w:p>
    <w:p w:rsidR="00FF4F2F" w:rsidRDefault="00FF4F2F"/>
    <w:p w:rsidR="00FF4F2F" w:rsidRDefault="00FF4F2F">
      <w:r>
        <w:t xml:space="preserve">If (Oxygen Sensor Heater Bank </w:t>
      </w:r>
      <w:r>
        <w:rPr>
          <w:i/>
        </w:rPr>
        <w:t>N</w:t>
      </w:r>
      <w:r>
        <w:t xml:space="preserve"> Sensor </w:t>
      </w:r>
      <w:r>
        <w:rPr>
          <w:i/>
        </w:rPr>
        <w:t>Y</w:t>
      </w:r>
      <w:r>
        <w:t xml:space="preserve"> Enable is True)</w:t>
      </w:r>
    </w:p>
    <w:p w:rsidR="00FF4F2F" w:rsidRDefault="00FF4F2F">
      <w:pPr>
        <w:ind w:firstLine="360"/>
      </w:pPr>
      <w:r>
        <w:t>If   (the engine is running)</w:t>
      </w:r>
    </w:p>
    <w:p w:rsidR="00FF4F2F" w:rsidRDefault="00FF4F2F">
      <w:pPr>
        <w:ind w:left="720"/>
      </w:pPr>
      <w:r>
        <w:t>Manage the request to control the Oxygen Sensor Heaters as described in Oxygen Sensor Heater Device Control with Engine Running Below</w:t>
      </w:r>
    </w:p>
    <w:p w:rsidR="00FF4F2F" w:rsidRDefault="00FF4F2F">
      <w:pPr>
        <w:ind w:firstLine="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 xml:space="preserve">The oxygen sensor heater output for bank </w:t>
      </w:r>
      <w:r>
        <w:rPr>
          <w:i/>
        </w:rPr>
        <w:t>N</w:t>
      </w:r>
      <w:r>
        <w:t xml:space="preserve"> sensor </w:t>
      </w:r>
      <w:r>
        <w:rPr>
          <w:i/>
        </w:rPr>
        <w:t>Y</w:t>
      </w:r>
      <w:r>
        <w:t xml:space="preserve"> shall be commanded to the value requested in Oxygen Sensor Heater Bank </w:t>
      </w:r>
      <w:r>
        <w:rPr>
          <w:i/>
        </w:rPr>
        <w:t>N</w:t>
      </w:r>
      <w:r>
        <w:t xml:space="preserve"> Sensor </w:t>
      </w:r>
      <w:r>
        <w:rPr>
          <w:i/>
        </w:rPr>
        <w:t>Y</w:t>
      </w:r>
      <w:r>
        <w:t xml:space="preserve"> Duty Cycle. (Typical values will be 100% for on and 0% for off)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$0307</w:t>
            </w:r>
          </w:p>
        </w:tc>
        <w:tc>
          <w:tcPr>
            <w:tcW w:w="6768" w:type="dxa"/>
            <w:tcBorders>
              <w:top w:val="nil"/>
            </w:tcBorders>
          </w:tcPr>
          <w:p w:rsidR="00FF4F2F" w:rsidRDefault="00FF4F2F">
            <w:pPr>
              <w:rPr>
                <w:rFonts w:ascii="Arial" w:hAnsi="Arial"/>
                <w:sz w:val="16"/>
              </w:rPr>
            </w:pPr>
            <w:r>
              <w:rPr>
                <w:rFonts w:ascii="Arial" w:hAnsi="Arial"/>
                <w:sz w:val="16"/>
              </w:rPr>
              <w:t>Intake Air Temperature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$1805</w:t>
            </w:r>
          </w:p>
        </w:tc>
        <w:tc>
          <w:tcPr>
            <w:tcW w:w="6768" w:type="dxa"/>
            <w:tcBorders>
              <w:top w:val="nil"/>
            </w:tcBorders>
          </w:tcPr>
          <w:p w:rsidR="00FF4F2F" w:rsidRDefault="00FF4F2F">
            <w:pPr>
              <w:rPr>
                <w:rFonts w:ascii="Arial" w:hAnsi="Arial"/>
                <w:sz w:val="16"/>
              </w:rPr>
            </w:pPr>
            <w:r>
              <w:rPr>
                <w:rFonts w:ascii="Arial" w:hAnsi="Arial"/>
                <w:sz w:val="16"/>
              </w:rPr>
              <w:t>Ignition Voltage too high during O2 Heater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 Please Wait. - The selected oxygen sensor heater must not be commanded on (Duty Cycle &gt; 0.0) continuously for more than 3.0 seconds with 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4"/>
      </w:pPr>
      <w:bookmarkStart w:id="1317" w:name="_Toc276633130"/>
      <w:r>
        <w:t>Oxygen Sensor Heater Device Control with Engine Running</w:t>
      </w:r>
      <w:bookmarkEnd w:id="1317"/>
    </w:p>
    <w:p w:rsidR="00FF4F2F" w:rsidRDefault="00FF4F2F"/>
    <w:p w:rsidR="00FF4F2F" w:rsidRDefault="00FF4F2F">
      <w:r>
        <w:t xml:space="preserve">With the engine running, this device control is used to operate the oxygen sensor heaters at the various duty cycles available to the engine controller. </w:t>
      </w:r>
    </w:p>
    <w:p w:rsidR="00FF4F2F" w:rsidRDefault="00FF4F2F"/>
    <w:p w:rsidR="00FF4F2F" w:rsidRDefault="00FF4F2F">
      <w:r>
        <w:t xml:space="preserve">For all applicable oxygen sensor heaters: </w:t>
      </w:r>
    </w:p>
    <w:p w:rsidR="00FF4F2F" w:rsidRDefault="00FF4F2F"/>
    <w:p w:rsidR="00FF4F2F" w:rsidRDefault="00FF4F2F">
      <w:r>
        <w:t xml:space="preserve">If (Oxygen Sensor Heater Bank </w:t>
      </w:r>
      <w:r>
        <w:rPr>
          <w:i/>
        </w:rPr>
        <w:t>N</w:t>
      </w:r>
      <w:r>
        <w:t xml:space="preserve"> Sensor </w:t>
      </w:r>
      <w:r>
        <w:rPr>
          <w:i/>
        </w:rPr>
        <w:t>Y</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oxygen sensor heater output for bank </w:t>
      </w:r>
      <w:r>
        <w:rPr>
          <w:i/>
        </w:rPr>
        <w:t>N</w:t>
      </w:r>
      <w:r>
        <w:t xml:space="preserve"> sensor </w:t>
      </w:r>
      <w:r>
        <w:rPr>
          <w:i/>
        </w:rPr>
        <w:t>Y</w:t>
      </w:r>
      <w:r>
        <w:t xml:space="preserve"> shall be commanded to the value requested in Oxygen Sensor Heater Bank </w:t>
      </w:r>
      <w:r>
        <w:rPr>
          <w:i/>
        </w:rPr>
        <w:t>N</w:t>
      </w:r>
      <w:r>
        <w:t xml:space="preserve"> Sensor </w:t>
      </w:r>
      <w:r>
        <w:rPr>
          <w:i/>
        </w:rPr>
        <w:t>Y</w:t>
      </w:r>
      <w:r>
        <w:t xml:space="preserve">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$1802</w:t>
            </w:r>
          </w:p>
        </w:tc>
        <w:tc>
          <w:tcPr>
            <w:tcW w:w="6768" w:type="dxa"/>
            <w:tcBorders>
              <w:top w:val="nil"/>
            </w:tcBorders>
          </w:tcPr>
          <w:p w:rsidR="00FF4F2F" w:rsidRDefault="00FF4F2F">
            <w:pPr>
              <w:rPr>
                <w:rFonts w:ascii="Arial" w:hAnsi="Arial"/>
                <w:sz w:val="16"/>
              </w:rPr>
            </w:pPr>
            <w:r>
              <w:rPr>
                <w:rFonts w:ascii="Arial" w:hAnsi="Arial"/>
                <w:sz w:val="16"/>
              </w:rPr>
              <w:t>O2 Heater: O2 Heaters are over temperature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$1805</w:t>
            </w:r>
          </w:p>
        </w:tc>
        <w:tc>
          <w:tcPr>
            <w:tcW w:w="6768" w:type="dxa"/>
            <w:tcBorders>
              <w:top w:val="nil"/>
            </w:tcBorders>
          </w:tcPr>
          <w:p w:rsidR="00FF4F2F" w:rsidRDefault="00FF4F2F">
            <w:pPr>
              <w:rPr>
                <w:rFonts w:ascii="Arial" w:hAnsi="Arial"/>
                <w:sz w:val="16"/>
              </w:rPr>
            </w:pPr>
            <w:r>
              <w:rPr>
                <w:rFonts w:ascii="Arial" w:hAnsi="Arial"/>
                <w:sz w:val="16"/>
              </w:rPr>
              <w:t>Ignition Voltage too high during O2 Heater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18" w:name="_Toc276633131"/>
      <w:r>
        <w:lastRenderedPageBreak/>
        <w:t>CPID $20</w:t>
      </w:r>
      <w:bookmarkEnd w:id="13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$20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Malfunction Indicator Lamp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Malfunction Indicator Lamp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Air Condi</w:t>
            </w:r>
            <w:r>
              <w:rPr>
                <w:rFonts w:ascii="Arial" w:hAnsi="Arial"/>
                <w:sz w:val="16"/>
              </w:rPr>
              <w:softHyphen/>
              <w:t>tioning Compres</w:t>
            </w:r>
            <w:r>
              <w:rPr>
                <w:rFonts w:ascii="Arial" w:hAnsi="Arial"/>
                <w:sz w:val="16"/>
              </w:rPr>
              <w:softHyphen/>
              <w:t>sor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Air Condi</w:t>
            </w:r>
            <w:r>
              <w:rPr>
                <w:rFonts w:ascii="Arial" w:hAnsi="Arial"/>
              </w:rPr>
              <w:softHyphen/>
              <w:t>tioning Compres</w:t>
            </w:r>
            <w:r>
              <w:rPr>
                <w:rFonts w:ascii="Arial" w:hAnsi="Arial"/>
              </w:rPr>
              <w:softHyphen/>
              <w:t>sor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Generator L</w:t>
            </w:r>
            <w:r>
              <w:rPr>
                <w:rFonts w:ascii="Arial" w:hAnsi="Arial"/>
                <w:sz w:val="16"/>
              </w:rPr>
              <w:noBreakHyphen/>
              <w:t>Terminal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Generator L</w:t>
            </w:r>
            <w:r>
              <w:rPr>
                <w:rFonts w:ascii="Arial" w:hAnsi="Arial"/>
                <w:sz w:val="16"/>
              </w:rPr>
              <w:noBreakHyphen/>
              <w:t>Terminal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Powertrain Relay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Powertrain Relay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r>
              <w:rPr>
                <w:rFonts w:ascii="Arial" w:hAnsi="Arial"/>
                <w:sz w:val="16"/>
              </w:rPr>
              <w:t>Cooling Fan Speed Enable</w:t>
            </w:r>
          </w:p>
        </w:tc>
        <w:tc>
          <w:tcPr>
            <w:tcW w:w="1080" w:type="dxa"/>
            <w:tcBorders>
              <w:left w:val="nil"/>
            </w:tcBorders>
          </w:tcPr>
          <w:p w:rsidR="00FF4F2F" w:rsidRDefault="00FF4F2F">
            <w:pPr>
              <w:jc w:val="center"/>
              <w:rPr>
                <w:rFonts w:ascii="Arial" w:hAnsi="Arial"/>
                <w:sz w:val="16"/>
              </w:rPr>
            </w:pPr>
            <w:r>
              <w:rPr>
                <w:rFonts w:ascii="Arial" w:hAnsi="Arial"/>
                <w:sz w:val="16"/>
              </w:rPr>
              <w:t>Class 2 Learned Source Identifiers Reset Trigger</w:t>
            </w:r>
          </w:p>
        </w:tc>
        <w:tc>
          <w:tcPr>
            <w:tcW w:w="1080" w:type="dxa"/>
            <w:tcBorders>
              <w:left w:val="nil"/>
            </w:tcBorders>
          </w:tcPr>
          <w:p w:rsidR="00FF4F2F" w:rsidRDefault="00FF4F2F">
            <w:pPr>
              <w:jc w:val="center"/>
              <w:rPr>
                <w:rFonts w:ascii="Arial" w:hAnsi="Arial"/>
                <w:sz w:val="16"/>
              </w:rPr>
            </w:pPr>
            <w:r>
              <w:rPr>
                <w:rFonts w:ascii="Arial" w:hAnsi="Arial"/>
                <w:sz w:val="16"/>
              </w:rPr>
              <w:t>Reverse Inhibit Enable</w:t>
            </w:r>
          </w:p>
        </w:tc>
        <w:tc>
          <w:tcPr>
            <w:tcW w:w="1080" w:type="dxa"/>
            <w:tcBorders>
              <w:left w:val="nil"/>
            </w:tcBorders>
          </w:tcPr>
          <w:p w:rsidR="00FF4F2F" w:rsidRDefault="00FF4F2F">
            <w:pPr>
              <w:jc w:val="center"/>
              <w:rPr>
                <w:rFonts w:ascii="Arial" w:hAnsi="Arial"/>
                <w:sz w:val="16"/>
              </w:rPr>
            </w:pPr>
            <w:r>
              <w:rPr>
                <w:rFonts w:ascii="Arial" w:hAnsi="Arial"/>
                <w:sz w:val="16"/>
              </w:rPr>
              <w:t>Reverse Inhibit On</w:t>
            </w:r>
          </w:p>
        </w:tc>
        <w:tc>
          <w:tcPr>
            <w:tcW w:w="1080" w:type="dxa"/>
            <w:tcBorders>
              <w:left w:val="nil"/>
            </w:tcBorders>
          </w:tcPr>
          <w:p w:rsidR="00FF4F2F" w:rsidRDefault="00FF4F2F">
            <w:pPr>
              <w:jc w:val="center"/>
              <w:rPr>
                <w:rFonts w:ascii="Arial" w:hAnsi="Arial"/>
                <w:sz w:val="16"/>
              </w:rPr>
            </w:pPr>
            <w:r>
              <w:rPr>
                <w:rFonts w:ascii="Arial" w:hAnsi="Arial"/>
                <w:sz w:val="16"/>
              </w:rPr>
              <w:t>Skip Shift Enable</w:t>
            </w:r>
          </w:p>
        </w:tc>
        <w:tc>
          <w:tcPr>
            <w:tcW w:w="1080" w:type="dxa"/>
            <w:tcBorders>
              <w:left w:val="nil"/>
            </w:tcBorders>
          </w:tcPr>
          <w:p w:rsidR="00FF4F2F" w:rsidRDefault="00FF4F2F">
            <w:pPr>
              <w:jc w:val="center"/>
              <w:rPr>
                <w:rFonts w:ascii="Arial" w:hAnsi="Arial"/>
                <w:sz w:val="16"/>
              </w:rPr>
            </w:pPr>
            <w:r>
              <w:rPr>
                <w:rFonts w:ascii="Arial" w:hAnsi="Arial"/>
                <w:sz w:val="16"/>
              </w:rPr>
              <w:t>Skip Shift On</w:t>
            </w:r>
          </w:p>
        </w:tc>
        <w:tc>
          <w:tcPr>
            <w:tcW w:w="1080" w:type="dxa"/>
            <w:tcBorders>
              <w:left w:val="nil"/>
            </w:tcBorders>
          </w:tcPr>
          <w:p w:rsidR="00FF4F2F" w:rsidRDefault="00FF4F2F">
            <w:pPr>
              <w:jc w:val="center"/>
              <w:rPr>
                <w:rFonts w:ascii="Arial" w:hAnsi="Arial"/>
                <w:sz w:val="16"/>
              </w:rPr>
            </w:pPr>
            <w:r>
              <w:rPr>
                <w:rFonts w:ascii="Arial" w:hAnsi="Arial"/>
                <w:sz w:val="16"/>
              </w:rPr>
              <w:t>Vehicle Lift/Dive Enable</w:t>
            </w:r>
          </w:p>
        </w:tc>
        <w:tc>
          <w:tcPr>
            <w:tcW w:w="1080" w:type="dxa"/>
            <w:tcBorders>
              <w:left w:val="nil"/>
            </w:tcBorders>
          </w:tcPr>
          <w:p w:rsidR="00FF4F2F" w:rsidRDefault="00FF4F2F">
            <w:pPr>
              <w:jc w:val="center"/>
              <w:rPr>
                <w:rFonts w:ascii="Arial" w:hAnsi="Arial"/>
                <w:sz w:val="16"/>
              </w:rPr>
            </w:pPr>
            <w:r>
              <w:rPr>
                <w:rFonts w:ascii="Arial" w:hAnsi="Arial"/>
                <w:sz w:val="16"/>
              </w:rPr>
              <w:t>Vehicle Lift/Dive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Cooling Fan Speed</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Enable</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1 On</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2 On</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3 On</w:t>
            </w:r>
          </w:p>
        </w:tc>
        <w:tc>
          <w:tcPr>
            <w:tcW w:w="1080" w:type="dxa"/>
            <w:tcBorders>
              <w:left w:val="nil"/>
            </w:tcBorders>
          </w:tcPr>
          <w:p w:rsidR="00FF4F2F" w:rsidRDefault="00FF4F2F">
            <w:pPr>
              <w:jc w:val="center"/>
              <w:rPr>
                <w:rFonts w:ascii="Arial" w:hAnsi="Arial"/>
                <w:sz w:val="16"/>
              </w:rPr>
            </w:pPr>
            <w:r>
              <w:rPr>
                <w:rFonts w:ascii="Arial" w:hAnsi="Arial"/>
                <w:sz w:val="16"/>
              </w:rPr>
              <w:t>Starter Relay Enable</w:t>
            </w:r>
          </w:p>
        </w:tc>
        <w:tc>
          <w:tcPr>
            <w:tcW w:w="1080" w:type="dxa"/>
            <w:tcBorders>
              <w:left w:val="nil"/>
            </w:tcBorders>
          </w:tcPr>
          <w:p w:rsidR="00FF4F2F" w:rsidRDefault="00FF4F2F">
            <w:pPr>
              <w:jc w:val="center"/>
              <w:rPr>
                <w:rFonts w:ascii="Arial" w:hAnsi="Arial"/>
                <w:sz w:val="16"/>
              </w:rPr>
            </w:pPr>
            <w:r>
              <w:rPr>
                <w:rFonts w:ascii="Arial" w:hAnsi="Arial"/>
                <w:sz w:val="16"/>
              </w:rPr>
              <w:t>Starter Relay On</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r>
              <w:rPr>
                <w:rFonts w:ascii="Arial" w:hAnsi="Arial"/>
                <w:sz w:val="16"/>
              </w:rPr>
              <w:t>Remote Vehicle Start Disable History Reset Trigger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Pr="00E80CF9" w:rsidRDefault="00FF4F2F">
            <w:pPr>
              <w:jc w:val="center"/>
              <w:rPr>
                <w:rFonts w:ascii="Arial" w:hAnsi="Arial"/>
                <w:sz w:val="16"/>
              </w:rPr>
            </w:pPr>
            <w:r w:rsidRPr="00E80CF9">
              <w:rPr>
                <w:rFonts w:ascii="Arial" w:hAnsi="Arial"/>
                <w:sz w:val="16"/>
              </w:rPr>
              <w:t>Clutch Pedal Fully Applied Position Learn Trigger</w:t>
            </w:r>
          </w:p>
        </w:tc>
      </w:tr>
    </w:tbl>
    <w:p w:rsidR="00FF4F2F" w:rsidRDefault="00FF4F2F"/>
    <w:p w:rsidR="00FF4F2F" w:rsidRDefault="00FF4F2F">
      <w:pPr>
        <w:pStyle w:val="Heading3"/>
      </w:pPr>
      <w:bookmarkStart w:id="1319" w:name="_Toc276633132"/>
      <w:r>
        <w:t>MTCR – Clutch Pedal Fully Applied Position Learn Trigger Device Control</w:t>
      </w:r>
      <w:bookmarkEnd w:id="1319"/>
    </w:p>
    <w:p w:rsidR="00FF4F2F" w:rsidRDefault="00FF4F2F"/>
    <w:p w:rsidR="00FF4F2F" w:rsidRDefault="00FF4F2F">
      <w:r>
        <w:t>This device control is used to trigger the procedure to learn the clutch pedal fully applied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Clutch Pedal Fully Applied Position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(Clutch Pedal Fully Applied Position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procedure to learn the clutch pedal fully applied position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Return Code</w:t>
            </w:r>
          </w:p>
        </w:tc>
        <w:tc>
          <w:tcPr>
            <w:tcW w:w="6120" w:type="dxa"/>
            <w:tcBorders>
              <w:bottom w:val="single" w:sz="12" w:space="0" w:color="000000"/>
            </w:tcBorders>
          </w:tcPr>
          <w:p w:rsidR="00FF4F2F" w:rsidRPr="00E80CF9" w:rsidRDefault="00FF4F2F">
            <w:pPr>
              <w:jc w:val="center"/>
              <w:rPr>
                <w:b/>
                <w:sz w:val="16"/>
                <w:szCs w:val="16"/>
              </w:rPr>
            </w:pPr>
            <w:r w:rsidRPr="00E80CF9">
              <w:rPr>
                <w:b/>
                <w:sz w:val="16"/>
                <w:szCs w:val="16"/>
              </w:rPr>
              <w:t>Device Control Limit Exceeded Description</w:t>
            </w:r>
          </w:p>
        </w:tc>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Active for Service</w:t>
            </w:r>
          </w:p>
        </w:tc>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Active for DVT</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$0201</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Engine speed not zero.</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N</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$0308</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Fault active.</w:t>
            </w:r>
          </w:p>
          <w:p w:rsidR="00F26143" w:rsidRDefault="00FF4F2F" w:rsidP="00F26143">
            <w:pPr>
              <w:numPr>
                <w:ilvl w:val="0"/>
                <w:numId w:val="7"/>
              </w:numPr>
              <w:rPr>
                <w:rFonts w:ascii="Arial" w:hAnsi="Arial" w:cs="Arial"/>
                <w:sz w:val="16"/>
                <w:szCs w:val="16"/>
              </w:rPr>
            </w:pPr>
            <w:r w:rsidRPr="00E80CF9">
              <w:rPr>
                <w:rFonts w:ascii="Arial" w:hAnsi="Arial" w:cs="Arial"/>
                <w:sz w:val="16"/>
                <w:szCs w:val="16"/>
              </w:rPr>
              <w:t>Clutch pedal position sensor fault active.</w:t>
            </w:r>
          </w:p>
          <w:p w:rsidR="00F26143" w:rsidRDefault="00FF4F2F" w:rsidP="00F26143">
            <w:pPr>
              <w:numPr>
                <w:ilvl w:val="0"/>
                <w:numId w:val="7"/>
              </w:numPr>
              <w:rPr>
                <w:rFonts w:ascii="Arial" w:hAnsi="Arial" w:cs="Arial"/>
                <w:sz w:val="16"/>
                <w:szCs w:val="16"/>
              </w:rPr>
            </w:pPr>
            <w:r w:rsidRPr="00E80CF9">
              <w:rPr>
                <w:rFonts w:ascii="Arial" w:hAnsi="Arial" w:cs="Arial"/>
                <w:sz w:val="16"/>
                <w:szCs w:val="16"/>
              </w:rPr>
              <w:t>Buffered 5V supply fault active.</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r>
      <w:tr w:rsidR="00E80CF9">
        <w:trPr>
          <w:cantSplit/>
          <w:jc w:val="center"/>
        </w:trPr>
        <w:tc>
          <w:tcPr>
            <w:tcW w:w="1080" w:type="dxa"/>
            <w:tcBorders>
              <w:top w:val="nil"/>
            </w:tcBorders>
          </w:tcPr>
          <w:p w:rsidR="00E80CF9" w:rsidRPr="00E80CF9" w:rsidRDefault="00E80CF9">
            <w:pPr>
              <w:jc w:val="right"/>
              <w:rPr>
                <w:rFonts w:ascii="Arial" w:hAnsi="Arial" w:cs="Arial"/>
                <w:sz w:val="16"/>
                <w:szCs w:val="16"/>
              </w:rPr>
            </w:pPr>
            <w:r w:rsidRPr="00E80CF9">
              <w:rPr>
                <w:rFonts w:ascii="Arial" w:hAnsi="Arial" w:cs="Arial"/>
                <w:sz w:val="16"/>
                <w:szCs w:val="16"/>
              </w:rPr>
              <w:t>$0309</w:t>
            </w:r>
          </w:p>
        </w:tc>
        <w:tc>
          <w:tcPr>
            <w:tcW w:w="6120" w:type="dxa"/>
            <w:tcBorders>
              <w:top w:val="nil"/>
            </w:tcBorders>
          </w:tcPr>
          <w:p w:rsidR="00E80CF9" w:rsidRPr="00E80CF9" w:rsidRDefault="00E80CF9">
            <w:pPr>
              <w:rPr>
                <w:rFonts w:ascii="Arial" w:hAnsi="Arial" w:cs="Arial"/>
                <w:sz w:val="16"/>
                <w:szCs w:val="16"/>
              </w:rPr>
            </w:pPr>
            <w:r w:rsidRPr="00E80CF9">
              <w:rPr>
                <w:rFonts w:ascii="Arial" w:hAnsi="Arial" w:cs="Arial"/>
                <w:sz w:val="16"/>
                <w:szCs w:val="16"/>
              </w:rPr>
              <w:t>Learn procedure already performed this key cycle.</w:t>
            </w:r>
          </w:p>
        </w:tc>
        <w:tc>
          <w:tcPr>
            <w:tcW w:w="1080" w:type="dxa"/>
            <w:tcBorders>
              <w:top w:val="nil"/>
            </w:tcBorders>
          </w:tcPr>
          <w:p w:rsidR="00E80CF9" w:rsidRPr="00E80CF9" w:rsidRDefault="00E80CF9">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E80CF9" w:rsidRPr="00E80CF9" w:rsidRDefault="00E80CF9">
            <w:pPr>
              <w:jc w:val="center"/>
              <w:rPr>
                <w:rFonts w:ascii="Arial" w:hAnsi="Arial" w:cs="Arial"/>
                <w:sz w:val="16"/>
                <w:szCs w:val="16"/>
              </w:rPr>
            </w:pPr>
            <w:r w:rsidRPr="00E80CF9">
              <w:rPr>
                <w:rFonts w:ascii="Arial" w:hAnsi="Arial" w:cs="Arial"/>
                <w:sz w:val="16"/>
                <w:szCs w:val="16"/>
              </w:rPr>
              <w:t>N</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$0401</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Vehicle speed not zero.</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N</w:t>
            </w:r>
          </w:p>
        </w:tc>
      </w:tr>
    </w:tbl>
    <w:p w:rsidR="00FF4F2F" w:rsidRDefault="00FF4F2F"/>
    <w:p w:rsidR="00FF4F2F" w:rsidRDefault="00FF4F2F">
      <w:pPr>
        <w:pStyle w:val="Heading3"/>
      </w:pPr>
      <w:bookmarkStart w:id="1320" w:name="_Toc276633133"/>
      <w:r>
        <w:lastRenderedPageBreak/>
        <w:t>ACCR – Air Conditioning Compressor Device Control</w:t>
      </w:r>
      <w:bookmarkEnd w:id="1320"/>
    </w:p>
    <w:p w:rsidR="00FF4F2F" w:rsidRDefault="00FF4F2F"/>
    <w:p w:rsidR="00FF4F2F" w:rsidRDefault="00FF4F2F">
      <w:r>
        <w:t>This device control is used to override the state of the air conditioning compressor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Air Conditioning Compressor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Air Conditioning Compressor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(Air Conditioning Compressor Enable is True)</w:t>
      </w:r>
    </w:p>
    <w:p w:rsidR="00FF4F2F" w:rsidRDefault="00FF4F2F">
      <w:pPr>
        <w:ind w:left="360"/>
      </w:pPr>
      <w:r>
        <w:t>If (Air Conditioning Compressor On is False)</w:t>
      </w:r>
    </w:p>
    <w:p w:rsidR="00FF4F2F" w:rsidRDefault="00FF4F2F">
      <w:pPr>
        <w:ind w:left="720"/>
      </w:pPr>
      <w:r>
        <w:t>The air conditioning compressor output shall be commanded off.</w:t>
      </w:r>
    </w:p>
    <w:p w:rsidR="00FF4F2F" w:rsidRDefault="00FF4F2F">
      <w:pPr>
        <w:ind w:left="360"/>
      </w:pPr>
      <w:r>
        <w:t>Else</w:t>
      </w:r>
    </w:p>
    <w:p w:rsidR="00FF4F2F" w:rsidRDefault="00FF4F2F">
      <w:pPr>
        <w:ind w:left="720"/>
      </w:pPr>
      <w:r>
        <w:t>If (the engine is not running)</w:t>
      </w:r>
    </w:p>
    <w:p w:rsidR="00FF4F2F" w:rsidRDefault="00FF4F2F">
      <w:pPr>
        <w:ind w:left="1080"/>
      </w:pPr>
      <w:r>
        <w:t>The air conditioning compressor output shall be commanded on.</w:t>
      </w:r>
    </w:p>
    <w:p w:rsidR="00FF4F2F" w:rsidRDefault="00FF4F2F">
      <w:pPr>
        <w:ind w:left="720"/>
      </w:pPr>
      <w:r>
        <w:t>Else</w:t>
      </w:r>
    </w:p>
    <w:p w:rsidR="00FF4F2F" w:rsidRDefault="00FF4F2F">
      <w:pPr>
        <w:ind w:left="1080"/>
      </w:pPr>
      <w:r>
        <w:t>If (the air conditioning compressor output has been commanded on for less than 5 seconds)</w:t>
      </w:r>
    </w:p>
    <w:p w:rsidR="00FF4F2F" w:rsidRDefault="00FF4F2F">
      <w:pPr>
        <w:ind w:left="1440"/>
      </w:pPr>
      <w:r>
        <w:t>If (the device control limits associated with return codes of $0A05 or $0A06 are exceeded)</w:t>
      </w:r>
    </w:p>
    <w:p w:rsidR="00FF4F2F" w:rsidRDefault="00FF4F2F">
      <w:pPr>
        <w:ind w:left="1800"/>
      </w:pPr>
      <w:r>
        <w:t>Report the appropriate device control limit exceeded return code to the tester.</w:t>
      </w:r>
    </w:p>
    <w:p w:rsidR="00FF4F2F" w:rsidRDefault="00FF4F2F">
      <w:pPr>
        <w:ind w:left="1800"/>
      </w:pPr>
      <w:r>
        <w:t>Return to normal control.</w:t>
      </w:r>
    </w:p>
    <w:p w:rsidR="00FF4F2F" w:rsidRDefault="00FF4F2F">
      <w:pPr>
        <w:ind w:left="1440"/>
      </w:pPr>
      <w:r>
        <w:t>Else</w:t>
      </w:r>
    </w:p>
    <w:p w:rsidR="00FF4F2F" w:rsidRDefault="00FF4F2F">
      <w:pPr>
        <w:ind w:left="1800"/>
      </w:pPr>
      <w:r>
        <w:t>The air conditioning compressor output shall be commanded on.</w:t>
      </w:r>
    </w:p>
    <w:p w:rsidR="00FF4F2F" w:rsidRDefault="00FF4F2F">
      <w:pPr>
        <w:ind w:left="1440"/>
      </w:pPr>
      <w:r>
        <w:t>EndIf</w:t>
      </w:r>
    </w:p>
    <w:p w:rsidR="00FF4F2F" w:rsidRDefault="00FF4F2F">
      <w:pPr>
        <w:ind w:left="1080"/>
      </w:pPr>
      <w:r>
        <w:t>Else</w:t>
      </w:r>
    </w:p>
    <w:p w:rsidR="00FF4F2F" w:rsidRDefault="00FF4F2F">
      <w:pPr>
        <w:ind w:left="1440"/>
      </w:pPr>
      <w:r>
        <w:t>If (any of the device control limits in the table below are exceeded)</w:t>
      </w:r>
    </w:p>
    <w:p w:rsidR="00FF4F2F" w:rsidRDefault="00FF4F2F">
      <w:pPr>
        <w:ind w:left="1800"/>
      </w:pPr>
      <w:r>
        <w:t>Report the appropriate device control limit exceeded return code to the tester.</w:t>
      </w:r>
    </w:p>
    <w:p w:rsidR="00FF4F2F" w:rsidRDefault="00FF4F2F">
      <w:pPr>
        <w:ind w:left="1800"/>
      </w:pPr>
      <w:r>
        <w:t>Return to normal control.</w:t>
      </w:r>
    </w:p>
    <w:p w:rsidR="00FF4F2F" w:rsidRDefault="00FF4F2F">
      <w:pPr>
        <w:ind w:left="1440"/>
      </w:pPr>
      <w:r>
        <w:t>Else</w:t>
      </w:r>
    </w:p>
    <w:p w:rsidR="00FF4F2F" w:rsidRDefault="00FF4F2F">
      <w:pPr>
        <w:ind w:left="1800"/>
      </w:pPr>
      <w:r>
        <w:t>The air conditioning compressor output shall be commanded on.</w:t>
      </w:r>
    </w:p>
    <w:p w:rsidR="00FF4F2F" w:rsidRDefault="00FF4F2F">
      <w:pPr>
        <w:ind w:left="1440"/>
      </w:pPr>
      <w:r>
        <w:t>EndIf</w:t>
      </w:r>
    </w:p>
    <w:p w:rsidR="00FF4F2F" w:rsidRDefault="00FF4F2F">
      <w:pPr>
        <w:ind w:left="1080"/>
      </w:pPr>
      <w:r>
        <w:t>EndIf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$0A03</w:t>
            </w:r>
          </w:p>
        </w:tc>
        <w:tc>
          <w:tcPr>
            <w:tcW w:w="6768" w:type="dxa"/>
            <w:tcBorders>
              <w:top w:val="nil"/>
            </w:tcBorders>
          </w:tcPr>
          <w:p w:rsidR="00FF4F2F" w:rsidRDefault="00FF4F2F">
            <w:pPr>
              <w:rPr>
                <w:rFonts w:ascii="Arial" w:hAnsi="Arial"/>
                <w:sz w:val="16"/>
              </w:rPr>
            </w:pPr>
            <w:r>
              <w:rPr>
                <w:rFonts w:ascii="Arial" w:hAnsi="Arial"/>
                <w:sz w:val="16"/>
              </w:rPr>
              <w:t>Air conditioning refrigerant high side fluid pressure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$0A04</w:t>
            </w:r>
          </w:p>
        </w:tc>
        <w:tc>
          <w:tcPr>
            <w:tcW w:w="6768" w:type="dxa"/>
            <w:tcBorders>
              <w:top w:val="nil"/>
            </w:tcBorders>
          </w:tcPr>
          <w:p w:rsidR="00FF4F2F" w:rsidRDefault="00FF4F2F">
            <w:pPr>
              <w:rPr>
                <w:rFonts w:ascii="Arial" w:hAnsi="Arial"/>
                <w:sz w:val="16"/>
              </w:rPr>
            </w:pPr>
            <w:r>
              <w:rPr>
                <w:rFonts w:ascii="Arial" w:hAnsi="Arial"/>
                <w:sz w:val="16"/>
              </w:rPr>
              <w:t>Air conditioning compressor commanded off by platform.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$0A05</w:t>
            </w:r>
          </w:p>
        </w:tc>
        <w:tc>
          <w:tcPr>
            <w:tcW w:w="6768" w:type="dxa"/>
            <w:tcBorders>
              <w:top w:val="nil"/>
            </w:tcBorders>
          </w:tcPr>
          <w:p w:rsidR="00FF4F2F" w:rsidRDefault="00FF4F2F">
            <w:pPr>
              <w:rPr>
                <w:rFonts w:ascii="Arial" w:hAnsi="Arial"/>
                <w:sz w:val="16"/>
              </w:rPr>
            </w:pPr>
            <w:r>
              <w:rPr>
                <w:rFonts w:ascii="Arial" w:hAnsi="Arial"/>
                <w:sz w:val="16"/>
              </w:rPr>
              <w:t>Engine speed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$0A06</w:t>
            </w:r>
          </w:p>
        </w:tc>
        <w:tc>
          <w:tcPr>
            <w:tcW w:w="6768" w:type="dxa"/>
            <w:tcBorders>
              <w:top w:val="nil"/>
            </w:tcBorders>
          </w:tcPr>
          <w:p w:rsidR="00FF4F2F" w:rsidRDefault="00FF4F2F">
            <w:pPr>
              <w:rPr>
                <w:rFonts w:ascii="Arial" w:hAnsi="Arial"/>
                <w:sz w:val="16"/>
              </w:rPr>
            </w:pPr>
            <w:r>
              <w:rPr>
                <w:rFonts w:ascii="Arial" w:hAnsi="Arial"/>
                <w:sz w:val="16"/>
              </w:rPr>
              <w:t>Ignition voltage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$0A07</w:t>
            </w:r>
          </w:p>
        </w:tc>
        <w:tc>
          <w:tcPr>
            <w:tcW w:w="6768" w:type="dxa"/>
            <w:tcBorders>
              <w:top w:val="nil"/>
            </w:tcBorders>
          </w:tcPr>
          <w:p w:rsidR="00FF4F2F" w:rsidRDefault="00FF4F2F">
            <w:pPr>
              <w:rPr>
                <w:rFonts w:ascii="Arial" w:hAnsi="Arial"/>
                <w:sz w:val="16"/>
              </w:rPr>
            </w:pPr>
            <w:r>
              <w:rPr>
                <w:rFonts w:ascii="Arial" w:hAnsi="Arial"/>
                <w:sz w:val="16"/>
              </w:rPr>
              <w:t>Air conditioning refrigerant high side fluid pressure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21" w:name="_Ref533490235"/>
      <w:bookmarkStart w:id="1322" w:name="_Toc276633134"/>
      <w:r>
        <w:t>FANR – Cooling Fan Speed Device Control</w:t>
      </w:r>
      <w:bookmarkEnd w:id="1321"/>
      <w:bookmarkEnd w:id="1322"/>
    </w:p>
    <w:p w:rsidR="00FF4F2F" w:rsidRDefault="00FF4F2F"/>
    <w:p w:rsidR="00FF4F2F" w:rsidRDefault="00FF4F2F">
      <w:r>
        <w:t>This device control is used to override the state of the cooling fan control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Speed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Speed</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(Cooling Fan Speed Enable is True)</w:t>
      </w:r>
    </w:p>
    <w:p w:rsidR="00FF4F2F" w:rsidRDefault="00FF4F2F">
      <w:pPr>
        <w:ind w:left="360"/>
      </w:pPr>
      <w:r>
        <w:lastRenderedPageBreak/>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cooling fan speed shall be commanded to the value requested in Cooling Fan Speed.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$0601</w:t>
            </w:r>
          </w:p>
        </w:tc>
        <w:tc>
          <w:tcPr>
            <w:tcW w:w="6768" w:type="dxa"/>
            <w:tcBorders>
              <w:top w:val="nil"/>
            </w:tcBorders>
          </w:tcPr>
          <w:p w:rsidR="00FF4F2F" w:rsidRDefault="00FF4F2F">
            <w:pPr>
              <w:rPr>
                <w:rFonts w:ascii="Arial" w:hAnsi="Arial"/>
                <w:sz w:val="16"/>
              </w:rPr>
            </w:pPr>
            <w:r>
              <w:rPr>
                <w:rFonts w:ascii="Arial" w:hAnsi="Arial"/>
                <w:sz w:val="16"/>
              </w:rPr>
              <w:t>Engine coolant temperature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$031A</w:t>
            </w:r>
          </w:p>
        </w:tc>
        <w:tc>
          <w:tcPr>
            <w:tcW w:w="6768" w:type="dxa"/>
            <w:tcBorders>
              <w:top w:val="nil"/>
            </w:tcBorders>
          </w:tcPr>
          <w:p w:rsidR="00FF4F2F" w:rsidRDefault="00FF4F2F">
            <w:pPr>
              <w:rPr>
                <w:rFonts w:ascii="Arial" w:hAnsi="Arial"/>
                <w:sz w:val="16"/>
              </w:rPr>
            </w:pPr>
            <w:r>
              <w:rPr>
                <w:rFonts w:ascii="Arial" w:hAnsi="Arial"/>
                <w:sz w:val="16"/>
              </w:rPr>
              <w:t>Commanded fan speed too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23" w:name="_Toc276633135"/>
      <w:r>
        <w:t>GENR – Generator L</w:t>
      </w:r>
      <w:r>
        <w:noBreakHyphen/>
        <w:t>Terminal Device Control</w:t>
      </w:r>
      <w:bookmarkEnd w:id="1323"/>
    </w:p>
    <w:p w:rsidR="00FF4F2F" w:rsidRDefault="00FF4F2F"/>
    <w:p w:rsidR="00FF4F2F" w:rsidRDefault="00FF4F2F">
      <w:r>
        <w:t>This device control is used to override the state of the generator L</w:t>
      </w:r>
      <w:r>
        <w:noBreakHyphen/>
        <w:t>terminal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Generator L</w:t>
            </w:r>
            <w:r>
              <w:rPr>
                <w:rFonts w:ascii="Arial" w:hAnsi="Arial"/>
                <w:sz w:val="16"/>
              </w:rPr>
              <w:noBreakHyphen/>
              <w:t>Terminal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Generator L</w:t>
            </w:r>
            <w:r>
              <w:rPr>
                <w:rFonts w:ascii="Arial" w:hAnsi="Arial"/>
                <w:sz w:val="16"/>
              </w:rPr>
              <w:noBreakHyphen/>
              <w:t>Terminal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C81D4C" w:rsidRPr="002623D0" w:rsidRDefault="00C81D4C" w:rsidP="00C81D4C">
      <w:pPr>
        <w:autoSpaceDE w:val="0"/>
        <w:autoSpaceDN w:val="0"/>
        <w:adjustRightInd w:val="0"/>
        <w:rPr>
          <w:color w:val="000000"/>
        </w:rPr>
      </w:pPr>
      <w:r w:rsidRPr="002623D0">
        <w:rPr>
          <w:color w:val="000000"/>
        </w:rPr>
        <w:t>If (Generator L-Terminal Enable is True)</w:t>
      </w:r>
    </w:p>
    <w:p w:rsidR="00C81D4C" w:rsidRPr="002623D0" w:rsidRDefault="00C81D4C" w:rsidP="00C81D4C">
      <w:pPr>
        <w:autoSpaceDE w:val="0"/>
        <w:autoSpaceDN w:val="0"/>
        <w:adjustRightInd w:val="0"/>
        <w:ind w:firstLine="720"/>
        <w:rPr>
          <w:color w:val="000000"/>
        </w:rPr>
      </w:pPr>
      <w:r w:rsidRPr="002623D0">
        <w:rPr>
          <w:color w:val="000000"/>
        </w:rPr>
        <w:t>If (any of the device control limits in the table below are exceeded)</w:t>
      </w:r>
    </w:p>
    <w:p w:rsidR="00C81D4C" w:rsidRPr="002623D0" w:rsidRDefault="00C81D4C" w:rsidP="00C81D4C">
      <w:pPr>
        <w:autoSpaceDE w:val="0"/>
        <w:autoSpaceDN w:val="0"/>
        <w:adjustRightInd w:val="0"/>
        <w:ind w:left="720" w:firstLine="720"/>
        <w:rPr>
          <w:color w:val="000000"/>
        </w:rPr>
      </w:pPr>
      <w:r w:rsidRPr="002623D0">
        <w:rPr>
          <w:color w:val="000000"/>
        </w:rPr>
        <w:t>Report the appropriate device control limit exceeded return code to the tester.</w:t>
      </w:r>
    </w:p>
    <w:p w:rsidR="00C81D4C" w:rsidRPr="002623D0" w:rsidRDefault="00C81D4C" w:rsidP="00C81D4C">
      <w:pPr>
        <w:autoSpaceDE w:val="0"/>
        <w:autoSpaceDN w:val="0"/>
        <w:adjustRightInd w:val="0"/>
        <w:ind w:left="720" w:firstLine="720"/>
        <w:rPr>
          <w:color w:val="000000"/>
        </w:rPr>
      </w:pPr>
      <w:r w:rsidRPr="002623D0">
        <w:rPr>
          <w:color w:val="000000"/>
        </w:rPr>
        <w:t>Return to normal control.</w:t>
      </w:r>
    </w:p>
    <w:p w:rsidR="00C81D4C" w:rsidRPr="002623D0" w:rsidRDefault="00C81D4C" w:rsidP="00C81D4C">
      <w:pPr>
        <w:autoSpaceDE w:val="0"/>
        <w:autoSpaceDN w:val="0"/>
        <w:adjustRightInd w:val="0"/>
        <w:ind w:firstLine="720"/>
        <w:rPr>
          <w:color w:val="000000"/>
        </w:rPr>
      </w:pPr>
      <w:r w:rsidRPr="002623D0">
        <w:rPr>
          <w:color w:val="000000"/>
        </w:rPr>
        <w:t>Else</w:t>
      </w:r>
    </w:p>
    <w:p w:rsidR="00C81D4C" w:rsidRPr="002623D0" w:rsidRDefault="00C81D4C" w:rsidP="00C81D4C">
      <w:pPr>
        <w:autoSpaceDE w:val="0"/>
        <w:autoSpaceDN w:val="0"/>
        <w:adjustRightInd w:val="0"/>
        <w:ind w:left="1440"/>
        <w:rPr>
          <w:color w:val="000000"/>
        </w:rPr>
      </w:pPr>
      <w:r w:rsidRPr="002623D0">
        <w:rPr>
          <w:color w:val="000000"/>
        </w:rPr>
        <w:t>The generator L-terminal output shall be commanded to the state requested in Generator L-Terminal On.</w:t>
      </w:r>
    </w:p>
    <w:p w:rsidR="00C81D4C" w:rsidRPr="002623D0" w:rsidRDefault="00C81D4C" w:rsidP="00C81D4C">
      <w:pPr>
        <w:autoSpaceDE w:val="0"/>
        <w:autoSpaceDN w:val="0"/>
        <w:adjustRightInd w:val="0"/>
        <w:ind w:firstLine="720"/>
        <w:rPr>
          <w:color w:val="000000"/>
        </w:rPr>
      </w:pPr>
      <w:r w:rsidRPr="002623D0">
        <w:rPr>
          <w:color w:val="000000"/>
        </w:rPr>
        <w:t>EndIf</w:t>
      </w:r>
    </w:p>
    <w:p w:rsidR="00C81D4C" w:rsidRPr="002623D0" w:rsidRDefault="00C81D4C" w:rsidP="00C81D4C">
      <w:pPr>
        <w:autoSpaceDE w:val="0"/>
        <w:autoSpaceDN w:val="0"/>
        <w:adjustRightInd w:val="0"/>
        <w:rPr>
          <w:color w:val="000000"/>
        </w:rPr>
      </w:pPr>
      <w:r w:rsidRPr="002623D0">
        <w:rPr>
          <w:color w:val="000000"/>
        </w:rPr>
        <w:t>Else</w:t>
      </w:r>
    </w:p>
    <w:p w:rsidR="00C81D4C" w:rsidRPr="002623D0" w:rsidRDefault="00C81D4C" w:rsidP="00C81D4C">
      <w:pPr>
        <w:autoSpaceDE w:val="0"/>
        <w:autoSpaceDN w:val="0"/>
        <w:adjustRightInd w:val="0"/>
        <w:ind w:firstLine="720"/>
        <w:rPr>
          <w:color w:val="000000"/>
        </w:rPr>
      </w:pPr>
      <w:r w:rsidRPr="002623D0">
        <w:rPr>
          <w:color w:val="000000"/>
        </w:rPr>
        <w:t>Return to normal control.</w:t>
      </w:r>
    </w:p>
    <w:p w:rsidR="00C81D4C" w:rsidRDefault="00C81D4C" w:rsidP="00C81D4C">
      <w:pPr>
        <w:rPr>
          <w:color w:val="000000"/>
        </w:rPr>
      </w:pPr>
      <w:r w:rsidRPr="002623D0">
        <w:rPr>
          <w:color w:val="000000"/>
        </w:rP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$0E01</w:t>
            </w:r>
          </w:p>
        </w:tc>
        <w:tc>
          <w:tcPr>
            <w:tcW w:w="6768" w:type="dxa"/>
            <w:tcBorders>
              <w:top w:val="nil"/>
            </w:tcBorders>
          </w:tcPr>
          <w:p w:rsidR="00FF4F2F" w:rsidRDefault="00FF4F2F">
            <w:pPr>
              <w:rPr>
                <w:rFonts w:ascii="Arial" w:hAnsi="Arial"/>
                <w:sz w:val="16"/>
              </w:rPr>
            </w:pPr>
            <w:r>
              <w:rPr>
                <w:rFonts w:ascii="Arial" w:hAnsi="Arial"/>
                <w:sz w:val="16"/>
              </w:rPr>
              <w:t>Engine is not running - must be running to turn off L-terminal.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$0E02</w:t>
            </w:r>
          </w:p>
        </w:tc>
        <w:tc>
          <w:tcPr>
            <w:tcW w:w="6768" w:type="dxa"/>
            <w:tcBorders>
              <w:top w:val="nil"/>
            </w:tcBorders>
          </w:tcPr>
          <w:p w:rsidR="00FF4F2F" w:rsidRDefault="00FF4F2F">
            <w:pPr>
              <w:rPr>
                <w:rFonts w:ascii="Arial" w:hAnsi="Arial"/>
                <w:sz w:val="16"/>
              </w:rPr>
            </w:pPr>
            <w:r>
              <w:rPr>
                <w:rFonts w:ascii="Arial" w:hAnsi="Arial"/>
                <w:sz w:val="16"/>
              </w:rPr>
              <w:t>Vehicle speed is not zero - vehicle must not be moving.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$0E03</w:t>
            </w:r>
          </w:p>
        </w:tc>
        <w:tc>
          <w:tcPr>
            <w:tcW w:w="6768" w:type="dxa"/>
            <w:tcBorders>
              <w:top w:val="nil"/>
            </w:tcBorders>
          </w:tcPr>
          <w:p w:rsidR="00FF4F2F" w:rsidRDefault="00FF4F2F">
            <w:pPr>
              <w:rPr>
                <w:rFonts w:ascii="Arial" w:hAnsi="Arial"/>
                <w:sz w:val="16"/>
              </w:rPr>
            </w:pPr>
            <w:r>
              <w:rPr>
                <w:rFonts w:ascii="Arial" w:hAnsi="Arial"/>
                <w:sz w:val="16"/>
              </w:rPr>
              <w:t>Transmission range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24" w:name="_Toc276633136"/>
      <w:r>
        <w:t>RVSR – Remote Vehicle Start Disable History Reset Trigger Device Control</w:t>
      </w:r>
      <w:bookmarkEnd w:id="1324"/>
    </w:p>
    <w:p w:rsidR="00FF4F2F" w:rsidRDefault="00FF4F2F"/>
    <w:p w:rsidR="00FF4F2F" w:rsidRDefault="00FF4F2F">
      <w:r>
        <w:t>This device control is used to trigger the reset of the last eight reasons that powertrain has disabled remote vehicle start (RVS).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Remote Vehicle Start Disable History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(Remote Vehicle Start Disable History Reset Trigger is True)</w:t>
      </w:r>
    </w:p>
    <w:p w:rsidR="00FF4F2F" w:rsidRDefault="00FF4F2F">
      <w:pPr>
        <w:ind w:left="360"/>
      </w:pPr>
      <w:r>
        <w:t>The reset of the last eight reasons that powertrain has disabled RVS shall be triggered.</w:t>
      </w:r>
    </w:p>
    <w:p w:rsidR="00FF4F2F" w:rsidRDefault="00FF4F2F">
      <w:r>
        <w:lastRenderedPageBreak/>
        <w:t>EndIf</w:t>
      </w:r>
    </w:p>
    <w:p w:rsidR="00FF4F2F" w:rsidRDefault="00FF4F2F"/>
    <w:p w:rsidR="00FF4F2F" w:rsidRDefault="00FF4F2F">
      <w:pPr>
        <w:pStyle w:val="Heading3"/>
      </w:pPr>
      <w:bookmarkStart w:id="1325" w:name="_Toc276633137"/>
      <w:r>
        <w:t>PMDR – Powertrain Relay Device Control</w:t>
      </w:r>
      <w:bookmarkEnd w:id="1325"/>
    </w:p>
    <w:p w:rsidR="00FF4F2F" w:rsidRDefault="00FF4F2F"/>
    <w:p w:rsidR="00FF4F2F" w:rsidRDefault="00FF4F2F">
      <w:r>
        <w:t>This device control is used to override the state of the Powertrain Relay.</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Relay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(Powertrain Relay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Powertrain Relay shall be commanded to the state requested in Powertrain Relay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is rotating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$1600</w:t>
            </w:r>
          </w:p>
        </w:tc>
        <w:tc>
          <w:tcPr>
            <w:tcW w:w="6768" w:type="dxa"/>
            <w:tcBorders>
              <w:top w:val="nil"/>
            </w:tcBorders>
          </w:tcPr>
          <w:p w:rsidR="00FF4F2F" w:rsidRDefault="00FF4F2F">
            <w:pPr>
              <w:rPr>
                <w:rFonts w:ascii="Arial" w:hAnsi="Arial"/>
                <w:sz w:val="16"/>
              </w:rPr>
            </w:pPr>
            <w:r>
              <w:rPr>
                <w:rFonts w:ascii="Arial" w:hAnsi="Arial"/>
                <w:sz w:val="16"/>
              </w:rPr>
              <w:t>Engine rotating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26" w:name="_Toc276633138"/>
      <w:r>
        <w:t>RINR – Reverse Inhibit Device Control</w:t>
      </w:r>
      <w:bookmarkEnd w:id="1326"/>
    </w:p>
    <w:p w:rsidR="00FF4F2F" w:rsidRDefault="00FF4F2F"/>
    <w:p w:rsidR="00FF4F2F" w:rsidRDefault="00FF4F2F">
      <w:r>
        <w:t>This device control is used to override the state of the Reverse Inhibit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Reverse Inhibit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Reverse Inhibit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(the vehicle is equipped with a reverse enable solenoid (reverse is inhibited with solenoid commanded off))</w:t>
      </w:r>
    </w:p>
    <w:p w:rsidR="00FF4F2F" w:rsidRDefault="00FF4F2F">
      <w:pPr>
        <w:ind w:left="360"/>
      </w:pPr>
      <w:r>
        <w:t xml:space="preserve">Manage the request to inhibit reverse as described in Section </w:t>
      </w:r>
      <w:hyperlink w:anchor="_–_Reverse_Inhibit" w:history="1">
        <w:r>
          <w:rPr>
            <w:rStyle w:val="Hyperlink"/>
          </w:rPr>
          <w:t>5.8.7.1</w:t>
        </w:r>
      </w:hyperlink>
      <w:r>
        <w:t>.</w:t>
      </w:r>
    </w:p>
    <w:p w:rsidR="00FF4F2F" w:rsidRDefault="00FF4F2F">
      <w:r>
        <w:t>Else (for reverse inhibit applications (reverse is inhibited with solenoid commanded on))</w:t>
      </w:r>
    </w:p>
    <w:p w:rsidR="00FF4F2F" w:rsidRDefault="00FF4F2F">
      <w:pPr>
        <w:ind w:left="360"/>
      </w:pPr>
      <w:r>
        <w:t xml:space="preserve">Manage the request to inhibit reverse as described in Section </w:t>
      </w:r>
      <w:hyperlink w:anchor="_–_Reverse_Inhibit_1" w:history="1">
        <w:r>
          <w:rPr>
            <w:rStyle w:val="Hyperlink"/>
          </w:rPr>
          <w:t>5.8.7.2</w:t>
        </w:r>
      </w:hyperlink>
      <w:r>
        <w:t>.</w:t>
      </w:r>
    </w:p>
    <w:p w:rsidR="00FF4F2F" w:rsidRDefault="00FF4F2F">
      <w:r>
        <w:t>EndIf</w:t>
      </w:r>
    </w:p>
    <w:p w:rsidR="00FF4F2F" w:rsidRDefault="00FF4F2F"/>
    <w:p w:rsidR="00FF4F2F" w:rsidRDefault="00FF4F2F">
      <w:pPr>
        <w:pStyle w:val="Heading4"/>
      </w:pPr>
      <w:bookmarkStart w:id="1327" w:name="_–_Reverse_Inhibit"/>
      <w:bookmarkEnd w:id="1327"/>
      <w:r>
        <w:t xml:space="preserve"> </w:t>
      </w:r>
      <w:bookmarkStart w:id="1328" w:name="_Toc276633139"/>
      <w:r>
        <w:t>– Reverse Inhibit for Reverse Enable Solenoid Applications</w:t>
      </w:r>
      <w:bookmarkEnd w:id="1328"/>
    </w:p>
    <w:p w:rsidR="00FF4F2F" w:rsidRDefault="00FF4F2F"/>
    <w:p w:rsidR="00FF4F2F" w:rsidRDefault="00FF4F2F">
      <w:r>
        <w:t>If (Reverse Inhibit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reverse inhibit output shall be commanded to the state requested in Reverse Inhibit On</w:t>
      </w:r>
    </w:p>
    <w:p w:rsidR="00FF4F2F" w:rsidRDefault="00FF4F2F">
      <w:pPr>
        <w:ind w:left="1080"/>
      </w:pPr>
      <w:r>
        <w:t>If Reverse Inhibit On = True</w:t>
      </w:r>
    </w:p>
    <w:p w:rsidR="00FF4F2F" w:rsidRDefault="00FF4F2F">
      <w:pPr>
        <w:ind w:left="1440"/>
      </w:pPr>
      <w:r>
        <w:lastRenderedPageBreak/>
        <w:t>De-energize Reverse Inhibit Output (command solenoid off to inhibit reverse).</w:t>
      </w:r>
    </w:p>
    <w:p w:rsidR="00FF4F2F" w:rsidRDefault="00FF4F2F">
      <w:pPr>
        <w:ind w:left="1080"/>
      </w:pPr>
      <w:r>
        <w:t>Else</w:t>
      </w:r>
    </w:p>
    <w:p w:rsidR="00FF4F2F" w:rsidRDefault="00FF4F2F">
      <w:pPr>
        <w:ind w:left="1440"/>
      </w:pPr>
      <w:r>
        <w:t>Energize Reverse Inhibit Output (command solenoid on to allow reverse)</w:t>
      </w:r>
    </w:p>
    <w:p w:rsidR="00FF4F2F" w:rsidRDefault="00FF4F2F">
      <w:pPr>
        <w:ind w:left="108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329" w:name="_–_Reverse_Inhibit_1"/>
      <w:bookmarkEnd w:id="1329"/>
      <w:r>
        <w:t xml:space="preserve"> </w:t>
      </w:r>
      <w:bookmarkStart w:id="1330" w:name="_Toc276633140"/>
      <w:r>
        <w:t>– Reverse Inhibit for Reverse Inhibit Solenoid Applications</w:t>
      </w:r>
      <w:bookmarkEnd w:id="1330"/>
    </w:p>
    <w:p w:rsidR="00FF4F2F" w:rsidRDefault="00FF4F2F"/>
    <w:p w:rsidR="00FF4F2F" w:rsidRDefault="00FF4F2F">
      <w:r>
        <w:t>If (Reverse Inhibit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reverse inhibit output shall be commanded to the state requested in Reverse Inhibit On</w:t>
      </w:r>
    </w:p>
    <w:p w:rsidR="00FF4F2F" w:rsidRDefault="00FF4F2F">
      <w:pPr>
        <w:ind w:left="1080"/>
      </w:pPr>
      <w:r>
        <w:t>If Reverse Inhibit On = True</w:t>
      </w:r>
    </w:p>
    <w:p w:rsidR="00FF4F2F" w:rsidRDefault="00FF4F2F">
      <w:pPr>
        <w:ind w:left="1440"/>
      </w:pPr>
      <w:r>
        <w:t>Energize Reverse Inhibit Output (command solenoid on to inhibit reverse).</w:t>
      </w:r>
    </w:p>
    <w:p w:rsidR="00FF4F2F" w:rsidRDefault="00FF4F2F">
      <w:pPr>
        <w:ind w:left="1080"/>
      </w:pPr>
      <w:r>
        <w:t>Else</w:t>
      </w:r>
    </w:p>
    <w:p w:rsidR="00FF4F2F" w:rsidRDefault="00FF4F2F">
      <w:pPr>
        <w:ind w:left="1440"/>
      </w:pPr>
      <w:r>
        <w:t>De-energize Reverse Inhibit Output (command solenoid off to allow reverse)</w:t>
      </w:r>
    </w:p>
    <w:p w:rsidR="00FF4F2F" w:rsidRDefault="00FF4F2F">
      <w:pPr>
        <w:ind w:left="108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31" w:name="_Toc276633141"/>
      <w:r>
        <w:t>RTDR – Vehicle Lift/Dive Device Control</w:t>
      </w:r>
      <w:bookmarkEnd w:id="1331"/>
    </w:p>
    <w:p w:rsidR="00FF4F2F" w:rsidRDefault="00FF4F2F"/>
    <w:p w:rsidR="00FF4F2F" w:rsidRDefault="00FF4F2F">
      <w:r>
        <w:t>This device control is used to override the state of the Vehicle Lift/Dive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Lift/Dive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Lift/Dive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(Vehicle Lift/Dive Enable is True)</w:t>
      </w:r>
    </w:p>
    <w:p w:rsidR="00FF4F2F" w:rsidRDefault="00FF4F2F">
      <w:pPr>
        <w:ind w:left="360"/>
      </w:pPr>
      <w:r>
        <w:t>The vehicle lift/dive output shall be commanded to the state requested in Vehicle Lift/Dive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332" w:name="_Toc276633142"/>
      <w:r>
        <w:lastRenderedPageBreak/>
        <w:t>SKSR – Skip Shift Device Control</w:t>
      </w:r>
      <w:bookmarkEnd w:id="1332"/>
    </w:p>
    <w:p w:rsidR="00FF4F2F" w:rsidRDefault="00FF4F2F"/>
    <w:p w:rsidR="00FF4F2F" w:rsidRDefault="00FF4F2F">
      <w:r>
        <w:t>This device control is used to override the state of the Skip Shift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Skip Shift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Skip Shift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(Skip Shift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skip shift output shall be commanded to the state requested in Skip Shift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 xml:space="preserve">Generic Device Control Timer (30 second enable, 60 second disable)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33" w:name="_Toc276633143"/>
      <w:r>
        <w:t>STRR – Starter Relay Device Control</w:t>
      </w:r>
      <w:bookmarkEnd w:id="1333"/>
    </w:p>
    <w:p w:rsidR="00FF4F2F" w:rsidRDefault="00FF4F2F"/>
    <w:p w:rsidR="00FF4F2F" w:rsidRDefault="00FF4F2F">
      <w:r>
        <w:t>This device control is used to override the state of the Starter Relay output.  Fuel and spark are disabled to prevent the engine from starting if the starter relay output is commanded 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Starter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Starter Relay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(Starter Relay Enable is True)</w:t>
      </w:r>
    </w:p>
    <w:p w:rsidR="00FF4F2F" w:rsidRDefault="00FF4F2F">
      <w:pPr>
        <w:pStyle w:val="BodyTextIndent"/>
      </w:pPr>
      <w:r>
        <w:t>If (starter relay output is currently commanded off)</w:t>
      </w:r>
    </w:p>
    <w:p w:rsidR="00FF4F2F" w:rsidRDefault="00FF4F2F">
      <w:pPr>
        <w:ind w:left="720"/>
      </w:pPr>
      <w:r>
        <w:t>If (Starter Relay On is True)</w:t>
      </w:r>
    </w:p>
    <w:p w:rsidR="00FF4F2F" w:rsidRDefault="00FF4F2F">
      <w:pPr>
        <w:pStyle w:val="BodyTextIndent2"/>
      </w:pPr>
      <w:r>
        <w:t>If (Limits $1600, $0201, $0206, $2B00, $0903, $2C07, $0402, $0401, $0405, $1603, and $0008 in the following table are exceeded)</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The starter relay output shall be commanded on</w:t>
      </w:r>
    </w:p>
    <w:p w:rsidR="00FF4F2F" w:rsidRDefault="00FF4F2F">
      <w:pPr>
        <w:ind w:left="1080"/>
      </w:pPr>
      <w:r>
        <w:t>EndIf</w:t>
      </w:r>
    </w:p>
    <w:p w:rsidR="00FF4F2F" w:rsidRDefault="00FF4F2F">
      <w:pPr>
        <w:ind w:left="720"/>
      </w:pPr>
      <w:r>
        <w:t>Else</w:t>
      </w:r>
    </w:p>
    <w:p w:rsidR="00FF4F2F" w:rsidRDefault="00FF4F2F">
      <w:pPr>
        <w:ind w:left="1080"/>
      </w:pPr>
      <w:r>
        <w:t>The starter relay output shall be commanded off</w:t>
      </w:r>
    </w:p>
    <w:p w:rsidR="00FF4F2F" w:rsidRDefault="00FF4F2F">
      <w:pPr>
        <w:ind w:left="720"/>
      </w:pPr>
      <w:r>
        <w:t>EndIf</w:t>
      </w:r>
    </w:p>
    <w:p w:rsidR="00FF4F2F" w:rsidRDefault="00FF4F2F">
      <w:pPr>
        <w:ind w:left="360"/>
      </w:pPr>
      <w:r>
        <w:t xml:space="preserve">Else  </w:t>
      </w:r>
    </w:p>
    <w:p w:rsidR="00FF4F2F" w:rsidRDefault="00FF4F2F">
      <w:pPr>
        <w:ind w:left="720"/>
      </w:pPr>
      <w:r>
        <w:t>If (Starter Relay On is True)</w:t>
      </w:r>
    </w:p>
    <w:p w:rsidR="00FF4F2F" w:rsidRDefault="00FF4F2F">
      <w:pPr>
        <w:pStyle w:val="BodyTextIndent2"/>
      </w:pPr>
      <w:r>
        <w:t>If (Limits $2B00, $0903, $2C07, $0207, $0402, $0401, $0405, $1603, and $0008 in the following table are exceeded)</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 xml:space="preserve">The starter relay output shall be commanded on </w:t>
      </w:r>
    </w:p>
    <w:p w:rsidR="00FF4F2F" w:rsidRDefault="00FF4F2F">
      <w:pPr>
        <w:ind w:left="1440" w:firstLine="360"/>
      </w:pPr>
      <w:r>
        <w:lastRenderedPageBreak/>
        <w:t>(fuel and spark control are also disabled to prevent the engine from starting)</w:t>
      </w:r>
    </w:p>
    <w:p w:rsidR="00FF4F2F" w:rsidRDefault="00FF4F2F">
      <w:pPr>
        <w:ind w:left="1080"/>
      </w:pPr>
      <w:r>
        <w:t>EndIf</w:t>
      </w:r>
    </w:p>
    <w:p w:rsidR="00FF4F2F" w:rsidRDefault="00FF4F2F">
      <w:pPr>
        <w:ind w:left="720"/>
      </w:pPr>
      <w:r>
        <w:t>Else</w:t>
      </w:r>
    </w:p>
    <w:p w:rsidR="00FF4F2F" w:rsidRDefault="00FF4F2F">
      <w:pPr>
        <w:ind w:left="1080"/>
      </w:pPr>
      <w:r>
        <w:t>The starter relay output shall be commanded off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is rotating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$1600</w:t>
            </w:r>
          </w:p>
        </w:tc>
        <w:tc>
          <w:tcPr>
            <w:tcW w:w="6768" w:type="dxa"/>
            <w:tcBorders>
              <w:top w:val="nil"/>
            </w:tcBorders>
          </w:tcPr>
          <w:p w:rsidR="00FF4F2F" w:rsidRDefault="00FF4F2F">
            <w:pPr>
              <w:rPr>
                <w:rFonts w:ascii="Arial" w:hAnsi="Arial"/>
                <w:sz w:val="16"/>
              </w:rPr>
            </w:pPr>
            <w:r>
              <w:rPr>
                <w:rFonts w:ascii="Arial" w:hAnsi="Arial"/>
                <w:sz w:val="16"/>
              </w:rPr>
              <w:t>Engine rotating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$0206</w:t>
            </w:r>
          </w:p>
        </w:tc>
        <w:tc>
          <w:tcPr>
            <w:tcW w:w="6768" w:type="dxa"/>
            <w:tcBorders>
              <w:top w:val="nil"/>
            </w:tcBorders>
          </w:tcPr>
          <w:p w:rsidR="00FF4F2F" w:rsidRDefault="00FF4F2F">
            <w:pPr>
              <w:rPr>
                <w:rFonts w:ascii="Arial" w:hAnsi="Arial"/>
                <w:sz w:val="16"/>
              </w:rPr>
            </w:pPr>
            <w:r>
              <w:rPr>
                <w:rFonts w:ascii="Arial" w:hAnsi="Arial"/>
                <w:sz w:val="16"/>
              </w:rPr>
              <w:t>Theft system inhibiting starter enable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$2B00</w:t>
            </w:r>
          </w:p>
        </w:tc>
        <w:tc>
          <w:tcPr>
            <w:tcW w:w="6768" w:type="dxa"/>
            <w:tcBorders>
              <w:top w:val="nil"/>
            </w:tcBorders>
          </w:tcPr>
          <w:p w:rsidR="00FF4F2F" w:rsidRDefault="00FF4F2F">
            <w:pPr>
              <w:rPr>
                <w:rFonts w:ascii="Arial" w:hAnsi="Arial"/>
                <w:sz w:val="16"/>
              </w:rPr>
            </w:pPr>
            <w:r>
              <w:rPr>
                <w:rFonts w:ascii="Arial" w:hAnsi="Arial"/>
                <w:sz w:val="16"/>
              </w:rPr>
              <w:t>Transmission gear data is not valid (automatic or manual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$0903</w:t>
            </w:r>
          </w:p>
        </w:tc>
        <w:tc>
          <w:tcPr>
            <w:tcW w:w="6768" w:type="dxa"/>
            <w:tcBorders>
              <w:top w:val="nil"/>
            </w:tcBorders>
          </w:tcPr>
          <w:p w:rsidR="00FF4F2F" w:rsidRDefault="00FF4F2F">
            <w:pPr>
              <w:rPr>
                <w:rFonts w:ascii="Arial" w:hAnsi="Arial"/>
                <w:sz w:val="16"/>
              </w:rPr>
            </w:pPr>
            <w:r>
              <w:rPr>
                <w:rFonts w:ascii="Arial" w:hAnsi="Arial"/>
                <w:sz w:val="16"/>
              </w:rPr>
              <w:t>Transmission is in gear (automatic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$2C07</w:t>
            </w:r>
          </w:p>
        </w:tc>
        <w:tc>
          <w:tcPr>
            <w:tcW w:w="6768" w:type="dxa"/>
            <w:tcBorders>
              <w:top w:val="nil"/>
            </w:tcBorders>
          </w:tcPr>
          <w:p w:rsidR="00FF4F2F" w:rsidRDefault="00FF4F2F">
            <w:pPr>
              <w:rPr>
                <w:rFonts w:ascii="Arial" w:hAnsi="Arial"/>
                <w:sz w:val="16"/>
              </w:rPr>
            </w:pPr>
            <w:r>
              <w:rPr>
                <w:rFonts w:ascii="Arial" w:hAnsi="Arial"/>
                <w:sz w:val="16"/>
              </w:rPr>
              <w:t>Transmission is in gear (manual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$0405</w:t>
            </w:r>
          </w:p>
        </w:tc>
        <w:tc>
          <w:tcPr>
            <w:tcW w:w="6768" w:type="dxa"/>
            <w:tcBorders>
              <w:top w:val="nil"/>
            </w:tcBorders>
          </w:tcPr>
          <w:p w:rsidR="00FF4F2F" w:rsidRDefault="00FF4F2F">
            <w:pPr>
              <w:rPr>
                <w:rFonts w:ascii="Arial" w:hAnsi="Arial"/>
                <w:sz w:val="16"/>
              </w:rPr>
            </w:pPr>
            <w:r>
              <w:rPr>
                <w:rFonts w:ascii="Arial" w:hAnsi="Arial"/>
                <w:sz w:val="16"/>
              </w:rPr>
              <w:t>Run/Crank voltage is too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$1603</w:t>
            </w:r>
          </w:p>
        </w:tc>
        <w:tc>
          <w:tcPr>
            <w:tcW w:w="6768" w:type="dxa"/>
            <w:tcBorders>
              <w:top w:val="nil"/>
            </w:tcBorders>
          </w:tcPr>
          <w:p w:rsidR="00FF4F2F" w:rsidRDefault="00FF4F2F">
            <w:pPr>
              <w:rPr>
                <w:rFonts w:ascii="Arial" w:hAnsi="Arial"/>
                <w:sz w:val="16"/>
              </w:rPr>
            </w:pPr>
            <w:r>
              <w:rPr>
                <w:rFonts w:ascii="Arial" w:hAnsi="Arial"/>
                <w:sz w:val="16"/>
              </w:rPr>
              <w:t>ETC system inhibiting starter enable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Not enough time has elapsed since the last time the starter has been enabled via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$0207</w:t>
            </w:r>
          </w:p>
        </w:tc>
        <w:tc>
          <w:tcPr>
            <w:tcW w:w="6768" w:type="dxa"/>
            <w:tcBorders>
              <w:top w:val="nil"/>
            </w:tcBorders>
          </w:tcPr>
          <w:p w:rsidR="00FF4F2F" w:rsidRDefault="00FF4F2F">
            <w:pPr>
              <w:rPr>
                <w:rFonts w:ascii="Arial" w:hAnsi="Arial"/>
                <w:sz w:val="16"/>
              </w:rPr>
            </w:pPr>
            <w:r>
              <w:rPr>
                <w:rFonts w:ascii="Arial" w:hAnsi="Arial"/>
                <w:sz w:val="16"/>
              </w:rPr>
              <w:t>No engine rotation has been detected after starter has been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34" w:name="_Toc276633144"/>
      <w:r>
        <w:t>DFIR – Malfunction Indicator Lamp Device Control</w:t>
      </w:r>
      <w:bookmarkEnd w:id="1334"/>
    </w:p>
    <w:p w:rsidR="00FF4F2F" w:rsidRDefault="00FF4F2F"/>
    <w:p w:rsidR="00FF4F2F" w:rsidRDefault="00FF4F2F">
      <w:r>
        <w:t>This device control is used to either turn the Malfunction Indicator Lamp (MIL) on or off.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Malfunction Indicator Lamp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Malfunction Indicator Lamp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(Malfunction Indicator Lamp Enable is True)</w:t>
      </w:r>
    </w:p>
    <w:p w:rsidR="00FF4F2F" w:rsidRDefault="00FF4F2F">
      <w:pPr>
        <w:ind w:left="360"/>
      </w:pPr>
      <w:r>
        <w:t>If (Malfunction Indicator Lamp On is False)</w:t>
      </w:r>
    </w:p>
    <w:p w:rsidR="00FF4F2F" w:rsidRDefault="00FF4F2F">
      <w:pPr>
        <w:ind w:left="720"/>
      </w:pPr>
      <w:r>
        <w:t>The Malfunction Indicator Lamp shall be commanded off</w:t>
      </w:r>
    </w:p>
    <w:p w:rsidR="00FF4F2F" w:rsidRDefault="00FF4F2F">
      <w:pPr>
        <w:ind w:left="360"/>
      </w:pPr>
      <w:r>
        <w:t>Else</w:t>
      </w:r>
    </w:p>
    <w:p w:rsidR="00FF4F2F" w:rsidRDefault="00FF4F2F">
      <w:pPr>
        <w:ind w:left="720"/>
      </w:pPr>
      <w:r>
        <w:t>The Malfunction Indicator Lamp shall be commanded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335" w:name="_Toc276633145"/>
      <w:r>
        <w:t>CL2R – Class 2 Learned Source Identifiers Reset Trigger Device Control</w:t>
      </w:r>
      <w:bookmarkEnd w:id="1335"/>
    </w:p>
    <w:p w:rsidR="00FF4F2F" w:rsidRDefault="00FF4F2F"/>
    <w:p w:rsidR="00FF4F2F" w:rsidRDefault="00FF4F2F">
      <w:r>
        <w:t>This device control is used to reset the Class 2 Message Handler "learned" source ID's if maintained in non-volatile memory (memory which may be retained when battery voltage is removed from the powertrain controller).  This function is used when transferring a powertrain controller between vehicles that have different platform option content.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lastRenderedPageBreak/>
              <w:t>Class 2 Learned Source Identifiers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(Class 2 Learned Source Identifiers Reset Trigger is True)</w:t>
      </w:r>
    </w:p>
    <w:p w:rsidR="00FF4F2F" w:rsidRDefault="00FF4F2F">
      <w:pPr>
        <w:ind w:left="360"/>
      </w:pPr>
      <w:r>
        <w:t>If (the source identifiers are reset)</w:t>
      </w:r>
    </w:p>
    <w:p w:rsidR="00FF4F2F" w:rsidRDefault="00FF4F2F">
      <w:pPr>
        <w:ind w:left="720"/>
      </w:pPr>
      <w:r>
        <w:t>Return to normal control.</w:t>
      </w:r>
    </w:p>
    <w:p w:rsidR="00FF4F2F" w:rsidRDefault="00FF4F2F">
      <w:pPr>
        <w:ind w:left="360"/>
      </w:pPr>
      <w:r>
        <w:t>Else</w:t>
      </w:r>
    </w:p>
    <w:p w:rsidR="00FF4F2F" w:rsidRDefault="00FF4F2F">
      <w:pPr>
        <w:ind w:left="720"/>
      </w:pPr>
      <w:r>
        <w:t>Reset the source identifiers</w:t>
      </w:r>
    </w:p>
    <w:p w:rsidR="00FF4F2F" w:rsidRDefault="00FF4F2F">
      <w:pPr>
        <w:ind w:left="360"/>
      </w:pPr>
      <w:r>
        <w:t>EndIf</w:t>
      </w:r>
    </w:p>
    <w:p w:rsidR="00FF4F2F" w:rsidRDefault="00FF4F2F">
      <w:r>
        <w:t>Else</w:t>
      </w:r>
    </w:p>
    <w:p w:rsidR="00FF4F2F" w:rsidRDefault="00FF4F2F">
      <w:pPr>
        <w:pStyle w:val="BodyTextIndent"/>
      </w:pPr>
      <w:r>
        <w:t>Return to normal control.</w:t>
      </w:r>
    </w:p>
    <w:p w:rsidR="00FF4F2F" w:rsidRDefault="00FF4F2F">
      <w:r>
        <w:t>EndIf</w:t>
      </w:r>
    </w:p>
    <w:p w:rsidR="00FF4F2F" w:rsidRDefault="00FF4F2F"/>
    <w:p w:rsidR="00FF4F2F" w:rsidRDefault="00FF4F2F">
      <w:pPr>
        <w:pStyle w:val="Heading3"/>
      </w:pPr>
      <w:bookmarkStart w:id="1336" w:name="_Toc276633146"/>
      <w:r>
        <w:t>FANR – Cooling Fan Relay Driver Device Control</w:t>
      </w:r>
      <w:bookmarkEnd w:id="1336"/>
    </w:p>
    <w:p w:rsidR="00FF4F2F" w:rsidRDefault="00FF4F2F"/>
    <w:p w:rsidR="00FF4F2F" w:rsidRDefault="00FF4F2F">
      <w:r>
        <w:t>This device control is used to override the state of the Discrete Cooling Fan Relay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3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(Cooling Fan Relay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cooling fan relay 1 output shall be commanded to the state requested in Cooling Fan Relay 1 On</w:t>
      </w:r>
    </w:p>
    <w:p w:rsidR="00FF4F2F" w:rsidRDefault="00FF4F2F">
      <w:pPr>
        <w:ind w:left="720"/>
      </w:pPr>
      <w:r>
        <w:t>The cooling fan relay 2 output shall be commanded to the state requested in Cooling Fan Relay 2 On</w:t>
      </w:r>
    </w:p>
    <w:p w:rsidR="00FF4F2F" w:rsidRDefault="00FF4F2F">
      <w:pPr>
        <w:ind w:left="720"/>
      </w:pPr>
      <w:r>
        <w:t>The cooling fan relay 3 output shall be commanded to the state requested in Cooling Fan Relay 3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$0601</w:t>
            </w:r>
          </w:p>
        </w:tc>
        <w:tc>
          <w:tcPr>
            <w:tcW w:w="6768" w:type="dxa"/>
            <w:tcBorders>
              <w:top w:val="nil"/>
            </w:tcBorders>
          </w:tcPr>
          <w:p w:rsidR="00FF4F2F" w:rsidRDefault="00FF4F2F">
            <w:pPr>
              <w:rPr>
                <w:rFonts w:ascii="Arial" w:hAnsi="Arial"/>
                <w:sz w:val="16"/>
              </w:rPr>
            </w:pPr>
            <w:r>
              <w:rPr>
                <w:rFonts w:ascii="Arial" w:hAnsi="Arial"/>
                <w:sz w:val="16"/>
              </w:rPr>
              <w:t>Engine coolant temperature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37" w:name="_Toc276633147"/>
      <w:r>
        <w:t>CPID $28</w:t>
      </w:r>
      <w:bookmarkEnd w:id="13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$28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Ignition Off Controller Shutdown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Immediate Controller Shutdown Trigger</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38" w:name="_Toc276633148"/>
      <w:r>
        <w:lastRenderedPageBreak/>
        <w:t>RBSR – Ignition Off Controller Shutdown Trigger Device Control</w:t>
      </w:r>
      <w:bookmarkEnd w:id="1338"/>
    </w:p>
    <w:p w:rsidR="00FF4F2F" w:rsidRDefault="00FF4F2F"/>
    <w:p w:rsidR="00FF4F2F" w:rsidRDefault="00FF4F2F">
      <w:r>
        <w:t>This device control is used to trigger a controller shutdown once the Run/Crank input is low in order to force a write of the RAM copy of NVM parameters to flash memory.  When the Run/Crank input is low, the ignition key has transitioned out of the Run position and into either the Accessory or Off position.  This device control will be sent at the successful completion of a DVT test in the assembly plant.  If power is being supplied to the controller (i.e., if the Accessory input is high), the controller will reset immediately following the shutdown sequence.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Ignition Off Controller Shutdown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(Ignition Off Controller Shutdown Trigger is True)</w:t>
      </w:r>
    </w:p>
    <w:p w:rsidR="00FF4F2F" w:rsidRDefault="00FF4F2F">
      <w:pPr>
        <w:ind w:left="360"/>
      </w:pPr>
      <w:r>
        <w:t>Set an indication that a controller shutdown should be performed (once the Run/Crank input is low).</w:t>
      </w:r>
    </w:p>
    <w:p w:rsidR="00FF4F2F" w:rsidRDefault="00FF4F2F">
      <w:r>
        <w:t>EndIf</w:t>
      </w:r>
    </w:p>
    <w:p w:rsidR="00FF4F2F" w:rsidRDefault="00FF4F2F"/>
    <w:p w:rsidR="00FF4F2F" w:rsidRDefault="00FF4F2F">
      <w:r>
        <w:t>If (an indication that a controller shutdown should be performed has been set) AND (the Run/Crank input is low)</w:t>
      </w:r>
    </w:p>
    <w:p w:rsidR="00FF4F2F" w:rsidRDefault="00FF4F2F">
      <w:pPr>
        <w:ind w:left="360"/>
      </w:pPr>
      <w:r>
        <w:t>Trigger controller shutdown.</w:t>
      </w:r>
    </w:p>
    <w:p w:rsidR="00FF4F2F" w:rsidRDefault="00FF4F2F">
      <w:r>
        <w:t>EndIf</w:t>
      </w:r>
    </w:p>
    <w:p w:rsidR="00FF4F2F" w:rsidRDefault="00FF4F2F"/>
    <w:p w:rsidR="00FF4F2F" w:rsidRDefault="00FF4F2F">
      <w:pPr>
        <w:keepNext w:val="0"/>
        <w:keepLines w:val="0"/>
      </w:pPr>
    </w:p>
    <w:p w:rsidR="00FF4F2F" w:rsidRDefault="00FF4F2F">
      <w:pPr>
        <w:pStyle w:val="Heading3"/>
      </w:pPr>
      <w:bookmarkStart w:id="1339" w:name="_Toc276633149"/>
      <w:r>
        <w:lastRenderedPageBreak/>
        <w:t>RBSR – Immediate Controller Shutdown Trigger Device Control</w:t>
      </w:r>
      <w:bookmarkEnd w:id="1339"/>
    </w:p>
    <w:p w:rsidR="00FF4F2F" w:rsidRDefault="00FF4F2F"/>
    <w:p w:rsidR="00FF4F2F" w:rsidRDefault="00FF4F2F">
      <w:r>
        <w:t>This device control is used to trigger a controller shutdown immediately in order to force a write of the RAM copy of NVM parameters to flash memory.  This device control will be sent following a reprogramming event in the assembly plant.  If the controller is an ECM, the immediate controller shutdown will not be allowed if the engine is rotating.  If power is being supplied to the controller (i.e., if the Run/Crank or Accessory inputs are high), the controller will reset immediately following the shutdown sequence.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Immediate Controller Shutdown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(Immediate Controller Shutdown Trigger is True)</w:t>
      </w:r>
    </w:p>
    <w:p w:rsidR="00FF4F2F" w:rsidRDefault="00FF4F2F">
      <w:pPr>
        <w:ind w:left="360"/>
      </w:pPr>
      <w:r>
        <w:t>If (the controller is an ECM) AND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Trigger controller shutdown.</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2"/>
      </w:pPr>
      <w:bookmarkStart w:id="1340" w:name="_Toc276633150"/>
      <w:r>
        <w:t>CPID $30</w:t>
      </w:r>
      <w:bookmarkEnd w:id="13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Commanded Gear Enable</w:t>
            </w:r>
          </w:p>
        </w:tc>
        <w:tc>
          <w:tcPr>
            <w:tcW w:w="3240" w:type="dxa"/>
            <w:gridSpan w:val="3"/>
            <w:tcBorders>
              <w:top w:val="single" w:sz="12" w:space="0" w:color="auto"/>
            </w:tcBorders>
          </w:tcPr>
          <w:p w:rsidR="00FF4F2F" w:rsidRDefault="00FF4F2F">
            <w:pPr>
              <w:pStyle w:val="FootnoteText"/>
              <w:jc w:val="center"/>
              <w:rPr>
                <w:rFonts w:ascii="Arial" w:hAnsi="Arial"/>
              </w:rPr>
            </w:pPr>
            <w:r>
              <w:rPr>
                <w:rFonts w:ascii="Arial" w:hAnsi="Arial"/>
              </w:rPr>
              <w:t>Transmission Commanded Gear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Line Pressure Current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System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Control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Enable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Current</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Adapts 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Adapts Preset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32 Downshift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32 Downshift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1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1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2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2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Powertrain Braking Enable</w:t>
            </w:r>
          </w:p>
        </w:tc>
        <w:tc>
          <w:tcPr>
            <w:tcW w:w="1080" w:type="dxa"/>
            <w:tcBorders>
              <w:left w:val="nil"/>
            </w:tcBorders>
          </w:tcPr>
          <w:p w:rsidR="00FF4F2F" w:rsidRDefault="00FF4F2F">
            <w:pPr>
              <w:jc w:val="center"/>
              <w:rPr>
                <w:rFonts w:ascii="Arial" w:hAnsi="Arial"/>
                <w:sz w:val="16"/>
              </w:rPr>
            </w:pPr>
            <w:r>
              <w:rPr>
                <w:rFonts w:ascii="Arial" w:hAnsi="Arial"/>
                <w:sz w:val="16"/>
              </w:rPr>
              <w:t>Powertrain Braking On</w:t>
            </w:r>
          </w:p>
        </w:tc>
        <w:tc>
          <w:tcPr>
            <w:tcW w:w="1080" w:type="dxa"/>
            <w:tcBorders>
              <w:left w:val="nil"/>
            </w:tcBorders>
          </w:tcPr>
          <w:p w:rsidR="00FF4F2F" w:rsidRDefault="00FF4F2F">
            <w:pPr>
              <w:jc w:val="cente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Enable</w:t>
            </w:r>
          </w:p>
        </w:tc>
        <w:tc>
          <w:tcPr>
            <w:tcW w:w="1080" w:type="dxa"/>
            <w:tcBorders>
              <w:left w:val="nil"/>
            </w:tcBorders>
          </w:tcPr>
          <w:p w:rsidR="00FF4F2F" w:rsidRDefault="00FF4F2F">
            <w:pPr>
              <w:jc w:val="cente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Fast Adapts 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Transmission Fast Learn Trigger</w:t>
            </w:r>
          </w:p>
        </w:tc>
        <w:tc>
          <w:tcPr>
            <w:tcW w:w="1080" w:type="dxa"/>
            <w:tcBorders>
              <w:left w:val="nil"/>
            </w:tcBorders>
          </w:tcPr>
          <w:p w:rsidR="00FF4F2F" w:rsidRDefault="00FF4F2F">
            <w:pPr>
              <w:jc w:val="center"/>
              <w:rPr>
                <w:rFonts w:ascii="Arial" w:hAnsi="Arial"/>
                <w:sz w:val="16"/>
              </w:rPr>
            </w:pPr>
            <w:r>
              <w:rPr>
                <w:rFonts w:ascii="Arial" w:hAnsi="Arial"/>
                <w:sz w:val="16"/>
              </w:rPr>
              <w:t>Transmission Cleaning Procedure Trigger</w:t>
            </w: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41" w:name="_Toc276633151"/>
      <w:r>
        <w:t>D32R – Transmission 32 Downshift Device Control</w:t>
      </w:r>
      <w:bookmarkEnd w:id="1341"/>
    </w:p>
    <w:p w:rsidR="00FF4F2F" w:rsidRDefault="00FF4F2F"/>
    <w:p w:rsidR="00FF4F2F" w:rsidRDefault="00FF4F2F">
      <w:r>
        <w:t>This device control is used to override the state of the Transmission 3-2 Downshift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32 Downshift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32 Downshift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32 Downshift Enable is True)</w:t>
      </w:r>
    </w:p>
    <w:p w:rsidR="00FF4F2F" w:rsidRDefault="00FF4F2F">
      <w:pPr>
        <w:pStyle w:val="BodyTextIndent"/>
      </w:pPr>
      <w:r>
        <w:t>If (engine is not running)</w:t>
      </w:r>
    </w:p>
    <w:p w:rsidR="00FF4F2F" w:rsidRDefault="00FF4F2F">
      <w:pPr>
        <w:ind w:left="720"/>
      </w:pPr>
      <w:r>
        <w:lastRenderedPageBreak/>
        <w:t xml:space="preserve">The Transmission 3-2 Downshift output shall be commanded to the state requested in Transmission 32 Downshift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pStyle w:val="BodyTextIndent2"/>
      </w:pPr>
      <w:r>
        <w:t xml:space="preserve">The Transmission 3-2 Downshift output shall be commanded to the state requested in Transmission 32 Downshift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2" w:name="_Toc276633152"/>
      <w:r>
        <w:t>HSDR – Transmission High Side Driver 1 Device Control</w:t>
      </w:r>
      <w:bookmarkEnd w:id="1342"/>
    </w:p>
    <w:p w:rsidR="00FF4F2F" w:rsidRDefault="00FF4F2F"/>
    <w:p w:rsidR="00FF4F2F" w:rsidRDefault="00FF4F2F">
      <w:r>
        <w:t>This device control is used to override the state of the Transmission High Side Driver 1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High Side Driver 1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2"/>
        <w:ind w:left="720"/>
      </w:pPr>
      <w:r>
        <w:t xml:space="preserve">The transmission high side driver 1 output shall be commanded to the state requested in Transmission High Side Driver 1 On </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$2D01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3" w:name="_Toc276633153"/>
      <w:r>
        <w:t>HSDR – Transmission High Side Driver 2 Device Control</w:t>
      </w:r>
      <w:bookmarkEnd w:id="1343"/>
    </w:p>
    <w:p w:rsidR="00FF4F2F" w:rsidRDefault="00FF4F2F"/>
    <w:p w:rsidR="00FF4F2F" w:rsidRDefault="00FF4F2F">
      <w:r>
        <w:t>This device control is used to override the state of the Transmission High Side Driver 2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High Side Driver 2 Enable is True)</w:t>
      </w:r>
    </w:p>
    <w:p w:rsidR="00FF4F2F" w:rsidRDefault="00FF4F2F">
      <w:pPr>
        <w:ind w:left="360"/>
      </w:pPr>
      <w:r>
        <w:lastRenderedPageBreak/>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2"/>
        <w:ind w:left="720"/>
      </w:pPr>
      <w:r>
        <w:t xml:space="preserve">The transmission high side driver 2 output shall be commanded to the state requested in Transmission High Side Driver 2 On </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$2D01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4" w:name="_Toc276633154"/>
      <w:r>
        <w:t>PTBR – Powertrain Braking Device Control</w:t>
      </w:r>
      <w:bookmarkEnd w:id="1344"/>
    </w:p>
    <w:p w:rsidR="00FF4F2F" w:rsidRDefault="00FF4F2F"/>
    <w:p w:rsidR="00FF4F2F" w:rsidRDefault="00FF4F2F">
      <w:r>
        <w:t>This device control is used to override the state of the Powertrain Braking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Braking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Braking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(Powertrain Braking Enable is True)</w:t>
      </w:r>
    </w:p>
    <w:p w:rsidR="00FF4F2F" w:rsidRDefault="00FF4F2F">
      <w:pPr>
        <w:pStyle w:val="BodyTextIndent"/>
      </w:pPr>
      <w:r>
        <w:t>If (engine is not running)</w:t>
      </w:r>
    </w:p>
    <w:p w:rsidR="00FF4F2F" w:rsidRDefault="00FF4F2F">
      <w:pPr>
        <w:ind w:left="720"/>
      </w:pPr>
      <w:r>
        <w:t xml:space="preserve">The powertrain braking output shall be commanded to the state requested in Powertrain Braking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 xml:space="preserve">The powertrain braking output shall be commanded to the state requested in Powertrain Braking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$2802</w:t>
            </w:r>
          </w:p>
        </w:tc>
        <w:tc>
          <w:tcPr>
            <w:tcW w:w="6768" w:type="dxa"/>
            <w:tcBorders>
              <w:top w:val="nil"/>
            </w:tcBorders>
          </w:tcPr>
          <w:p w:rsidR="00FF4F2F" w:rsidRDefault="00FF4F2F">
            <w:pPr>
              <w:rPr>
                <w:rFonts w:ascii="Arial" w:hAnsi="Arial"/>
                <w:sz w:val="16"/>
              </w:rPr>
            </w:pPr>
            <w:r>
              <w:rPr>
                <w:rFonts w:ascii="Arial" w:hAnsi="Arial"/>
                <w:sz w:val="16"/>
              </w:rPr>
              <w:t>Engine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5" w:name="_Toc276633155"/>
      <w:r>
        <w:t>TCCR/RSCR – Torque Converter Clutch System Device Control</w:t>
      </w:r>
      <w:bookmarkEnd w:id="1345"/>
    </w:p>
    <w:p w:rsidR="00FF4F2F" w:rsidRDefault="00FF4F2F"/>
    <w:p w:rsidR="00FF4F2F" w:rsidRDefault="00FF4F2F">
      <w:r>
        <w:t>This device control is used to either turn the Torque Converter Clutch (TCC) Enable and/or TCC Control solenoids on or off.  For Freewheel applications use TCCR ring and for Clutch-to-Clutch applications, use RSCR ring.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System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Enable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Control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lastRenderedPageBreak/>
        <w:t>If (Torque Converter Clutch System Enable is True)</w:t>
      </w:r>
    </w:p>
    <w:p w:rsidR="00FF4F2F" w:rsidRDefault="00FF4F2F">
      <w:pPr>
        <w:pStyle w:val="BodyTextIndent"/>
      </w:pPr>
      <w:r>
        <w:t>If (engine is not running)</w:t>
      </w:r>
    </w:p>
    <w:p w:rsidR="00FF4F2F" w:rsidRDefault="00FF4F2F">
      <w:pPr>
        <w:ind w:left="720"/>
      </w:pPr>
      <w:r>
        <w:t xml:space="preserve">The TCC enable and TCC control solenoid shall be commanded to the states requested by Torque Converter Clutch Enable On and Torque Converter Clutch Control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pStyle w:val="BodyTextIndent2"/>
      </w:pPr>
      <w:r>
        <w:t xml:space="preserve">The TCC enable and TCC control solenoid shall be commanded to the states requested by Torque Converter Clutch Enable On and Torque Converter Clutch Control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$2903</w:t>
            </w:r>
          </w:p>
        </w:tc>
        <w:tc>
          <w:tcPr>
            <w:tcW w:w="6768" w:type="dxa"/>
            <w:tcBorders>
              <w:top w:val="nil"/>
            </w:tcBorders>
          </w:tcPr>
          <w:p w:rsidR="00FF4F2F" w:rsidRDefault="00FF4F2F">
            <w:pPr>
              <w:rPr>
                <w:rFonts w:ascii="Arial" w:hAnsi="Arial"/>
                <w:sz w:val="16"/>
              </w:rPr>
            </w:pPr>
            <w:r>
              <w:rPr>
                <w:rFonts w:ascii="Arial" w:hAnsi="Arial"/>
                <w:sz w:val="16"/>
              </w:rPr>
              <w:t>When the enable solenoid is commanded ON, the control solenoid must be set to maximum capacity</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bottom w:val="single" w:sz="6" w:space="0" w:color="000000"/>
            </w:tcBorders>
          </w:tcPr>
          <w:p w:rsidR="00FF4F2F" w:rsidRDefault="00FF4F2F">
            <w:pPr>
              <w:jc w:val="right"/>
              <w:rPr>
                <w:rFonts w:ascii="Arial" w:hAnsi="Arial"/>
                <w:sz w:val="16"/>
              </w:rPr>
            </w:pPr>
            <w:r>
              <w:rPr>
                <w:rFonts w:ascii="Arial" w:hAnsi="Arial"/>
                <w:sz w:val="16"/>
              </w:rPr>
              <w:t>$2904</w:t>
            </w:r>
          </w:p>
        </w:tc>
        <w:tc>
          <w:tcPr>
            <w:tcW w:w="6768" w:type="dxa"/>
            <w:tcBorders>
              <w:top w:val="nil"/>
              <w:bottom w:val="single" w:sz="6" w:space="0" w:color="000000"/>
            </w:tcBorders>
          </w:tcPr>
          <w:p w:rsidR="00FF4F2F" w:rsidRDefault="00FF4F2F">
            <w:pPr>
              <w:rPr>
                <w:rFonts w:ascii="Arial" w:hAnsi="Arial"/>
                <w:sz w:val="16"/>
              </w:rPr>
            </w:pPr>
            <w:r>
              <w:rPr>
                <w:rFonts w:ascii="Arial" w:hAnsi="Arial"/>
                <w:sz w:val="16"/>
              </w:rPr>
              <w:t>TCC system may not be commanded off while in Hot Mode</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$2905</w:t>
            </w:r>
          </w:p>
        </w:tc>
        <w:tc>
          <w:tcPr>
            <w:tcW w:w="676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TCC system may not be commanded off for more than 5 minutes</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$4002</w:t>
            </w:r>
          </w:p>
        </w:tc>
        <w:tc>
          <w:tcPr>
            <w:tcW w:w="6768" w:type="dxa"/>
            <w:tcBorders>
              <w:top w:val="single" w:sz="6" w:space="0" w:color="000000"/>
              <w:bottom w:val="single" w:sz="6" w:space="0" w:color="000000"/>
            </w:tcBorders>
          </w:tcPr>
          <w:p w:rsidR="00FF4F2F" w:rsidRDefault="00FF4F2F">
            <w:pPr>
              <w:rPr>
                <w:rFonts w:ascii="Arial" w:hAnsi="Arial"/>
                <w:sz w:val="16"/>
              </w:rPr>
            </w:pPr>
            <w:r>
              <w:rPr>
                <w:rFonts w:ascii="Arial" w:hAnsi="Arial" w:cs="Arial"/>
                <w:sz w:val="16"/>
              </w:rPr>
              <w:t>Engine speed Low.</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$3D02</w:t>
            </w:r>
          </w:p>
        </w:tc>
        <w:tc>
          <w:tcPr>
            <w:tcW w:w="6768" w:type="dxa"/>
            <w:tcBorders>
              <w:top w:val="single" w:sz="6" w:space="0" w:color="000000"/>
              <w:bottom w:val="single" w:sz="12" w:space="0" w:color="000000"/>
            </w:tcBorders>
          </w:tcPr>
          <w:p w:rsidR="00FF4F2F" w:rsidRDefault="00FF4F2F">
            <w:pPr>
              <w:rPr>
                <w:rFonts w:ascii="Arial" w:hAnsi="Arial"/>
                <w:sz w:val="16"/>
              </w:rPr>
            </w:pPr>
            <w:r>
              <w:rPr>
                <w:rFonts w:ascii="Arial" w:hAnsi="Arial" w:cs="Arial"/>
                <w:sz w:val="16"/>
              </w:rPr>
              <w:t>Vehicle speed too low.</w:t>
            </w:r>
          </w:p>
        </w:tc>
        <w:tc>
          <w:tcPr>
            <w:tcW w:w="864" w:type="dxa"/>
            <w:tcBorders>
              <w:top w:val="single" w:sz="6" w:space="0" w:color="000000"/>
              <w:bottom w:val="single" w:sz="12"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12" w:space="0" w:color="000000"/>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6" w:name="_Toc276633156"/>
      <w:r>
        <w:t>TPCR – Transmission Line Pressure Current Device Control</w:t>
      </w:r>
      <w:bookmarkEnd w:id="1346"/>
    </w:p>
    <w:p w:rsidR="00FF4F2F" w:rsidRDefault="00FF4F2F"/>
    <w:p w:rsidR="00FF4F2F" w:rsidRDefault="00FF4F2F">
      <w:r>
        <w:t>This device control is used to override the current to the line pressure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Current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Current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6B7C9C">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0.0 - 1.2451171875 A</w:t>
            </w:r>
          </w:p>
        </w:tc>
        <w:tc>
          <w:tcPr>
            <w:tcW w:w="2160" w:type="dxa"/>
            <w:tcBorders>
              <w:top w:val="nil"/>
            </w:tcBorders>
          </w:tcPr>
          <w:p w:rsidR="00FF4F2F" w:rsidRDefault="00FF4F2F">
            <w:pPr>
              <w:rPr>
                <w:rFonts w:ascii="Arial" w:hAnsi="Arial"/>
                <w:sz w:val="16"/>
              </w:rPr>
            </w:pPr>
            <w:r>
              <w:rPr>
                <w:rFonts w:ascii="Arial" w:hAnsi="Arial"/>
                <w:sz w:val="16"/>
              </w:rPr>
              <w:t>E = N * 0.0048828125</w:t>
            </w:r>
          </w:p>
        </w:tc>
      </w:tr>
    </w:tbl>
    <w:p w:rsidR="00FF4F2F" w:rsidRDefault="00FF4F2F"/>
    <w:p w:rsidR="00FF4F2F" w:rsidRDefault="00FF4F2F">
      <w:r>
        <w:t>If (Transmission Line Pressure Current Enable is True)</w:t>
      </w:r>
    </w:p>
    <w:p w:rsidR="00FF4F2F" w:rsidRDefault="00FF4F2F">
      <w:pPr>
        <w:pStyle w:val="BodyTextIndent"/>
      </w:pPr>
      <w:r>
        <w:t>If (engine is not running)</w:t>
      </w:r>
    </w:p>
    <w:p w:rsidR="00FF4F2F" w:rsidRDefault="00FF4F2F">
      <w:pPr>
        <w:ind w:left="720"/>
      </w:pPr>
      <w:r>
        <w:t>If (limit $2A01 in the table below is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current shall be commanded to the current requested in Transmission Line Pressure Current.</w:t>
      </w:r>
    </w:p>
    <w:p w:rsidR="00FF4F2F" w:rsidRDefault="00FF4F2F">
      <w:pPr>
        <w:ind w:left="720"/>
      </w:pPr>
      <w:r>
        <w:t>EndIf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current shall be commanded to the current requested in Transmission Line Pressure Current.</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$2A01</w:t>
            </w:r>
          </w:p>
        </w:tc>
        <w:tc>
          <w:tcPr>
            <w:tcW w:w="6768" w:type="dxa"/>
            <w:tcBorders>
              <w:top w:val="nil"/>
            </w:tcBorders>
          </w:tcPr>
          <w:p w:rsidR="00FF4F2F" w:rsidRDefault="00FF4F2F">
            <w:pPr>
              <w:rPr>
                <w:rFonts w:ascii="Arial" w:hAnsi="Arial"/>
                <w:sz w:val="16"/>
              </w:rPr>
            </w:pPr>
            <w:r>
              <w:rPr>
                <w:rFonts w:ascii="Arial" w:hAnsi="Arial"/>
                <w:sz w:val="16"/>
              </w:rPr>
              <w:t>Requested current is not in allowable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$2A03</w:t>
            </w:r>
          </w:p>
        </w:tc>
        <w:tc>
          <w:tcPr>
            <w:tcW w:w="6768" w:type="dxa"/>
            <w:tcBorders>
              <w:top w:val="nil"/>
            </w:tcBorders>
          </w:tcPr>
          <w:p w:rsidR="00FF4F2F" w:rsidRDefault="00FF4F2F">
            <w:pPr>
              <w:rPr>
                <w:rFonts w:ascii="Arial" w:hAnsi="Arial"/>
                <w:sz w:val="16"/>
              </w:rPr>
            </w:pPr>
            <w:r>
              <w:rPr>
                <w:rFonts w:ascii="Arial" w:hAnsi="Arial"/>
                <w:sz w:val="16"/>
              </w:rPr>
              <w:t>Requested current is too high when in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$2A04</w:t>
            </w:r>
          </w:p>
        </w:tc>
        <w:tc>
          <w:tcPr>
            <w:tcW w:w="6768" w:type="dxa"/>
            <w:tcBorders>
              <w:top w:val="nil"/>
            </w:tcBorders>
          </w:tcPr>
          <w:p w:rsidR="00FF4F2F" w:rsidRDefault="00FF4F2F">
            <w:pPr>
              <w:rPr>
                <w:rFonts w:ascii="Arial" w:hAnsi="Arial"/>
                <w:sz w:val="16"/>
              </w:rPr>
            </w:pPr>
            <w:r>
              <w:rPr>
                <w:rFonts w:ascii="Arial" w:hAnsi="Arial"/>
                <w:sz w:val="16"/>
              </w:rPr>
              <w:t>Engine speed too high (&gt; 1500 rpm) when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7" w:name="_Toc276633157"/>
      <w:r>
        <w:t xml:space="preserve">AWDR – </w:t>
      </w:r>
      <w:smartTag w:uri="urn:schemas-microsoft-com:office:smarttags" w:element="Street">
        <w:smartTag w:uri="urn:schemas-microsoft-com:office:smarttags" w:element="address">
          <w:r>
            <w:t>All Wheel Drive</w:t>
          </w:r>
        </w:smartTag>
      </w:smartTag>
      <w:r>
        <w:t xml:space="preserve"> Solenoid Device Control</w:t>
      </w:r>
      <w:bookmarkEnd w:id="1347"/>
    </w:p>
    <w:p w:rsidR="00FF4F2F" w:rsidRDefault="00FF4F2F"/>
    <w:p w:rsidR="00FF4F2F" w:rsidRDefault="00FF4F2F">
      <w:r>
        <w:t xml:space="preserve">This device control is used to override the state of the </w:t>
      </w:r>
      <w:smartTag w:uri="urn:schemas-microsoft-com:office:smarttags" w:element="Street">
        <w:smartTag w:uri="urn:schemas-microsoft-com:office:smarttags" w:element="address">
          <w:r>
            <w:t>All Wheel Drive</w:t>
          </w:r>
        </w:smartTag>
      </w:smartTag>
      <w:r>
        <w:t xml:space="preserv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(All Wheel Drive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w:t>
      </w:r>
      <w:smartTag w:uri="urn:schemas-microsoft-com:office:smarttags" w:element="Street">
        <w:smartTag w:uri="urn:schemas-microsoft-com:office:smarttags" w:element="address">
          <w:r>
            <w:t>All Wheel Drive</w:t>
          </w:r>
        </w:smartTag>
      </w:smartTag>
      <w:r>
        <w:t xml:space="preserve"> solenoid shall be commanded to the state requested in All Wheel Drive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Invalid transmission gear (actual gear not equal to commanded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8" w:name="_Toc276633158"/>
      <w:r>
        <w:t>SHPR – Transmission Commanded Gear Device Control</w:t>
      </w:r>
      <w:bookmarkEnd w:id="1348"/>
    </w:p>
    <w:p w:rsidR="00FF4F2F" w:rsidRDefault="00FF4F2F"/>
    <w:p w:rsidR="00FF4F2F" w:rsidRDefault="00FF4F2F" w:rsidP="003D0C3C">
      <w:r>
        <w:t xml:space="preserve">This device control is used to override the </w:t>
      </w:r>
      <w:r w:rsidR="003D0C3C">
        <w:t>state of the transmission commanded gear</w:t>
      </w:r>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Commanded Gear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Commanded Gear</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$1=First Gear</w:t>
            </w:r>
          </w:p>
          <w:p w:rsidR="00FF4F2F" w:rsidRDefault="00FF4F2F">
            <w:pPr>
              <w:rPr>
                <w:rFonts w:ascii="Arial" w:hAnsi="Arial"/>
                <w:sz w:val="16"/>
              </w:rPr>
            </w:pPr>
            <w:r>
              <w:rPr>
                <w:rFonts w:ascii="Arial" w:hAnsi="Arial"/>
                <w:sz w:val="16"/>
              </w:rPr>
              <w:t>$2=Second Gear</w:t>
            </w:r>
          </w:p>
          <w:p w:rsidR="00FF4F2F" w:rsidRDefault="00FF4F2F">
            <w:pPr>
              <w:rPr>
                <w:rFonts w:ascii="Arial" w:hAnsi="Arial"/>
                <w:sz w:val="16"/>
              </w:rPr>
            </w:pPr>
            <w:r>
              <w:rPr>
                <w:rFonts w:ascii="Arial" w:hAnsi="Arial"/>
                <w:sz w:val="16"/>
              </w:rPr>
              <w:t>$3=Third Gear</w:t>
            </w:r>
          </w:p>
          <w:p w:rsidR="00FF4F2F" w:rsidRDefault="00FF4F2F">
            <w:pPr>
              <w:rPr>
                <w:rFonts w:ascii="Arial" w:hAnsi="Arial"/>
                <w:sz w:val="16"/>
              </w:rPr>
            </w:pPr>
            <w:r>
              <w:rPr>
                <w:rFonts w:ascii="Arial" w:hAnsi="Arial"/>
                <w:sz w:val="16"/>
              </w:rPr>
              <w:t>$4=Fourth Gear</w:t>
            </w:r>
          </w:p>
          <w:p w:rsidR="00FF4F2F" w:rsidRDefault="00FF4F2F">
            <w:pPr>
              <w:rPr>
                <w:rFonts w:ascii="Arial" w:hAnsi="Arial"/>
                <w:sz w:val="16"/>
              </w:rPr>
            </w:pPr>
            <w:r>
              <w:rPr>
                <w:rFonts w:ascii="Arial" w:hAnsi="Arial"/>
                <w:sz w:val="16"/>
              </w:rPr>
              <w:t>$5=Fifth Gear</w:t>
            </w:r>
          </w:p>
          <w:p w:rsidR="00FF4F2F" w:rsidRDefault="00FF4F2F">
            <w:pPr>
              <w:rPr>
                <w:rFonts w:ascii="Arial" w:hAnsi="Arial"/>
                <w:sz w:val="16"/>
              </w:rPr>
            </w:pPr>
            <w:r>
              <w:rPr>
                <w:rFonts w:ascii="Arial" w:hAnsi="Arial"/>
                <w:sz w:val="16"/>
              </w:rPr>
              <w:t>$6=Sixth Gear</w:t>
            </w:r>
          </w:p>
        </w:tc>
      </w:tr>
    </w:tbl>
    <w:p w:rsidR="00FF4F2F" w:rsidRDefault="00FF4F2F"/>
    <w:p w:rsidR="00FF4F2F" w:rsidRDefault="00FF4F2F">
      <w:r>
        <w:t>If (Transmission Commanded Gear Enable is True)</w:t>
      </w:r>
    </w:p>
    <w:p w:rsidR="00FF4F2F" w:rsidRDefault="00FF4F2F">
      <w:pPr>
        <w:pStyle w:val="BodyTextIndent"/>
      </w:pPr>
      <w:r>
        <w:t>If (engine is not running)</w:t>
      </w:r>
    </w:p>
    <w:p w:rsidR="00FF4F2F" w:rsidRDefault="00FF4F2F">
      <w:pPr>
        <w:ind w:left="720"/>
      </w:pPr>
      <w:r>
        <w:t>The transmission commanded gear shall be set to the gear requested in Transmission Commanded Gear</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lastRenderedPageBreak/>
        <w:t>The transmission commanded gear shall be set to the gear requested in Transmission Commanded Gear</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$2801</w:t>
            </w:r>
          </w:p>
        </w:tc>
        <w:tc>
          <w:tcPr>
            <w:tcW w:w="6768" w:type="dxa"/>
            <w:tcBorders>
              <w:top w:val="nil"/>
            </w:tcBorders>
          </w:tcPr>
          <w:p w:rsidR="00FF4F2F" w:rsidRDefault="00FF4F2F">
            <w:pPr>
              <w:rPr>
                <w:rFonts w:ascii="Arial" w:hAnsi="Arial"/>
                <w:sz w:val="16"/>
              </w:rPr>
            </w:pPr>
            <w:r>
              <w:rPr>
                <w:rFonts w:ascii="Arial" w:hAnsi="Arial"/>
                <w:sz w:val="16"/>
              </w:rPr>
              <w:t>Vehicle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$2802</w:t>
            </w:r>
          </w:p>
        </w:tc>
        <w:tc>
          <w:tcPr>
            <w:tcW w:w="6768" w:type="dxa"/>
            <w:tcBorders>
              <w:top w:val="nil"/>
            </w:tcBorders>
          </w:tcPr>
          <w:p w:rsidR="00FF4F2F" w:rsidRDefault="00FF4F2F">
            <w:pPr>
              <w:rPr>
                <w:rFonts w:ascii="Arial" w:hAnsi="Arial"/>
                <w:sz w:val="16"/>
              </w:rPr>
            </w:pPr>
            <w:r>
              <w:rPr>
                <w:rFonts w:ascii="Arial" w:hAnsi="Arial"/>
                <w:sz w:val="16"/>
              </w:rPr>
              <w:t>Engine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$2803</w:t>
            </w:r>
          </w:p>
        </w:tc>
        <w:tc>
          <w:tcPr>
            <w:tcW w:w="6768" w:type="dxa"/>
            <w:tcBorders>
              <w:top w:val="nil"/>
            </w:tcBorders>
          </w:tcPr>
          <w:p w:rsidR="00FF4F2F" w:rsidRDefault="00FF4F2F">
            <w:pPr>
              <w:rPr>
                <w:rFonts w:ascii="Arial" w:hAnsi="Arial"/>
                <w:sz w:val="16"/>
              </w:rPr>
            </w:pPr>
            <w:r>
              <w:rPr>
                <w:rFonts w:ascii="Arial" w:hAnsi="Arial"/>
                <w:sz w:val="16"/>
              </w:rPr>
              <w:t>A non-sequential gear change is requested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bottom w:val="single" w:sz="6" w:space="0" w:color="000000"/>
            </w:tcBorders>
          </w:tcPr>
          <w:p w:rsidR="00FF4F2F" w:rsidRDefault="00FF4F2F">
            <w:pPr>
              <w:jc w:val="right"/>
              <w:rPr>
                <w:rFonts w:ascii="Arial" w:hAnsi="Arial"/>
                <w:sz w:val="16"/>
              </w:rPr>
            </w:pPr>
            <w:r>
              <w:rPr>
                <w:rFonts w:ascii="Arial" w:hAnsi="Arial"/>
                <w:sz w:val="16"/>
              </w:rPr>
              <w:t>$2804</w:t>
            </w:r>
          </w:p>
        </w:tc>
        <w:tc>
          <w:tcPr>
            <w:tcW w:w="6768" w:type="dxa"/>
            <w:tcBorders>
              <w:top w:val="nil"/>
              <w:bottom w:val="single" w:sz="6" w:space="0" w:color="000000"/>
            </w:tcBorders>
          </w:tcPr>
          <w:p w:rsidR="00FF4F2F" w:rsidRDefault="00FF4F2F">
            <w:pPr>
              <w:rPr>
                <w:rFonts w:ascii="Arial" w:hAnsi="Arial"/>
                <w:sz w:val="16"/>
              </w:rPr>
            </w:pPr>
            <w:r>
              <w:rPr>
                <w:rFonts w:ascii="Arial" w:hAnsi="Arial"/>
                <w:sz w:val="16"/>
              </w:rPr>
              <w:t xml:space="preserve">Vehicle speed is too high for a the downshift requested </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4" w:space="0" w:color="auto"/>
            </w:tcBorders>
          </w:tcPr>
          <w:p w:rsidR="00FF4F2F" w:rsidRDefault="00FF4F2F">
            <w:pPr>
              <w:jc w:val="right"/>
              <w:rPr>
                <w:rFonts w:ascii="Arial" w:hAnsi="Arial"/>
                <w:sz w:val="16"/>
              </w:rPr>
            </w:pPr>
            <w:r>
              <w:rPr>
                <w:rFonts w:ascii="Arial" w:hAnsi="Arial"/>
                <w:sz w:val="16"/>
              </w:rPr>
              <w:t>$2805</w:t>
            </w:r>
          </w:p>
        </w:tc>
        <w:tc>
          <w:tcPr>
            <w:tcW w:w="6768" w:type="dxa"/>
            <w:tcBorders>
              <w:top w:val="single" w:sz="6" w:space="0" w:color="000000"/>
              <w:bottom w:val="single" w:sz="4" w:space="0" w:color="auto"/>
            </w:tcBorders>
          </w:tcPr>
          <w:p w:rsidR="00FF4F2F" w:rsidRDefault="00FF4F2F">
            <w:pPr>
              <w:rPr>
                <w:rFonts w:ascii="Arial" w:hAnsi="Arial"/>
                <w:sz w:val="16"/>
              </w:rPr>
            </w:pPr>
            <w:r>
              <w:rPr>
                <w:rFonts w:ascii="Arial" w:hAnsi="Arial"/>
                <w:sz w:val="16"/>
              </w:rPr>
              <w:t>Requested gear is greater than the selected PRNDL range allows</w:t>
            </w:r>
          </w:p>
        </w:tc>
        <w:tc>
          <w:tcPr>
            <w:tcW w:w="864" w:type="dxa"/>
            <w:tcBorders>
              <w:top w:val="single" w:sz="6" w:space="0" w:color="000000"/>
              <w:bottom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4" w:space="0" w:color="auto"/>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4" w:space="0" w:color="auto"/>
            </w:tcBorders>
          </w:tcPr>
          <w:p w:rsidR="00FF4F2F" w:rsidRDefault="00FF4F2F">
            <w:pPr>
              <w:jc w:val="right"/>
              <w:rPr>
                <w:rFonts w:ascii="Arial" w:hAnsi="Arial"/>
                <w:sz w:val="16"/>
              </w:rPr>
            </w:pPr>
            <w:r>
              <w:rPr>
                <w:rFonts w:ascii="Arial" w:hAnsi="Arial"/>
                <w:sz w:val="16"/>
              </w:rPr>
              <w:t>$3D02</w:t>
            </w:r>
          </w:p>
        </w:tc>
        <w:tc>
          <w:tcPr>
            <w:tcW w:w="6768" w:type="dxa"/>
            <w:tcBorders>
              <w:top w:val="single" w:sz="4" w:space="0" w:color="auto"/>
            </w:tcBorders>
          </w:tcPr>
          <w:p w:rsidR="00FF4F2F" w:rsidRDefault="00FF4F2F">
            <w:pPr>
              <w:rPr>
                <w:rFonts w:ascii="Arial" w:hAnsi="Arial"/>
                <w:sz w:val="16"/>
              </w:rPr>
            </w:pPr>
            <w:r>
              <w:rPr>
                <w:rFonts w:ascii="Arial" w:hAnsi="Arial"/>
                <w:sz w:val="16"/>
              </w:rPr>
              <w:t xml:space="preserve">Vehicle speed is too low </w:t>
            </w:r>
          </w:p>
        </w:tc>
        <w:tc>
          <w:tcPr>
            <w:tcW w:w="864" w:type="dxa"/>
            <w:tcBorders>
              <w:top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4" w:space="0" w:color="auto"/>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49" w:name="_Toc276633159"/>
      <w:r>
        <w:t>RSCR / SPRR - Transmission Adapts Preset Trigger Device Control</w:t>
      </w:r>
      <w:bookmarkEnd w:id="1349"/>
    </w:p>
    <w:p w:rsidR="00FF4F2F" w:rsidRDefault="00FF4F2F"/>
    <w:p w:rsidR="00FF4F2F" w:rsidRDefault="00FF4F2F">
      <w:r>
        <w:t>This device control is used to trigger the transmission adaptive parameters to be preset to their initial values.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Adapts Preset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Adapts Preset Trigger is True)</w:t>
      </w:r>
    </w:p>
    <w:p w:rsidR="00FF4F2F" w:rsidRDefault="00FF4F2F">
      <w:pPr>
        <w:pStyle w:val="BodyTextIndent"/>
      </w:pPr>
      <w:r>
        <w:t>If (the preset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preset of the Transmission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350" w:name="_Toc276633160"/>
      <w:r>
        <w:t>RSSR - Transmission Fast Adapts Reset Trigger Device Control</w:t>
      </w:r>
      <w:bookmarkEnd w:id="1350"/>
    </w:p>
    <w:p w:rsidR="00FF4F2F" w:rsidRDefault="00FF4F2F"/>
    <w:p w:rsidR="00FF4F2F" w:rsidRDefault="00FF4F2F">
      <w:pPr>
        <w:tabs>
          <w:tab w:val="left" w:pos="360"/>
        </w:tabs>
      </w:pPr>
      <w:r>
        <w:t>This device control is used to trigger the reset of the transmission fast adaptive parameters.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Fast Adapts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Fast Adapts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Transmission Fast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351" w:name="_Toc276633161"/>
      <w:r>
        <w:lastRenderedPageBreak/>
        <w:t>TRNR - Transmission Adapts Reset Trigger Device Control</w:t>
      </w:r>
      <w:bookmarkEnd w:id="1351"/>
    </w:p>
    <w:p w:rsidR="00FF4F2F" w:rsidRDefault="00FF4F2F"/>
    <w:p w:rsidR="00FF4F2F" w:rsidRDefault="00FF4F2F">
      <w:pPr>
        <w:tabs>
          <w:tab w:val="left" w:pos="360"/>
        </w:tabs>
      </w:pPr>
      <w:r>
        <w:t>This device control is used to trigger the reset of the transmission adaptive parameters.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Adapts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Adapts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Transmission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352" w:name="_Toc276633162"/>
      <w:r>
        <w:t>RSCR – Transmission Fast Learn Trigger</w:t>
      </w:r>
      <w:bookmarkEnd w:id="1352"/>
    </w:p>
    <w:p w:rsidR="00FF4F2F" w:rsidRDefault="00FF4F2F"/>
    <w:p w:rsidR="00FF4F2F" w:rsidRDefault="00FF4F2F">
      <w:r>
        <w:t>This device control is used to trigger the transmission fast learn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Fast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pPr>
        <w:pStyle w:val="Heading4"/>
      </w:pPr>
      <w:bookmarkStart w:id="1353" w:name="_Toc276633163"/>
      <w:r>
        <w:t>Transmission Fast Learn Trigger for Service</w:t>
      </w:r>
      <w:bookmarkEnd w:id="1353"/>
    </w:p>
    <w:p w:rsidR="00FF4F2F" w:rsidRDefault="00FF4F2F"/>
    <w:p w:rsidR="00FF4F2F" w:rsidRDefault="00FF4F2F">
      <w:r>
        <w:t>If   (Transmission Fast Learn Trigger is True)</w:t>
      </w:r>
    </w:p>
    <w:p w:rsidR="00FF4F2F" w:rsidRDefault="00FF4F2F">
      <w:pPr>
        <w:ind w:firstLine="360"/>
      </w:pPr>
      <w:r>
        <w:t>If   (the vehicle is in the vehicle assembly plant)</w:t>
      </w:r>
    </w:p>
    <w:p w:rsidR="00FF4F2F" w:rsidRDefault="00FF4F2F">
      <w:pPr>
        <w:ind w:left="360" w:firstLine="360"/>
      </w:pPr>
      <w:r>
        <w:t xml:space="preserve">Manage the request to trigger the Transmission Fast Learn as described in Section </w:t>
      </w:r>
      <w:hyperlink w:anchor="_Transmission_Fast_Learn" w:history="1">
        <w:r>
          <w:rPr>
            <w:rStyle w:val="Hyperlink"/>
            <w:color w:val="auto"/>
          </w:rPr>
          <w:t>5.10.12.2</w:t>
        </w:r>
      </w:hyperlink>
    </w:p>
    <w:p w:rsidR="00FF4F2F" w:rsidRDefault="00FF4F2F">
      <w:pPr>
        <w:ind w:firstLine="360"/>
      </w:pPr>
      <w:r>
        <w:t>Else</w:t>
      </w:r>
    </w:p>
    <w:p w:rsidR="00FF4F2F" w:rsidRDefault="00FF4F2F">
      <w:pPr>
        <w:ind w:left="360" w:firstLine="360"/>
      </w:pPr>
      <w:r>
        <w:t>If   (any of the device control limits in the table below are exceeded)</w:t>
      </w:r>
    </w:p>
    <w:p w:rsidR="00FF4F2F" w:rsidRDefault="00FF4F2F">
      <w:pPr>
        <w:ind w:left="360" w:firstLine="720"/>
      </w:pPr>
      <w:r>
        <w:t>Report the appropriate device control limit exceeded return code to the tester.</w:t>
      </w:r>
    </w:p>
    <w:p w:rsidR="00FF4F2F" w:rsidRDefault="00FF4F2F">
      <w:pPr>
        <w:ind w:left="360" w:firstLine="720"/>
      </w:pPr>
      <w:r>
        <w:t>Return to normal control.</w:t>
      </w:r>
    </w:p>
    <w:p w:rsidR="00FF4F2F" w:rsidRDefault="00FF4F2F">
      <w:pPr>
        <w:ind w:left="360" w:firstLine="360"/>
      </w:pPr>
      <w:r>
        <w:t>Else</w:t>
      </w:r>
    </w:p>
    <w:p w:rsidR="00FF4F2F" w:rsidRDefault="00FF4F2F">
      <w:pPr>
        <w:ind w:left="720" w:firstLine="360"/>
      </w:pPr>
      <w:r>
        <w:t>The Service transmission fast learn algorithm shall be enabled</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r>
        <w:br w:type="page"/>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lastRenderedPageBreak/>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Service Brake Faults of any kind</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Input speed fault </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354" w:name="_Transmission_Fast_Learn"/>
      <w:bookmarkStart w:id="1355" w:name="_Toc276633164"/>
      <w:bookmarkEnd w:id="1354"/>
      <w:r>
        <w:t>Transmission Fast Learn Trigger for Assembly Plant</w:t>
      </w:r>
      <w:bookmarkEnd w:id="1355"/>
    </w:p>
    <w:p w:rsidR="00FF4F2F" w:rsidRDefault="00FF4F2F"/>
    <w:p w:rsidR="00FF4F2F" w:rsidRDefault="00FF4F2F">
      <w:r>
        <w:t>If   (Transmission Fast Learn Trigger is True)</w:t>
      </w:r>
    </w:p>
    <w:p w:rsidR="00FF4F2F" w:rsidRDefault="00FF4F2F">
      <w:pPr>
        <w:ind w:firstLine="360"/>
      </w:pPr>
      <w:r>
        <w:t>If   (any of the device control limits in the table below are exceeded)</w:t>
      </w:r>
    </w:p>
    <w:p w:rsidR="00FF4F2F" w:rsidRDefault="00FF4F2F">
      <w:pPr>
        <w:ind w:firstLine="720"/>
      </w:pPr>
      <w:r>
        <w:t>Report the appropriate device control limit exceeded return code to the tester.</w:t>
      </w:r>
    </w:p>
    <w:p w:rsidR="00FF4F2F" w:rsidRDefault="00FF4F2F">
      <w:pPr>
        <w:ind w:firstLine="720"/>
      </w:pPr>
      <w:r>
        <w:t>Return to normal control.</w:t>
      </w:r>
    </w:p>
    <w:p w:rsidR="00FF4F2F" w:rsidRDefault="00FF4F2F">
      <w:pPr>
        <w:ind w:firstLine="360"/>
      </w:pPr>
      <w:r>
        <w:t>Else</w:t>
      </w:r>
    </w:p>
    <w:p w:rsidR="00FF4F2F" w:rsidRDefault="00FF4F2F">
      <w:pPr>
        <w:ind w:left="360" w:firstLine="360"/>
      </w:pPr>
      <w:r>
        <w:t>The Assembly Plant transmission fast learn algorithm shall be enabled</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Input speed fault </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Pr>
        <w:pStyle w:val="Heading3"/>
      </w:pPr>
      <w:bookmarkStart w:id="1356" w:name="_Toc74099090"/>
      <w:bookmarkStart w:id="1357" w:name="_Toc276633165"/>
      <w:r>
        <w:t>RSCR – Transmission Cleaning Procedure Trigger</w:t>
      </w:r>
      <w:bookmarkEnd w:id="1356"/>
      <w:bookmarkEnd w:id="1357"/>
    </w:p>
    <w:p w:rsidR="00FF4F2F" w:rsidRDefault="00FF4F2F"/>
    <w:p w:rsidR="00FF4F2F" w:rsidRDefault="00FF4F2F">
      <w:r>
        <w:t>This device control is used to trigger the transmission cleaning service procedure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Cleaning Procedure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Cleaning Procedure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360" w:firstLine="360"/>
      </w:pPr>
      <w:r>
        <w:t>If (the Service transmission cleaning procedure algorithm has run and is complete)</w:t>
      </w:r>
    </w:p>
    <w:p w:rsidR="00FF4F2F" w:rsidRDefault="00FF4F2F">
      <w:pPr>
        <w:ind w:left="360" w:firstLine="360"/>
      </w:pPr>
      <w:r>
        <w:t>Then</w:t>
      </w:r>
    </w:p>
    <w:p w:rsidR="00FF4F2F" w:rsidRDefault="00FF4F2F">
      <w:pPr>
        <w:ind w:left="720" w:firstLine="360"/>
      </w:pPr>
      <w:r>
        <w:t>Return to normal control.</w:t>
      </w:r>
    </w:p>
    <w:p w:rsidR="00FF4F2F" w:rsidRDefault="00FF4F2F">
      <w:pPr>
        <w:ind w:left="360" w:firstLine="360"/>
      </w:pPr>
      <w:r>
        <w:t>Else</w:t>
      </w:r>
    </w:p>
    <w:p w:rsidR="00FF4F2F" w:rsidRDefault="00FF4F2F">
      <w:pPr>
        <w:ind w:left="720" w:firstLine="360"/>
      </w:pPr>
      <w:r>
        <w:t>The Service transmission cleaning procedure algorithm shall be enabled</w:t>
      </w:r>
    </w:p>
    <w:p w:rsidR="00FF4F2F" w:rsidRDefault="00FF4F2F">
      <w:pPr>
        <w:ind w:left="360" w:firstLine="360"/>
      </w:pPr>
      <w:r>
        <w:t>Endif</w:t>
      </w:r>
    </w:p>
    <w:p w:rsidR="00FF4F2F" w:rsidRDefault="00FF4F2F">
      <w:pPr>
        <w:ind w:left="360"/>
      </w:pPr>
      <w:r>
        <w:t>EndIf</w:t>
      </w:r>
    </w:p>
    <w:p w:rsidR="00FF4F2F" w:rsidRDefault="00FF4F2F">
      <w:r>
        <w:t>Else</w:t>
      </w:r>
    </w:p>
    <w:p w:rsidR="00FF4F2F" w:rsidRDefault="00FF4F2F">
      <w:pPr>
        <w:ind w:left="360"/>
      </w:pPr>
      <w:r>
        <w:lastRenderedPageBreak/>
        <w:t>Return to normal control.</w:t>
      </w:r>
    </w:p>
    <w:p w:rsidR="00FF4F2F" w:rsidRDefault="00FF4F2F">
      <w:r>
        <w:t>EndIf</w:t>
      </w:r>
    </w:p>
    <w:p w:rsidR="00FF4F2F" w:rsidRDefault="00FF4F2F">
      <w:r>
        <w:br w:type="page"/>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lastRenderedPageBreak/>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$0E03</w:t>
            </w:r>
          </w:p>
        </w:tc>
        <w:tc>
          <w:tcPr>
            <w:tcW w:w="6768" w:type="dxa"/>
            <w:tcBorders>
              <w:top w:val="nil"/>
            </w:tcBorders>
          </w:tcPr>
          <w:p w:rsidR="00FF4F2F" w:rsidRDefault="00FF4F2F">
            <w:pPr>
              <w:rPr>
                <w:rFonts w:ascii="Arial" w:hAnsi="Arial" w:cs="Arial"/>
                <w:sz w:val="16"/>
              </w:rPr>
            </w:pPr>
            <w:r>
              <w:rPr>
                <w:rFonts w:ascii="Arial" w:hAnsi="Arial" w:cs="Arial"/>
                <w:sz w:val="16"/>
              </w:rPr>
              <w:t>Transmission not in park or neutral.</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$2801</w:t>
            </w:r>
          </w:p>
        </w:tc>
        <w:tc>
          <w:tcPr>
            <w:tcW w:w="6768" w:type="dxa"/>
            <w:tcBorders>
              <w:top w:val="nil"/>
            </w:tcBorders>
          </w:tcPr>
          <w:p w:rsidR="00FF4F2F" w:rsidRDefault="00FF4F2F">
            <w:pPr>
              <w:rPr>
                <w:rFonts w:ascii="Arial" w:hAnsi="Arial" w:cs="Arial"/>
                <w:sz w:val="16"/>
              </w:rPr>
            </w:pPr>
            <w:r>
              <w:rPr>
                <w:rFonts w:ascii="Arial" w:hAnsi="Arial" w:cs="Arial"/>
                <w:sz w:val="16"/>
              </w:rPr>
              <w:t>Vehicle speed too high.</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$2802</w:t>
            </w:r>
          </w:p>
        </w:tc>
        <w:tc>
          <w:tcPr>
            <w:tcW w:w="6768" w:type="dxa"/>
            <w:tcBorders>
              <w:top w:val="nil"/>
            </w:tcBorders>
          </w:tcPr>
          <w:p w:rsidR="00FF4F2F" w:rsidRDefault="00FF4F2F">
            <w:pPr>
              <w:rPr>
                <w:rFonts w:ascii="Arial" w:hAnsi="Arial" w:cs="Arial"/>
                <w:sz w:val="16"/>
              </w:rPr>
            </w:pPr>
            <w:r>
              <w:rPr>
                <w:rFonts w:ascii="Arial" w:hAnsi="Arial" w:cs="Arial"/>
                <w:sz w:val="16"/>
              </w:rPr>
              <w:t>Engine speed too high.</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$2E06</w:t>
            </w:r>
          </w:p>
        </w:tc>
        <w:tc>
          <w:tcPr>
            <w:tcW w:w="6768" w:type="dxa"/>
            <w:tcBorders>
              <w:top w:val="nil"/>
            </w:tcBorders>
          </w:tcPr>
          <w:p w:rsidR="00FF4F2F" w:rsidRDefault="00FF4F2F">
            <w:pPr>
              <w:rPr>
                <w:rFonts w:ascii="Arial" w:hAnsi="Arial" w:cs="Arial"/>
                <w:sz w:val="16"/>
              </w:rPr>
            </w:pPr>
            <w:r>
              <w:rPr>
                <w:rFonts w:ascii="Arial" w:hAnsi="Arial" w:cs="Arial"/>
                <w:sz w:val="16"/>
              </w:rPr>
              <w:t>Transmission oil temperature out of range</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 </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bl>
    <w:p w:rsidR="00FF4F2F" w:rsidRDefault="00FF4F2F"/>
    <w:p w:rsidR="00FF4F2F" w:rsidRDefault="00FF4F2F"/>
    <w:p w:rsidR="00FF4F2F" w:rsidRDefault="00FF4F2F">
      <w:pPr>
        <w:pStyle w:val="Heading2"/>
      </w:pPr>
      <w:bookmarkStart w:id="1358" w:name="_Toc276633166"/>
      <w:r>
        <w:t>CPID $34</w:t>
      </w:r>
      <w:bookmarkEnd w:id="13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$34</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1 Solenoid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1 Solenoid On</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Solenoid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Solenoid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Solenoid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Solenoid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4 Solenoid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4 Solenoid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Pr="00B3565C" w:rsidRDefault="00FF4F2F">
            <w:pPr>
              <w:jc w:val="center"/>
              <w:rPr>
                <w:rFonts w:ascii="Arial" w:hAnsi="Arial"/>
                <w:sz w:val="16"/>
                <w:lang w:val="es-ES"/>
              </w:rPr>
            </w:pPr>
            <w:r w:rsidRPr="00B3565C">
              <w:rPr>
                <w:rFonts w:ascii="Arial" w:hAnsi="Arial"/>
                <w:sz w:val="16"/>
                <w:lang w:val="es-ES"/>
              </w:rPr>
              <w:t>Torque Converter Clutch Solenoid Enable</w:t>
            </w:r>
          </w:p>
        </w:tc>
        <w:tc>
          <w:tcPr>
            <w:tcW w:w="1080" w:type="dxa"/>
            <w:tcBorders>
              <w:left w:val="nil"/>
            </w:tcBorders>
          </w:tcPr>
          <w:p w:rsidR="00FF4F2F" w:rsidRDefault="00FF4F2F">
            <w:pPr>
              <w:jc w:val="center"/>
              <w:rPr>
                <w:rFonts w:ascii="Arial" w:hAnsi="Arial"/>
                <w:sz w:val="16"/>
              </w:rPr>
            </w:pPr>
            <w:r>
              <w:rPr>
                <w:rFonts w:ascii="Arial" w:hAnsi="Arial"/>
                <w:sz w:val="16"/>
              </w:rPr>
              <w:t>Torque Converter Clutch Solenoid On</w:t>
            </w:r>
          </w:p>
        </w:tc>
        <w:tc>
          <w:tcPr>
            <w:tcW w:w="1080" w:type="dxa"/>
            <w:tcBorders>
              <w:left w:val="nil"/>
            </w:tcBorders>
          </w:tcPr>
          <w:p w:rsidR="00FF4F2F" w:rsidRDefault="00FF4F2F">
            <w:pPr>
              <w:jc w:val="center"/>
              <w:rPr>
                <w:rFonts w:ascii="Arial" w:hAnsi="Arial"/>
                <w:sz w:val="16"/>
              </w:rPr>
            </w:pPr>
            <w:r>
              <w:rPr>
                <w:rFonts w:ascii="Arial" w:hAnsi="Arial"/>
                <w:sz w:val="16"/>
              </w:rPr>
              <w:t>Transmission M2 Clutch / Reverse Multiplex Solenoid Enable</w:t>
            </w:r>
          </w:p>
        </w:tc>
        <w:tc>
          <w:tcPr>
            <w:tcW w:w="1080" w:type="dxa"/>
            <w:tcBorders>
              <w:left w:val="nil"/>
            </w:tcBorders>
          </w:tcPr>
          <w:p w:rsidR="00FF4F2F" w:rsidRDefault="00FF4F2F">
            <w:pPr>
              <w:jc w:val="center"/>
              <w:rPr>
                <w:rFonts w:ascii="Arial" w:hAnsi="Arial"/>
                <w:sz w:val="16"/>
              </w:rPr>
            </w:pPr>
            <w:r>
              <w:rPr>
                <w:rFonts w:ascii="Arial" w:hAnsi="Arial"/>
                <w:sz w:val="16"/>
              </w:rPr>
              <w:t>Transmission M2 Clutch / Reverse Multiplex Solenoid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M3 Clutch Multiplex Solenoid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M3 Clutch Multiplex Solenoid On</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59" w:name="_Toc276633167"/>
      <w:r>
        <w:t>RSCR – Transmission Clutch Solenoids Device Control</w:t>
      </w:r>
      <w:bookmarkEnd w:id="1359"/>
    </w:p>
    <w:p w:rsidR="00FF4F2F" w:rsidRDefault="00FF4F2F"/>
    <w:p w:rsidR="00FF4F2F" w:rsidRDefault="00FF4F2F">
      <w:r>
        <w:t>This device control is used to override the state of the transmission clutch solenoids.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 xml:space="preserve">For Transmission Clutch 1 to </w:t>
      </w:r>
      <w:r>
        <w:rPr>
          <w:i/>
        </w:rPr>
        <w:t>N</w:t>
      </w:r>
      <w:r>
        <w:t>:</w:t>
      </w:r>
    </w:p>
    <w:p w:rsidR="00FF4F2F" w:rsidRDefault="00FF4F2F"/>
    <w:p w:rsidR="00FF4F2F" w:rsidRDefault="00FF4F2F">
      <w:r>
        <w:t xml:space="preserve">If (Transmission Clutch </w:t>
      </w:r>
      <w:r>
        <w:rPr>
          <w:i/>
        </w:rPr>
        <w:t>N</w:t>
      </w:r>
      <w:r>
        <w:t xml:space="preserve">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 xml:space="preserve">The transmission clutch </w:t>
      </w:r>
      <w:r>
        <w:rPr>
          <w:i/>
        </w:rPr>
        <w:t>N</w:t>
      </w:r>
      <w:r>
        <w:t xml:space="preserve"> Solenoid state shall be commanded to the state requested in Transmission Clutch </w:t>
      </w:r>
      <w:r>
        <w:rPr>
          <w:i/>
        </w:rPr>
        <w:t>N</w:t>
      </w:r>
      <w:r>
        <w:t xml:space="preserve"> Solenoid On</w:t>
      </w:r>
    </w:p>
    <w:p w:rsidR="00FF4F2F" w:rsidRDefault="00FF4F2F">
      <w:pPr>
        <w:ind w:left="360"/>
      </w:pPr>
      <w:r>
        <w:t>EndIf</w:t>
      </w:r>
    </w:p>
    <w:p w:rsidR="00FF4F2F" w:rsidRDefault="00FF4F2F">
      <w:r>
        <w:lastRenderedPageBreak/>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60" w:name="_Toc276633168"/>
      <w:r>
        <w:t>RSCR – Torque Converter Clutch Solenoid Device Control</w:t>
      </w:r>
      <w:bookmarkEnd w:id="1360"/>
    </w:p>
    <w:p w:rsidR="00FF4F2F" w:rsidRDefault="00FF4F2F"/>
    <w:p w:rsidR="00FF4F2F" w:rsidRDefault="00FF4F2F">
      <w:r>
        <w:t>This device control is used to override the state of the Torque Converter Clutch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Pr="00B3565C" w:rsidRDefault="00FF4F2F">
            <w:pPr>
              <w:rPr>
                <w:rFonts w:ascii="Arial" w:hAnsi="Arial"/>
                <w:sz w:val="16"/>
                <w:lang w:val="es-ES"/>
              </w:rPr>
            </w:pPr>
            <w:r w:rsidRPr="00B3565C">
              <w:rPr>
                <w:rFonts w:ascii="Arial" w:hAnsi="Arial"/>
                <w:sz w:val="16"/>
                <w:lang w:val="es-ES"/>
              </w:rPr>
              <w:t>Torque Converter Clutch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(Torque Converter Clutch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torque converter clutch solenoid shall be commanded to the state requested in Torque Converter Clutch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61" w:name="_Toc276633169"/>
      <w:r>
        <w:t>RSCR – Transmission M3 Clutch Multiplex Solenoid Device Control</w:t>
      </w:r>
      <w:bookmarkEnd w:id="1361"/>
    </w:p>
    <w:p w:rsidR="00FF4F2F" w:rsidRDefault="00FF4F2F"/>
    <w:p w:rsidR="00FF4F2F" w:rsidRDefault="00FF4F2F">
      <w:r>
        <w:t>This device control is used to override the state of the Transmission M3 Clutch Multiplex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M3 Clutch Multiplex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M3 Clutch Multiplex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M3 Clutch Multiplex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transmission clutch multiplex solenoid shall be commanded to the state requested in Transmission  M3 Clutch Multiplex Solenoid On</w:t>
      </w:r>
    </w:p>
    <w:p w:rsidR="00FF4F2F" w:rsidRDefault="00FF4F2F">
      <w:pPr>
        <w:ind w:left="360"/>
      </w:pPr>
      <w:r>
        <w:t>EndIf</w:t>
      </w:r>
    </w:p>
    <w:p w:rsidR="00FF4F2F" w:rsidRDefault="00FF4F2F">
      <w:r>
        <w:t xml:space="preserve">Else  </w:t>
      </w:r>
    </w:p>
    <w:p w:rsidR="00FF4F2F" w:rsidRDefault="00FF4F2F">
      <w:pPr>
        <w:ind w:left="360"/>
      </w:pPr>
      <w:r>
        <w:lastRenderedPageBreak/>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62" w:name="_Toc276633170"/>
      <w:r>
        <w:t>RSCR – Transmission M2 Clutch / Reverse Multiplex Solenoid Device Control</w:t>
      </w:r>
      <w:bookmarkEnd w:id="1362"/>
    </w:p>
    <w:p w:rsidR="00FF4F2F" w:rsidRDefault="00FF4F2F"/>
    <w:p w:rsidR="00FF4F2F" w:rsidRDefault="00FF4F2F">
      <w:r>
        <w:t>This device control is used to override the state of the Transmission M2 Clutch / Reverse Multiplex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cs="Arial"/>
                <w:sz w:val="16"/>
              </w:rPr>
            </w:pPr>
            <w:r>
              <w:rPr>
                <w:rFonts w:ascii="Arial" w:hAnsi="Arial" w:cs="Arial"/>
                <w:sz w:val="16"/>
              </w:rPr>
              <w:t>Transmission M2 Clutch / Reverse Multiplex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cs="Arial"/>
                <w:sz w:val="16"/>
              </w:rPr>
            </w:pPr>
            <w:r>
              <w:rPr>
                <w:rFonts w:ascii="Arial" w:hAnsi="Arial" w:cs="Arial"/>
                <w:sz w:val="16"/>
              </w:rPr>
              <w:t>Transmission M2 Clutch / Reverse Multiplex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M2 Clutch / Reverse Multiplex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Transmission M2 clutch / reverse multiplex solenoid shall be commanded to the state requested in Transmission M2 Clutch / Reverse Multiplex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63" w:name="_Toc276633171"/>
      <w:r>
        <w:t>CPID $38</w:t>
      </w:r>
      <w:bookmarkEnd w:id="13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Torque Converter Clutch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Line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Torque Converter Clutch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Torque Converter Clutch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(lower byte)</w:t>
            </w:r>
          </w:p>
        </w:tc>
      </w:tr>
    </w:tbl>
    <w:p w:rsidR="00FF4F2F" w:rsidRDefault="00FF4F2F"/>
    <w:p w:rsidR="00FF4F2F" w:rsidRDefault="00FF4F2F">
      <w:pPr>
        <w:pStyle w:val="Heading3"/>
      </w:pPr>
      <w:bookmarkStart w:id="1364" w:name="_Toc276633172"/>
      <w:r>
        <w:t>RSCR – Torque Converter Clutch / Pressure Device Control</w:t>
      </w:r>
      <w:bookmarkEnd w:id="1364"/>
    </w:p>
    <w:p w:rsidR="00FF4F2F" w:rsidRDefault="00FF4F2F"/>
    <w:p w:rsidR="00FF4F2F" w:rsidRDefault="00FF4F2F">
      <w:r>
        <w:t>This device control is used to override the pressure of the Torque Converter Clutch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lastRenderedPageBreak/>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3A7CE6">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If (Torque Converter Clutch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torque converter clutch Pressure shall be commanded to the pressure requested in Torque Converter Clutch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365" w:name="_Toc276633173"/>
      <w:r>
        <w:t>TPCR – Transmission Line Pressure Device Control</w:t>
      </w:r>
      <w:bookmarkEnd w:id="1365"/>
    </w:p>
    <w:p w:rsidR="00FF4F2F" w:rsidRDefault="00FF4F2F"/>
    <w:p w:rsidR="00FF4F2F" w:rsidRDefault="00FF4F2F">
      <w:r>
        <w:t>This device control is used to override the pressure of the line pressure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3A7CE6">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If (Transmission Line Pressure Enable is True)</w:t>
      </w:r>
    </w:p>
    <w:p w:rsidR="00FF4F2F" w:rsidRDefault="00FF4F2F">
      <w:pPr>
        <w:pStyle w:val="BodyTextIndent"/>
      </w:pPr>
      <w:r>
        <w:t>If (engine is not running)</w:t>
      </w:r>
    </w:p>
    <w:p w:rsidR="00FF4F2F" w:rsidRDefault="00FF4F2F">
      <w:pPr>
        <w:ind w:left="720"/>
      </w:pPr>
      <w:r>
        <w:t>If (limit $2A01 in the table below is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shall be commanded to the pressure requested in Transmission Line Pressure.</w:t>
      </w:r>
    </w:p>
    <w:p w:rsidR="00FF4F2F" w:rsidRDefault="00FF4F2F">
      <w:pPr>
        <w:ind w:left="720"/>
      </w:pPr>
      <w:r>
        <w:t>EndIf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shall be commanded to the pressure requested in Transmission Line Pressure.</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$2A01</w:t>
            </w:r>
          </w:p>
        </w:tc>
        <w:tc>
          <w:tcPr>
            <w:tcW w:w="6768" w:type="dxa"/>
            <w:tcBorders>
              <w:top w:val="nil"/>
            </w:tcBorders>
          </w:tcPr>
          <w:p w:rsidR="00FF4F2F" w:rsidRDefault="00FF4F2F">
            <w:pPr>
              <w:rPr>
                <w:rFonts w:ascii="Arial" w:hAnsi="Arial"/>
                <w:sz w:val="16"/>
              </w:rPr>
            </w:pPr>
            <w:r>
              <w:rPr>
                <w:rFonts w:ascii="Arial" w:hAnsi="Arial"/>
                <w:sz w:val="16"/>
              </w:rPr>
              <w:t>Requested current is not in allowable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lastRenderedPageBreak/>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$2A03</w:t>
            </w:r>
          </w:p>
        </w:tc>
        <w:tc>
          <w:tcPr>
            <w:tcW w:w="6768" w:type="dxa"/>
            <w:tcBorders>
              <w:top w:val="nil"/>
            </w:tcBorders>
          </w:tcPr>
          <w:p w:rsidR="00FF4F2F" w:rsidRDefault="00FF4F2F">
            <w:pPr>
              <w:rPr>
                <w:rFonts w:ascii="Arial" w:hAnsi="Arial"/>
                <w:sz w:val="16"/>
              </w:rPr>
            </w:pPr>
            <w:r>
              <w:rPr>
                <w:rFonts w:ascii="Arial" w:hAnsi="Arial"/>
                <w:sz w:val="16"/>
              </w:rPr>
              <w:t>Requested current is too high when in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$2A04</w:t>
            </w:r>
          </w:p>
        </w:tc>
        <w:tc>
          <w:tcPr>
            <w:tcW w:w="6768" w:type="dxa"/>
            <w:tcBorders>
              <w:top w:val="nil"/>
            </w:tcBorders>
          </w:tcPr>
          <w:p w:rsidR="00FF4F2F" w:rsidRDefault="00FF4F2F">
            <w:pPr>
              <w:rPr>
                <w:rFonts w:ascii="Arial" w:hAnsi="Arial"/>
                <w:sz w:val="16"/>
              </w:rPr>
            </w:pPr>
            <w:r>
              <w:rPr>
                <w:rFonts w:ascii="Arial" w:hAnsi="Arial"/>
                <w:sz w:val="16"/>
              </w:rPr>
              <w:t>Engine speed too high (&gt; 1500 rpm) when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66" w:name="_Toc276633174"/>
      <w:r>
        <w:t>CPID $3A</w:t>
      </w:r>
      <w:bookmarkEnd w:id="13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$3A</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1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1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1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2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2 Pressure (lower byte)</w:t>
            </w:r>
          </w:p>
        </w:tc>
      </w:tr>
    </w:tbl>
    <w:p w:rsidR="00FF4F2F" w:rsidRDefault="00FF4F2F"/>
    <w:p w:rsidR="00FF4F2F" w:rsidRDefault="00FF4F2F">
      <w:pPr>
        <w:pStyle w:val="Heading3"/>
      </w:pPr>
      <w:bookmarkStart w:id="1367" w:name="_Toc276633175"/>
      <w:r>
        <w:t>RSCR – Transmission Clutch 1 / 2 Pressure Device Control</w:t>
      </w:r>
      <w:bookmarkEnd w:id="1367"/>
    </w:p>
    <w:p w:rsidR="00FF4F2F" w:rsidRDefault="00FF4F2F"/>
    <w:p w:rsidR="00FF4F2F" w:rsidRDefault="00FF4F2F">
      <w:r>
        <w:t>This device control is used to override the pressure of the transmission clutch 1 and 2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For transmission clutch 1 and 2:</w:t>
      </w:r>
    </w:p>
    <w:p w:rsidR="00FF4F2F" w:rsidRDefault="00FF4F2F"/>
    <w:p w:rsidR="00FF4F2F" w:rsidRDefault="00FF4F2F">
      <w:r>
        <w:t>If (Transmission Clutch 1 / 2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transmission clutch 1 / 2 pressure shall be commanded to the pressure requested in Transmission Clutch 1 / 2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68" w:name="_Toc276633176"/>
      <w:r>
        <w:t>CPID $3B</w:t>
      </w:r>
      <w:bookmarkEnd w:id="13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$3B</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4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lastRenderedPageBreak/>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3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3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4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4 Pressure (lower byte)</w:t>
            </w:r>
          </w:p>
        </w:tc>
      </w:tr>
    </w:tbl>
    <w:p w:rsidR="00FF4F2F" w:rsidRDefault="00FF4F2F"/>
    <w:p w:rsidR="00FF4F2F" w:rsidRDefault="00FF4F2F">
      <w:pPr>
        <w:pStyle w:val="Heading3"/>
      </w:pPr>
      <w:bookmarkStart w:id="1369" w:name="_Toc276633177"/>
      <w:r>
        <w:t>RSCR – Transmission Clutch 3 / 4 Pressure Device Control</w:t>
      </w:r>
      <w:bookmarkEnd w:id="1369"/>
    </w:p>
    <w:p w:rsidR="00FF4F2F" w:rsidRDefault="00FF4F2F"/>
    <w:p w:rsidR="00FF4F2F" w:rsidRDefault="00FF4F2F">
      <w:r>
        <w:t>This device control is used to override the pressure of the transmission clutch 3 and 4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For transmission clutch 3 and 4:</w:t>
      </w:r>
    </w:p>
    <w:p w:rsidR="00FF4F2F" w:rsidRDefault="00FF4F2F"/>
    <w:p w:rsidR="00FF4F2F" w:rsidRDefault="00FF4F2F">
      <w:r>
        <w:t>If (Transmission Clutch 3 / 4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transmission clutch 3 / 4 pressure shall be commanded to the pressure requested in Transmission Clutch 3 / 4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370" w:name="_Toc276633178"/>
      <w:r>
        <w:t>CPID $7D</w:t>
      </w:r>
      <w:bookmarkEnd w:id="13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$7D</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Immobilizer Security Code Input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Deactiva</w:t>
            </w:r>
            <w:r>
              <w:rPr>
                <w:rFonts w:ascii="Arial" w:hAnsi="Arial"/>
                <w:sz w:val="16"/>
              </w:rPr>
              <w:softHyphen/>
              <w:t>tion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Reactiva</w:t>
            </w:r>
            <w:r>
              <w:rPr>
                <w:rFonts w:ascii="Arial" w:hAnsi="Arial"/>
                <w:sz w:val="16"/>
              </w:rPr>
              <w:softHyphen/>
              <w:t>tion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Powertrain Challenge Transmis</w:t>
            </w:r>
            <w:r>
              <w:rPr>
                <w:rFonts w:ascii="Arial" w:hAnsi="Arial"/>
                <w:sz w:val="16"/>
              </w:rPr>
              <w:softHyphen/>
              <w:t>sion Trigger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vMerge w:val="restart"/>
            <w:tcBorders>
              <w:left w:val="nil"/>
            </w:tcBorders>
          </w:tcPr>
          <w:p w:rsidR="00FF4F2F" w:rsidRDefault="00FF4F2F">
            <w:pPr>
              <w:jc w:val="center"/>
              <w:rPr>
                <w:rFonts w:ascii="Arial" w:hAnsi="Arial"/>
                <w:sz w:val="16"/>
              </w:rPr>
            </w:pPr>
            <w:r>
              <w:rPr>
                <w:rFonts w:ascii="Arial" w:hAnsi="Arial"/>
                <w:sz w:val="16"/>
              </w:rPr>
              <w:t>Immobilizer Security Code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vMerge/>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71" w:name="_Toc276633179"/>
      <w:r>
        <w:t>IMOR – Immobilizer Security Code Input Trigger Device Control</w:t>
      </w:r>
      <w:bookmarkEnd w:id="1371"/>
    </w:p>
    <w:p w:rsidR="00FF4F2F" w:rsidRDefault="00FF4F2F"/>
    <w:p w:rsidR="00FF4F2F" w:rsidRDefault="00FF4F2F">
      <w:r>
        <w:lastRenderedPageBreak/>
        <w:t>This device control is used to verify the internally stored security code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Device control limit exceeded return codes will also be reported if the engine is running or the security code function is locked.  The lack of a negative response with a device control limit exceeded return code indicates that the correct security code was entered.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Input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Input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No action (the lack of a negative response with a device control limit exceeded return code indicates that the correct security code was entered).</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372" w:name="_Toc276633180"/>
      <w:r>
        <w:lastRenderedPageBreak/>
        <w:t>IMOR – Immobilizer Reset Trigger Device Control</w:t>
      </w:r>
      <w:bookmarkEnd w:id="1372"/>
    </w:p>
    <w:p w:rsidR="00FF4F2F" w:rsidRDefault="00FF4F2F"/>
    <w:p w:rsidR="00FF4F2F" w:rsidRDefault="00FF4F2F">
      <w:r>
        <w:t>This device control is used to allow programming of immobilizer secret information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Device control limit exceeded return codes will also be reported if the engine is running or the security code function is locked.  When this device control is accepted, the security code is reset, and learning is enabled for the immobilizer secret information.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Reset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Enable learning for the immobilizer secret information.</w:t>
      </w:r>
    </w:p>
    <w:p w:rsidR="00FF4F2F" w:rsidRDefault="00FF4F2F">
      <w:pPr>
        <w:ind w:left="720"/>
      </w:pPr>
      <w:r>
        <w:t>Reset the stored security code.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373" w:name="_Toc276633181"/>
      <w:r>
        <w:lastRenderedPageBreak/>
        <w:t>IMOR – Immobilizer Deactivation Trigger Device Control</w:t>
      </w:r>
      <w:bookmarkEnd w:id="1373"/>
    </w:p>
    <w:p w:rsidR="00FF4F2F" w:rsidRDefault="00FF4F2F"/>
    <w:p w:rsidR="00FF4F2F" w:rsidRDefault="00FF4F2F">
      <w:r>
        <w:t>This device control is used to deactivate the immobilizer functionality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If the immobilizer secret information has been programmed, or the ECM is not identified as a development unit (via an immobilizer calibration set to a “secret value”), the device control limit exceeded return code $FE07 (Theft Deterrent: Immobilizer Function Deactivation Not Allowed via Device Control) will be reported.  Device control limit exceeded return codes will also be reported if the engine is running or the security code function is locked.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Deactivation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Deactivation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Deactivate immobilizer functionality.</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$FE07</w:t>
            </w:r>
          </w:p>
        </w:tc>
        <w:tc>
          <w:tcPr>
            <w:tcW w:w="6768" w:type="dxa"/>
            <w:tcBorders>
              <w:top w:val="nil"/>
            </w:tcBorders>
          </w:tcPr>
          <w:p w:rsidR="00FF4F2F" w:rsidRDefault="00FF4F2F">
            <w:pPr>
              <w:rPr>
                <w:rFonts w:ascii="Arial" w:hAnsi="Arial"/>
                <w:sz w:val="16"/>
              </w:rPr>
            </w:pPr>
            <w:r>
              <w:rPr>
                <w:rFonts w:ascii="Arial" w:hAnsi="Arial"/>
                <w:sz w:val="16"/>
              </w:rPr>
              <w:t>Theft Deterrent: Immobilizer Function Deactivation Not Allowed via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374" w:name="_Toc276633182"/>
      <w:r>
        <w:t>IMOR – Immobilizer Reactivation Trigger Device Control</w:t>
      </w:r>
      <w:bookmarkEnd w:id="1374"/>
    </w:p>
    <w:p w:rsidR="00FF4F2F" w:rsidRDefault="00FF4F2F"/>
    <w:p w:rsidR="00FF4F2F" w:rsidRDefault="00FF4F2F">
      <w:r>
        <w:t>This device control is used to reactivate the immobilizer functionality for the GMIO immobilizer algorithm if the immobilizer functionality was previously deactivated via device control.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Reactivation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(Immobilizer Reactivation Trigger is True)</w:t>
      </w:r>
    </w:p>
    <w:p w:rsidR="00FF4F2F" w:rsidRDefault="00FF4F2F">
      <w:pPr>
        <w:ind w:left="360"/>
      </w:pPr>
      <w:r>
        <w:t>Reactivate immobilizer functionality.</w:t>
      </w:r>
    </w:p>
    <w:p w:rsidR="00FF4F2F" w:rsidRDefault="00FF4F2F">
      <w:r>
        <w:t>EndIf</w:t>
      </w:r>
    </w:p>
    <w:p w:rsidR="00FF4F2F" w:rsidRDefault="00FF4F2F">
      <w:pPr>
        <w:keepNext w:val="0"/>
        <w:keepLines w:val="0"/>
      </w:pPr>
    </w:p>
    <w:p w:rsidR="00FF4F2F" w:rsidRDefault="00FF4F2F">
      <w:pPr>
        <w:pStyle w:val="Heading3"/>
      </w:pPr>
      <w:bookmarkStart w:id="1375" w:name="_Toc276633183"/>
      <w:r>
        <w:lastRenderedPageBreak/>
        <w:t>IMOR – Immobilizer Powertrain Challenge Transmission Trigger Device Control</w:t>
      </w:r>
      <w:bookmarkEnd w:id="1375"/>
    </w:p>
    <w:p w:rsidR="00FF4F2F" w:rsidRDefault="00FF4F2F"/>
    <w:p w:rsidR="00FF4F2F" w:rsidRDefault="00FF4F2F">
      <w:r>
        <w:t>This device control is used to transmit the current powertrain challenge to the immobilizer module for the GMIO immobilizer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Powertrain Challenge Transmission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(Immobilizer Powertrain Challenge Transmission Trigger is True)</w:t>
      </w:r>
    </w:p>
    <w:p w:rsidR="00FF4F2F" w:rsidRDefault="00FF4F2F">
      <w:pPr>
        <w:ind w:left="360"/>
      </w:pPr>
      <w:r>
        <w:t>Transmit powertrain challenge.</w:t>
      </w:r>
    </w:p>
    <w:p w:rsidR="00FF4F2F" w:rsidRDefault="00FF4F2F">
      <w:r>
        <w:t>EndIf</w:t>
      </w:r>
    </w:p>
    <w:p w:rsidR="00FF4F2F" w:rsidRDefault="00FF4F2F">
      <w:pPr>
        <w:keepNext w:val="0"/>
        <w:keepLines w:val="0"/>
      </w:pPr>
    </w:p>
    <w:p w:rsidR="00FF4F2F" w:rsidRDefault="00FF4F2F">
      <w:pPr>
        <w:pStyle w:val="Heading2"/>
      </w:pPr>
      <w:bookmarkStart w:id="1376" w:name="_Toc276633184"/>
      <w:r>
        <w:lastRenderedPageBreak/>
        <w:t>CPID $7E</w:t>
      </w:r>
      <w:bookmarkEnd w:id="13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$7E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Immobilizer Security Code Input Trigger</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Immobilizer Security Code Pro</w:t>
            </w:r>
            <w:r>
              <w:rPr>
                <w:rFonts w:ascii="Arial" w:hAnsi="Arial"/>
              </w:rPr>
              <w:softHyphen/>
              <w:t>gramming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vMerge w:val="restart"/>
            <w:tcBorders>
              <w:left w:val="nil"/>
            </w:tcBorders>
          </w:tcPr>
          <w:p w:rsidR="00FF4F2F" w:rsidRDefault="00FF4F2F">
            <w:pPr>
              <w:jc w:val="center"/>
              <w:rPr>
                <w:rFonts w:ascii="Arial" w:hAnsi="Arial"/>
                <w:sz w:val="16"/>
              </w:rPr>
            </w:pPr>
            <w:r>
              <w:rPr>
                <w:rFonts w:ascii="Arial" w:hAnsi="Arial"/>
                <w:sz w:val="16"/>
              </w:rPr>
              <w:t>Immobilizer Security Code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vMerge/>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77" w:name="_Toc276633185"/>
      <w:r>
        <w:t>IMOR – Immobilizer Security Code Input Trigger Device Control</w:t>
      </w:r>
      <w:bookmarkEnd w:id="1377"/>
    </w:p>
    <w:p w:rsidR="00FF4F2F" w:rsidRDefault="00FF4F2F"/>
    <w:p w:rsidR="00FF4F2F" w:rsidRDefault="00FF4F2F">
      <w:r>
        <w:t>This device control is used to trigger the PPEI 3 immobilizer algorithm to transition into the learning enabled state (for NAO applications, the PPEI 3 immobilizer algorithm transitions into the learning enabled state after 10 minutes while, for non</w:t>
      </w:r>
      <w:r>
        <w:noBreakHyphen/>
        <w:t>NAO applications, the PPEI 3 immobilizer algorithm transitions into the learning enabled state immediately).  The learning enabled state allows the PPEI 3 immobilizer algorithm to transmit secret information to the immobilizer module and receive secret information from the immobilizer module.  The learning enabled state also allows a new security code to be programmed.</w:t>
      </w:r>
    </w:p>
    <w:p w:rsidR="00FF4F2F" w:rsidRDefault="00FF4F2F"/>
    <w:p w:rsidR="00FF4F2F" w:rsidRDefault="00FF4F2F">
      <w:r>
        <w:t>When this device control is commanded, a security code is entered into the tester and compared to the stored security code.  If the comparison fails, the device control limit exceeded return code $FE05 (Theft Deterrent: Security Code Input Incorrect) will be reported.  Device control limit exceeded return codes will also be reported if the controller is locked or the security code function is locked.  When this device control is accepted, the PPEI 3 immobilizer algorithm transitions into the learning enabled state.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Input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Input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Transition the PPEI 3 immobilizer algorithm into the learning enabled state.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$FE02</w:t>
            </w:r>
          </w:p>
        </w:tc>
        <w:tc>
          <w:tcPr>
            <w:tcW w:w="6768" w:type="dxa"/>
            <w:tcBorders>
              <w:top w:val="nil"/>
            </w:tcBorders>
          </w:tcPr>
          <w:p w:rsidR="00FF4F2F" w:rsidRDefault="00FF4F2F">
            <w:pPr>
              <w:rPr>
                <w:rFonts w:ascii="Arial" w:hAnsi="Arial"/>
                <w:sz w:val="16"/>
              </w:rPr>
            </w:pPr>
            <w:r>
              <w:rPr>
                <w:rFonts w:ascii="Arial" w:hAnsi="Arial"/>
                <w:sz w:val="16"/>
              </w:rPr>
              <w:t>Theft Deterrent: Controller is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378" w:name="_Toc276633186"/>
      <w:r>
        <w:lastRenderedPageBreak/>
        <w:t>IMOR – Immobilizer Security Code Programming Trigger Device Control</w:t>
      </w:r>
      <w:bookmarkEnd w:id="1378"/>
    </w:p>
    <w:p w:rsidR="00FF4F2F" w:rsidRDefault="00FF4F2F"/>
    <w:p w:rsidR="00FF4F2F" w:rsidRDefault="00FF4F2F">
      <w:r>
        <w:t>This device control is used to program the security code for the PPEI 3 immobilizer algorithm.  The security code is entered into the tester when this device control is commanded.  If the PPEI 3 immobilizer algorithm is not in a learning enabled state, the device control limit exceeded return code $FE04 (Theft Deterrent: Learning Not Enabled) will be reported.  A device control limit exceeded return code will also be reported if security code programming is not supported (for NAO applications, security code programming is not supported while, for non</w:t>
      </w:r>
      <w:r>
        <w:noBreakHyphen/>
        <w:t>NAO applications, security code programming is supported).  When this device control is accepted, the security code is programmed.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Programming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Programming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Program the security code.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$FE04</w:t>
            </w:r>
          </w:p>
        </w:tc>
        <w:tc>
          <w:tcPr>
            <w:tcW w:w="6768" w:type="dxa"/>
            <w:tcBorders>
              <w:top w:val="nil"/>
            </w:tcBorders>
          </w:tcPr>
          <w:p w:rsidR="00FF4F2F" w:rsidRDefault="00FF4F2F">
            <w:pPr>
              <w:rPr>
                <w:rFonts w:ascii="Arial" w:hAnsi="Arial"/>
                <w:sz w:val="16"/>
              </w:rPr>
            </w:pPr>
            <w:r>
              <w:rPr>
                <w:rFonts w:ascii="Arial" w:hAnsi="Arial"/>
                <w:sz w:val="16"/>
              </w:rPr>
              <w:t>Theft Deterrent: Learning Not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$FE06</w:t>
            </w:r>
          </w:p>
        </w:tc>
        <w:tc>
          <w:tcPr>
            <w:tcW w:w="6768" w:type="dxa"/>
            <w:tcBorders>
              <w:top w:val="nil"/>
            </w:tcBorders>
          </w:tcPr>
          <w:p w:rsidR="00FF4F2F" w:rsidRDefault="00FF4F2F">
            <w:pPr>
              <w:rPr>
                <w:rFonts w:ascii="Arial" w:hAnsi="Arial"/>
                <w:sz w:val="16"/>
              </w:rPr>
            </w:pPr>
            <w:r>
              <w:rPr>
                <w:rFonts w:ascii="Arial" w:hAnsi="Arial"/>
                <w:sz w:val="16"/>
              </w:rPr>
              <w:t>Theft Deterrent: Security Code Programming Not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2"/>
      </w:pPr>
      <w:bookmarkStart w:id="1379" w:name="_Toc276633187"/>
      <w:r>
        <w:t>CPID $FE</w:t>
      </w:r>
      <w:bookmarkEnd w:id="13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$FE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Vehicle Security Password Learn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380" w:name="_Toc276633188"/>
      <w:r>
        <w:t>VTDR – Vehicle Security Password Learn Trigger Device Control</w:t>
      </w:r>
      <w:bookmarkEnd w:id="1380"/>
    </w:p>
    <w:p w:rsidR="00FF4F2F" w:rsidRDefault="00FF4F2F"/>
    <w:p w:rsidR="00FF4F2F" w:rsidRDefault="00FF4F2F">
      <w:r>
        <w:t>This device control is used to activate the password learn algorithm to learn a new password from the VTD module.  Needed if installing a different controller into the vehicle.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Security Password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(Vehicle Security Password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lastRenderedPageBreak/>
        <w:t>If (VTD password learning is complete)</w:t>
      </w:r>
    </w:p>
    <w:p w:rsidR="00FF4F2F" w:rsidRDefault="00FF4F2F">
      <w:pPr>
        <w:pStyle w:val="BodyTextIndent2"/>
      </w:pPr>
      <w:r>
        <w:t>Return to normal control.</w:t>
      </w:r>
    </w:p>
    <w:p w:rsidR="00FF4F2F" w:rsidRDefault="00FF4F2F">
      <w:pPr>
        <w:ind w:left="720"/>
      </w:pPr>
      <w:r>
        <w:t>Else</w:t>
      </w:r>
    </w:p>
    <w:p w:rsidR="00FF4F2F" w:rsidRDefault="00FF4F2F">
      <w:pPr>
        <w:ind w:left="1080"/>
      </w:pPr>
      <w:r>
        <w:t>VTD password learning shall be enabled</w:t>
      </w:r>
    </w:p>
    <w:p w:rsidR="00FF4F2F" w:rsidRDefault="00FF4F2F">
      <w:pPr>
        <w:ind w:left="720"/>
      </w:pPr>
      <w:r>
        <w:t>EndIf</w:t>
      </w:r>
    </w:p>
    <w:p w:rsidR="00FF4F2F" w:rsidRDefault="00FF4F2F">
      <w:pPr>
        <w:ind w:left="360"/>
      </w:pPr>
      <w:r>
        <w:t>EndIf</w:t>
      </w:r>
    </w:p>
    <w:p w:rsidR="00FF4F2F" w:rsidRDefault="00FF4F2F">
      <w:r>
        <w:t>Else</w:t>
      </w:r>
    </w:p>
    <w:p w:rsidR="00FF4F2F" w:rsidRDefault="00FF4F2F">
      <w:pPr>
        <w:pStyle w:val="BodyTextIndent2"/>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$FE02</w:t>
            </w:r>
          </w:p>
        </w:tc>
        <w:tc>
          <w:tcPr>
            <w:tcW w:w="6768" w:type="dxa"/>
            <w:tcBorders>
              <w:top w:val="nil"/>
            </w:tcBorders>
          </w:tcPr>
          <w:p w:rsidR="00FF4F2F" w:rsidRDefault="00FF4F2F">
            <w:pPr>
              <w:rPr>
                <w:rFonts w:ascii="Arial" w:hAnsi="Arial"/>
                <w:sz w:val="16"/>
              </w:rPr>
            </w:pPr>
            <w:r>
              <w:rPr>
                <w:rFonts w:ascii="Arial" w:hAnsi="Arial"/>
                <w:sz w:val="16"/>
              </w:rPr>
              <w:t>The controller is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381" w:name="_Ref17869824"/>
      <w:bookmarkStart w:id="1382" w:name="_Toc276633189"/>
      <w:r>
        <w:lastRenderedPageBreak/>
        <w:t>Diagnostic Trouble Codes (DTCs)</w:t>
      </w:r>
      <w:bookmarkEnd w:id="1381"/>
      <w:bookmarkEnd w:id="1382"/>
    </w:p>
    <w:p w:rsidR="00FF4F2F" w:rsidRDefault="00FF4F2F"/>
    <w:p w:rsidR="00FF4F2F" w:rsidRDefault="00FF4F2F">
      <w:r>
        <w:t>All of the indicators within the DTC status byte (i.e., the value provided for the DTCStatusByte parameter of a positive response to sub</w:t>
      </w:r>
      <w:r>
        <w:noBreakHyphen/>
        <w:t>function readStatusOfDTCByNumber ($80) or sub</w:t>
      </w:r>
      <w:r>
        <w:noBreakHyphen/>
        <w:t>function readStatusOfDTCByStatusMask ($81) of the ReadDiagnosticInformation ($A9) service) shall be implemented according to Appendix E of [1].  Additional details of the implementation of these indicators are specified below.</w:t>
      </w:r>
    </w:p>
    <w:p w:rsidR="00FF4F2F" w:rsidRDefault="00FF4F2F"/>
    <w:p w:rsidR="00FF4F2F" w:rsidRDefault="00FF4F2F">
      <w:r>
        <w:t>The behavior of the indicators within the DTC status byte is controlled by the light enable and fault type calibrations associated with each DTC.  The recommended values for these calibrations for individual DTCs are specified in [6].</w:t>
      </w:r>
    </w:p>
    <w:p w:rsidR="00FF4F2F" w:rsidRDefault="00FF4F2F"/>
    <w:p w:rsidR="00FF4F2F" w:rsidRDefault="00FF4F2F">
      <w:r>
        <w:t>The boolean light enable calibration is used to enable the setting of the warningIndicatorRequestedState indicator.  If the light enable calibration for a DTC is true, the associated warningIndicatorRequestedState indicator shall be set upon the reporting of a failure that results in the associated historyDTC indicator being set.  If the light enable calibration for a DTC is false, the associated warningIndicatorRequestedState indicator shall always be cleared.</w:t>
      </w:r>
    </w:p>
    <w:p w:rsidR="00FF4F2F" w:rsidRDefault="00FF4F2F"/>
    <w:p w:rsidR="00167323" w:rsidRDefault="00FF4F2F" w:rsidP="00167323">
      <w:r>
        <w:t xml:space="preserve">The fault type calibration may assume the values described in </w:t>
      </w:r>
      <w:r w:rsidR="00195F6E">
        <w:fldChar w:fldCharType="begin"/>
      </w:r>
      <w:r>
        <w:instrText xml:space="preserve"> REF _Ref48963324 \h  \* MERGEFORMAT </w:instrText>
      </w:r>
      <w:r w:rsidR="00195F6E">
        <w:fldChar w:fldCharType="separate"/>
      </w:r>
      <w:r w:rsidR="00167323">
        <w:t>Table 36: Descriptions of DTC Fault Types</w:t>
      </w:r>
    </w:p>
    <w:p w:rsidR="00FF4F2F" w:rsidRDefault="00195F6E">
      <w:r>
        <w:fldChar w:fldCharType="end"/>
      </w:r>
      <w:r w:rsidR="00FF4F2F">
        <w:t>.  It is used to enable (type A, B, and C) or disable (type X) DTCs, to differentiate emission related (type A and B) and non emission related (type C) DTCs, and to determine whether to set the historyDTC indicator for a DTC on the first trip (type A and C) or the second consecutive trip (type B) during which a failure is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Fault Type</w:t>
            </w:r>
          </w:p>
        </w:tc>
        <w:tc>
          <w:tcPr>
            <w:tcW w:w="720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1440" w:type="dxa"/>
            <w:tcBorders>
              <w:top w:val="nil"/>
            </w:tcBorders>
          </w:tcPr>
          <w:p w:rsidR="00FF4F2F" w:rsidRDefault="00FF4F2F">
            <w:pPr>
              <w:jc w:val="center"/>
            </w:pPr>
            <w:r>
              <w:t>A</w:t>
            </w:r>
          </w:p>
        </w:tc>
        <w:tc>
          <w:tcPr>
            <w:tcW w:w="7200" w:type="dxa"/>
            <w:tcBorders>
              <w:top w:val="nil"/>
            </w:tcBorders>
          </w:tcPr>
          <w:p w:rsidR="00FF4F2F" w:rsidRDefault="00FF4F2F">
            <w:r>
              <w:t>Emission related DTC</w:t>
            </w:r>
          </w:p>
          <w:p w:rsidR="00FF4F2F" w:rsidRDefault="00FF4F2F">
            <w:r>
              <w:t>The historyDTC and (if enabled) warningIndicatorRequestedState indicators shall be set on the first trip during which a failure is reported.</w:t>
            </w:r>
          </w:p>
        </w:tc>
      </w:tr>
      <w:tr w:rsidR="00FF4F2F">
        <w:trPr>
          <w:cantSplit/>
          <w:jc w:val="center"/>
        </w:trPr>
        <w:tc>
          <w:tcPr>
            <w:tcW w:w="1440" w:type="dxa"/>
            <w:tcBorders>
              <w:top w:val="nil"/>
            </w:tcBorders>
          </w:tcPr>
          <w:p w:rsidR="00FF4F2F" w:rsidRDefault="00FF4F2F">
            <w:pPr>
              <w:jc w:val="center"/>
            </w:pPr>
            <w:r>
              <w:t>B</w:t>
            </w:r>
          </w:p>
        </w:tc>
        <w:tc>
          <w:tcPr>
            <w:tcW w:w="7200" w:type="dxa"/>
            <w:tcBorders>
              <w:top w:val="nil"/>
            </w:tcBorders>
          </w:tcPr>
          <w:p w:rsidR="00FF4F2F" w:rsidRDefault="00FF4F2F">
            <w:r>
              <w:t>Emission related DTC</w:t>
            </w:r>
          </w:p>
          <w:p w:rsidR="00FF4F2F" w:rsidRDefault="00FF4F2F">
            <w:r>
              <w:t>The historyDTC and (if enabled) warningIndicatorRequestedState indicators shall be set on the second consecutive trip during which a failure is reported.</w:t>
            </w:r>
          </w:p>
        </w:tc>
      </w:tr>
      <w:tr w:rsidR="00FF4F2F">
        <w:trPr>
          <w:cantSplit/>
          <w:jc w:val="center"/>
        </w:trPr>
        <w:tc>
          <w:tcPr>
            <w:tcW w:w="1440" w:type="dxa"/>
            <w:tcBorders>
              <w:top w:val="nil"/>
            </w:tcBorders>
          </w:tcPr>
          <w:p w:rsidR="00FF4F2F" w:rsidRDefault="00FF4F2F">
            <w:pPr>
              <w:jc w:val="center"/>
            </w:pPr>
            <w:r>
              <w:t>C</w:t>
            </w:r>
          </w:p>
        </w:tc>
        <w:tc>
          <w:tcPr>
            <w:tcW w:w="7200" w:type="dxa"/>
            <w:tcBorders>
              <w:top w:val="nil"/>
            </w:tcBorders>
          </w:tcPr>
          <w:p w:rsidR="00FF4F2F" w:rsidRDefault="00FF4F2F">
            <w:r>
              <w:t>Non emission related DTC</w:t>
            </w:r>
          </w:p>
          <w:p w:rsidR="00FF4F2F" w:rsidRDefault="00FF4F2F">
            <w:r>
              <w:t>The historyDTC and (if enabled) warningIndicatorRequestedState indicators shall be set on the first trip during which a failure is reported.</w:t>
            </w:r>
          </w:p>
        </w:tc>
      </w:tr>
      <w:tr w:rsidR="00FF4F2F">
        <w:trPr>
          <w:cantSplit/>
          <w:jc w:val="center"/>
        </w:trPr>
        <w:tc>
          <w:tcPr>
            <w:tcW w:w="1440" w:type="dxa"/>
            <w:tcBorders>
              <w:top w:val="nil"/>
            </w:tcBorders>
          </w:tcPr>
          <w:p w:rsidR="00FF4F2F" w:rsidRDefault="00FF4F2F">
            <w:pPr>
              <w:jc w:val="center"/>
            </w:pPr>
            <w:r>
              <w:t>X</w:t>
            </w:r>
          </w:p>
        </w:tc>
        <w:tc>
          <w:tcPr>
            <w:tcW w:w="7200" w:type="dxa"/>
            <w:tcBorders>
              <w:top w:val="nil"/>
            </w:tcBorders>
          </w:tcPr>
          <w:p w:rsidR="00FF4F2F" w:rsidRDefault="00FF4F2F">
            <w:r>
              <w:t>DTC not supported</w:t>
            </w:r>
          </w:p>
        </w:tc>
      </w:tr>
    </w:tbl>
    <w:p w:rsidR="00FF4F2F" w:rsidRDefault="00FF4F2F">
      <w:pPr>
        <w:pStyle w:val="Caption"/>
      </w:pPr>
      <w:bookmarkStart w:id="1383" w:name="_Toc223513480"/>
      <w:bookmarkStart w:id="1384" w:name="_Ref19089020"/>
      <w:bookmarkStart w:id="1385" w:name="_Ref48963324"/>
      <w:r>
        <w:t xml:space="preserve">Table </w:t>
      </w:r>
      <w:fldSimple w:instr=" SEQ Table \* ARABIC ">
        <w:r w:rsidR="00167323">
          <w:rPr>
            <w:noProof/>
          </w:rPr>
          <w:t>36</w:t>
        </w:r>
      </w:fldSimple>
      <w:r>
        <w:t>: Descriptions of DTC Fault Types</w:t>
      </w:r>
      <w:bookmarkEnd w:id="1383"/>
    </w:p>
    <w:bookmarkEnd w:id="1384"/>
    <w:bookmarkEnd w:id="1385"/>
    <w:p w:rsidR="00FF4F2F" w:rsidRDefault="00FF4F2F">
      <w:pPr>
        <w:keepNext w:val="0"/>
        <w:keepLines w:val="0"/>
      </w:pPr>
    </w:p>
    <w:p w:rsidR="00FF4F2F" w:rsidRDefault="00FF4F2F">
      <w:r>
        <w:t>For emission related (type A and B) DTCs, the associated warningIndicatorRequestedState indicator shall be cleared after the third consecutive trip during which a pass condition is reported and a failure is not reported.  For non emission related (type C) DTCs, the associated warningIndicatorRequestedState indicator shall be cleared after the first trip during which a pass condition is reported and a failure is not reported.</w:t>
      </w:r>
    </w:p>
    <w:p w:rsidR="00FF4F2F" w:rsidRDefault="00FF4F2F"/>
    <w:p w:rsidR="00167323" w:rsidRDefault="00FF4F2F" w:rsidP="00167323">
      <w:r>
        <w:t xml:space="preserve">The behavior of the set of emission related DTCs shown in </w:t>
      </w:r>
      <w:r w:rsidR="00195F6E">
        <w:fldChar w:fldCharType="begin"/>
      </w:r>
      <w:r>
        <w:instrText xml:space="preserve"> REF _Ref48963364 \h  \* MERGEFORMAT </w:instrText>
      </w:r>
      <w:r w:rsidR="00195F6E">
        <w:fldChar w:fldCharType="separate"/>
      </w:r>
      <w:r w:rsidR="00167323">
        <w:t>Table 37: One Trip MIL Off DTCs</w:t>
      </w:r>
    </w:p>
    <w:p w:rsidR="00FF4F2F" w:rsidRDefault="00195F6E">
      <w:r>
        <w:fldChar w:fldCharType="end"/>
      </w:r>
      <w:r w:rsidR="00FF4F2F">
        <w:t>, one trip MIL off DTCs, differs slightly from that of other emission related DTCs.  For these DTCs, the associated warningIndicatorRequestedState indicator shall be cleared after the first trip during which a pass condition is reported and a failure is not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5040"/>
      </w:tblGrid>
      <w:tr w:rsidR="00FF4F2F">
        <w:trPr>
          <w:cantSplit/>
          <w:tblHeader/>
          <w:jc w:val="center"/>
        </w:trPr>
        <w:tc>
          <w:tcPr>
            <w:tcW w:w="720" w:type="dxa"/>
            <w:tcBorders>
              <w:bottom w:val="single" w:sz="12" w:space="0" w:color="000000"/>
            </w:tcBorders>
          </w:tcPr>
          <w:p w:rsidR="00FF4F2F" w:rsidRDefault="00FF4F2F">
            <w:pPr>
              <w:jc w:val="center"/>
              <w:rPr>
                <w:b/>
                <w:sz w:val="16"/>
              </w:rPr>
            </w:pPr>
            <w:r>
              <w:rPr>
                <w:b/>
                <w:sz w:val="16"/>
              </w:rPr>
              <w:t>DTC</w:t>
            </w:r>
          </w:p>
        </w:tc>
        <w:tc>
          <w:tcPr>
            <w:tcW w:w="5040" w:type="dxa"/>
            <w:tcBorders>
              <w:bottom w:val="single" w:sz="12" w:space="0" w:color="000000"/>
            </w:tcBorders>
          </w:tcPr>
          <w:p w:rsidR="00FF4F2F" w:rsidRDefault="00FF4F2F">
            <w:pPr>
              <w:jc w:val="center"/>
              <w:rPr>
                <w:b/>
                <w:sz w:val="16"/>
              </w:rPr>
            </w:pPr>
            <w:r>
              <w:rPr>
                <w:b/>
                <w:sz w:val="16"/>
              </w:rPr>
              <w:t>Description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P0455</w:t>
            </w:r>
          </w:p>
        </w:tc>
        <w:tc>
          <w:tcPr>
            <w:tcW w:w="5040" w:type="dxa"/>
            <w:tcBorders>
              <w:top w:val="nil"/>
            </w:tcBorders>
          </w:tcPr>
          <w:p w:rsidR="00FF4F2F" w:rsidRDefault="00FF4F2F">
            <w:pPr>
              <w:rPr>
                <w:rFonts w:ascii="Arial" w:hAnsi="Arial"/>
                <w:sz w:val="16"/>
              </w:rPr>
            </w:pPr>
            <w:r>
              <w:rPr>
                <w:rFonts w:ascii="Arial" w:hAnsi="Arial"/>
                <w:sz w:val="16"/>
              </w:rPr>
              <w:t>Evaporative Emission System Large Leak Detected</w:t>
            </w:r>
          </w:p>
        </w:tc>
      </w:tr>
    </w:tbl>
    <w:p w:rsidR="00FF4F2F" w:rsidRDefault="00FF4F2F">
      <w:pPr>
        <w:pStyle w:val="Caption"/>
      </w:pPr>
      <w:bookmarkStart w:id="1386" w:name="_Toc223513481"/>
      <w:bookmarkStart w:id="1387" w:name="_Ref19320189"/>
      <w:bookmarkStart w:id="1388" w:name="_Ref19320223"/>
      <w:bookmarkStart w:id="1389" w:name="_Ref48963364"/>
      <w:r>
        <w:t xml:space="preserve">Table </w:t>
      </w:r>
      <w:fldSimple w:instr=" SEQ Table \* ARABIC ">
        <w:r w:rsidR="00167323">
          <w:rPr>
            <w:noProof/>
          </w:rPr>
          <w:t>37</w:t>
        </w:r>
      </w:fldSimple>
      <w:r>
        <w:t>: One Trip MIL Off DTCs</w:t>
      </w:r>
      <w:bookmarkEnd w:id="1386"/>
    </w:p>
    <w:bookmarkEnd w:id="1387"/>
    <w:bookmarkEnd w:id="1388"/>
    <w:bookmarkEnd w:id="1389"/>
    <w:p w:rsidR="00FF4F2F" w:rsidRDefault="00FF4F2F">
      <w:pPr>
        <w:keepNext w:val="0"/>
        <w:keepLines w:val="0"/>
      </w:pPr>
    </w:p>
    <w:p w:rsidR="00167323" w:rsidRDefault="00FF4F2F" w:rsidP="00167323">
      <w:r>
        <w:lastRenderedPageBreak/>
        <w:t xml:space="preserve">The behavior of the set of type B emission related DTCs shown in </w:t>
      </w:r>
      <w:r w:rsidR="00195F6E">
        <w:fldChar w:fldCharType="begin"/>
      </w:r>
      <w:r>
        <w:instrText xml:space="preserve"> REF _Ref48963396 \h  \* MERGEFORMAT </w:instrText>
      </w:r>
      <w:r w:rsidR="00195F6E">
        <w:fldChar w:fldCharType="separate"/>
      </w:r>
      <w:r w:rsidR="00167323">
        <w:t>Table 38: Special Operating Condition DTCs</w:t>
      </w:r>
    </w:p>
    <w:p w:rsidR="00FF4F2F" w:rsidRDefault="00195F6E">
      <w:r>
        <w:fldChar w:fldCharType="end"/>
      </w:r>
      <w:r w:rsidR="00FF4F2F">
        <w:t>, special operating condition DTCs, differs slightly from that of other type B emission related DTCs.  For these DTCs, the associated historyDTC and (if enabled) warningIndicatorRequestedState indicators shall be set on the second, but not necessarily consecutive, trip during which a failure is reported if the operating conditions (engine speed, engine load, and warm up status) under which the failure was reported on the first trip and second trip match.  In addition, the associated warningIndicatorRequestedState indicator shall be cleared after the third consecutive trip during which the operating conditions under which the stored failure was reported are matched, a pass condition is reported, and a failure is not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5040"/>
      </w:tblGrid>
      <w:tr w:rsidR="00FF4F2F">
        <w:trPr>
          <w:cantSplit/>
          <w:tblHeader/>
          <w:jc w:val="center"/>
        </w:trPr>
        <w:tc>
          <w:tcPr>
            <w:tcW w:w="720" w:type="dxa"/>
            <w:tcBorders>
              <w:bottom w:val="single" w:sz="12" w:space="0" w:color="000000"/>
            </w:tcBorders>
          </w:tcPr>
          <w:p w:rsidR="00FF4F2F" w:rsidRDefault="00FF4F2F">
            <w:pPr>
              <w:jc w:val="center"/>
              <w:rPr>
                <w:b/>
                <w:sz w:val="16"/>
              </w:rPr>
            </w:pPr>
            <w:r>
              <w:rPr>
                <w:b/>
                <w:sz w:val="16"/>
              </w:rPr>
              <w:t>DTC</w:t>
            </w:r>
          </w:p>
        </w:tc>
        <w:tc>
          <w:tcPr>
            <w:tcW w:w="5040" w:type="dxa"/>
            <w:tcBorders>
              <w:bottom w:val="single" w:sz="12" w:space="0" w:color="000000"/>
            </w:tcBorders>
          </w:tcPr>
          <w:p w:rsidR="00FF4F2F" w:rsidRDefault="00FF4F2F">
            <w:pPr>
              <w:jc w:val="center"/>
              <w:rPr>
                <w:b/>
                <w:sz w:val="16"/>
              </w:rPr>
            </w:pPr>
            <w:r>
              <w:rPr>
                <w:b/>
                <w:sz w:val="16"/>
              </w:rPr>
              <w:t>Description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P0171</w:t>
            </w:r>
          </w:p>
        </w:tc>
        <w:tc>
          <w:tcPr>
            <w:tcW w:w="5040" w:type="dxa"/>
            <w:tcBorders>
              <w:top w:val="nil"/>
            </w:tcBorders>
          </w:tcPr>
          <w:p w:rsidR="00FF4F2F" w:rsidRDefault="00FF4F2F">
            <w:pPr>
              <w:rPr>
                <w:rFonts w:ascii="Arial" w:hAnsi="Arial"/>
                <w:sz w:val="16"/>
              </w:rPr>
            </w:pPr>
            <w:r>
              <w:rPr>
                <w:rFonts w:ascii="Arial" w:hAnsi="Arial"/>
                <w:sz w:val="16"/>
              </w:rPr>
              <w:t>Fuel Trim System Lean Bank 1</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P0172</w:t>
            </w:r>
          </w:p>
        </w:tc>
        <w:tc>
          <w:tcPr>
            <w:tcW w:w="5040" w:type="dxa"/>
            <w:tcBorders>
              <w:top w:val="nil"/>
            </w:tcBorders>
          </w:tcPr>
          <w:p w:rsidR="00FF4F2F" w:rsidRDefault="00FF4F2F">
            <w:pPr>
              <w:rPr>
                <w:rFonts w:ascii="Arial" w:hAnsi="Arial"/>
                <w:sz w:val="16"/>
              </w:rPr>
            </w:pPr>
            <w:r>
              <w:rPr>
                <w:rFonts w:ascii="Arial" w:hAnsi="Arial"/>
                <w:sz w:val="16"/>
              </w:rPr>
              <w:t>Fuel Trim System Rich Bank 1</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P0174</w:t>
            </w:r>
          </w:p>
        </w:tc>
        <w:tc>
          <w:tcPr>
            <w:tcW w:w="5040" w:type="dxa"/>
            <w:tcBorders>
              <w:top w:val="nil"/>
            </w:tcBorders>
          </w:tcPr>
          <w:p w:rsidR="00FF4F2F" w:rsidRDefault="00FF4F2F">
            <w:pPr>
              <w:rPr>
                <w:rFonts w:ascii="Arial" w:hAnsi="Arial"/>
                <w:sz w:val="16"/>
              </w:rPr>
            </w:pPr>
            <w:r>
              <w:rPr>
                <w:rFonts w:ascii="Arial" w:hAnsi="Arial"/>
                <w:sz w:val="16"/>
              </w:rPr>
              <w:t>Fuel Trim System Lean Bank 2</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P0175</w:t>
            </w:r>
          </w:p>
        </w:tc>
        <w:tc>
          <w:tcPr>
            <w:tcW w:w="5040" w:type="dxa"/>
            <w:tcBorders>
              <w:top w:val="nil"/>
            </w:tcBorders>
          </w:tcPr>
          <w:p w:rsidR="00FF4F2F" w:rsidRDefault="00FF4F2F">
            <w:pPr>
              <w:rPr>
                <w:rFonts w:ascii="Arial" w:hAnsi="Arial"/>
                <w:sz w:val="16"/>
              </w:rPr>
            </w:pPr>
            <w:r>
              <w:rPr>
                <w:rFonts w:ascii="Arial" w:hAnsi="Arial"/>
                <w:sz w:val="16"/>
              </w:rPr>
              <w:t>Fuel Trim System Rich Bank 2</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P0300</w:t>
            </w:r>
          </w:p>
        </w:tc>
        <w:tc>
          <w:tcPr>
            <w:tcW w:w="5040" w:type="dxa"/>
            <w:tcBorders>
              <w:top w:val="nil"/>
            </w:tcBorders>
          </w:tcPr>
          <w:p w:rsidR="00FF4F2F" w:rsidRDefault="00FF4F2F">
            <w:pPr>
              <w:rPr>
                <w:rFonts w:ascii="Arial" w:hAnsi="Arial"/>
                <w:sz w:val="16"/>
              </w:rPr>
            </w:pPr>
            <w:r>
              <w:rPr>
                <w:rFonts w:ascii="Arial" w:hAnsi="Arial"/>
                <w:sz w:val="16"/>
              </w:rPr>
              <w:t>Engine Misfire Detected</w:t>
            </w:r>
          </w:p>
        </w:tc>
      </w:tr>
    </w:tbl>
    <w:p w:rsidR="00FF4F2F" w:rsidRDefault="00FF4F2F">
      <w:pPr>
        <w:pStyle w:val="Caption"/>
      </w:pPr>
      <w:bookmarkStart w:id="1390" w:name="_Toc223513482"/>
      <w:bookmarkStart w:id="1391" w:name="_Ref19321052"/>
      <w:bookmarkStart w:id="1392" w:name="_Ref48963396"/>
      <w:r>
        <w:t xml:space="preserve">Table </w:t>
      </w:r>
      <w:fldSimple w:instr=" SEQ Table \* ARABIC ">
        <w:r w:rsidR="00167323">
          <w:rPr>
            <w:noProof/>
          </w:rPr>
          <w:t>38</w:t>
        </w:r>
      </w:fldSimple>
      <w:r>
        <w:t>: Special Operating Condition DTCs</w:t>
      </w:r>
      <w:bookmarkEnd w:id="1390"/>
    </w:p>
    <w:bookmarkEnd w:id="1391"/>
    <w:bookmarkEnd w:id="1392"/>
    <w:p w:rsidR="00FF4F2F" w:rsidRDefault="00FF4F2F">
      <w:pPr>
        <w:keepNext w:val="0"/>
        <w:keepLines w:val="0"/>
      </w:pPr>
    </w:p>
    <w:p w:rsidR="00FF4F2F" w:rsidRDefault="00FF4F2F">
      <w:r>
        <w:t>In addition to the use of the ClearDiagnosticInformation ($04) diagnostic service to reset the indicators within the DTC status byte as described in [1], an automatic code clear function (based upon the completion of a number of warm up cycles without a failure being reported) shall be supported.  An automatic code clear for a DTC shall affect any failure records associated with the DTC and all indicators within the associated DTC status byte in the same manner as the ClearDiagnosticInformation ($04) diagnostic service with the exception of the testNotPassedSinceDTCCleared indicator, which shall be unaffected by an automatic code clear.</w:t>
      </w:r>
    </w:p>
    <w:p w:rsidR="00FF4F2F" w:rsidRDefault="00FF4F2F"/>
    <w:p w:rsidR="00FF4F2F" w:rsidRDefault="00FF4F2F">
      <w:r>
        <w:t>The automatic code clear function shall be implemented as two independent functions: one for all emission related (type A and B) DTCs and another for all non emission related (type C) DTCs.  An automatic code clear shall be performed for all emission related DTCs upon the completion of 40 warm up cycles without an emission related failure being reported.  An automatic code clear shall be performed for all non emission related DTCs upon the completion of 40 warm up cycles without a non emission related failure being reported.</w:t>
      </w:r>
    </w:p>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393" w:name="_Ref17869784"/>
      <w:bookmarkStart w:id="1394" w:name="_Toc276633190"/>
      <w:r>
        <w:lastRenderedPageBreak/>
        <w:t>Failure Records / Freeze Frame</w:t>
      </w:r>
      <w:bookmarkEnd w:id="1393"/>
      <w:bookmarkEnd w:id="1394"/>
    </w:p>
    <w:p w:rsidR="00FF4F2F" w:rsidRDefault="00FF4F2F"/>
    <w:p w:rsidR="00F26143" w:rsidRDefault="00FF4F2F" w:rsidP="00F26143">
      <w:pPr>
        <w:numPr>
          <w:ilvl w:val="0"/>
          <w:numId w:val="6"/>
        </w:numPr>
        <w:ind w:left="566"/>
      </w:pPr>
      <w:r>
        <w:t>Mode 02 is used to obtain OBD required (legislated) freeze frame data</w:t>
      </w:r>
    </w:p>
    <w:p w:rsidR="00F26143" w:rsidRDefault="00FF4F2F" w:rsidP="00F26143">
      <w:pPr>
        <w:numPr>
          <w:ilvl w:val="0"/>
          <w:numId w:val="6"/>
        </w:numPr>
        <w:ind w:left="849"/>
      </w:pPr>
      <w:r>
        <w:t>OBD required freeze frame data is a subset of the FFRR freeze frame</w:t>
      </w:r>
    </w:p>
    <w:p w:rsidR="00F26143" w:rsidRDefault="00FF4F2F" w:rsidP="00F26143">
      <w:pPr>
        <w:numPr>
          <w:ilvl w:val="0"/>
          <w:numId w:val="6"/>
        </w:numPr>
        <w:ind w:left="849"/>
      </w:pPr>
      <w:r>
        <w:t>Only PIDs $0000 to $00FF can be requested</w:t>
      </w:r>
    </w:p>
    <w:p w:rsidR="00F26143" w:rsidRDefault="00FF4F2F" w:rsidP="00F26143">
      <w:pPr>
        <w:numPr>
          <w:ilvl w:val="0"/>
          <w:numId w:val="6"/>
        </w:numPr>
        <w:ind w:left="849"/>
      </w:pPr>
      <w:r>
        <w:t>Only the ECM  need support Mode 02</w:t>
      </w:r>
    </w:p>
    <w:p w:rsidR="00F26143" w:rsidRDefault="00FF4F2F" w:rsidP="00F26143">
      <w:pPr>
        <w:numPr>
          <w:ilvl w:val="0"/>
          <w:numId w:val="6"/>
        </w:numPr>
        <w:ind w:left="566"/>
      </w:pPr>
      <w:r>
        <w:t>Mode 12 is used to obtain both corporate standard freeze frame data and failure record data</w:t>
      </w:r>
    </w:p>
    <w:p w:rsidR="00F26143" w:rsidRDefault="00FF4F2F" w:rsidP="00F26143">
      <w:pPr>
        <w:numPr>
          <w:ilvl w:val="0"/>
          <w:numId w:val="6"/>
        </w:numPr>
        <w:ind w:left="849"/>
      </w:pPr>
      <w:r>
        <w:t>All PIDs ($0000 to $FFFF) can be delivered</w:t>
      </w:r>
    </w:p>
    <w:p w:rsidR="00F26143" w:rsidRDefault="00FF4F2F" w:rsidP="00F26143">
      <w:pPr>
        <w:numPr>
          <w:ilvl w:val="0"/>
          <w:numId w:val="6"/>
        </w:numPr>
        <w:ind w:left="849"/>
      </w:pPr>
      <w:r>
        <w:t>ECM, TCM, and TCCM can support Mode 12</w:t>
      </w:r>
    </w:p>
    <w:p w:rsidR="00FF4F2F" w:rsidRDefault="00FF4F2F">
      <w:pPr>
        <w:keepNext w:val="0"/>
        <w:keepLines w:val="0"/>
      </w:pPr>
    </w:p>
    <w:p w:rsidR="00FF4F2F" w:rsidRDefault="00FF4F2F">
      <w:pPr>
        <w:pStyle w:val="Heading2"/>
      </w:pPr>
      <w:bookmarkStart w:id="1395" w:name="_Ref43193358"/>
      <w:bookmarkStart w:id="1396" w:name="_Ref43193376"/>
      <w:bookmarkStart w:id="1397" w:name="_Toc43857220"/>
      <w:bookmarkStart w:id="1398" w:name="_Ref49917366"/>
      <w:bookmarkStart w:id="1399" w:name="_Ref49917367"/>
      <w:bookmarkStart w:id="1400" w:name="_Toc276633191"/>
      <w:r>
        <w:t>Corporate Standard Freeze Frame</w:t>
      </w:r>
      <w:bookmarkEnd w:id="1395"/>
      <w:bookmarkEnd w:id="1396"/>
      <w:bookmarkEnd w:id="1397"/>
      <w:bookmarkEnd w:id="1398"/>
      <w:bookmarkEnd w:id="1399"/>
      <w:bookmarkEnd w:id="1400"/>
    </w:p>
    <w:p w:rsidR="00FF4F2F" w:rsidRDefault="00FF4F2F"/>
    <w:p w:rsidR="00E80CF9" w:rsidRDefault="00E80CF9" w:rsidP="00E80CF9">
      <w:r>
        <w:t>Refer to [7] and [8] for the rules for PID selection to create an application specific freeze frame PID List.</w:t>
      </w:r>
    </w:p>
    <w:p w:rsidR="00FF4F2F" w:rsidRDefault="00FF4F2F">
      <w:pPr>
        <w:pStyle w:val="Heading1"/>
      </w:pPr>
      <w:bookmarkStart w:id="1401" w:name="_Toc276633192"/>
      <w:r>
        <w:lastRenderedPageBreak/>
        <w:t>Compliance with Standards</w:t>
      </w:r>
      <w:bookmarkEnd w:id="1401"/>
    </w:p>
    <w:p w:rsidR="00FF4F2F" w:rsidRDefault="00FF4F2F"/>
    <w:p w:rsidR="00FF4F2F" w:rsidRDefault="00FF4F2F">
      <w:pPr>
        <w:pStyle w:val="Heading2"/>
      </w:pPr>
      <w:bookmarkStart w:id="1402" w:name="_Toc385404346"/>
      <w:bookmarkStart w:id="1403" w:name="_Toc276633193"/>
      <w:r>
        <w:t>Compliance with GMPT Product Engineering Standards</w:t>
      </w:r>
      <w:bookmarkEnd w:id="1402"/>
      <w:bookmarkEnd w:id="1403"/>
    </w:p>
    <w:p w:rsidR="00FF4F2F" w:rsidRDefault="00FF4F2F"/>
    <w:p w:rsidR="00FF4F2F" w:rsidRDefault="00FF4F2F">
      <w:r>
        <w:t>This document is in compliance with the following standards.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1872"/>
        <w:gridCol w:w="1296"/>
        <w:gridCol w:w="6192"/>
      </w:tblGrid>
      <w:tr w:rsidR="00FF4F2F">
        <w:trPr>
          <w:cantSplit/>
          <w:jc w:val="center"/>
        </w:trPr>
        <w:tc>
          <w:tcPr>
            <w:tcW w:w="1872" w:type="dxa"/>
            <w:tcBorders>
              <w:bottom w:val="single" w:sz="12" w:space="0" w:color="000000"/>
            </w:tcBorders>
          </w:tcPr>
          <w:p w:rsidR="00FF4F2F" w:rsidRDefault="00FF4F2F">
            <w:pPr>
              <w:jc w:val="center"/>
              <w:rPr>
                <w:b/>
              </w:rPr>
            </w:pPr>
            <w:r>
              <w:rPr>
                <w:b/>
              </w:rPr>
              <w:t>Document Number</w:t>
            </w:r>
          </w:p>
        </w:tc>
        <w:tc>
          <w:tcPr>
            <w:tcW w:w="1296" w:type="dxa"/>
            <w:tcBorders>
              <w:bottom w:val="single" w:sz="12" w:space="0" w:color="000000"/>
            </w:tcBorders>
          </w:tcPr>
          <w:p w:rsidR="00FF4F2F" w:rsidRDefault="00FF4F2F">
            <w:pPr>
              <w:jc w:val="center"/>
              <w:rPr>
                <w:b/>
              </w:rPr>
            </w:pPr>
            <w:r>
              <w:rPr>
                <w:b/>
              </w:rPr>
              <w:t>Version</w:t>
            </w:r>
          </w:p>
        </w:tc>
        <w:tc>
          <w:tcPr>
            <w:tcW w:w="6192" w:type="dxa"/>
            <w:tcBorders>
              <w:bottom w:val="single" w:sz="12" w:space="0" w:color="000000"/>
            </w:tcBorders>
          </w:tcPr>
          <w:p w:rsidR="00FF4F2F" w:rsidRDefault="00FF4F2F">
            <w:pPr>
              <w:jc w:val="center"/>
              <w:rPr>
                <w:b/>
              </w:rPr>
            </w:pPr>
            <w:r>
              <w:rPr>
                <w:b/>
              </w:rPr>
              <w:t>Document Title</w:t>
            </w:r>
          </w:p>
        </w:tc>
      </w:tr>
      <w:tr w:rsidR="00FF4F2F">
        <w:trPr>
          <w:cantSplit/>
          <w:jc w:val="center"/>
        </w:trPr>
        <w:tc>
          <w:tcPr>
            <w:tcW w:w="1872" w:type="dxa"/>
          </w:tcPr>
          <w:p w:rsidR="00FF4F2F" w:rsidRDefault="00FF4F2F">
            <w:r>
              <w:t>TL.07.0043</w:t>
            </w:r>
          </w:p>
        </w:tc>
        <w:tc>
          <w:tcPr>
            <w:tcW w:w="1296" w:type="dxa"/>
          </w:tcPr>
          <w:p w:rsidR="00FF4F2F" w:rsidRDefault="00FF4F2F">
            <w:r>
              <w:t>R08</w:t>
            </w:r>
          </w:p>
        </w:tc>
        <w:tc>
          <w:tcPr>
            <w:tcW w:w="6192" w:type="dxa"/>
          </w:tcPr>
          <w:p w:rsidR="00FF4F2F" w:rsidRDefault="00FF4F2F">
            <w:r>
              <w:t>Document Format Standard</w:t>
            </w:r>
          </w:p>
        </w:tc>
      </w:tr>
    </w:tbl>
    <w:p w:rsidR="00FF4F2F" w:rsidRDefault="00FF4F2F"/>
    <w:p w:rsidR="00FF4F2F" w:rsidRDefault="00FF4F2F">
      <w:pPr>
        <w:pStyle w:val="Heading2"/>
      </w:pPr>
      <w:bookmarkStart w:id="1404" w:name="_Toc385404347"/>
      <w:bookmarkStart w:id="1405" w:name="_Toc276633194"/>
      <w:r>
        <w:t>Compliance with Industry Standards</w:t>
      </w:r>
      <w:bookmarkEnd w:id="1404"/>
      <w:bookmarkEnd w:id="1405"/>
    </w:p>
    <w:p w:rsidR="00FF4F2F" w:rsidRDefault="00FF4F2F"/>
    <w:p w:rsidR="00FF4F2F" w:rsidRDefault="00FF4F2F">
      <w:pPr>
        <w:keepNext w:val="0"/>
        <w:keepLines w:val="0"/>
      </w:pPr>
      <w:r>
        <w:t>No applicable industry standards were identified for this document.</w:t>
      </w:r>
    </w:p>
    <w:p w:rsidR="00FF4F2F" w:rsidRDefault="00FF4F2F">
      <w:pPr>
        <w:pStyle w:val="Header"/>
      </w:pPr>
      <w:bookmarkStart w:id="1406" w:name="_Toc276633195"/>
      <w:r>
        <w:lastRenderedPageBreak/>
        <w:t xml:space="preserve">Appendix A </w:t>
      </w:r>
      <w:r>
        <w:noBreakHyphen/>
        <w:t xml:space="preserve"> Revision History</w:t>
      </w:r>
      <w:bookmarkEnd w:id="1406"/>
    </w:p>
    <w:p w:rsidR="00FF4F2F" w:rsidRDefault="00FF4F2F"/>
    <w:tbl>
      <w:tblPr>
        <w:tblW w:w="97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1260"/>
        <w:gridCol w:w="990"/>
        <w:gridCol w:w="1170"/>
        <w:gridCol w:w="4860"/>
        <w:gridCol w:w="1440"/>
      </w:tblGrid>
      <w:tr w:rsidR="00FF4F2F">
        <w:trPr>
          <w:cantSplit/>
          <w:jc w:val="center"/>
        </w:trPr>
        <w:tc>
          <w:tcPr>
            <w:tcW w:w="1260" w:type="dxa"/>
            <w:tcBorders>
              <w:bottom w:val="single" w:sz="12" w:space="0" w:color="000000"/>
            </w:tcBorders>
          </w:tcPr>
          <w:p w:rsidR="00FF4F2F" w:rsidRDefault="00FF4F2F">
            <w:pPr>
              <w:jc w:val="center"/>
              <w:rPr>
                <w:b/>
              </w:rPr>
            </w:pPr>
            <w:r>
              <w:rPr>
                <w:b/>
              </w:rPr>
              <w:br/>
              <w:t>Revision</w:t>
            </w:r>
          </w:p>
        </w:tc>
        <w:tc>
          <w:tcPr>
            <w:tcW w:w="990" w:type="dxa"/>
            <w:tcBorders>
              <w:bottom w:val="single" w:sz="12" w:space="0" w:color="000000"/>
            </w:tcBorders>
          </w:tcPr>
          <w:p w:rsidR="00FF4F2F" w:rsidRDefault="00FF4F2F">
            <w:pPr>
              <w:jc w:val="center"/>
              <w:rPr>
                <w:b/>
              </w:rPr>
            </w:pPr>
            <w:r>
              <w:rPr>
                <w:b/>
              </w:rPr>
              <w:br/>
              <w:t>Date</w:t>
            </w:r>
          </w:p>
        </w:tc>
        <w:tc>
          <w:tcPr>
            <w:tcW w:w="1170" w:type="dxa"/>
            <w:tcBorders>
              <w:bottom w:val="single" w:sz="12" w:space="0" w:color="000000"/>
            </w:tcBorders>
          </w:tcPr>
          <w:p w:rsidR="00FF4F2F" w:rsidRDefault="00FF4F2F">
            <w:pPr>
              <w:jc w:val="center"/>
              <w:rPr>
                <w:b/>
              </w:rPr>
            </w:pPr>
            <w:r>
              <w:rPr>
                <w:b/>
              </w:rPr>
              <w:br/>
              <w:t>Author</w:t>
            </w:r>
          </w:p>
        </w:tc>
        <w:tc>
          <w:tcPr>
            <w:tcW w:w="4860" w:type="dxa"/>
            <w:tcBorders>
              <w:bottom w:val="single" w:sz="12" w:space="0" w:color="000000"/>
            </w:tcBorders>
          </w:tcPr>
          <w:p w:rsidR="00FF4F2F" w:rsidRDefault="00FF4F2F">
            <w:pPr>
              <w:jc w:val="center"/>
              <w:rPr>
                <w:b/>
              </w:rPr>
            </w:pPr>
            <w:r>
              <w:rPr>
                <w:b/>
              </w:rPr>
              <w:br/>
              <w:t>Description</w:t>
            </w:r>
          </w:p>
        </w:tc>
        <w:tc>
          <w:tcPr>
            <w:tcW w:w="1440" w:type="dxa"/>
            <w:tcBorders>
              <w:bottom w:val="single" w:sz="12" w:space="0" w:color="000000"/>
            </w:tcBorders>
          </w:tcPr>
          <w:p w:rsidR="00FF4F2F" w:rsidRDefault="00FF4F2F">
            <w:pPr>
              <w:jc w:val="center"/>
              <w:rPr>
                <w:b/>
              </w:rPr>
            </w:pPr>
            <w:r>
              <w:rPr>
                <w:b/>
              </w:rPr>
              <w:t>EACR Number(s)</w:t>
            </w:r>
          </w:p>
        </w:tc>
      </w:tr>
      <w:tr w:rsidR="007832AA">
        <w:trPr>
          <w:cantSplit/>
          <w:jc w:val="center"/>
          <w:ins w:id="1407" w:author="Eric B Rayford" w:date="2010-11-04T10:51:00Z"/>
        </w:trPr>
        <w:tc>
          <w:tcPr>
            <w:tcW w:w="1260" w:type="dxa"/>
          </w:tcPr>
          <w:p w:rsidR="007832AA" w:rsidRDefault="007832AA" w:rsidP="00AD3FAA">
            <w:pPr>
              <w:rPr>
                <w:ins w:id="1408" w:author="Eric B Rayford" w:date="2010-11-04T10:51:00Z"/>
              </w:rPr>
            </w:pPr>
            <w:ins w:id="1409" w:author="Eric B Rayford" w:date="2010-11-04T10:51:00Z">
              <w:r>
                <w:t>08.11.43.00</w:t>
              </w:r>
            </w:ins>
          </w:p>
        </w:tc>
        <w:tc>
          <w:tcPr>
            <w:tcW w:w="990" w:type="dxa"/>
          </w:tcPr>
          <w:p w:rsidR="007832AA" w:rsidRDefault="007832AA" w:rsidP="00AD3FAA">
            <w:pPr>
              <w:jc w:val="center"/>
              <w:rPr>
                <w:ins w:id="1410" w:author="Eric B Rayford" w:date="2010-11-04T10:51:00Z"/>
              </w:rPr>
            </w:pPr>
            <w:ins w:id="1411" w:author="Eric B Rayford" w:date="2010-11-04T10:51:00Z">
              <w:r>
                <w:t>11/04/10</w:t>
              </w:r>
            </w:ins>
          </w:p>
        </w:tc>
        <w:tc>
          <w:tcPr>
            <w:tcW w:w="1170" w:type="dxa"/>
          </w:tcPr>
          <w:p w:rsidR="007832AA" w:rsidRDefault="007832AA" w:rsidP="00F03066">
            <w:pPr>
              <w:jc w:val="center"/>
              <w:rPr>
                <w:ins w:id="1412" w:author="Eric B Rayford" w:date="2010-11-04T10:51:00Z"/>
              </w:rPr>
            </w:pPr>
            <w:ins w:id="1413" w:author="Eric B Rayford" w:date="2010-11-04T10:51:00Z">
              <w:r>
                <w:t>Eric Rayford</w:t>
              </w:r>
            </w:ins>
          </w:p>
        </w:tc>
        <w:tc>
          <w:tcPr>
            <w:tcW w:w="4860" w:type="dxa"/>
          </w:tcPr>
          <w:p w:rsidR="008904B5" w:rsidRDefault="007832AA" w:rsidP="008904B5">
            <w:pPr>
              <w:rPr>
                <w:ins w:id="1414" w:author="Eric B Rayford" w:date="2010-11-04T10:52:00Z"/>
              </w:rPr>
            </w:pPr>
            <w:ins w:id="1415" w:author="Eric B Rayford" w:date="2010-11-04T10:52:00Z">
              <w:r w:rsidRPr="007832AA">
                <w:t xml:space="preserve">Added </w:t>
              </w:r>
              <w:r w:rsidR="008904B5">
                <w:t>support for the following PID</w:t>
              </w:r>
            </w:ins>
            <w:ins w:id="1416" w:author="Eric B Rayford" w:date="2010-11-04T10:53:00Z">
              <w:r w:rsidR="008904B5">
                <w:t>:</w:t>
              </w:r>
            </w:ins>
          </w:p>
          <w:p w:rsidR="00000000" w:rsidRDefault="007832AA">
            <w:pPr>
              <w:pStyle w:val="ListParagraph"/>
              <w:numPr>
                <w:ilvl w:val="0"/>
                <w:numId w:val="97"/>
              </w:numPr>
              <w:rPr>
                <w:ins w:id="1417" w:author="Eric B Rayford" w:date="2010-11-04T10:51:00Z"/>
              </w:rPr>
              <w:pPrChange w:id="1418" w:author="Eric B Rayford" w:date="2010-11-04T10:52:00Z">
                <w:pPr/>
              </w:pPrChange>
            </w:pPr>
            <w:ins w:id="1419" w:author="Eric B Rayford" w:date="2010-11-04T10:52:00Z">
              <w:r w:rsidRPr="007832AA">
                <w:t xml:space="preserve">$112A </w:t>
              </w:r>
            </w:ins>
          </w:p>
        </w:tc>
        <w:tc>
          <w:tcPr>
            <w:tcW w:w="1440" w:type="dxa"/>
          </w:tcPr>
          <w:p w:rsidR="007832AA" w:rsidRPr="004C2351" w:rsidRDefault="007832AA" w:rsidP="00F03066">
            <w:pPr>
              <w:rPr>
                <w:ins w:id="1420" w:author="Eric B Rayford" w:date="2010-11-04T10:51:00Z"/>
              </w:rPr>
            </w:pPr>
            <w:ins w:id="1421" w:author="Eric B Rayford" w:date="2010-11-04T10:51:00Z">
              <w:r>
                <w:t>E48022</w:t>
              </w:r>
            </w:ins>
            <w:ins w:id="1422" w:author="Eric B Rayford" w:date="2010-11-04T10:52:00Z">
              <w:r>
                <w:t>-AI02</w:t>
              </w:r>
            </w:ins>
          </w:p>
        </w:tc>
      </w:tr>
      <w:tr w:rsidR="004C2351">
        <w:trPr>
          <w:cantSplit/>
          <w:jc w:val="center"/>
        </w:trPr>
        <w:tc>
          <w:tcPr>
            <w:tcW w:w="1260" w:type="dxa"/>
          </w:tcPr>
          <w:p w:rsidR="004C2351" w:rsidRDefault="004C2351" w:rsidP="00AD3FAA">
            <w:r>
              <w:t>08.11.41.00</w:t>
            </w:r>
          </w:p>
        </w:tc>
        <w:tc>
          <w:tcPr>
            <w:tcW w:w="990" w:type="dxa"/>
          </w:tcPr>
          <w:p w:rsidR="004C2351" w:rsidRDefault="004C2351" w:rsidP="00AD3FAA">
            <w:pPr>
              <w:jc w:val="center"/>
            </w:pPr>
            <w:r>
              <w:t>09/03/10</w:t>
            </w:r>
          </w:p>
        </w:tc>
        <w:tc>
          <w:tcPr>
            <w:tcW w:w="1170" w:type="dxa"/>
          </w:tcPr>
          <w:p w:rsidR="004C2351" w:rsidRDefault="004C2351" w:rsidP="00F03066">
            <w:pPr>
              <w:jc w:val="center"/>
            </w:pPr>
            <w:r>
              <w:t>Eric Rayford</w:t>
            </w:r>
          </w:p>
        </w:tc>
        <w:tc>
          <w:tcPr>
            <w:tcW w:w="4860" w:type="dxa"/>
          </w:tcPr>
          <w:p w:rsidR="004C2351" w:rsidRDefault="004C2351" w:rsidP="004C2351">
            <w:r>
              <w:t>Added support for the following PID</w:t>
            </w:r>
            <w:ins w:id="1423" w:author="Eric B Rayford" w:date="2010-11-04T10:53:00Z">
              <w:r w:rsidR="001A043E">
                <w:t>s</w:t>
              </w:r>
            </w:ins>
            <w:r>
              <w:t>:</w:t>
            </w:r>
          </w:p>
          <w:p w:rsidR="00A370CC" w:rsidRDefault="004C2351">
            <w:pPr>
              <w:pStyle w:val="ListParagraph"/>
              <w:numPr>
                <w:ilvl w:val="0"/>
                <w:numId w:val="96"/>
              </w:numPr>
            </w:pPr>
            <w:r>
              <w:t xml:space="preserve">$2306 </w:t>
            </w:r>
            <w:r w:rsidRPr="00470EC0">
              <w:rPr>
                <w:szCs w:val="24"/>
              </w:rPr>
              <w:t xml:space="preserve">– </w:t>
            </w:r>
            <w:r>
              <w:t xml:space="preserve"> </w:t>
            </w:r>
            <w:r w:rsidRPr="000331EA">
              <w:t>Permanent DTC Drive Cycle Status</w:t>
            </w:r>
          </w:p>
          <w:p w:rsidR="00A370CC" w:rsidRDefault="004C2351">
            <w:pPr>
              <w:pStyle w:val="ListParagraph"/>
              <w:numPr>
                <w:ilvl w:val="0"/>
                <w:numId w:val="96"/>
              </w:numPr>
            </w:pPr>
            <w:r>
              <w:t xml:space="preserve">$2309 </w:t>
            </w:r>
            <w:r w:rsidRPr="00470EC0">
              <w:rPr>
                <w:szCs w:val="24"/>
              </w:rPr>
              <w:t xml:space="preserve">– </w:t>
            </w:r>
            <w:r>
              <w:t xml:space="preserve"> </w:t>
            </w:r>
            <w:r w:rsidRPr="004C2351">
              <w:t>Permanent DTC Drive Cycle Vehicle Speed Timer</w:t>
            </w:r>
          </w:p>
        </w:tc>
        <w:tc>
          <w:tcPr>
            <w:tcW w:w="1440" w:type="dxa"/>
          </w:tcPr>
          <w:p w:rsidR="004C2351" w:rsidRDefault="004C2351" w:rsidP="00F03066">
            <w:r w:rsidRPr="004C2351">
              <w:t>E45597</w:t>
            </w:r>
            <w:r>
              <w:t>-AI10</w:t>
            </w:r>
          </w:p>
        </w:tc>
      </w:tr>
      <w:tr w:rsidR="00AD3FAA">
        <w:trPr>
          <w:cantSplit/>
          <w:jc w:val="center"/>
        </w:trPr>
        <w:tc>
          <w:tcPr>
            <w:tcW w:w="1260" w:type="dxa"/>
          </w:tcPr>
          <w:p w:rsidR="00AD3FAA" w:rsidRDefault="00AD3FAA" w:rsidP="00AD3FAA">
            <w:r>
              <w:t>08.10.31.00</w:t>
            </w:r>
          </w:p>
        </w:tc>
        <w:tc>
          <w:tcPr>
            <w:tcW w:w="990" w:type="dxa"/>
          </w:tcPr>
          <w:p w:rsidR="00AD3FAA" w:rsidRDefault="00AD3FAA" w:rsidP="00AD3FAA">
            <w:pPr>
              <w:jc w:val="center"/>
            </w:pPr>
            <w:r>
              <w:t>04/15/09</w:t>
            </w:r>
          </w:p>
        </w:tc>
        <w:tc>
          <w:tcPr>
            <w:tcW w:w="1170" w:type="dxa"/>
          </w:tcPr>
          <w:p w:rsidR="00AD3FAA" w:rsidRDefault="00AD3FAA" w:rsidP="00F03066">
            <w:pPr>
              <w:jc w:val="center"/>
            </w:pPr>
            <w:r>
              <w:t>Matt Kaufer</w:t>
            </w:r>
          </w:p>
        </w:tc>
        <w:tc>
          <w:tcPr>
            <w:tcW w:w="4860" w:type="dxa"/>
          </w:tcPr>
          <w:p w:rsidR="00AD3FAA" w:rsidRDefault="00AD3FAA" w:rsidP="000B3F05">
            <w:r>
              <w:t>Document version incremented to match software cadence.  No other changes made.</w:t>
            </w:r>
          </w:p>
        </w:tc>
        <w:tc>
          <w:tcPr>
            <w:tcW w:w="1440" w:type="dxa"/>
          </w:tcPr>
          <w:p w:rsidR="00AD3FAA" w:rsidRDefault="00AD3FAA" w:rsidP="00F03066">
            <w:r>
              <w:t>N/A</w:t>
            </w:r>
          </w:p>
        </w:tc>
      </w:tr>
      <w:tr w:rsidR="00C81D4C">
        <w:trPr>
          <w:cantSplit/>
          <w:jc w:val="center"/>
        </w:trPr>
        <w:tc>
          <w:tcPr>
            <w:tcW w:w="1260" w:type="dxa"/>
          </w:tcPr>
          <w:p w:rsidR="00C81D4C" w:rsidRDefault="00C81D4C" w:rsidP="00C81D4C">
            <w:r>
              <w:t>08.10.30.00</w:t>
            </w:r>
          </w:p>
        </w:tc>
        <w:tc>
          <w:tcPr>
            <w:tcW w:w="990" w:type="dxa"/>
          </w:tcPr>
          <w:p w:rsidR="00C81D4C" w:rsidRDefault="00C81D4C" w:rsidP="00C81D4C">
            <w:pPr>
              <w:jc w:val="center"/>
            </w:pPr>
            <w:r>
              <w:t>02/27/09</w:t>
            </w:r>
          </w:p>
        </w:tc>
        <w:tc>
          <w:tcPr>
            <w:tcW w:w="1170" w:type="dxa"/>
          </w:tcPr>
          <w:p w:rsidR="00C81D4C" w:rsidRDefault="00C81D4C" w:rsidP="00F03066">
            <w:pPr>
              <w:jc w:val="center"/>
            </w:pPr>
            <w:r>
              <w:t>Matt Kaufer</w:t>
            </w:r>
          </w:p>
        </w:tc>
        <w:tc>
          <w:tcPr>
            <w:tcW w:w="4860" w:type="dxa"/>
          </w:tcPr>
          <w:p w:rsidR="00C81D4C" w:rsidRDefault="00C81D4C" w:rsidP="000B3F05">
            <w:r>
              <w:t>Document version incremented to match software cadence.  No other changes made.</w:t>
            </w:r>
          </w:p>
        </w:tc>
        <w:tc>
          <w:tcPr>
            <w:tcW w:w="1440" w:type="dxa"/>
          </w:tcPr>
          <w:p w:rsidR="00C81D4C" w:rsidRDefault="00C81D4C" w:rsidP="00F03066">
            <w:r>
              <w:t>N/A</w:t>
            </w:r>
          </w:p>
        </w:tc>
      </w:tr>
      <w:tr w:rsidR="006D29E0">
        <w:trPr>
          <w:cantSplit/>
          <w:jc w:val="center"/>
        </w:trPr>
        <w:tc>
          <w:tcPr>
            <w:tcW w:w="1260" w:type="dxa"/>
          </w:tcPr>
          <w:p w:rsidR="006D29E0" w:rsidRDefault="006D29E0" w:rsidP="006D29E0">
            <w:r>
              <w:t>08.10.29.00</w:t>
            </w:r>
          </w:p>
        </w:tc>
        <w:tc>
          <w:tcPr>
            <w:tcW w:w="990" w:type="dxa"/>
          </w:tcPr>
          <w:p w:rsidR="006D29E0" w:rsidRDefault="006D29E0" w:rsidP="0057107B">
            <w:pPr>
              <w:jc w:val="center"/>
            </w:pPr>
            <w:r>
              <w:t>01/09/09</w:t>
            </w:r>
          </w:p>
        </w:tc>
        <w:tc>
          <w:tcPr>
            <w:tcW w:w="1170" w:type="dxa"/>
          </w:tcPr>
          <w:p w:rsidR="006D29E0" w:rsidRDefault="006D29E0" w:rsidP="00F03066">
            <w:pPr>
              <w:jc w:val="center"/>
            </w:pPr>
            <w:r>
              <w:t>Matt Kaufer</w:t>
            </w:r>
          </w:p>
        </w:tc>
        <w:tc>
          <w:tcPr>
            <w:tcW w:w="4860" w:type="dxa"/>
          </w:tcPr>
          <w:p w:rsidR="006D29E0" w:rsidRDefault="006D29E0" w:rsidP="000B3F05">
            <w:r>
              <w:t>Document version incremented to match software cadence.  No other changes made.</w:t>
            </w:r>
          </w:p>
        </w:tc>
        <w:tc>
          <w:tcPr>
            <w:tcW w:w="1440" w:type="dxa"/>
          </w:tcPr>
          <w:p w:rsidR="006D29E0" w:rsidRDefault="006D29E0" w:rsidP="00F03066">
            <w:r>
              <w:t>N/A</w:t>
            </w:r>
          </w:p>
        </w:tc>
      </w:tr>
      <w:tr w:rsidR="000B3F05">
        <w:trPr>
          <w:cantSplit/>
          <w:jc w:val="center"/>
        </w:trPr>
        <w:tc>
          <w:tcPr>
            <w:tcW w:w="1260" w:type="dxa"/>
          </w:tcPr>
          <w:p w:rsidR="000B3F05" w:rsidRDefault="000B3F05" w:rsidP="000B3F05">
            <w:r>
              <w:t>08.10.28.00</w:t>
            </w:r>
          </w:p>
        </w:tc>
        <w:tc>
          <w:tcPr>
            <w:tcW w:w="990" w:type="dxa"/>
          </w:tcPr>
          <w:p w:rsidR="000B3F05" w:rsidRDefault="000B3F05" w:rsidP="0057107B">
            <w:pPr>
              <w:jc w:val="center"/>
            </w:pPr>
            <w:r>
              <w:t>12/12/08</w:t>
            </w:r>
          </w:p>
        </w:tc>
        <w:tc>
          <w:tcPr>
            <w:tcW w:w="1170" w:type="dxa"/>
          </w:tcPr>
          <w:p w:rsidR="000B3F05" w:rsidRDefault="000B3F05" w:rsidP="00F03066">
            <w:pPr>
              <w:jc w:val="center"/>
            </w:pPr>
            <w:r>
              <w:t>Matt Kaufer</w:t>
            </w:r>
          </w:p>
        </w:tc>
        <w:tc>
          <w:tcPr>
            <w:tcW w:w="4860" w:type="dxa"/>
          </w:tcPr>
          <w:p w:rsidR="000B3F05" w:rsidRDefault="000B3F05" w:rsidP="000B3F05">
            <w:r>
              <w:t>Added support for the following PID:</w:t>
            </w:r>
          </w:p>
          <w:p w:rsidR="00F26143" w:rsidRDefault="000B3F05" w:rsidP="00F26143">
            <w:pPr>
              <w:pStyle w:val="ListParagraph"/>
              <w:numPr>
                <w:ilvl w:val="0"/>
                <w:numId w:val="93"/>
              </w:numPr>
            </w:pPr>
            <w:r w:rsidRPr="00470EC0">
              <w:rPr>
                <w:szCs w:val="24"/>
              </w:rPr>
              <w:t>$0068 – Intake Air Temperature Sensor</w:t>
            </w:r>
          </w:p>
        </w:tc>
        <w:tc>
          <w:tcPr>
            <w:tcW w:w="1440" w:type="dxa"/>
          </w:tcPr>
          <w:p w:rsidR="000B3F05" w:rsidRDefault="000B3F05" w:rsidP="00F03066">
            <w:r>
              <w:t>E41384-AI01</w:t>
            </w:r>
          </w:p>
        </w:tc>
      </w:tr>
      <w:tr w:rsidR="0057107B">
        <w:trPr>
          <w:cantSplit/>
          <w:jc w:val="center"/>
        </w:trPr>
        <w:tc>
          <w:tcPr>
            <w:tcW w:w="1260" w:type="dxa"/>
          </w:tcPr>
          <w:p w:rsidR="0057107B" w:rsidRDefault="0057107B" w:rsidP="0057107B">
            <w:r>
              <w:t>08.10.27.00</w:t>
            </w:r>
          </w:p>
        </w:tc>
        <w:tc>
          <w:tcPr>
            <w:tcW w:w="990" w:type="dxa"/>
          </w:tcPr>
          <w:p w:rsidR="0057107B" w:rsidRDefault="0057107B" w:rsidP="0057107B">
            <w:pPr>
              <w:jc w:val="center"/>
            </w:pPr>
            <w:r>
              <w:t>10/17/08</w:t>
            </w:r>
          </w:p>
        </w:tc>
        <w:tc>
          <w:tcPr>
            <w:tcW w:w="1170" w:type="dxa"/>
          </w:tcPr>
          <w:p w:rsidR="0057107B" w:rsidRDefault="0057107B" w:rsidP="00F03066">
            <w:pPr>
              <w:jc w:val="center"/>
            </w:pPr>
            <w:r>
              <w:t>Matt Kaufer</w:t>
            </w:r>
          </w:p>
        </w:tc>
        <w:tc>
          <w:tcPr>
            <w:tcW w:w="4860" w:type="dxa"/>
          </w:tcPr>
          <w:p w:rsidR="0057107B" w:rsidRDefault="0057107B" w:rsidP="00FC2E58">
            <w:r>
              <w:t>Added support for the following PID:</w:t>
            </w:r>
          </w:p>
          <w:p w:rsidR="00F26143" w:rsidRDefault="0057107B" w:rsidP="00F26143">
            <w:pPr>
              <w:pStyle w:val="ListParagraph"/>
              <w:numPr>
                <w:ilvl w:val="0"/>
                <w:numId w:val="92"/>
              </w:numPr>
              <w:ind w:left="342"/>
            </w:pPr>
            <w:r w:rsidRPr="00FC3D0F">
              <w:rPr>
                <w:szCs w:val="24"/>
              </w:rPr>
              <w:t>$007F – Engine Run Time</w:t>
            </w:r>
          </w:p>
        </w:tc>
        <w:tc>
          <w:tcPr>
            <w:tcW w:w="1440" w:type="dxa"/>
          </w:tcPr>
          <w:p w:rsidR="0057107B" w:rsidRDefault="0057107B" w:rsidP="00F03066">
            <w:r>
              <w:t>E40828-AI01</w:t>
            </w:r>
          </w:p>
        </w:tc>
      </w:tr>
      <w:tr w:rsidR="003B0378">
        <w:trPr>
          <w:cantSplit/>
          <w:jc w:val="center"/>
        </w:trPr>
        <w:tc>
          <w:tcPr>
            <w:tcW w:w="1260" w:type="dxa"/>
          </w:tcPr>
          <w:p w:rsidR="003B0378" w:rsidRDefault="003B0378" w:rsidP="003B0378">
            <w:r>
              <w:t>08.10.26.00</w:t>
            </w:r>
          </w:p>
        </w:tc>
        <w:tc>
          <w:tcPr>
            <w:tcW w:w="990" w:type="dxa"/>
          </w:tcPr>
          <w:p w:rsidR="003B0378" w:rsidRDefault="003B0378" w:rsidP="003B0378">
            <w:pPr>
              <w:jc w:val="center"/>
            </w:pPr>
            <w:r>
              <w:t>08/22/08</w:t>
            </w:r>
          </w:p>
        </w:tc>
        <w:tc>
          <w:tcPr>
            <w:tcW w:w="1170" w:type="dxa"/>
          </w:tcPr>
          <w:p w:rsidR="003B0378" w:rsidRDefault="003B0378" w:rsidP="00F03066">
            <w:pPr>
              <w:jc w:val="center"/>
            </w:pPr>
            <w:r>
              <w:t>Matt Kaufer</w:t>
            </w:r>
          </w:p>
        </w:tc>
        <w:tc>
          <w:tcPr>
            <w:tcW w:w="4860" w:type="dxa"/>
          </w:tcPr>
          <w:p w:rsidR="003B0378" w:rsidRDefault="003B0378" w:rsidP="00FC2E58">
            <w:r>
              <w:t>Document version incremented to match software cadence.  No other changes made.</w:t>
            </w:r>
          </w:p>
        </w:tc>
        <w:tc>
          <w:tcPr>
            <w:tcW w:w="1440" w:type="dxa"/>
          </w:tcPr>
          <w:p w:rsidR="003B0378" w:rsidRDefault="003B0378" w:rsidP="00F03066">
            <w:r>
              <w:t>N/A</w:t>
            </w:r>
          </w:p>
        </w:tc>
      </w:tr>
      <w:tr w:rsidR="00BA4FC7">
        <w:trPr>
          <w:cantSplit/>
          <w:jc w:val="center"/>
        </w:trPr>
        <w:tc>
          <w:tcPr>
            <w:tcW w:w="1260" w:type="dxa"/>
          </w:tcPr>
          <w:p w:rsidR="00BA4FC7" w:rsidRDefault="00BA4FC7" w:rsidP="00F03066">
            <w:r>
              <w:t>08.10.25.00</w:t>
            </w:r>
          </w:p>
        </w:tc>
        <w:tc>
          <w:tcPr>
            <w:tcW w:w="990" w:type="dxa"/>
          </w:tcPr>
          <w:p w:rsidR="00BA4FC7" w:rsidRDefault="00BA4FC7" w:rsidP="00BA4FC7">
            <w:pPr>
              <w:jc w:val="center"/>
            </w:pPr>
            <w:r>
              <w:t>06/16/08</w:t>
            </w:r>
          </w:p>
        </w:tc>
        <w:tc>
          <w:tcPr>
            <w:tcW w:w="1170" w:type="dxa"/>
          </w:tcPr>
          <w:p w:rsidR="00BA4FC7" w:rsidRDefault="00BA4FC7" w:rsidP="00F03066">
            <w:pPr>
              <w:jc w:val="center"/>
            </w:pPr>
            <w:r>
              <w:t>Matt Kaufer</w:t>
            </w:r>
          </w:p>
        </w:tc>
        <w:tc>
          <w:tcPr>
            <w:tcW w:w="4860" w:type="dxa"/>
          </w:tcPr>
          <w:p w:rsidR="00BA4FC7" w:rsidRDefault="00BA4FC7" w:rsidP="00FC2E58">
            <w:r>
              <w:t>Document version incremented to match software cadence.  No other changes made.</w:t>
            </w:r>
          </w:p>
        </w:tc>
        <w:tc>
          <w:tcPr>
            <w:tcW w:w="1440" w:type="dxa"/>
          </w:tcPr>
          <w:p w:rsidR="00BA4FC7" w:rsidRDefault="00BA4FC7" w:rsidP="00F03066">
            <w:r>
              <w:t>N/A</w:t>
            </w:r>
          </w:p>
        </w:tc>
      </w:tr>
      <w:tr w:rsidR="009D2E89">
        <w:trPr>
          <w:cantSplit/>
          <w:jc w:val="center"/>
        </w:trPr>
        <w:tc>
          <w:tcPr>
            <w:tcW w:w="1260" w:type="dxa"/>
          </w:tcPr>
          <w:p w:rsidR="009D2E89" w:rsidRDefault="009D2E89" w:rsidP="00F03066">
            <w:r>
              <w:t>08.10.24.00</w:t>
            </w:r>
          </w:p>
        </w:tc>
        <w:tc>
          <w:tcPr>
            <w:tcW w:w="990" w:type="dxa"/>
          </w:tcPr>
          <w:p w:rsidR="009D2E89" w:rsidRDefault="009D2E89" w:rsidP="00F03066">
            <w:pPr>
              <w:jc w:val="center"/>
            </w:pPr>
            <w:r>
              <w:t>05/22/08</w:t>
            </w:r>
          </w:p>
        </w:tc>
        <w:tc>
          <w:tcPr>
            <w:tcW w:w="1170" w:type="dxa"/>
          </w:tcPr>
          <w:p w:rsidR="009D2E89" w:rsidRDefault="009D2E89" w:rsidP="00F03066">
            <w:pPr>
              <w:jc w:val="center"/>
            </w:pPr>
            <w:r>
              <w:t>Matt Kaufer</w:t>
            </w:r>
          </w:p>
        </w:tc>
        <w:tc>
          <w:tcPr>
            <w:tcW w:w="4860" w:type="dxa"/>
          </w:tcPr>
          <w:p w:rsidR="009D2E89" w:rsidRDefault="009D2E89" w:rsidP="00FC2E58">
            <w:r>
              <w:t>Added support for the following DID:</w:t>
            </w:r>
          </w:p>
          <w:p w:rsidR="00F26143" w:rsidRDefault="009D2E89" w:rsidP="00F26143">
            <w:pPr>
              <w:numPr>
                <w:ilvl w:val="0"/>
                <w:numId w:val="91"/>
              </w:numPr>
            </w:pPr>
            <w:r w:rsidRPr="00D15979">
              <w:t>$</w:t>
            </w:r>
            <w:r>
              <w:t>29</w:t>
            </w:r>
            <w:r w:rsidRPr="00D15979">
              <w:t xml:space="preserve"> – </w:t>
            </w:r>
            <w:r>
              <w:t>Primary Calibration Flash History</w:t>
            </w:r>
          </w:p>
        </w:tc>
        <w:tc>
          <w:tcPr>
            <w:tcW w:w="1440" w:type="dxa"/>
          </w:tcPr>
          <w:p w:rsidR="009D2E89" w:rsidRDefault="009D2E89" w:rsidP="00F03066">
            <w:r>
              <w:t>E39264-AI01</w:t>
            </w:r>
          </w:p>
        </w:tc>
      </w:tr>
      <w:tr w:rsidR="00C16833">
        <w:trPr>
          <w:cantSplit/>
          <w:jc w:val="center"/>
        </w:trPr>
        <w:tc>
          <w:tcPr>
            <w:tcW w:w="1260" w:type="dxa"/>
          </w:tcPr>
          <w:p w:rsidR="00C16833" w:rsidRDefault="00C16833" w:rsidP="00F03066">
            <w:r>
              <w:t>08.10.24.00</w:t>
            </w:r>
          </w:p>
        </w:tc>
        <w:tc>
          <w:tcPr>
            <w:tcW w:w="990" w:type="dxa"/>
          </w:tcPr>
          <w:p w:rsidR="00C16833" w:rsidRDefault="00C16833" w:rsidP="00F03066">
            <w:pPr>
              <w:jc w:val="center"/>
            </w:pPr>
            <w:r>
              <w:t>05/22/08</w:t>
            </w:r>
          </w:p>
        </w:tc>
        <w:tc>
          <w:tcPr>
            <w:tcW w:w="1170" w:type="dxa"/>
          </w:tcPr>
          <w:p w:rsidR="00C16833" w:rsidRDefault="00C16833" w:rsidP="00F03066">
            <w:pPr>
              <w:jc w:val="center"/>
            </w:pPr>
            <w:r>
              <w:t>Matt Kaufer</w:t>
            </w:r>
          </w:p>
        </w:tc>
        <w:tc>
          <w:tcPr>
            <w:tcW w:w="4860" w:type="dxa"/>
          </w:tcPr>
          <w:p w:rsidR="00C16833" w:rsidRDefault="00C16833" w:rsidP="00FC2E58">
            <w:r>
              <w:t>Updated description for the following PID:</w:t>
            </w:r>
          </w:p>
          <w:p w:rsidR="00F26143" w:rsidRDefault="00C16833" w:rsidP="00F26143">
            <w:pPr>
              <w:numPr>
                <w:ilvl w:val="0"/>
                <w:numId w:val="90"/>
              </w:numPr>
            </w:pPr>
            <w:r>
              <w:t>$1414 – Skip Shift Solenoid Control Circuit</w:t>
            </w:r>
          </w:p>
        </w:tc>
        <w:tc>
          <w:tcPr>
            <w:tcW w:w="1440" w:type="dxa"/>
          </w:tcPr>
          <w:p w:rsidR="00C16833" w:rsidRDefault="00C16833" w:rsidP="00F03066">
            <w:r>
              <w:t>E38479-AI02</w:t>
            </w:r>
          </w:p>
        </w:tc>
      </w:tr>
      <w:tr w:rsidR="0012240E">
        <w:trPr>
          <w:cantSplit/>
          <w:jc w:val="center"/>
        </w:trPr>
        <w:tc>
          <w:tcPr>
            <w:tcW w:w="1260" w:type="dxa"/>
          </w:tcPr>
          <w:p w:rsidR="0012240E" w:rsidRDefault="0012240E" w:rsidP="00F03066">
            <w:r>
              <w:lastRenderedPageBreak/>
              <w:t>08.10.23.00</w:t>
            </w:r>
          </w:p>
        </w:tc>
        <w:tc>
          <w:tcPr>
            <w:tcW w:w="990" w:type="dxa"/>
          </w:tcPr>
          <w:p w:rsidR="0012240E" w:rsidRDefault="0012240E" w:rsidP="00F03066">
            <w:pPr>
              <w:jc w:val="center"/>
            </w:pPr>
            <w:r>
              <w:t>03/31/08</w:t>
            </w:r>
          </w:p>
        </w:tc>
        <w:tc>
          <w:tcPr>
            <w:tcW w:w="1170" w:type="dxa"/>
          </w:tcPr>
          <w:p w:rsidR="0012240E" w:rsidRDefault="0012240E" w:rsidP="00F03066">
            <w:pPr>
              <w:jc w:val="center"/>
            </w:pPr>
            <w:r>
              <w:t>Matt Kaufer</w:t>
            </w:r>
          </w:p>
        </w:tc>
        <w:tc>
          <w:tcPr>
            <w:tcW w:w="4860" w:type="dxa"/>
          </w:tcPr>
          <w:p w:rsidR="0012240E" w:rsidRDefault="0012240E" w:rsidP="00FC2E58">
            <w:r>
              <w:t>Added support for the following PIDs:</w:t>
            </w:r>
          </w:p>
          <w:p w:rsidR="00F26143" w:rsidRDefault="0012240E" w:rsidP="00F26143">
            <w:pPr>
              <w:numPr>
                <w:ilvl w:val="0"/>
                <w:numId w:val="87"/>
              </w:numPr>
              <w:tabs>
                <w:tab w:val="clear" w:pos="720"/>
                <w:tab w:val="num" w:pos="342"/>
              </w:tabs>
              <w:ind w:left="342"/>
            </w:pPr>
            <w:r w:rsidRPr="00454271">
              <w:t>$</w:t>
            </w:r>
            <w:r>
              <w:t>209B</w:t>
            </w:r>
            <w:r w:rsidRPr="00454271">
              <w:t xml:space="preserve"> – </w:t>
            </w:r>
            <w:r w:rsidRPr="00454271">
              <w:rPr>
                <w:rFonts w:eastAsia="SimSun"/>
                <w:color w:val="000000"/>
                <w:lang w:eastAsia="zh-CN"/>
              </w:rPr>
              <w:t>Recommended Max</w:t>
            </w:r>
            <w:r>
              <w:rPr>
                <w:rFonts w:eastAsia="SimSun"/>
                <w:color w:val="000000"/>
                <w:lang w:eastAsia="zh-CN"/>
              </w:rPr>
              <w:t>imum</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When </w:t>
            </w:r>
            <w:r>
              <w:t>Recommended</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rsidRPr="00454271">
              <w:t>$</w:t>
            </w:r>
            <w:r>
              <w:t>209C</w:t>
            </w:r>
            <w:r w:rsidRPr="00454271">
              <w:t xml:space="preserve"> – </w:t>
            </w:r>
            <w:r>
              <w:t xml:space="preserve">Currently </w:t>
            </w:r>
            <w:r w:rsidRPr="00454271">
              <w:rPr>
                <w:rFonts w:eastAsia="SimSun"/>
                <w:lang w:eastAsia="zh-CN"/>
              </w:rPr>
              <w:t>Recommended Max</w:t>
            </w:r>
            <w:r>
              <w:rPr>
                <w:rFonts w:eastAsia="SimSun"/>
                <w:lang w:eastAsia="zh-CN"/>
              </w:rPr>
              <w:t>imum</w:t>
            </w:r>
            <w:r w:rsidRPr="00454271">
              <w:rPr>
                <w:rFonts w:eastAsia="SimSun"/>
                <w:lang w:eastAsia="zh-CN"/>
              </w:rPr>
              <w:t xml:space="preserve"> Ethanol </w:t>
            </w:r>
            <w:r>
              <w:t>Concentration</w:t>
            </w:r>
          </w:p>
          <w:p w:rsidR="00F26143" w:rsidRDefault="0012240E" w:rsidP="00F26143">
            <w:pPr>
              <w:numPr>
                <w:ilvl w:val="0"/>
                <w:numId w:val="87"/>
              </w:numPr>
              <w:tabs>
                <w:tab w:val="clear" w:pos="720"/>
                <w:tab w:val="num" w:pos="342"/>
              </w:tabs>
              <w:ind w:left="342"/>
            </w:pPr>
            <w:r w:rsidRPr="00454271">
              <w:t>$</w:t>
            </w:r>
            <w:r>
              <w:t>209D</w:t>
            </w:r>
            <w:r w:rsidRPr="00454271">
              <w:t xml:space="preserve"> – </w:t>
            </w:r>
            <w:r>
              <w:rPr>
                <w:rFonts w:eastAsia="SimSun"/>
                <w:color w:val="000000"/>
                <w:lang w:eastAsia="zh-CN"/>
              </w:rPr>
              <w:t>Actual</w:t>
            </w:r>
            <w:r w:rsidRPr="00454271">
              <w:rPr>
                <w:rFonts w:eastAsia="SimSun"/>
                <w:color w:val="000000"/>
                <w:lang w:eastAsia="zh-CN"/>
              </w:rPr>
              <w:t xml:space="preserve"> Ethanol Composition 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 xml:space="preserve">$209E – Ambient Air Temperature </w:t>
            </w:r>
            <w:r w:rsidRPr="00454271">
              <w:rPr>
                <w:rFonts w:eastAsia="SimSun"/>
                <w:color w:val="000000"/>
                <w:lang w:eastAsia="zh-CN"/>
              </w:rPr>
              <w:t xml:space="preserve">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$209F – Ignition Cycles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$20A0 – Distance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$20A1 – Fuel Consumed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$20A2 – Refueling Events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$20A3 – Fuel Composition Sensor Frequency</w:t>
            </w:r>
          </w:p>
          <w:p w:rsidR="0012240E" w:rsidRDefault="0012240E" w:rsidP="0012240E"/>
          <w:p w:rsidR="0012240E" w:rsidRDefault="0012240E" w:rsidP="0012240E">
            <w:r>
              <w:t>Updated descriptions for the following PIDs:</w:t>
            </w:r>
          </w:p>
          <w:p w:rsidR="00F26143" w:rsidRDefault="0012240E" w:rsidP="00F26143">
            <w:pPr>
              <w:numPr>
                <w:ilvl w:val="0"/>
                <w:numId w:val="88"/>
              </w:numPr>
              <w:tabs>
                <w:tab w:val="clear" w:pos="720"/>
                <w:tab w:val="num" w:pos="342"/>
              </w:tabs>
              <w:ind w:left="342"/>
            </w:pPr>
            <w:r>
              <w:t>$0052 – Alcohol Fuel Percentage</w:t>
            </w:r>
          </w:p>
          <w:p w:rsidR="00F26143" w:rsidRDefault="0012240E" w:rsidP="00F26143">
            <w:pPr>
              <w:numPr>
                <w:ilvl w:val="0"/>
                <w:numId w:val="88"/>
              </w:numPr>
              <w:tabs>
                <w:tab w:val="clear" w:pos="720"/>
                <w:tab w:val="num" w:pos="342"/>
              </w:tabs>
              <w:ind w:left="342"/>
            </w:pPr>
            <w:r w:rsidRPr="0097428E">
              <w:t>$2025 – Fuel Composition Status</w:t>
            </w:r>
          </w:p>
          <w:p w:rsidR="0012240E" w:rsidRDefault="0012240E" w:rsidP="0012240E"/>
          <w:p w:rsidR="0012240E" w:rsidRDefault="0012240E" w:rsidP="0012240E">
            <w:r>
              <w:t>Removed support for the following PID:</w:t>
            </w:r>
          </w:p>
          <w:p w:rsidR="00F26143" w:rsidRDefault="0012240E" w:rsidP="00F26143">
            <w:pPr>
              <w:numPr>
                <w:ilvl w:val="0"/>
                <w:numId w:val="89"/>
              </w:numPr>
              <w:tabs>
                <w:tab w:val="clear" w:pos="720"/>
                <w:tab w:val="num" w:pos="342"/>
              </w:tabs>
              <w:ind w:left="342"/>
            </w:pPr>
            <w:r>
              <w:t>$139C – Fuel Composition Sensor Frequency</w:t>
            </w:r>
          </w:p>
        </w:tc>
        <w:tc>
          <w:tcPr>
            <w:tcW w:w="1440" w:type="dxa"/>
          </w:tcPr>
          <w:p w:rsidR="0012240E" w:rsidRDefault="0012240E" w:rsidP="00F03066">
            <w:r>
              <w:t>E32904-AI03</w:t>
            </w:r>
          </w:p>
        </w:tc>
      </w:tr>
      <w:tr w:rsidR="00FC2E58">
        <w:trPr>
          <w:cantSplit/>
          <w:jc w:val="center"/>
        </w:trPr>
        <w:tc>
          <w:tcPr>
            <w:tcW w:w="1260" w:type="dxa"/>
          </w:tcPr>
          <w:p w:rsidR="00FC2E58" w:rsidRDefault="00FC2E58" w:rsidP="00F03066">
            <w:r>
              <w:t>08.10.22.00</w:t>
            </w:r>
          </w:p>
        </w:tc>
        <w:tc>
          <w:tcPr>
            <w:tcW w:w="990" w:type="dxa"/>
          </w:tcPr>
          <w:p w:rsidR="00FC2E58" w:rsidRDefault="00FC2E58" w:rsidP="00F03066">
            <w:pPr>
              <w:jc w:val="center"/>
            </w:pPr>
            <w:r>
              <w:t>02/22/08</w:t>
            </w:r>
          </w:p>
        </w:tc>
        <w:tc>
          <w:tcPr>
            <w:tcW w:w="1170" w:type="dxa"/>
          </w:tcPr>
          <w:p w:rsidR="00FC2E58" w:rsidRDefault="00FC2E58" w:rsidP="00F03066">
            <w:pPr>
              <w:jc w:val="center"/>
            </w:pPr>
            <w:r>
              <w:t>Matt Kaufer</w:t>
            </w:r>
          </w:p>
        </w:tc>
        <w:tc>
          <w:tcPr>
            <w:tcW w:w="4860" w:type="dxa"/>
          </w:tcPr>
          <w:p w:rsidR="00FC2E58" w:rsidRDefault="00FC2E58" w:rsidP="00FC2E58">
            <w:r>
              <w:t>Added support for the following PIDs:</w:t>
            </w:r>
          </w:p>
          <w:p w:rsidR="00F26143" w:rsidRDefault="00FC2E58" w:rsidP="00F26143">
            <w:pPr>
              <w:numPr>
                <w:ilvl w:val="0"/>
                <w:numId w:val="86"/>
              </w:numPr>
              <w:tabs>
                <w:tab w:val="clear" w:pos="720"/>
                <w:tab w:val="num" w:pos="342"/>
              </w:tabs>
              <w:ind w:left="342"/>
            </w:pPr>
            <w:r>
              <w:t>$20D7 – Economy Mode Switch Status</w:t>
            </w:r>
          </w:p>
          <w:p w:rsidR="00F26143" w:rsidRDefault="00FC2E58" w:rsidP="00F26143">
            <w:pPr>
              <w:numPr>
                <w:ilvl w:val="0"/>
                <w:numId w:val="86"/>
              </w:numPr>
              <w:tabs>
                <w:tab w:val="clear" w:pos="720"/>
                <w:tab w:val="num" w:pos="342"/>
              </w:tabs>
              <w:ind w:left="342"/>
            </w:pPr>
            <w:r>
              <w:t>$20D8 – Economy Mode Switch A/D</w:t>
            </w:r>
          </w:p>
        </w:tc>
        <w:tc>
          <w:tcPr>
            <w:tcW w:w="1440" w:type="dxa"/>
          </w:tcPr>
          <w:p w:rsidR="00FC2E58" w:rsidRDefault="00FC2E58" w:rsidP="00F03066">
            <w:r>
              <w:t>E34745-AI17</w:t>
            </w:r>
          </w:p>
        </w:tc>
      </w:tr>
      <w:tr w:rsidR="00FC2E58">
        <w:trPr>
          <w:cantSplit/>
          <w:jc w:val="center"/>
        </w:trPr>
        <w:tc>
          <w:tcPr>
            <w:tcW w:w="1260" w:type="dxa"/>
          </w:tcPr>
          <w:p w:rsidR="00FC2E58" w:rsidRDefault="00FC2E58" w:rsidP="00F03066">
            <w:r>
              <w:t>08.10.22.00</w:t>
            </w:r>
          </w:p>
        </w:tc>
        <w:tc>
          <w:tcPr>
            <w:tcW w:w="990" w:type="dxa"/>
          </w:tcPr>
          <w:p w:rsidR="00FC2E58" w:rsidRDefault="00FC2E58" w:rsidP="00F03066">
            <w:pPr>
              <w:jc w:val="center"/>
            </w:pPr>
            <w:r>
              <w:t>02/22/08</w:t>
            </w:r>
          </w:p>
        </w:tc>
        <w:tc>
          <w:tcPr>
            <w:tcW w:w="1170" w:type="dxa"/>
          </w:tcPr>
          <w:p w:rsidR="00FC2E58" w:rsidRDefault="00FC2E58" w:rsidP="00F03066">
            <w:pPr>
              <w:jc w:val="center"/>
            </w:pPr>
            <w:r>
              <w:t>Matt Kaufer</w:t>
            </w:r>
          </w:p>
        </w:tc>
        <w:tc>
          <w:tcPr>
            <w:tcW w:w="4860" w:type="dxa"/>
          </w:tcPr>
          <w:p w:rsidR="00FC2E58" w:rsidRDefault="00FC2E58" w:rsidP="00FC2E58">
            <w:r>
              <w:t>(Pulled from 08.09.22.00 – 02/22/08)</w:t>
            </w:r>
          </w:p>
          <w:p w:rsidR="00FC2E58" w:rsidRDefault="00FC2E58" w:rsidP="00FC2E58">
            <w:r>
              <w:t>Updated description for the following device control:</w:t>
            </w:r>
          </w:p>
          <w:p w:rsidR="00F26143" w:rsidRDefault="00FC2E58" w:rsidP="00F26143">
            <w:pPr>
              <w:numPr>
                <w:ilvl w:val="0"/>
                <w:numId w:val="85"/>
              </w:numPr>
              <w:tabs>
                <w:tab w:val="clear" w:pos="720"/>
                <w:tab w:val="num" w:pos="342"/>
              </w:tabs>
              <w:ind w:left="342"/>
            </w:pPr>
            <w:r>
              <w:t>CPID $10 - Crankshaft Position Variation Learn Trigger Device Control</w:t>
            </w:r>
          </w:p>
        </w:tc>
        <w:tc>
          <w:tcPr>
            <w:tcW w:w="1440" w:type="dxa"/>
          </w:tcPr>
          <w:p w:rsidR="00FC2E58" w:rsidRDefault="00FC2E58" w:rsidP="00F03066">
            <w:r>
              <w:t>E36560-AI01</w:t>
            </w:r>
          </w:p>
        </w:tc>
      </w:tr>
      <w:tr w:rsidR="00AF48C9">
        <w:trPr>
          <w:cantSplit/>
          <w:jc w:val="center"/>
        </w:trPr>
        <w:tc>
          <w:tcPr>
            <w:tcW w:w="1260" w:type="dxa"/>
          </w:tcPr>
          <w:p w:rsidR="00AF48C9" w:rsidRDefault="00AF48C9" w:rsidP="00F03066">
            <w:r>
              <w:t>08.10.21.00</w:t>
            </w:r>
          </w:p>
        </w:tc>
        <w:tc>
          <w:tcPr>
            <w:tcW w:w="990" w:type="dxa"/>
          </w:tcPr>
          <w:p w:rsidR="00AF48C9" w:rsidRDefault="00AF48C9" w:rsidP="00F03066">
            <w:pPr>
              <w:jc w:val="center"/>
            </w:pPr>
            <w:r>
              <w:t>02/19/08</w:t>
            </w:r>
          </w:p>
        </w:tc>
        <w:tc>
          <w:tcPr>
            <w:tcW w:w="1170" w:type="dxa"/>
          </w:tcPr>
          <w:p w:rsidR="00AF48C9" w:rsidRDefault="00AF48C9" w:rsidP="00F03066">
            <w:pPr>
              <w:jc w:val="center"/>
            </w:pPr>
            <w:r>
              <w:t>Matt Kaufer</w:t>
            </w:r>
          </w:p>
        </w:tc>
        <w:tc>
          <w:tcPr>
            <w:tcW w:w="4860" w:type="dxa"/>
          </w:tcPr>
          <w:p w:rsidR="00AF48C9" w:rsidRDefault="00AF48C9" w:rsidP="00975B45">
            <w:r>
              <w:t>Document version incremented to match software cadence.  No other changes made.</w:t>
            </w:r>
          </w:p>
        </w:tc>
        <w:tc>
          <w:tcPr>
            <w:tcW w:w="1440" w:type="dxa"/>
          </w:tcPr>
          <w:p w:rsidR="00AF48C9" w:rsidRDefault="00AF48C9" w:rsidP="00F03066">
            <w:r>
              <w:t>N/A</w:t>
            </w:r>
          </w:p>
        </w:tc>
      </w:tr>
      <w:tr w:rsidR="004E1EA3">
        <w:trPr>
          <w:cantSplit/>
          <w:jc w:val="center"/>
        </w:trPr>
        <w:tc>
          <w:tcPr>
            <w:tcW w:w="1260" w:type="dxa"/>
          </w:tcPr>
          <w:p w:rsidR="004E1EA3" w:rsidRDefault="004E1EA3" w:rsidP="00F03066">
            <w:r>
              <w:t>08.10.20.00</w:t>
            </w:r>
          </w:p>
        </w:tc>
        <w:tc>
          <w:tcPr>
            <w:tcW w:w="990" w:type="dxa"/>
          </w:tcPr>
          <w:p w:rsidR="004E1EA3" w:rsidRDefault="004E1EA3" w:rsidP="00F03066">
            <w:pPr>
              <w:jc w:val="center"/>
            </w:pPr>
            <w:r>
              <w:t>02/14/08</w:t>
            </w:r>
          </w:p>
        </w:tc>
        <w:tc>
          <w:tcPr>
            <w:tcW w:w="1170" w:type="dxa"/>
          </w:tcPr>
          <w:p w:rsidR="004E1EA3" w:rsidRDefault="004E1EA3" w:rsidP="00F03066">
            <w:pPr>
              <w:jc w:val="center"/>
            </w:pPr>
            <w:r>
              <w:t>Matt Kaufer</w:t>
            </w:r>
          </w:p>
        </w:tc>
        <w:tc>
          <w:tcPr>
            <w:tcW w:w="4860" w:type="dxa"/>
          </w:tcPr>
          <w:p w:rsidR="004E1EA3" w:rsidRDefault="004E1EA3" w:rsidP="00975B45">
            <w:r>
              <w:t>Document version incremented to match software cadence.  No other changes made.</w:t>
            </w:r>
          </w:p>
        </w:tc>
        <w:tc>
          <w:tcPr>
            <w:tcW w:w="1440" w:type="dxa"/>
          </w:tcPr>
          <w:p w:rsidR="004E1EA3" w:rsidRDefault="004E1EA3" w:rsidP="00F03066">
            <w:r>
              <w:t>N/A</w:t>
            </w:r>
          </w:p>
        </w:tc>
      </w:tr>
      <w:tr w:rsidR="00686E50">
        <w:trPr>
          <w:cantSplit/>
          <w:jc w:val="center"/>
        </w:trPr>
        <w:tc>
          <w:tcPr>
            <w:tcW w:w="1260" w:type="dxa"/>
          </w:tcPr>
          <w:p w:rsidR="00686E50" w:rsidRDefault="00686E50" w:rsidP="00F03066">
            <w:r>
              <w:t>08.10.19.00</w:t>
            </w:r>
          </w:p>
        </w:tc>
        <w:tc>
          <w:tcPr>
            <w:tcW w:w="990" w:type="dxa"/>
          </w:tcPr>
          <w:p w:rsidR="00686E50" w:rsidRDefault="00686E50" w:rsidP="00F03066">
            <w:pPr>
              <w:jc w:val="center"/>
            </w:pPr>
            <w:r>
              <w:t>11/21/07</w:t>
            </w:r>
          </w:p>
        </w:tc>
        <w:tc>
          <w:tcPr>
            <w:tcW w:w="1170" w:type="dxa"/>
          </w:tcPr>
          <w:p w:rsidR="00686E50" w:rsidRDefault="00686E50" w:rsidP="00F03066">
            <w:pPr>
              <w:jc w:val="center"/>
            </w:pPr>
            <w:r>
              <w:t>Matt Kaufer</w:t>
            </w:r>
          </w:p>
        </w:tc>
        <w:tc>
          <w:tcPr>
            <w:tcW w:w="4860" w:type="dxa"/>
          </w:tcPr>
          <w:p w:rsidR="00686E50" w:rsidRDefault="00686E50" w:rsidP="00975B45">
            <w:r>
              <w:t>Updated description for the following PID:</w:t>
            </w:r>
          </w:p>
          <w:p w:rsidR="00F26143" w:rsidRDefault="00686E50" w:rsidP="00F26143">
            <w:pPr>
              <w:numPr>
                <w:ilvl w:val="0"/>
                <w:numId w:val="79"/>
              </w:numPr>
            </w:pPr>
            <w:r>
              <w:t>$001C – On Board Diagnostic System Type</w:t>
            </w:r>
          </w:p>
        </w:tc>
        <w:tc>
          <w:tcPr>
            <w:tcW w:w="1440" w:type="dxa"/>
          </w:tcPr>
          <w:p w:rsidR="00686E50" w:rsidRDefault="00686E50" w:rsidP="00F03066">
            <w:r>
              <w:t>E34784-AI03</w:t>
            </w:r>
          </w:p>
        </w:tc>
      </w:tr>
      <w:tr w:rsidR="009F5B48">
        <w:trPr>
          <w:cantSplit/>
          <w:jc w:val="center"/>
        </w:trPr>
        <w:tc>
          <w:tcPr>
            <w:tcW w:w="1260" w:type="dxa"/>
          </w:tcPr>
          <w:p w:rsidR="009F5B48" w:rsidRDefault="009F5B48" w:rsidP="00F03066">
            <w:r>
              <w:lastRenderedPageBreak/>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PIDs:</w:t>
            </w:r>
          </w:p>
          <w:p w:rsidR="00F26143" w:rsidRDefault="009F5B48" w:rsidP="00F26143">
            <w:pPr>
              <w:numPr>
                <w:ilvl w:val="0"/>
                <w:numId w:val="82"/>
              </w:numPr>
            </w:pPr>
            <w:r w:rsidRPr="007606A5">
              <w:t>$</w:t>
            </w:r>
            <w:r>
              <w:t>3A00</w:t>
            </w:r>
            <w:r w:rsidRPr="007606A5">
              <w:t xml:space="preserve"> – Engine Off Natural Vacuum Phase 1 Result Time</w:t>
            </w:r>
          </w:p>
          <w:p w:rsidR="00F26143" w:rsidRDefault="009F5B48" w:rsidP="00F26143">
            <w:pPr>
              <w:numPr>
                <w:ilvl w:val="0"/>
                <w:numId w:val="82"/>
              </w:numPr>
            </w:pPr>
            <w:r>
              <w:t xml:space="preserve">$3A01 – </w:t>
            </w:r>
            <w:r w:rsidRPr="007606A5">
              <w:t>E</w:t>
            </w:r>
            <w:r>
              <w:t>ngine Off Natural Vacuum Phase 2</w:t>
            </w:r>
            <w:r w:rsidRPr="007606A5">
              <w:t xml:space="preserve"> </w:t>
            </w:r>
            <w:r>
              <w:t>End</w:t>
            </w:r>
            <w:r w:rsidRPr="007606A5">
              <w:t xml:space="preserve"> Time</w:t>
            </w:r>
          </w:p>
          <w:p w:rsidR="00F26143" w:rsidRDefault="009F5B48" w:rsidP="00F26143">
            <w:pPr>
              <w:numPr>
                <w:ilvl w:val="0"/>
                <w:numId w:val="82"/>
              </w:numPr>
            </w:pPr>
            <w:r>
              <w:t xml:space="preserve">$3A02 – </w:t>
            </w:r>
            <w:r w:rsidRPr="007606A5">
              <w:t>E</w:t>
            </w:r>
            <w:r>
              <w:t>ngine Off Natural Vacuum EWMA Test Sample Counter</w:t>
            </w:r>
          </w:p>
          <w:p w:rsidR="00F26143" w:rsidRDefault="009F5B48" w:rsidP="00F26143">
            <w:pPr>
              <w:numPr>
                <w:ilvl w:val="0"/>
                <w:numId w:val="82"/>
              </w:numPr>
            </w:pPr>
            <w:r>
              <w:t>$3A03 – Accumulated Distance Traveled During Previous Key On Cycles</w:t>
            </w:r>
          </w:p>
          <w:p w:rsidR="00F26143" w:rsidRDefault="009F5B48" w:rsidP="00F26143">
            <w:pPr>
              <w:numPr>
                <w:ilvl w:val="0"/>
                <w:numId w:val="82"/>
              </w:numPr>
            </w:pPr>
            <w:r>
              <w:t xml:space="preserve">$3A04 – </w:t>
            </w:r>
            <w:r w:rsidRPr="007606A5">
              <w:t>E</w:t>
            </w:r>
            <w:r>
              <w:t>ngine Off Natural Vacuum Corrected Phase 1 End Pressure</w:t>
            </w:r>
          </w:p>
          <w:p w:rsidR="00F26143" w:rsidRDefault="009F5B48" w:rsidP="00F26143">
            <w:pPr>
              <w:numPr>
                <w:ilvl w:val="0"/>
                <w:numId w:val="82"/>
              </w:numPr>
            </w:pPr>
            <w:r>
              <w:t xml:space="preserve">$3A05 – </w:t>
            </w:r>
            <w:r w:rsidRPr="007606A5">
              <w:t>E</w:t>
            </w:r>
            <w:r>
              <w:t>ngine Off Natural Vacuum Phase 1 Result Pressur</w:t>
            </w:r>
            <w:r w:rsidRPr="002A62C1">
              <w:rPr>
                <w:szCs w:val="24"/>
              </w:rPr>
              <w:t>e</w:t>
            </w:r>
          </w:p>
          <w:p w:rsidR="00F26143" w:rsidRDefault="009F5B48" w:rsidP="00F26143">
            <w:pPr>
              <w:numPr>
                <w:ilvl w:val="0"/>
                <w:numId w:val="82"/>
              </w:numPr>
            </w:pPr>
            <w:r w:rsidRPr="002A62C1">
              <w:t>$</w:t>
            </w:r>
            <w:r>
              <w:t>3A06</w:t>
            </w:r>
            <w:r w:rsidRPr="002A62C1">
              <w:t xml:space="preserve"> – Engine Off Natural Vacuum Phase 2 Result Vacuum</w:t>
            </w:r>
          </w:p>
          <w:p w:rsidR="00F26143" w:rsidRDefault="009F5B48" w:rsidP="00F26143">
            <w:pPr>
              <w:numPr>
                <w:ilvl w:val="0"/>
                <w:numId w:val="82"/>
              </w:numPr>
            </w:pPr>
            <w:r>
              <w:t>$3A07 – Engine Running EVAP Diagnostics</w:t>
            </w:r>
            <w:r w:rsidRPr="002A62C1">
              <w:t xml:space="preserve"> </w:t>
            </w:r>
            <w:r>
              <w:t>Fault History</w:t>
            </w:r>
          </w:p>
        </w:tc>
        <w:tc>
          <w:tcPr>
            <w:tcW w:w="1440" w:type="dxa"/>
          </w:tcPr>
          <w:p w:rsidR="009F5B48" w:rsidRDefault="009F5B48" w:rsidP="00F03066">
            <w:r>
              <w:t>E35976-AI01</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Updated descriptions for the following PIDs:</w:t>
            </w:r>
          </w:p>
          <w:p w:rsidR="00F26143" w:rsidRDefault="009F5B48" w:rsidP="00F26143">
            <w:pPr>
              <w:numPr>
                <w:ilvl w:val="0"/>
                <w:numId w:val="81"/>
              </w:numPr>
            </w:pPr>
            <w:r>
              <w:t>$150E – Air Conditioning Disengage History 1</w:t>
            </w:r>
          </w:p>
          <w:p w:rsidR="00F26143" w:rsidRDefault="009F5B48" w:rsidP="00F26143">
            <w:pPr>
              <w:numPr>
                <w:ilvl w:val="0"/>
                <w:numId w:val="81"/>
              </w:numPr>
            </w:pPr>
            <w:r>
              <w:t>$150F – Air Conditioning Disengage History 2</w:t>
            </w:r>
          </w:p>
          <w:p w:rsidR="00F26143" w:rsidRDefault="009F5B48" w:rsidP="00F26143">
            <w:pPr>
              <w:numPr>
                <w:ilvl w:val="0"/>
                <w:numId w:val="81"/>
              </w:numPr>
            </w:pPr>
            <w:r>
              <w:t>$1510 – Air Conditioning Disengage History 3</w:t>
            </w:r>
          </w:p>
          <w:p w:rsidR="00F26143" w:rsidRDefault="009F5B48" w:rsidP="00F26143">
            <w:pPr>
              <w:numPr>
                <w:ilvl w:val="0"/>
                <w:numId w:val="81"/>
              </w:numPr>
            </w:pPr>
            <w:r>
              <w:t>$1511 – Air Conditioning Disengage History 4</w:t>
            </w:r>
          </w:p>
          <w:p w:rsidR="00F26143" w:rsidRDefault="009F5B48" w:rsidP="00F26143">
            <w:pPr>
              <w:numPr>
                <w:ilvl w:val="0"/>
                <w:numId w:val="81"/>
              </w:numPr>
            </w:pPr>
            <w:r>
              <w:t>$151F – Air Conditioning Disengage History 5</w:t>
            </w:r>
          </w:p>
          <w:p w:rsidR="00F26143" w:rsidRDefault="009F5B48" w:rsidP="00F26143">
            <w:pPr>
              <w:numPr>
                <w:ilvl w:val="0"/>
                <w:numId w:val="81"/>
              </w:numPr>
            </w:pPr>
            <w:r>
              <w:t>$1520 – Air Conditioning Disengage History 6</w:t>
            </w:r>
          </w:p>
          <w:p w:rsidR="00F26143" w:rsidRDefault="009F5B48" w:rsidP="00F26143">
            <w:pPr>
              <w:numPr>
                <w:ilvl w:val="0"/>
                <w:numId w:val="81"/>
              </w:numPr>
            </w:pPr>
            <w:r>
              <w:t>$1521 – Air Conditioning Disengage History 7</w:t>
            </w:r>
          </w:p>
          <w:p w:rsidR="00F26143" w:rsidRDefault="009F5B48" w:rsidP="00F26143">
            <w:pPr>
              <w:numPr>
                <w:ilvl w:val="0"/>
                <w:numId w:val="81"/>
              </w:numPr>
            </w:pPr>
            <w:r>
              <w:t>$1522 – Air Conditioning Disengage History 8</w:t>
            </w:r>
          </w:p>
        </w:tc>
        <w:tc>
          <w:tcPr>
            <w:tcW w:w="1440" w:type="dxa"/>
          </w:tcPr>
          <w:p w:rsidR="009F5B48" w:rsidRDefault="009F5B48" w:rsidP="00F03066">
            <w:r>
              <w:t>E35614-AI01</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DID:</w:t>
            </w:r>
          </w:p>
          <w:p w:rsidR="00F26143" w:rsidRDefault="009F5B48" w:rsidP="00F26143">
            <w:pPr>
              <w:numPr>
                <w:ilvl w:val="0"/>
                <w:numId w:val="83"/>
              </w:numPr>
            </w:pPr>
            <w:r w:rsidRPr="00D15979">
              <w:t>$28 – Odometer Vehicle Identification Number</w:t>
            </w:r>
          </w:p>
        </w:tc>
        <w:tc>
          <w:tcPr>
            <w:tcW w:w="1440" w:type="dxa"/>
          </w:tcPr>
          <w:p w:rsidR="009F5B48" w:rsidRDefault="009F5B48" w:rsidP="00F03066">
            <w:r>
              <w:t>E30769-AI04</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PID:</w:t>
            </w:r>
          </w:p>
          <w:p w:rsidR="00F26143" w:rsidRDefault="009F5B48" w:rsidP="00F26143">
            <w:pPr>
              <w:numPr>
                <w:ilvl w:val="0"/>
                <w:numId w:val="80"/>
              </w:numPr>
            </w:pPr>
            <w:r>
              <w:t>$2049 – ECU Odometer Status</w:t>
            </w:r>
          </w:p>
          <w:p w:rsidR="009F5B48" w:rsidRDefault="009F5B48" w:rsidP="00DE2E05"/>
          <w:p w:rsidR="009F5B48" w:rsidRDefault="009F5B48" w:rsidP="00DE2E05">
            <w:r>
              <w:t>Added support for the following DID:</w:t>
            </w:r>
          </w:p>
          <w:p w:rsidR="00F26143" w:rsidRDefault="009F5B48" w:rsidP="00F26143">
            <w:pPr>
              <w:numPr>
                <w:ilvl w:val="0"/>
                <w:numId w:val="80"/>
              </w:numPr>
            </w:pPr>
            <w:r>
              <w:t>$DF – ECU Odometer Value</w:t>
            </w:r>
          </w:p>
        </w:tc>
        <w:tc>
          <w:tcPr>
            <w:tcW w:w="1440" w:type="dxa"/>
          </w:tcPr>
          <w:p w:rsidR="009F5B48" w:rsidRDefault="009F5B48" w:rsidP="00F03066">
            <w:r>
              <w:t>E27009-AI01</w:t>
            </w:r>
          </w:p>
        </w:tc>
      </w:tr>
      <w:tr w:rsidR="00BC10DF">
        <w:trPr>
          <w:cantSplit/>
          <w:jc w:val="center"/>
        </w:trPr>
        <w:tc>
          <w:tcPr>
            <w:tcW w:w="1260" w:type="dxa"/>
          </w:tcPr>
          <w:p w:rsidR="00BC10DF" w:rsidRDefault="00BC10DF" w:rsidP="00F03066">
            <w:r>
              <w:t>08.10.18.00</w:t>
            </w:r>
          </w:p>
        </w:tc>
        <w:tc>
          <w:tcPr>
            <w:tcW w:w="990" w:type="dxa"/>
          </w:tcPr>
          <w:p w:rsidR="00BC10DF" w:rsidRDefault="00BC10DF" w:rsidP="00F03066">
            <w:pPr>
              <w:jc w:val="center"/>
            </w:pPr>
            <w:r>
              <w:t>09/28/07</w:t>
            </w:r>
          </w:p>
        </w:tc>
        <w:tc>
          <w:tcPr>
            <w:tcW w:w="1170" w:type="dxa"/>
          </w:tcPr>
          <w:p w:rsidR="00BC10DF" w:rsidRDefault="00BC10DF" w:rsidP="00F03066">
            <w:pPr>
              <w:jc w:val="center"/>
            </w:pPr>
            <w:r>
              <w:t>Matt Kaufer</w:t>
            </w:r>
          </w:p>
        </w:tc>
        <w:tc>
          <w:tcPr>
            <w:tcW w:w="4860" w:type="dxa"/>
          </w:tcPr>
          <w:p w:rsidR="00BC10DF" w:rsidRDefault="00BC10DF" w:rsidP="00975B45">
            <w:r>
              <w:t>Updated description for the following DID:</w:t>
            </w:r>
          </w:p>
          <w:p w:rsidR="00F26143" w:rsidRDefault="00BC10DF" w:rsidP="00F26143">
            <w:pPr>
              <w:numPr>
                <w:ilvl w:val="0"/>
                <w:numId w:val="78"/>
              </w:numPr>
            </w:pPr>
            <w:r>
              <w:t>$90 – Vehicle Identification Number</w:t>
            </w:r>
          </w:p>
        </w:tc>
        <w:tc>
          <w:tcPr>
            <w:tcW w:w="1440" w:type="dxa"/>
          </w:tcPr>
          <w:p w:rsidR="00BC10DF" w:rsidRDefault="00BC10DF" w:rsidP="00F03066">
            <w:r>
              <w:t>E34196-AI04</w:t>
            </w:r>
          </w:p>
        </w:tc>
      </w:tr>
      <w:tr w:rsidR="00D53EAC">
        <w:trPr>
          <w:cantSplit/>
          <w:jc w:val="center"/>
        </w:trPr>
        <w:tc>
          <w:tcPr>
            <w:tcW w:w="1260" w:type="dxa"/>
          </w:tcPr>
          <w:p w:rsidR="00D53EAC" w:rsidRDefault="00D53EAC" w:rsidP="00F03066">
            <w:r>
              <w:t>08.10.18.00</w:t>
            </w:r>
          </w:p>
        </w:tc>
        <w:tc>
          <w:tcPr>
            <w:tcW w:w="990" w:type="dxa"/>
          </w:tcPr>
          <w:p w:rsidR="00D53EAC" w:rsidRDefault="00D53EAC" w:rsidP="00F03066">
            <w:pPr>
              <w:jc w:val="center"/>
            </w:pPr>
            <w:r>
              <w:t>09/28/07</w:t>
            </w:r>
          </w:p>
        </w:tc>
        <w:tc>
          <w:tcPr>
            <w:tcW w:w="1170" w:type="dxa"/>
          </w:tcPr>
          <w:p w:rsidR="00D53EAC" w:rsidRDefault="00D53EAC" w:rsidP="00F03066">
            <w:pPr>
              <w:jc w:val="center"/>
            </w:pPr>
            <w:r>
              <w:t>Matt Kaufer</w:t>
            </w:r>
          </w:p>
        </w:tc>
        <w:tc>
          <w:tcPr>
            <w:tcW w:w="4860" w:type="dxa"/>
          </w:tcPr>
          <w:p w:rsidR="00D53EAC" w:rsidRPr="008120E3" w:rsidRDefault="00D53EAC" w:rsidP="00975B45">
            <w:r>
              <w:t>Series 08.10.18.00 document created from 08.09.18.00 document.</w:t>
            </w:r>
          </w:p>
        </w:tc>
        <w:tc>
          <w:tcPr>
            <w:tcW w:w="1440" w:type="dxa"/>
          </w:tcPr>
          <w:p w:rsidR="00D53EAC" w:rsidRDefault="00D53EAC" w:rsidP="00F03066">
            <w:r>
              <w:t>N/A</w:t>
            </w:r>
          </w:p>
        </w:tc>
      </w:tr>
      <w:tr w:rsidR="008120E3">
        <w:trPr>
          <w:cantSplit/>
          <w:jc w:val="center"/>
        </w:trPr>
        <w:tc>
          <w:tcPr>
            <w:tcW w:w="1260" w:type="dxa"/>
          </w:tcPr>
          <w:p w:rsidR="008120E3" w:rsidRDefault="008120E3" w:rsidP="00F03066">
            <w:r>
              <w:t>08.09.18.00</w:t>
            </w:r>
          </w:p>
        </w:tc>
        <w:tc>
          <w:tcPr>
            <w:tcW w:w="990" w:type="dxa"/>
          </w:tcPr>
          <w:p w:rsidR="008120E3" w:rsidRDefault="008120E3" w:rsidP="00F03066">
            <w:pPr>
              <w:jc w:val="center"/>
            </w:pPr>
            <w:r>
              <w:t>09/28/07</w:t>
            </w:r>
          </w:p>
        </w:tc>
        <w:tc>
          <w:tcPr>
            <w:tcW w:w="1170" w:type="dxa"/>
          </w:tcPr>
          <w:p w:rsidR="008120E3" w:rsidRDefault="008120E3" w:rsidP="00F03066">
            <w:pPr>
              <w:jc w:val="center"/>
            </w:pPr>
            <w:r>
              <w:t>Matt Kaufer</w:t>
            </w:r>
          </w:p>
        </w:tc>
        <w:tc>
          <w:tcPr>
            <w:tcW w:w="4860" w:type="dxa"/>
          </w:tcPr>
          <w:p w:rsidR="008120E3" w:rsidRPr="008120E3" w:rsidRDefault="008120E3" w:rsidP="00975B45">
            <w:r w:rsidRPr="008120E3">
              <w:t>Added support for the following PID:</w:t>
            </w:r>
          </w:p>
          <w:p w:rsidR="00F26143" w:rsidRDefault="008120E3" w:rsidP="00F26143">
            <w:pPr>
              <w:numPr>
                <w:ilvl w:val="0"/>
                <w:numId w:val="77"/>
              </w:numPr>
            </w:pPr>
            <w:r w:rsidRPr="008120E3">
              <w:t>$2861 – Transmission Tap Up/Down Switch 2 Status</w:t>
            </w:r>
          </w:p>
        </w:tc>
        <w:tc>
          <w:tcPr>
            <w:tcW w:w="1440" w:type="dxa"/>
          </w:tcPr>
          <w:p w:rsidR="008120E3" w:rsidRDefault="008120E3" w:rsidP="00F03066">
            <w:r>
              <w:t>E35406-AI01</w:t>
            </w:r>
          </w:p>
        </w:tc>
      </w:tr>
      <w:tr w:rsidR="00777A11">
        <w:trPr>
          <w:cantSplit/>
          <w:jc w:val="center"/>
        </w:trPr>
        <w:tc>
          <w:tcPr>
            <w:tcW w:w="1260" w:type="dxa"/>
          </w:tcPr>
          <w:p w:rsidR="00777A11" w:rsidRDefault="00777A11" w:rsidP="00F03066">
            <w:r>
              <w:t>08.09.18.00</w:t>
            </w:r>
          </w:p>
        </w:tc>
        <w:tc>
          <w:tcPr>
            <w:tcW w:w="990" w:type="dxa"/>
          </w:tcPr>
          <w:p w:rsidR="00777A11" w:rsidRDefault="00777A11" w:rsidP="00F03066">
            <w:pPr>
              <w:jc w:val="center"/>
            </w:pPr>
            <w:r>
              <w:t>09/28/07</w:t>
            </w:r>
          </w:p>
        </w:tc>
        <w:tc>
          <w:tcPr>
            <w:tcW w:w="1170" w:type="dxa"/>
          </w:tcPr>
          <w:p w:rsidR="00777A11" w:rsidRDefault="00777A11" w:rsidP="00F03066">
            <w:pPr>
              <w:jc w:val="center"/>
            </w:pPr>
            <w:r>
              <w:t>Matt Kaufer</w:t>
            </w:r>
          </w:p>
        </w:tc>
        <w:tc>
          <w:tcPr>
            <w:tcW w:w="4860" w:type="dxa"/>
          </w:tcPr>
          <w:p w:rsidR="00777A11" w:rsidRDefault="00777A11" w:rsidP="00E80CF9">
            <w:r>
              <w:t>Added support for the following PID:</w:t>
            </w:r>
          </w:p>
          <w:p w:rsidR="00F26143" w:rsidRDefault="00777A11" w:rsidP="00F26143">
            <w:pPr>
              <w:numPr>
                <w:ilvl w:val="0"/>
                <w:numId w:val="76"/>
              </w:numPr>
            </w:pPr>
            <w:r>
              <w:t>$2862 – Calculated Line Pressure</w:t>
            </w:r>
          </w:p>
        </w:tc>
        <w:tc>
          <w:tcPr>
            <w:tcW w:w="1440" w:type="dxa"/>
          </w:tcPr>
          <w:p w:rsidR="00777A11" w:rsidRDefault="00777A11" w:rsidP="00F03066">
            <w:r>
              <w:t>E34141-AI03</w:t>
            </w:r>
          </w:p>
        </w:tc>
      </w:tr>
      <w:tr w:rsidR="00E80CF9">
        <w:trPr>
          <w:cantSplit/>
          <w:jc w:val="center"/>
        </w:trPr>
        <w:tc>
          <w:tcPr>
            <w:tcW w:w="1260" w:type="dxa"/>
          </w:tcPr>
          <w:p w:rsidR="00E80CF9" w:rsidRDefault="00E80CF9" w:rsidP="00F03066">
            <w:r>
              <w:lastRenderedPageBreak/>
              <w:t>08.09.17.00</w:t>
            </w:r>
          </w:p>
        </w:tc>
        <w:tc>
          <w:tcPr>
            <w:tcW w:w="990" w:type="dxa"/>
          </w:tcPr>
          <w:p w:rsidR="00E80CF9" w:rsidRDefault="00E80CF9" w:rsidP="00F03066">
            <w:pPr>
              <w:jc w:val="center"/>
            </w:pPr>
            <w:r>
              <w:t>07/12/07</w:t>
            </w:r>
          </w:p>
        </w:tc>
        <w:tc>
          <w:tcPr>
            <w:tcW w:w="1170" w:type="dxa"/>
          </w:tcPr>
          <w:p w:rsidR="00E80CF9" w:rsidRDefault="00E80CF9" w:rsidP="00F03066">
            <w:pPr>
              <w:jc w:val="center"/>
            </w:pPr>
            <w:r>
              <w:t>Matt Kaufer</w:t>
            </w:r>
          </w:p>
        </w:tc>
        <w:tc>
          <w:tcPr>
            <w:tcW w:w="4860" w:type="dxa"/>
          </w:tcPr>
          <w:p w:rsidR="00E80CF9" w:rsidRDefault="00E80CF9" w:rsidP="00E80CF9">
            <w:r>
              <w:t>(Pulled from 08.08.23.00 – 07/12/07)</w:t>
            </w:r>
          </w:p>
          <w:p w:rsidR="00E80CF9" w:rsidRDefault="00E80CF9" w:rsidP="00E80CF9">
            <w:r>
              <w:t>Updated descriptions for the following service modes:</w:t>
            </w:r>
          </w:p>
          <w:p w:rsidR="00F26143" w:rsidRDefault="00E80CF9" w:rsidP="00F26143">
            <w:pPr>
              <w:numPr>
                <w:ilvl w:val="0"/>
                <w:numId w:val="74"/>
              </w:numPr>
            </w:pPr>
            <w:r>
              <w:t>RequestCurrentPowertrainDiagnosticData ($01) Service</w:t>
            </w:r>
          </w:p>
          <w:p w:rsidR="00F26143" w:rsidRDefault="00E80CF9" w:rsidP="00F26143">
            <w:pPr>
              <w:numPr>
                <w:ilvl w:val="0"/>
                <w:numId w:val="74"/>
              </w:numPr>
            </w:pPr>
            <w:r>
              <w:t>RequestPowertrainFreezeFrameData ($02) Service</w:t>
            </w:r>
          </w:p>
          <w:p w:rsidR="00F26143" w:rsidRDefault="00E80CF9" w:rsidP="00F26143">
            <w:pPr>
              <w:numPr>
                <w:ilvl w:val="0"/>
                <w:numId w:val="74"/>
              </w:numPr>
            </w:pPr>
            <w:r>
              <w:t>RequestEmission-RelatedDiagnosticTroubleCodes ($03) Service</w:t>
            </w:r>
          </w:p>
          <w:p w:rsidR="00F26143" w:rsidRDefault="00E80CF9" w:rsidP="00F26143">
            <w:pPr>
              <w:numPr>
                <w:ilvl w:val="0"/>
                <w:numId w:val="74"/>
              </w:numPr>
            </w:pPr>
            <w:r>
              <w:t>ClearDiagnosticInformation ($04) Service</w:t>
            </w:r>
          </w:p>
          <w:p w:rsidR="00F26143" w:rsidRDefault="00E80CF9" w:rsidP="00F26143">
            <w:pPr>
              <w:numPr>
                <w:ilvl w:val="0"/>
                <w:numId w:val="74"/>
              </w:numPr>
            </w:pPr>
            <w:r>
              <w:t>RequestOnBoardMonitoringTestResults ($06) Service</w:t>
            </w:r>
          </w:p>
          <w:p w:rsidR="00F26143" w:rsidRDefault="00E80CF9" w:rsidP="00F26143">
            <w:pPr>
              <w:numPr>
                <w:ilvl w:val="0"/>
                <w:numId w:val="74"/>
              </w:numPr>
            </w:pPr>
            <w:r>
              <w:t>RequestPendingEmission-RelatedDiagnosticTroubleCodes ($07) Service</w:t>
            </w:r>
          </w:p>
          <w:p w:rsidR="00F26143" w:rsidRDefault="00E80CF9" w:rsidP="00F26143">
            <w:pPr>
              <w:numPr>
                <w:ilvl w:val="0"/>
                <w:numId w:val="74"/>
              </w:numPr>
            </w:pPr>
            <w:r>
              <w:t>RequestVehicleInformation ($09) Service</w:t>
            </w:r>
          </w:p>
          <w:p w:rsidR="00E80CF9" w:rsidRDefault="00E80CF9" w:rsidP="00E80CF9"/>
          <w:p w:rsidR="00E80CF9" w:rsidRDefault="00E80CF9" w:rsidP="00E80CF9">
            <w:r>
              <w:t>Updated additional sections:</w:t>
            </w:r>
          </w:p>
          <w:p w:rsidR="00F26143" w:rsidRDefault="00E80CF9" w:rsidP="00F26143">
            <w:pPr>
              <w:numPr>
                <w:ilvl w:val="0"/>
                <w:numId w:val="75"/>
              </w:numPr>
            </w:pPr>
            <w:r>
              <w:t xml:space="preserve">Appendix C </w:t>
            </w:r>
            <w:r>
              <w:noBreakHyphen/>
              <w:t xml:space="preserve"> Related Documents</w:t>
            </w:r>
          </w:p>
          <w:p w:rsidR="00F26143" w:rsidRDefault="00E80CF9" w:rsidP="00F26143">
            <w:pPr>
              <w:numPr>
                <w:ilvl w:val="0"/>
                <w:numId w:val="75"/>
              </w:numPr>
            </w:pPr>
            <w:r>
              <w:t>Legislated Freeze Frame</w:t>
            </w:r>
          </w:p>
          <w:p w:rsidR="00F26143" w:rsidRDefault="00E80CF9" w:rsidP="00F26143">
            <w:pPr>
              <w:numPr>
                <w:ilvl w:val="0"/>
                <w:numId w:val="75"/>
              </w:numPr>
            </w:pPr>
            <w:r>
              <w:t>Corporate Standard Freeze Frame</w:t>
            </w:r>
          </w:p>
          <w:p w:rsidR="00F26143" w:rsidRDefault="00E80CF9" w:rsidP="00F26143">
            <w:pPr>
              <w:numPr>
                <w:ilvl w:val="0"/>
                <w:numId w:val="75"/>
              </w:numPr>
            </w:pPr>
            <w:r>
              <w:t>Legislated On-Board Monitor IDs</w:t>
            </w:r>
          </w:p>
          <w:p w:rsidR="00F26143" w:rsidRDefault="00E80CF9" w:rsidP="00F26143">
            <w:pPr>
              <w:numPr>
                <w:ilvl w:val="0"/>
                <w:numId w:val="75"/>
              </w:numPr>
            </w:pPr>
            <w:r>
              <w:t>Legislated On-Board Device Control Test IDs</w:t>
            </w:r>
          </w:p>
          <w:p w:rsidR="00F26143" w:rsidRDefault="00E80CF9" w:rsidP="00F26143">
            <w:pPr>
              <w:numPr>
                <w:ilvl w:val="0"/>
                <w:numId w:val="75"/>
              </w:numPr>
            </w:pPr>
            <w:r>
              <w:t>Legislated Vehicle Information Info Types</w:t>
            </w:r>
          </w:p>
          <w:p w:rsidR="00F26143" w:rsidRDefault="00E80CF9" w:rsidP="00F26143">
            <w:pPr>
              <w:numPr>
                <w:ilvl w:val="0"/>
                <w:numId w:val="75"/>
              </w:numPr>
            </w:pPr>
            <w:bookmarkStart w:id="1424" w:name="_Toc158707260"/>
            <w:r>
              <w:t>Device Control Limit Exceeded Return Codes</w:t>
            </w:r>
            <w:bookmarkEnd w:id="1424"/>
          </w:p>
          <w:p w:rsidR="00F26143" w:rsidRDefault="00E80CF9" w:rsidP="00F26143">
            <w:pPr>
              <w:numPr>
                <w:ilvl w:val="0"/>
                <w:numId w:val="75"/>
              </w:numPr>
            </w:pPr>
            <w:bookmarkStart w:id="1425" w:name="_Toc165796500"/>
            <w:r>
              <w:t>Device Control Timer Time</w:t>
            </w:r>
            <w:r>
              <w:noBreakHyphen/>
              <w:t>Out</w:t>
            </w:r>
            <w:bookmarkEnd w:id="1425"/>
          </w:p>
        </w:tc>
        <w:tc>
          <w:tcPr>
            <w:tcW w:w="1440" w:type="dxa"/>
          </w:tcPr>
          <w:p w:rsidR="00E80CF9" w:rsidRDefault="00E80CF9" w:rsidP="00F03066">
            <w:r>
              <w:t>E35237-AI01</w:t>
            </w:r>
          </w:p>
        </w:tc>
      </w:tr>
      <w:tr w:rsidR="00E80CF9">
        <w:trPr>
          <w:cantSplit/>
          <w:jc w:val="center"/>
        </w:trPr>
        <w:tc>
          <w:tcPr>
            <w:tcW w:w="1260" w:type="dxa"/>
          </w:tcPr>
          <w:p w:rsidR="00E80CF9" w:rsidRDefault="00E80CF9" w:rsidP="00F03066">
            <w:r>
              <w:t>08.09.17.00</w:t>
            </w:r>
          </w:p>
        </w:tc>
        <w:tc>
          <w:tcPr>
            <w:tcW w:w="990" w:type="dxa"/>
          </w:tcPr>
          <w:p w:rsidR="00E80CF9" w:rsidRDefault="00E80CF9" w:rsidP="00F03066">
            <w:pPr>
              <w:jc w:val="center"/>
            </w:pPr>
            <w:r>
              <w:t>07/12/07</w:t>
            </w:r>
          </w:p>
        </w:tc>
        <w:tc>
          <w:tcPr>
            <w:tcW w:w="1170" w:type="dxa"/>
          </w:tcPr>
          <w:p w:rsidR="00E80CF9" w:rsidRDefault="00E80CF9" w:rsidP="00F03066">
            <w:pPr>
              <w:jc w:val="center"/>
            </w:pPr>
            <w:r>
              <w:t>Matt Kaufer</w:t>
            </w:r>
          </w:p>
        </w:tc>
        <w:tc>
          <w:tcPr>
            <w:tcW w:w="4860" w:type="dxa"/>
          </w:tcPr>
          <w:p w:rsidR="00E80CF9" w:rsidRDefault="00E80CF9" w:rsidP="00E80CF9">
            <w:r>
              <w:t>(Pulled from 08.08.23.00 – 07/12/07)</w:t>
            </w:r>
          </w:p>
          <w:p w:rsidR="00E80CF9" w:rsidRDefault="00E80CF9" w:rsidP="00E80CF9">
            <w:r>
              <w:t>Updated description for the following device control:</w:t>
            </w:r>
          </w:p>
          <w:p w:rsidR="00F26143" w:rsidRDefault="00E80CF9" w:rsidP="00F26143">
            <w:pPr>
              <w:numPr>
                <w:ilvl w:val="0"/>
                <w:numId w:val="73"/>
              </w:numPr>
            </w:pPr>
            <w:r>
              <w:t xml:space="preserve">CPID $20 </w:t>
            </w:r>
            <w:r w:rsidRPr="004849C1">
              <w:t>–</w:t>
            </w:r>
            <w:r>
              <w:t xml:space="preserve"> </w:t>
            </w:r>
            <w:r w:rsidRPr="00B126CA">
              <w:t>Clutch Pedal Fully Applied Position Learn Trigger Device Control</w:t>
            </w:r>
          </w:p>
        </w:tc>
        <w:tc>
          <w:tcPr>
            <w:tcW w:w="1440" w:type="dxa"/>
          </w:tcPr>
          <w:p w:rsidR="00E80CF9" w:rsidRDefault="00E80CF9" w:rsidP="00F03066">
            <w:r>
              <w:t>E35234-AI01</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Updated description for the following PID:</w:t>
            </w:r>
          </w:p>
          <w:p w:rsidR="00F26143" w:rsidRDefault="00287CCB" w:rsidP="00F26143">
            <w:pPr>
              <w:numPr>
                <w:ilvl w:val="0"/>
                <w:numId w:val="72"/>
              </w:numPr>
            </w:pPr>
            <w:r w:rsidRPr="004849C1">
              <w:t>$2070 – Reduced Engine Power Indication History</w:t>
            </w:r>
          </w:p>
        </w:tc>
        <w:tc>
          <w:tcPr>
            <w:tcW w:w="1440" w:type="dxa"/>
          </w:tcPr>
          <w:p w:rsidR="00287CCB" w:rsidRDefault="00287CCB" w:rsidP="00F03066">
            <w:r>
              <w:t>E33371-AI16</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Added support for the following DID:</w:t>
            </w:r>
          </w:p>
          <w:p w:rsidR="00F26143" w:rsidRDefault="00287CCB" w:rsidP="00F26143">
            <w:pPr>
              <w:numPr>
                <w:ilvl w:val="0"/>
                <w:numId w:val="71"/>
              </w:numPr>
            </w:pPr>
            <w:r>
              <w:t>$75 – First Time Power Up Flag</w:t>
            </w:r>
          </w:p>
        </w:tc>
        <w:tc>
          <w:tcPr>
            <w:tcW w:w="1440" w:type="dxa"/>
          </w:tcPr>
          <w:p w:rsidR="00287CCB" w:rsidRDefault="00287CCB" w:rsidP="00F03066">
            <w:r>
              <w:t>E32844-AI01</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Updated description for the following service mode:</w:t>
            </w:r>
          </w:p>
          <w:p w:rsidR="00F26143" w:rsidRDefault="00287CCB" w:rsidP="00F26143">
            <w:pPr>
              <w:numPr>
                <w:ilvl w:val="0"/>
                <w:numId w:val="70"/>
              </w:numPr>
            </w:pPr>
            <w:r>
              <w:t xml:space="preserve">$0A - </w:t>
            </w:r>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Service</w:t>
            </w:r>
          </w:p>
        </w:tc>
        <w:tc>
          <w:tcPr>
            <w:tcW w:w="1440" w:type="dxa"/>
          </w:tcPr>
          <w:p w:rsidR="00287CCB" w:rsidRDefault="00287CCB" w:rsidP="00F03066">
            <w:r>
              <w:t>E32366-AI11</w:t>
            </w:r>
          </w:p>
        </w:tc>
      </w:tr>
      <w:tr w:rsidR="00287CCB">
        <w:trPr>
          <w:cantSplit/>
          <w:jc w:val="center"/>
        </w:trPr>
        <w:tc>
          <w:tcPr>
            <w:tcW w:w="1260" w:type="dxa"/>
          </w:tcPr>
          <w:p w:rsidR="00287CCB" w:rsidRDefault="00287CCB" w:rsidP="00F03066">
            <w:r>
              <w:t>08.09.15.00</w:t>
            </w:r>
          </w:p>
        </w:tc>
        <w:tc>
          <w:tcPr>
            <w:tcW w:w="990" w:type="dxa"/>
          </w:tcPr>
          <w:p w:rsidR="00287CCB" w:rsidRDefault="00287CCB" w:rsidP="00F03066">
            <w:pPr>
              <w:jc w:val="center"/>
            </w:pPr>
            <w:r>
              <w:t>04/12/07</w:t>
            </w:r>
          </w:p>
        </w:tc>
        <w:tc>
          <w:tcPr>
            <w:tcW w:w="1170" w:type="dxa"/>
          </w:tcPr>
          <w:p w:rsidR="00287CCB" w:rsidRDefault="00287CCB" w:rsidP="00F03066">
            <w:pPr>
              <w:jc w:val="center"/>
            </w:pPr>
            <w:r>
              <w:t>Matt Kaufer</w:t>
            </w:r>
          </w:p>
        </w:tc>
        <w:tc>
          <w:tcPr>
            <w:tcW w:w="4860" w:type="dxa"/>
          </w:tcPr>
          <w:p w:rsidR="00287CCB" w:rsidRDefault="00287CCB" w:rsidP="00B3565C">
            <w:r>
              <w:t>Updated description for the following PID:</w:t>
            </w:r>
          </w:p>
          <w:p w:rsidR="00F26143" w:rsidRDefault="00287CCB" w:rsidP="00F26143">
            <w:pPr>
              <w:numPr>
                <w:ilvl w:val="0"/>
                <w:numId w:val="69"/>
              </w:numPr>
            </w:pPr>
            <w:r w:rsidRPr="006005BB">
              <w:t>$1133 – Displacement on Demand Status</w:t>
            </w:r>
          </w:p>
        </w:tc>
        <w:tc>
          <w:tcPr>
            <w:tcW w:w="1440" w:type="dxa"/>
          </w:tcPr>
          <w:p w:rsidR="00287CCB" w:rsidRDefault="00287CCB" w:rsidP="00F03066">
            <w:r>
              <w:t>E33051-AI01</w:t>
            </w:r>
          </w:p>
        </w:tc>
      </w:tr>
      <w:tr w:rsidR="00287CCB">
        <w:trPr>
          <w:cantSplit/>
          <w:jc w:val="center"/>
        </w:trPr>
        <w:tc>
          <w:tcPr>
            <w:tcW w:w="1260" w:type="dxa"/>
          </w:tcPr>
          <w:p w:rsidR="00287CCB" w:rsidRDefault="00287CCB" w:rsidP="00F03066">
            <w:r>
              <w:t>08.09.15.00</w:t>
            </w:r>
          </w:p>
        </w:tc>
        <w:tc>
          <w:tcPr>
            <w:tcW w:w="990" w:type="dxa"/>
          </w:tcPr>
          <w:p w:rsidR="00287CCB" w:rsidRDefault="00287CCB" w:rsidP="00F03066">
            <w:pPr>
              <w:jc w:val="center"/>
            </w:pPr>
            <w:r>
              <w:t>04/12/07</w:t>
            </w:r>
          </w:p>
        </w:tc>
        <w:tc>
          <w:tcPr>
            <w:tcW w:w="1170" w:type="dxa"/>
          </w:tcPr>
          <w:p w:rsidR="00287CCB" w:rsidRDefault="00287CCB" w:rsidP="00F03066">
            <w:pPr>
              <w:jc w:val="center"/>
            </w:pPr>
            <w:r>
              <w:t>Matt Kaufer</w:t>
            </w:r>
          </w:p>
        </w:tc>
        <w:tc>
          <w:tcPr>
            <w:tcW w:w="4860" w:type="dxa"/>
          </w:tcPr>
          <w:p w:rsidR="00287CCB" w:rsidRDefault="00287CCB" w:rsidP="00B3565C">
            <w:r>
              <w:t>(Pulled from 08.08.21.00 – 04/12/07)</w:t>
            </w:r>
          </w:p>
          <w:p w:rsidR="00287CCB" w:rsidRDefault="00287CCB" w:rsidP="00FE1009">
            <w:r>
              <w:t>Added support for the following service mode:</w:t>
            </w:r>
          </w:p>
          <w:p w:rsidR="00F26143" w:rsidRDefault="00287CCB" w:rsidP="00F26143">
            <w:pPr>
              <w:numPr>
                <w:ilvl w:val="0"/>
                <w:numId w:val="68"/>
              </w:numPr>
            </w:pPr>
            <w:r>
              <w:t xml:space="preserve">$0A - </w:t>
            </w:r>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after a Clear/Reset Emission-Related Diagnostic Information Service</w:t>
            </w:r>
          </w:p>
        </w:tc>
        <w:tc>
          <w:tcPr>
            <w:tcW w:w="1440" w:type="dxa"/>
          </w:tcPr>
          <w:p w:rsidR="00287CCB" w:rsidRDefault="00287CCB" w:rsidP="00F03066">
            <w:r>
              <w:t>E32366-AI09</w:t>
            </w:r>
          </w:p>
        </w:tc>
      </w:tr>
      <w:tr w:rsidR="00287CCB">
        <w:trPr>
          <w:cantSplit/>
          <w:jc w:val="center"/>
        </w:trPr>
        <w:tc>
          <w:tcPr>
            <w:tcW w:w="1260" w:type="dxa"/>
          </w:tcPr>
          <w:p w:rsidR="00287CCB" w:rsidRDefault="00287CCB" w:rsidP="00F03066">
            <w:r>
              <w:t>08.09.14.00</w:t>
            </w:r>
          </w:p>
        </w:tc>
        <w:tc>
          <w:tcPr>
            <w:tcW w:w="990" w:type="dxa"/>
          </w:tcPr>
          <w:p w:rsidR="00287CCB" w:rsidRDefault="00287CCB" w:rsidP="00F03066">
            <w:pPr>
              <w:jc w:val="center"/>
            </w:pPr>
            <w:r>
              <w:t>04/03/07</w:t>
            </w:r>
          </w:p>
        </w:tc>
        <w:tc>
          <w:tcPr>
            <w:tcW w:w="1170" w:type="dxa"/>
          </w:tcPr>
          <w:p w:rsidR="00287CCB" w:rsidRDefault="00287CCB" w:rsidP="00F03066">
            <w:pPr>
              <w:jc w:val="center"/>
            </w:pPr>
            <w:r>
              <w:t>Matt Kaufer</w:t>
            </w:r>
          </w:p>
        </w:tc>
        <w:tc>
          <w:tcPr>
            <w:tcW w:w="4860" w:type="dxa"/>
          </w:tcPr>
          <w:p w:rsidR="00287CCB" w:rsidRDefault="00287CCB" w:rsidP="00BF4663">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08.09.13.00</w:t>
            </w:r>
          </w:p>
        </w:tc>
        <w:tc>
          <w:tcPr>
            <w:tcW w:w="990" w:type="dxa"/>
          </w:tcPr>
          <w:p w:rsidR="00287CCB" w:rsidRDefault="00287CCB" w:rsidP="00F03066">
            <w:pPr>
              <w:jc w:val="center"/>
            </w:pPr>
            <w:r>
              <w:t>03/30/07</w:t>
            </w:r>
          </w:p>
        </w:tc>
        <w:tc>
          <w:tcPr>
            <w:tcW w:w="1170" w:type="dxa"/>
          </w:tcPr>
          <w:p w:rsidR="00287CCB" w:rsidRDefault="00287CCB" w:rsidP="00F03066">
            <w:pPr>
              <w:jc w:val="center"/>
            </w:pPr>
            <w:r>
              <w:t>Matt Kaufer</w:t>
            </w:r>
          </w:p>
        </w:tc>
        <w:tc>
          <w:tcPr>
            <w:tcW w:w="4860" w:type="dxa"/>
          </w:tcPr>
          <w:p w:rsidR="00287CCB" w:rsidRDefault="00287CCB" w:rsidP="00BF4663">
            <w:r>
              <w:t>(Pulled from 08.08.19.00 – 02/08/07)</w:t>
            </w:r>
          </w:p>
          <w:p w:rsidR="00287CCB" w:rsidRDefault="00287CCB" w:rsidP="00697D08">
            <w:r>
              <w:t>Added support for the following PID:</w:t>
            </w:r>
          </w:p>
          <w:p w:rsidR="00F26143" w:rsidRDefault="00287CCB" w:rsidP="00F26143">
            <w:pPr>
              <w:numPr>
                <w:ilvl w:val="0"/>
                <w:numId w:val="67"/>
              </w:numPr>
            </w:pPr>
            <w:r w:rsidRPr="00C91CF6">
              <w:t>$</w:t>
            </w:r>
            <w:r>
              <w:t>2070</w:t>
            </w:r>
            <w:r w:rsidRPr="00C91CF6">
              <w:t xml:space="preserve"> – Reduced Engine Power Indication</w:t>
            </w:r>
            <w:r>
              <w:t xml:space="preserve"> History</w:t>
            </w:r>
          </w:p>
        </w:tc>
        <w:tc>
          <w:tcPr>
            <w:tcW w:w="1440" w:type="dxa"/>
          </w:tcPr>
          <w:p w:rsidR="00287CCB" w:rsidRDefault="00287CCB" w:rsidP="00F03066">
            <w:r>
              <w:t>E32253-AI04</w:t>
            </w:r>
          </w:p>
        </w:tc>
      </w:tr>
      <w:tr w:rsidR="00287CCB">
        <w:trPr>
          <w:cantSplit/>
          <w:jc w:val="center"/>
        </w:trPr>
        <w:tc>
          <w:tcPr>
            <w:tcW w:w="1260" w:type="dxa"/>
          </w:tcPr>
          <w:p w:rsidR="00287CCB" w:rsidRDefault="00287CCB" w:rsidP="00F03066">
            <w:r>
              <w:t>08.09.12.00</w:t>
            </w:r>
          </w:p>
        </w:tc>
        <w:tc>
          <w:tcPr>
            <w:tcW w:w="990" w:type="dxa"/>
          </w:tcPr>
          <w:p w:rsidR="00287CCB" w:rsidRDefault="00287CCB" w:rsidP="00F03066">
            <w:pPr>
              <w:jc w:val="center"/>
            </w:pPr>
            <w:r>
              <w:t>03/30/07</w:t>
            </w:r>
          </w:p>
        </w:tc>
        <w:tc>
          <w:tcPr>
            <w:tcW w:w="1170" w:type="dxa"/>
          </w:tcPr>
          <w:p w:rsidR="00287CCB" w:rsidRDefault="00287CCB" w:rsidP="00F03066">
            <w:pPr>
              <w:jc w:val="center"/>
            </w:pPr>
            <w:r>
              <w:t>Matt Kaufer</w:t>
            </w:r>
          </w:p>
        </w:tc>
        <w:tc>
          <w:tcPr>
            <w:tcW w:w="4860" w:type="dxa"/>
          </w:tcPr>
          <w:p w:rsidR="00287CCB" w:rsidRDefault="00287CCB" w:rsidP="00BF5257">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lastRenderedPageBreak/>
              <w:t>08.09.11.00</w:t>
            </w:r>
          </w:p>
        </w:tc>
        <w:tc>
          <w:tcPr>
            <w:tcW w:w="990" w:type="dxa"/>
          </w:tcPr>
          <w:p w:rsidR="00287CCB" w:rsidRDefault="00287CCB" w:rsidP="00F03066">
            <w:pPr>
              <w:jc w:val="center"/>
            </w:pPr>
            <w:r>
              <w:t>02/06/07</w:t>
            </w:r>
          </w:p>
        </w:tc>
        <w:tc>
          <w:tcPr>
            <w:tcW w:w="1170" w:type="dxa"/>
          </w:tcPr>
          <w:p w:rsidR="00287CCB" w:rsidRDefault="00287CCB" w:rsidP="00F03066">
            <w:pPr>
              <w:jc w:val="center"/>
            </w:pPr>
            <w:r>
              <w:t>Matt Kaufer</w:t>
            </w:r>
          </w:p>
        </w:tc>
        <w:tc>
          <w:tcPr>
            <w:tcW w:w="4860" w:type="dxa"/>
          </w:tcPr>
          <w:p w:rsidR="00287CCB" w:rsidRDefault="00287CCB" w:rsidP="00BF5257">
            <w:r>
              <w:t>Updated descriptions for the following PIDs:</w:t>
            </w:r>
          </w:p>
          <w:p w:rsidR="00F26143" w:rsidRDefault="00287CCB" w:rsidP="00F26143">
            <w:pPr>
              <w:numPr>
                <w:ilvl w:val="0"/>
                <w:numId w:val="66"/>
              </w:numPr>
            </w:pPr>
            <w:r>
              <w:t>$1551 – Remote Vehicle Start Disable History 1</w:t>
            </w:r>
          </w:p>
          <w:p w:rsidR="00F26143" w:rsidRDefault="00287CCB" w:rsidP="00F26143">
            <w:pPr>
              <w:numPr>
                <w:ilvl w:val="0"/>
                <w:numId w:val="66"/>
              </w:numPr>
            </w:pPr>
            <w:r>
              <w:t>$1552 – Remote Vehicle Start Disable History 2</w:t>
            </w:r>
          </w:p>
          <w:p w:rsidR="00F26143" w:rsidRDefault="00287CCB" w:rsidP="00F26143">
            <w:pPr>
              <w:numPr>
                <w:ilvl w:val="0"/>
                <w:numId w:val="66"/>
              </w:numPr>
            </w:pPr>
            <w:r>
              <w:t>$1553 – Remote Vehicle Start Disable History 3</w:t>
            </w:r>
          </w:p>
          <w:p w:rsidR="00F26143" w:rsidRDefault="00287CCB" w:rsidP="00F26143">
            <w:pPr>
              <w:numPr>
                <w:ilvl w:val="0"/>
                <w:numId w:val="66"/>
              </w:numPr>
            </w:pPr>
            <w:r>
              <w:t>$1554 – Remote Vehicle Start Disable History 4</w:t>
            </w:r>
          </w:p>
          <w:p w:rsidR="00F26143" w:rsidRDefault="00287CCB" w:rsidP="00F26143">
            <w:pPr>
              <w:numPr>
                <w:ilvl w:val="0"/>
                <w:numId w:val="66"/>
              </w:numPr>
            </w:pPr>
            <w:r>
              <w:t>$1555 – Remote Vehicle Start Disable History 5</w:t>
            </w:r>
          </w:p>
          <w:p w:rsidR="00F26143" w:rsidRDefault="00287CCB" w:rsidP="00F26143">
            <w:pPr>
              <w:numPr>
                <w:ilvl w:val="0"/>
                <w:numId w:val="66"/>
              </w:numPr>
            </w:pPr>
            <w:r>
              <w:t>$1556 – Remote Vehicle Start Disable History 6</w:t>
            </w:r>
          </w:p>
          <w:p w:rsidR="00F26143" w:rsidRDefault="00287CCB" w:rsidP="00F26143">
            <w:pPr>
              <w:numPr>
                <w:ilvl w:val="0"/>
                <w:numId w:val="66"/>
              </w:numPr>
            </w:pPr>
            <w:r>
              <w:t>$1557 – Remote Vehicle Start Disable History 7</w:t>
            </w:r>
          </w:p>
          <w:p w:rsidR="00F26143" w:rsidRDefault="00287CCB" w:rsidP="00F26143">
            <w:pPr>
              <w:numPr>
                <w:ilvl w:val="0"/>
                <w:numId w:val="66"/>
              </w:numPr>
            </w:pPr>
            <w:r>
              <w:t>$1558 – Remote Vehicle Start Disable History 8</w:t>
            </w:r>
          </w:p>
        </w:tc>
        <w:tc>
          <w:tcPr>
            <w:tcW w:w="1440" w:type="dxa"/>
          </w:tcPr>
          <w:p w:rsidR="00287CCB" w:rsidRDefault="00287CCB" w:rsidP="00F03066">
            <w:r>
              <w:t>E29348-AI01</w:t>
            </w:r>
          </w:p>
        </w:tc>
      </w:tr>
      <w:tr w:rsidR="00287CCB">
        <w:trPr>
          <w:cantSplit/>
          <w:jc w:val="center"/>
        </w:trPr>
        <w:tc>
          <w:tcPr>
            <w:tcW w:w="1260" w:type="dxa"/>
          </w:tcPr>
          <w:p w:rsidR="00287CCB" w:rsidRDefault="00287CCB" w:rsidP="00F03066">
            <w:r>
              <w:t>08.09.11.00</w:t>
            </w:r>
          </w:p>
        </w:tc>
        <w:tc>
          <w:tcPr>
            <w:tcW w:w="990" w:type="dxa"/>
          </w:tcPr>
          <w:p w:rsidR="00287CCB" w:rsidRDefault="00287CCB" w:rsidP="00F03066">
            <w:pPr>
              <w:jc w:val="center"/>
            </w:pPr>
            <w:r>
              <w:t>02/06/07</w:t>
            </w:r>
          </w:p>
        </w:tc>
        <w:tc>
          <w:tcPr>
            <w:tcW w:w="1170" w:type="dxa"/>
          </w:tcPr>
          <w:p w:rsidR="00287CCB" w:rsidRDefault="00287CCB" w:rsidP="00F03066">
            <w:pPr>
              <w:jc w:val="center"/>
            </w:pPr>
            <w:r>
              <w:t>Matt Kaufer</w:t>
            </w:r>
          </w:p>
        </w:tc>
        <w:tc>
          <w:tcPr>
            <w:tcW w:w="4860" w:type="dxa"/>
          </w:tcPr>
          <w:p w:rsidR="00287CCB" w:rsidRDefault="00287CCB" w:rsidP="00BF5257">
            <w:r>
              <w:t>Series 08.09.11.00 document created from 08.08.17.00 document.</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08.08.17.00</w:t>
            </w:r>
          </w:p>
        </w:tc>
        <w:tc>
          <w:tcPr>
            <w:tcW w:w="990" w:type="dxa"/>
          </w:tcPr>
          <w:p w:rsidR="00287CCB" w:rsidRDefault="00287CCB" w:rsidP="00F03066">
            <w:pPr>
              <w:jc w:val="center"/>
            </w:pPr>
            <w:r>
              <w:t>11/09/06</w:t>
            </w:r>
          </w:p>
        </w:tc>
        <w:tc>
          <w:tcPr>
            <w:tcW w:w="1170" w:type="dxa"/>
          </w:tcPr>
          <w:p w:rsidR="00287CCB" w:rsidRDefault="00287CCB" w:rsidP="00F03066">
            <w:pPr>
              <w:jc w:val="center"/>
            </w:pPr>
            <w:r>
              <w:t>Matt Kaufer</w:t>
            </w:r>
          </w:p>
        </w:tc>
        <w:tc>
          <w:tcPr>
            <w:tcW w:w="4860" w:type="dxa"/>
          </w:tcPr>
          <w:p w:rsidR="00287CCB" w:rsidRDefault="00287CCB" w:rsidP="00BF5257">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08.08.16.00</w:t>
            </w:r>
          </w:p>
        </w:tc>
        <w:tc>
          <w:tcPr>
            <w:tcW w:w="990" w:type="dxa"/>
          </w:tcPr>
          <w:p w:rsidR="00287CCB" w:rsidRDefault="00287CCB" w:rsidP="00F03066">
            <w:pPr>
              <w:jc w:val="center"/>
            </w:pPr>
            <w:r>
              <w:t>10/30/06</w:t>
            </w:r>
          </w:p>
        </w:tc>
        <w:tc>
          <w:tcPr>
            <w:tcW w:w="1170" w:type="dxa"/>
          </w:tcPr>
          <w:p w:rsidR="00287CCB" w:rsidRDefault="00287CCB" w:rsidP="00F03066">
            <w:pPr>
              <w:jc w:val="center"/>
            </w:pPr>
            <w:r>
              <w:t>Matt Kaufer</w:t>
            </w:r>
          </w:p>
        </w:tc>
        <w:tc>
          <w:tcPr>
            <w:tcW w:w="4860" w:type="dxa"/>
          </w:tcPr>
          <w:p w:rsidR="00287CCB" w:rsidRDefault="00287CCB" w:rsidP="00BF5257">
            <w:r>
              <w:t>Updated description for the following PID:</w:t>
            </w:r>
          </w:p>
          <w:p w:rsidR="00F26143" w:rsidRDefault="00287CCB" w:rsidP="00F26143">
            <w:pPr>
              <w:numPr>
                <w:ilvl w:val="0"/>
                <w:numId w:val="65"/>
              </w:numPr>
            </w:pPr>
            <w:r w:rsidRPr="00874246">
              <w:t>$2810 – Accelerator Effective Position</w:t>
            </w:r>
          </w:p>
        </w:tc>
        <w:tc>
          <w:tcPr>
            <w:tcW w:w="1440" w:type="dxa"/>
          </w:tcPr>
          <w:p w:rsidR="00287CCB" w:rsidRDefault="00287CCB" w:rsidP="00F03066">
            <w:r>
              <w:t>E30669-AI01</w:t>
            </w:r>
          </w:p>
        </w:tc>
      </w:tr>
      <w:tr w:rsidR="00287CCB">
        <w:trPr>
          <w:cantSplit/>
          <w:jc w:val="center"/>
        </w:trPr>
        <w:tc>
          <w:tcPr>
            <w:tcW w:w="1260" w:type="dxa"/>
          </w:tcPr>
          <w:p w:rsidR="00287CCB" w:rsidRDefault="00287CCB" w:rsidP="00F03066">
            <w:r>
              <w:t>08.08.15.00</w:t>
            </w:r>
          </w:p>
        </w:tc>
        <w:tc>
          <w:tcPr>
            <w:tcW w:w="990" w:type="dxa"/>
          </w:tcPr>
          <w:p w:rsidR="00287CCB" w:rsidRDefault="00287CCB" w:rsidP="00F03066">
            <w:pPr>
              <w:jc w:val="center"/>
            </w:pPr>
            <w:r>
              <w:t>10/11/06</w:t>
            </w:r>
          </w:p>
        </w:tc>
        <w:tc>
          <w:tcPr>
            <w:tcW w:w="1170" w:type="dxa"/>
          </w:tcPr>
          <w:p w:rsidR="00287CCB" w:rsidRDefault="00287CCB" w:rsidP="00F03066">
            <w:pPr>
              <w:jc w:val="center"/>
            </w:pPr>
            <w:r>
              <w:t>Matt Kaufer</w:t>
            </w:r>
          </w:p>
        </w:tc>
        <w:tc>
          <w:tcPr>
            <w:tcW w:w="4860" w:type="dxa"/>
          </w:tcPr>
          <w:p w:rsidR="00287CCB" w:rsidRDefault="00287CCB" w:rsidP="00BF5257">
            <w:r>
              <w:t>Updated descriptions for the following PIDs:</w:t>
            </w:r>
          </w:p>
          <w:p w:rsidR="00F26143" w:rsidRDefault="00287CCB" w:rsidP="00F26143">
            <w:pPr>
              <w:numPr>
                <w:ilvl w:val="0"/>
                <w:numId w:val="64"/>
              </w:numPr>
            </w:pPr>
            <w:r>
              <w:t>$2011 – Displacement on Demand Inhibit Reasons 1</w:t>
            </w:r>
          </w:p>
          <w:p w:rsidR="00F26143" w:rsidRDefault="00287CCB" w:rsidP="00F26143">
            <w:pPr>
              <w:numPr>
                <w:ilvl w:val="0"/>
                <w:numId w:val="64"/>
              </w:numPr>
            </w:pPr>
            <w:r>
              <w:t xml:space="preserve">$2013 </w:t>
            </w:r>
            <w:r w:rsidRPr="00061177">
              <w:rPr>
                <w:sz w:val="18"/>
                <w:szCs w:val="18"/>
              </w:rPr>
              <w:t>– Displacement on Demand Reactivation History 1</w:t>
            </w:r>
          </w:p>
          <w:p w:rsidR="00F26143" w:rsidRDefault="00287CCB" w:rsidP="00F26143">
            <w:pPr>
              <w:numPr>
                <w:ilvl w:val="0"/>
                <w:numId w:val="64"/>
              </w:numPr>
              <w:rPr>
                <w:sz w:val="18"/>
                <w:szCs w:val="18"/>
              </w:rPr>
            </w:pPr>
            <w:r>
              <w:t xml:space="preserve">$2014 </w:t>
            </w:r>
            <w:r w:rsidRPr="00061177">
              <w:rPr>
                <w:sz w:val="18"/>
                <w:szCs w:val="18"/>
              </w:rPr>
              <w:t>– Displacement on Demand Reactivation History 2</w:t>
            </w:r>
          </w:p>
          <w:p w:rsidR="00F26143" w:rsidRDefault="00287CCB" w:rsidP="00F26143">
            <w:pPr>
              <w:numPr>
                <w:ilvl w:val="0"/>
                <w:numId w:val="64"/>
              </w:numPr>
            </w:pPr>
            <w:r>
              <w:t xml:space="preserve">$2015 </w:t>
            </w:r>
            <w:r w:rsidRPr="00061177">
              <w:rPr>
                <w:sz w:val="18"/>
                <w:szCs w:val="18"/>
              </w:rPr>
              <w:t>– Displacement on Demand Reactivation History 3</w:t>
            </w:r>
          </w:p>
          <w:p w:rsidR="00F26143" w:rsidRDefault="00287CCB" w:rsidP="00F26143">
            <w:pPr>
              <w:numPr>
                <w:ilvl w:val="0"/>
                <w:numId w:val="64"/>
              </w:numPr>
            </w:pPr>
            <w:r>
              <w:t xml:space="preserve">$2016 </w:t>
            </w:r>
            <w:r w:rsidRPr="00061177">
              <w:rPr>
                <w:sz w:val="18"/>
                <w:szCs w:val="18"/>
              </w:rPr>
              <w:t>– Displacement on Demand Reactivation History 4</w:t>
            </w:r>
          </w:p>
          <w:p w:rsidR="00F26143" w:rsidRDefault="00287CCB" w:rsidP="00F26143">
            <w:pPr>
              <w:numPr>
                <w:ilvl w:val="0"/>
                <w:numId w:val="64"/>
              </w:numPr>
            </w:pPr>
            <w:r>
              <w:t xml:space="preserve">$2017 </w:t>
            </w:r>
            <w:r w:rsidRPr="00061177">
              <w:rPr>
                <w:sz w:val="18"/>
                <w:szCs w:val="18"/>
              </w:rPr>
              <w:t>– Displacement on Demand Reactivation History 5</w:t>
            </w:r>
          </w:p>
          <w:p w:rsidR="00F26143" w:rsidRDefault="00287CCB" w:rsidP="00F26143">
            <w:pPr>
              <w:numPr>
                <w:ilvl w:val="0"/>
                <w:numId w:val="64"/>
              </w:numPr>
            </w:pPr>
            <w:r>
              <w:t xml:space="preserve">$2018 </w:t>
            </w:r>
            <w:r w:rsidRPr="00061177">
              <w:rPr>
                <w:sz w:val="18"/>
                <w:szCs w:val="18"/>
              </w:rPr>
              <w:t>– Displacement on Demand Reactivation History 6</w:t>
            </w:r>
          </w:p>
          <w:p w:rsidR="00F26143" w:rsidRDefault="00287CCB" w:rsidP="00F26143">
            <w:pPr>
              <w:numPr>
                <w:ilvl w:val="0"/>
                <w:numId w:val="64"/>
              </w:numPr>
            </w:pPr>
            <w:r>
              <w:t xml:space="preserve">$2019 </w:t>
            </w:r>
            <w:r w:rsidRPr="00061177">
              <w:rPr>
                <w:sz w:val="18"/>
                <w:szCs w:val="18"/>
              </w:rPr>
              <w:t>– Displacement on Demand Reactivation History 7</w:t>
            </w:r>
          </w:p>
          <w:p w:rsidR="00F26143" w:rsidRDefault="00287CCB" w:rsidP="00F26143">
            <w:pPr>
              <w:numPr>
                <w:ilvl w:val="0"/>
                <w:numId w:val="64"/>
              </w:numPr>
            </w:pPr>
            <w:r>
              <w:t xml:space="preserve">$201A </w:t>
            </w:r>
            <w:r w:rsidRPr="00061177">
              <w:rPr>
                <w:sz w:val="18"/>
                <w:szCs w:val="18"/>
              </w:rPr>
              <w:t>– Displacement on Demand Reactivation History 8</w:t>
            </w:r>
          </w:p>
        </w:tc>
        <w:tc>
          <w:tcPr>
            <w:tcW w:w="1440" w:type="dxa"/>
          </w:tcPr>
          <w:p w:rsidR="00287CCB" w:rsidRDefault="00287CCB" w:rsidP="00F03066">
            <w:r>
              <w:t>E30455-AI01</w:t>
            </w:r>
          </w:p>
        </w:tc>
      </w:tr>
      <w:tr w:rsidR="00287CCB">
        <w:trPr>
          <w:cantSplit/>
          <w:jc w:val="center"/>
        </w:trPr>
        <w:tc>
          <w:tcPr>
            <w:tcW w:w="1260" w:type="dxa"/>
          </w:tcPr>
          <w:p w:rsidR="00287CCB" w:rsidRDefault="00287CCB" w:rsidP="00F03066">
            <w:r>
              <w:t>08.08.15.00</w:t>
            </w:r>
          </w:p>
        </w:tc>
        <w:tc>
          <w:tcPr>
            <w:tcW w:w="990" w:type="dxa"/>
          </w:tcPr>
          <w:p w:rsidR="00287CCB" w:rsidRDefault="00287CCB" w:rsidP="00F03066">
            <w:pPr>
              <w:jc w:val="center"/>
            </w:pPr>
            <w:r>
              <w:t>10/11/06</w:t>
            </w:r>
          </w:p>
        </w:tc>
        <w:tc>
          <w:tcPr>
            <w:tcW w:w="1170" w:type="dxa"/>
          </w:tcPr>
          <w:p w:rsidR="00287CCB" w:rsidRDefault="00287CCB" w:rsidP="00F03066">
            <w:pPr>
              <w:jc w:val="center"/>
            </w:pPr>
            <w:r>
              <w:t>Matt Kaufer</w:t>
            </w:r>
          </w:p>
        </w:tc>
        <w:tc>
          <w:tcPr>
            <w:tcW w:w="4860" w:type="dxa"/>
          </w:tcPr>
          <w:p w:rsidR="00287CCB" w:rsidRDefault="00287CCB" w:rsidP="00BF5257">
            <w:r>
              <w:t>Added support for the following PIDs:</w:t>
            </w:r>
          </w:p>
          <w:p w:rsidR="00F26143" w:rsidRDefault="00287CCB" w:rsidP="00F26143">
            <w:pPr>
              <w:numPr>
                <w:ilvl w:val="0"/>
                <w:numId w:val="63"/>
              </w:numPr>
            </w:pPr>
            <w:r>
              <w:t xml:space="preserve">$1354 </w:t>
            </w:r>
            <w:r>
              <w:rPr>
                <w:sz w:val="18"/>
                <w:szCs w:val="18"/>
              </w:rPr>
              <w:t>-</w:t>
            </w:r>
            <w:r w:rsidRPr="00061177">
              <w:rPr>
                <w:sz w:val="18"/>
                <w:szCs w:val="18"/>
              </w:rPr>
              <w:t xml:space="preserve"> Catalyst Monitor Diagnostic Test Counter Bank 1</w:t>
            </w:r>
          </w:p>
          <w:p w:rsidR="00F26143" w:rsidRDefault="00287CCB" w:rsidP="00F26143">
            <w:pPr>
              <w:numPr>
                <w:ilvl w:val="0"/>
                <w:numId w:val="63"/>
              </w:numPr>
            </w:pPr>
            <w:r>
              <w:t xml:space="preserve">$1355 </w:t>
            </w:r>
            <w:r w:rsidRPr="00061177">
              <w:rPr>
                <w:sz w:val="18"/>
                <w:szCs w:val="18"/>
              </w:rPr>
              <w:t>- Catalyst Monitor Diagnostic Test Counter Bank 2</w:t>
            </w:r>
          </w:p>
          <w:p w:rsidR="00F26143" w:rsidRDefault="00287CCB" w:rsidP="00F26143">
            <w:pPr>
              <w:numPr>
                <w:ilvl w:val="0"/>
                <w:numId w:val="63"/>
              </w:numPr>
            </w:pPr>
            <w:r w:rsidRPr="001C6233">
              <w:t>$206C – Catalyst Monitor Diagnostic Status Bank 1</w:t>
            </w:r>
          </w:p>
          <w:p w:rsidR="00F26143" w:rsidRDefault="00287CCB" w:rsidP="00F26143">
            <w:pPr>
              <w:numPr>
                <w:ilvl w:val="0"/>
                <w:numId w:val="63"/>
              </w:numPr>
            </w:pPr>
            <w:r w:rsidRPr="001C6233">
              <w:t>$206D – Catalyst Monitor Diagnostic Status Bank 2</w:t>
            </w:r>
          </w:p>
          <w:p w:rsidR="00F26143" w:rsidRDefault="00287CCB" w:rsidP="00F26143">
            <w:pPr>
              <w:numPr>
                <w:ilvl w:val="0"/>
                <w:numId w:val="63"/>
              </w:numPr>
              <w:rPr>
                <w:lang w:val="it-IT"/>
              </w:rPr>
            </w:pPr>
            <w:r w:rsidRPr="007848C7">
              <w:rPr>
                <w:lang w:val="it-IT"/>
              </w:rPr>
              <w:t>$206E – Catalyst Monitor Diagnostic Status</w:t>
            </w:r>
          </w:p>
        </w:tc>
        <w:tc>
          <w:tcPr>
            <w:tcW w:w="1440" w:type="dxa"/>
          </w:tcPr>
          <w:p w:rsidR="00287CCB" w:rsidRDefault="00287CCB" w:rsidP="00F03066">
            <w:r>
              <w:t>E29705-AI01</w:t>
            </w:r>
          </w:p>
        </w:tc>
      </w:tr>
      <w:tr w:rsidR="00287CCB">
        <w:trPr>
          <w:cantSplit/>
          <w:jc w:val="center"/>
        </w:trPr>
        <w:tc>
          <w:tcPr>
            <w:tcW w:w="1260" w:type="dxa"/>
          </w:tcPr>
          <w:p w:rsidR="00287CCB" w:rsidRDefault="00287CCB" w:rsidP="00F03066">
            <w:r>
              <w:t>08.08.14.00</w:t>
            </w:r>
          </w:p>
        </w:tc>
        <w:tc>
          <w:tcPr>
            <w:tcW w:w="990" w:type="dxa"/>
          </w:tcPr>
          <w:p w:rsidR="00287CCB" w:rsidRDefault="00287CCB" w:rsidP="00F03066">
            <w:pPr>
              <w:jc w:val="center"/>
            </w:pPr>
            <w:r>
              <w:t>09/26/06</w:t>
            </w:r>
          </w:p>
        </w:tc>
        <w:tc>
          <w:tcPr>
            <w:tcW w:w="1170" w:type="dxa"/>
          </w:tcPr>
          <w:p w:rsidR="00287CCB" w:rsidRDefault="00287CCB" w:rsidP="00F03066">
            <w:pPr>
              <w:jc w:val="center"/>
            </w:pPr>
            <w:r>
              <w:t>Matt Kaufer</w:t>
            </w:r>
          </w:p>
        </w:tc>
        <w:tc>
          <w:tcPr>
            <w:tcW w:w="4860" w:type="dxa"/>
          </w:tcPr>
          <w:p w:rsidR="00287CCB" w:rsidRDefault="00287CCB" w:rsidP="00BF5257">
            <w:r>
              <w:t>Added support for the following PIDs:</w:t>
            </w:r>
          </w:p>
          <w:p w:rsidR="00F26143" w:rsidRDefault="00287CCB" w:rsidP="00F26143">
            <w:pPr>
              <w:numPr>
                <w:ilvl w:val="0"/>
                <w:numId w:val="62"/>
              </w:numPr>
            </w:pPr>
            <w:r>
              <w:t>$2856 – Accelerator Pedal Fully Applied Learned Position Sensor 1</w:t>
            </w:r>
          </w:p>
          <w:p w:rsidR="00F26143" w:rsidRDefault="00287CCB" w:rsidP="00F26143">
            <w:pPr>
              <w:numPr>
                <w:ilvl w:val="0"/>
                <w:numId w:val="62"/>
              </w:numPr>
            </w:pPr>
            <w:r>
              <w:t>$2857 – Accelerator Pedal Fully Applied Learned Position Sensor 2</w:t>
            </w:r>
          </w:p>
        </w:tc>
        <w:tc>
          <w:tcPr>
            <w:tcW w:w="1440" w:type="dxa"/>
          </w:tcPr>
          <w:p w:rsidR="00287CCB" w:rsidRDefault="00287CCB" w:rsidP="00F03066">
            <w:r>
              <w:t>E26255-AI01</w:t>
            </w:r>
          </w:p>
        </w:tc>
      </w:tr>
      <w:tr w:rsidR="00287CCB">
        <w:trPr>
          <w:cantSplit/>
          <w:jc w:val="center"/>
        </w:trPr>
        <w:tc>
          <w:tcPr>
            <w:tcW w:w="1260" w:type="dxa"/>
          </w:tcPr>
          <w:p w:rsidR="00287CCB" w:rsidRDefault="00287CCB" w:rsidP="00F03066">
            <w:r>
              <w:t>08.08.13.00</w:t>
            </w:r>
          </w:p>
        </w:tc>
        <w:tc>
          <w:tcPr>
            <w:tcW w:w="990" w:type="dxa"/>
          </w:tcPr>
          <w:p w:rsidR="00287CCB" w:rsidRDefault="00287CCB" w:rsidP="00F03066">
            <w:pPr>
              <w:jc w:val="center"/>
            </w:pPr>
            <w:r>
              <w:t>06/26/06</w:t>
            </w:r>
          </w:p>
        </w:tc>
        <w:tc>
          <w:tcPr>
            <w:tcW w:w="1170" w:type="dxa"/>
          </w:tcPr>
          <w:p w:rsidR="00287CCB" w:rsidRDefault="00287CCB" w:rsidP="00F03066">
            <w:pPr>
              <w:jc w:val="center"/>
            </w:pPr>
            <w:r>
              <w:t>Matt Kaufer</w:t>
            </w:r>
          </w:p>
        </w:tc>
        <w:tc>
          <w:tcPr>
            <w:tcW w:w="4860" w:type="dxa"/>
          </w:tcPr>
          <w:p w:rsidR="00287CCB" w:rsidRDefault="00287CCB" w:rsidP="00BF5257">
            <w:r>
              <w:t>(Pulled from 08.07.14.02 – 06/26/06)</w:t>
            </w:r>
          </w:p>
          <w:p w:rsidR="00287CCB" w:rsidRDefault="00287CCB" w:rsidP="003271EC">
            <w:r>
              <w:t>Update description for the following device control:</w:t>
            </w:r>
          </w:p>
          <w:p w:rsidR="00F26143" w:rsidRDefault="00287CCB" w:rsidP="00F26143">
            <w:pPr>
              <w:numPr>
                <w:ilvl w:val="0"/>
                <w:numId w:val="61"/>
              </w:numPr>
            </w:pPr>
            <w:r>
              <w:t>CPID $14 “Idle Adapts Reset Trigger Device Control” becomes CPID $14 “</w:t>
            </w:r>
            <w:r w:rsidRPr="001B4DDC">
              <w:rPr>
                <w:rFonts w:eastAsia="SimSun"/>
              </w:rPr>
              <w:t>Learned Airflow Adapts</w:t>
            </w:r>
            <w:r w:rsidRPr="001B4DDC">
              <w:t xml:space="preserve"> Reset Trigger</w:t>
            </w:r>
            <w:r>
              <w:t xml:space="preserve"> Device Control”</w:t>
            </w:r>
          </w:p>
          <w:p w:rsidR="00287CCB" w:rsidRDefault="00287CCB" w:rsidP="003271EC">
            <w:r>
              <w:t>Added support for the following PID:</w:t>
            </w:r>
          </w:p>
          <w:p w:rsidR="00F26143" w:rsidRDefault="00287CCB" w:rsidP="00F26143">
            <w:pPr>
              <w:numPr>
                <w:ilvl w:val="0"/>
                <w:numId w:val="61"/>
              </w:numPr>
            </w:pPr>
            <w:r w:rsidRPr="002C76E3">
              <w:t>$2066 – Learned Airflow Variation Algorithm Compensation</w:t>
            </w:r>
          </w:p>
        </w:tc>
        <w:tc>
          <w:tcPr>
            <w:tcW w:w="1440" w:type="dxa"/>
          </w:tcPr>
          <w:p w:rsidR="00287CCB" w:rsidRDefault="00287CCB" w:rsidP="00F03066">
            <w:r>
              <w:t>E29665-AI05</w:t>
            </w:r>
          </w:p>
        </w:tc>
      </w:tr>
      <w:tr w:rsidR="00287CCB">
        <w:trPr>
          <w:cantSplit/>
          <w:jc w:val="center"/>
        </w:trPr>
        <w:tc>
          <w:tcPr>
            <w:tcW w:w="1260" w:type="dxa"/>
          </w:tcPr>
          <w:p w:rsidR="00287CCB" w:rsidRDefault="00287CCB" w:rsidP="00F03066">
            <w:r>
              <w:t>08.08.12.01</w:t>
            </w:r>
          </w:p>
        </w:tc>
        <w:tc>
          <w:tcPr>
            <w:tcW w:w="990" w:type="dxa"/>
          </w:tcPr>
          <w:p w:rsidR="00287CCB" w:rsidRDefault="00287CCB" w:rsidP="00F03066">
            <w:pPr>
              <w:jc w:val="center"/>
            </w:pPr>
            <w:r>
              <w:t>06/22/06</w:t>
            </w:r>
          </w:p>
        </w:tc>
        <w:tc>
          <w:tcPr>
            <w:tcW w:w="1170" w:type="dxa"/>
          </w:tcPr>
          <w:p w:rsidR="00287CCB" w:rsidRDefault="00287CCB" w:rsidP="00F03066">
            <w:pPr>
              <w:jc w:val="center"/>
            </w:pPr>
            <w:r>
              <w:t>Matt Kaufer</w:t>
            </w:r>
          </w:p>
        </w:tc>
        <w:tc>
          <w:tcPr>
            <w:tcW w:w="4860" w:type="dxa"/>
          </w:tcPr>
          <w:p w:rsidR="00287CCB" w:rsidRDefault="00287CCB" w:rsidP="003566E3">
            <w:r>
              <w:t>(Pulled from 08.05.17.01 – 06/22/06)</w:t>
            </w:r>
          </w:p>
          <w:p w:rsidR="00287CCB" w:rsidRDefault="00287CCB" w:rsidP="003566E3">
            <w:r>
              <w:t>Updated description for the following PID:</w:t>
            </w:r>
          </w:p>
          <w:p w:rsidR="00F26143" w:rsidRDefault="00287CCB" w:rsidP="00F26143">
            <w:pPr>
              <w:numPr>
                <w:ilvl w:val="0"/>
                <w:numId w:val="60"/>
              </w:numPr>
            </w:pPr>
            <w:r>
              <w:t>$1124 – Brake Pedal Status</w:t>
            </w:r>
          </w:p>
        </w:tc>
        <w:tc>
          <w:tcPr>
            <w:tcW w:w="1440" w:type="dxa"/>
          </w:tcPr>
          <w:p w:rsidR="00287CCB" w:rsidRDefault="00287CCB" w:rsidP="00F03066">
            <w:r>
              <w:t>E30138-AI01</w:t>
            </w:r>
          </w:p>
        </w:tc>
      </w:tr>
      <w:tr w:rsidR="00287CCB">
        <w:trPr>
          <w:cantSplit/>
          <w:jc w:val="center"/>
        </w:trPr>
        <w:tc>
          <w:tcPr>
            <w:tcW w:w="1260" w:type="dxa"/>
          </w:tcPr>
          <w:p w:rsidR="00287CCB" w:rsidRDefault="00287CCB" w:rsidP="00F03066">
            <w:r>
              <w:t>08.08.12.01</w:t>
            </w:r>
          </w:p>
        </w:tc>
        <w:tc>
          <w:tcPr>
            <w:tcW w:w="990" w:type="dxa"/>
          </w:tcPr>
          <w:p w:rsidR="00287CCB" w:rsidRDefault="00287CCB" w:rsidP="00F03066">
            <w:pPr>
              <w:jc w:val="center"/>
            </w:pPr>
            <w:r>
              <w:t>06/22/06</w:t>
            </w:r>
          </w:p>
        </w:tc>
        <w:tc>
          <w:tcPr>
            <w:tcW w:w="1170" w:type="dxa"/>
          </w:tcPr>
          <w:p w:rsidR="00287CCB" w:rsidRDefault="00287CCB" w:rsidP="00F03066">
            <w:pPr>
              <w:jc w:val="center"/>
            </w:pPr>
            <w:r>
              <w:t>Matt Kaufer</w:t>
            </w:r>
          </w:p>
        </w:tc>
        <w:tc>
          <w:tcPr>
            <w:tcW w:w="4860" w:type="dxa"/>
          </w:tcPr>
          <w:p w:rsidR="00287CCB" w:rsidRDefault="00287CCB" w:rsidP="003566E3">
            <w:r>
              <w:t>(Pulled from 08.07.11.01 – 06/22/06)</w:t>
            </w:r>
          </w:p>
          <w:p w:rsidR="00287CCB" w:rsidRDefault="00287CCB" w:rsidP="003566E3">
            <w:r>
              <w:t>Added descriptions for the following PIDs</w:t>
            </w:r>
          </w:p>
          <w:p w:rsidR="00F26143" w:rsidRDefault="00287CCB" w:rsidP="00F26143">
            <w:pPr>
              <w:numPr>
                <w:ilvl w:val="0"/>
                <w:numId w:val="59"/>
              </w:numPr>
            </w:pPr>
            <w:r>
              <w:t>$2820 – Transmission Primary Oncoming Clutch</w:t>
            </w:r>
          </w:p>
          <w:p w:rsidR="00F26143" w:rsidRDefault="00287CCB" w:rsidP="00F26143">
            <w:pPr>
              <w:numPr>
                <w:ilvl w:val="0"/>
                <w:numId w:val="59"/>
              </w:numPr>
            </w:pPr>
            <w:r>
              <w:t>$2821 – Transmission Full Feed Fill Pressure</w:t>
            </w:r>
          </w:p>
          <w:p w:rsidR="00287CCB" w:rsidRDefault="00287CCB" w:rsidP="003566E3">
            <w:r>
              <w:t>Corrected typos for the following PIDs</w:t>
            </w:r>
          </w:p>
          <w:p w:rsidR="00F26143" w:rsidRDefault="00287CCB" w:rsidP="00F26143">
            <w:pPr>
              <w:numPr>
                <w:ilvl w:val="0"/>
                <w:numId w:val="28"/>
              </w:numPr>
            </w:pPr>
            <w:r>
              <w:t xml:space="preserve">$2033 - </w:t>
            </w:r>
            <w:r>
              <w:rPr>
                <w:szCs w:val="24"/>
              </w:rPr>
              <w:t>Main Processor NVM Fault Status</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lastRenderedPageBreak/>
              <w:t>08.08.12.00</w:t>
            </w:r>
          </w:p>
        </w:tc>
        <w:tc>
          <w:tcPr>
            <w:tcW w:w="990" w:type="dxa"/>
          </w:tcPr>
          <w:p w:rsidR="00287CCB" w:rsidRDefault="00287CCB" w:rsidP="00F03066">
            <w:pPr>
              <w:jc w:val="center"/>
            </w:pPr>
            <w:r>
              <w:t>03/23/06</w:t>
            </w:r>
          </w:p>
        </w:tc>
        <w:tc>
          <w:tcPr>
            <w:tcW w:w="1170" w:type="dxa"/>
          </w:tcPr>
          <w:p w:rsidR="00287CCB" w:rsidRDefault="00287CCB" w:rsidP="00F03066">
            <w:pPr>
              <w:jc w:val="center"/>
            </w:pPr>
            <w:r>
              <w:t>Matt Kaufer</w:t>
            </w:r>
          </w:p>
        </w:tc>
        <w:tc>
          <w:tcPr>
            <w:tcW w:w="4860" w:type="dxa"/>
          </w:tcPr>
          <w:p w:rsidR="00287CCB" w:rsidRDefault="00287CCB" w:rsidP="00CF1373">
            <w:r>
              <w:t>Updated descriptions of the following PIDs:</w:t>
            </w:r>
          </w:p>
          <w:p w:rsidR="00F26143" w:rsidRDefault="00287CCB" w:rsidP="00F26143">
            <w:pPr>
              <w:numPr>
                <w:ilvl w:val="0"/>
                <w:numId w:val="58"/>
              </w:numPr>
            </w:pPr>
            <w:r>
              <w:t>$1154 – Estimated Engine Oil Temperature</w:t>
            </w:r>
          </w:p>
          <w:p w:rsidR="00F26143" w:rsidRDefault="00287CCB" w:rsidP="00F26143">
            <w:pPr>
              <w:numPr>
                <w:ilvl w:val="0"/>
                <w:numId w:val="58"/>
              </w:numPr>
            </w:pPr>
            <w:r>
              <w:t>$153E – Engine Oil Temperature from Sensor</w:t>
            </w:r>
          </w:p>
        </w:tc>
        <w:tc>
          <w:tcPr>
            <w:tcW w:w="1440" w:type="dxa"/>
          </w:tcPr>
          <w:p w:rsidR="00287CCB" w:rsidRDefault="00287CCB" w:rsidP="00F03066">
            <w:r>
              <w:t>E28780-AI01</w:t>
            </w:r>
          </w:p>
        </w:tc>
      </w:tr>
      <w:tr w:rsidR="00287CCB">
        <w:trPr>
          <w:cantSplit/>
          <w:jc w:val="center"/>
        </w:trPr>
        <w:tc>
          <w:tcPr>
            <w:tcW w:w="1260" w:type="dxa"/>
          </w:tcPr>
          <w:p w:rsidR="00287CCB" w:rsidRDefault="00287CCB" w:rsidP="00F03066">
            <w:r>
              <w:t>08.08.12.00</w:t>
            </w:r>
          </w:p>
        </w:tc>
        <w:tc>
          <w:tcPr>
            <w:tcW w:w="990" w:type="dxa"/>
          </w:tcPr>
          <w:p w:rsidR="00287CCB" w:rsidRDefault="00287CCB" w:rsidP="00F03066">
            <w:pPr>
              <w:jc w:val="center"/>
            </w:pPr>
            <w:r>
              <w:t>03/23/06</w:t>
            </w:r>
          </w:p>
        </w:tc>
        <w:tc>
          <w:tcPr>
            <w:tcW w:w="1170" w:type="dxa"/>
          </w:tcPr>
          <w:p w:rsidR="00287CCB" w:rsidRDefault="00287CCB" w:rsidP="00F03066">
            <w:pPr>
              <w:jc w:val="center"/>
            </w:pPr>
            <w:r>
              <w:t>Matt Kaufer</w:t>
            </w:r>
          </w:p>
        </w:tc>
        <w:tc>
          <w:tcPr>
            <w:tcW w:w="4860" w:type="dxa"/>
          </w:tcPr>
          <w:p w:rsidR="00287CCB" w:rsidRDefault="00287CCB" w:rsidP="00590331">
            <w:r>
              <w:t>Added support for the following PID:</w:t>
            </w:r>
          </w:p>
          <w:p w:rsidR="00F26143" w:rsidRDefault="00287CCB" w:rsidP="00F26143">
            <w:pPr>
              <w:numPr>
                <w:ilvl w:val="0"/>
                <w:numId w:val="57"/>
              </w:numPr>
            </w:pPr>
            <w:r>
              <w:t>$2826 –Transmission Control Module Restart Sensor Temperature</w:t>
            </w:r>
          </w:p>
        </w:tc>
        <w:tc>
          <w:tcPr>
            <w:tcW w:w="1440" w:type="dxa"/>
          </w:tcPr>
          <w:p w:rsidR="00287CCB" w:rsidRDefault="00287CCB" w:rsidP="00F03066">
            <w:r>
              <w:t>E23816-AI01</w:t>
            </w:r>
          </w:p>
        </w:tc>
      </w:tr>
      <w:tr w:rsidR="00287CCB">
        <w:trPr>
          <w:cantSplit/>
          <w:jc w:val="center"/>
        </w:trPr>
        <w:tc>
          <w:tcPr>
            <w:tcW w:w="1260" w:type="dxa"/>
          </w:tcPr>
          <w:p w:rsidR="00287CCB" w:rsidRDefault="00287CCB" w:rsidP="00F03066">
            <w:r>
              <w:t>08.08.11.00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B934FB">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08.08.10.00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B934FB">
            <w:r>
              <w:t>Removed support for the following PID:</w:t>
            </w:r>
          </w:p>
          <w:p w:rsidR="00F26143" w:rsidRDefault="00287CCB" w:rsidP="00F26143">
            <w:pPr>
              <w:numPr>
                <w:ilvl w:val="0"/>
                <w:numId w:val="56"/>
              </w:numPr>
            </w:pPr>
            <w:r>
              <w:t>$11E9 – Misfire Status per Engine Cycle</w:t>
            </w:r>
          </w:p>
        </w:tc>
        <w:tc>
          <w:tcPr>
            <w:tcW w:w="1440" w:type="dxa"/>
          </w:tcPr>
          <w:p w:rsidR="00287CCB" w:rsidRDefault="00287CCB" w:rsidP="00F03066">
            <w:r>
              <w:t>E28345-AI01</w:t>
            </w:r>
          </w:p>
        </w:tc>
      </w:tr>
      <w:tr w:rsidR="00287CCB">
        <w:trPr>
          <w:cantSplit/>
          <w:jc w:val="center"/>
        </w:trPr>
        <w:tc>
          <w:tcPr>
            <w:tcW w:w="1260" w:type="dxa"/>
          </w:tcPr>
          <w:p w:rsidR="00287CCB" w:rsidRDefault="00287CCB" w:rsidP="00F03066">
            <w:r>
              <w:t>08.08.10.00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6429A2">
            <w:r>
              <w:t>(Pulled from 08.07.11.00 – 03/21/06)</w:t>
            </w:r>
          </w:p>
          <w:p w:rsidR="00287CCB" w:rsidRPr="00BC03E4" w:rsidRDefault="00287CCB" w:rsidP="006429A2">
            <w:r w:rsidRPr="00BC03E4">
              <w:t>Updated description for the following PIDs:</w:t>
            </w:r>
          </w:p>
          <w:p w:rsidR="00F26143" w:rsidRDefault="00287CCB" w:rsidP="00F26143">
            <w:pPr>
              <w:numPr>
                <w:ilvl w:val="0"/>
                <w:numId w:val="55"/>
              </w:numPr>
            </w:pPr>
            <w:r w:rsidRPr="00BC03E4">
              <w:t>$2011 - Displacement on Demand Inhibit Reasons 1</w:t>
            </w:r>
          </w:p>
          <w:p w:rsidR="00F26143" w:rsidRDefault="00287CCB" w:rsidP="00F26143">
            <w:pPr>
              <w:numPr>
                <w:ilvl w:val="0"/>
                <w:numId w:val="55"/>
              </w:numPr>
            </w:pPr>
            <w:r w:rsidRPr="00BC03E4">
              <w:t>$2012 - Displacement on Demand Inhibit Reasons 2</w:t>
            </w:r>
          </w:p>
          <w:p w:rsidR="00F26143" w:rsidRDefault="00287CCB" w:rsidP="00F26143">
            <w:pPr>
              <w:numPr>
                <w:ilvl w:val="0"/>
                <w:numId w:val="55"/>
              </w:numPr>
            </w:pPr>
            <w:r w:rsidRPr="00BC03E4">
              <w:t xml:space="preserve">$2013 - </w:t>
            </w:r>
            <w:r w:rsidRPr="00BC03E4">
              <w:rPr>
                <w:sz w:val="18"/>
                <w:szCs w:val="18"/>
              </w:rPr>
              <w:t>Displacement on Demand Reactivation History 1</w:t>
            </w:r>
          </w:p>
          <w:p w:rsidR="00F26143" w:rsidRDefault="00287CCB" w:rsidP="00F26143">
            <w:pPr>
              <w:numPr>
                <w:ilvl w:val="0"/>
                <w:numId w:val="55"/>
              </w:numPr>
            </w:pPr>
            <w:r w:rsidRPr="00BC03E4">
              <w:t>$201</w:t>
            </w:r>
            <w:r>
              <w:t>4</w:t>
            </w:r>
            <w:r w:rsidRPr="00BC03E4">
              <w:t xml:space="preserve"> - </w:t>
            </w:r>
            <w:r w:rsidRPr="00BC03E4">
              <w:rPr>
                <w:sz w:val="18"/>
                <w:szCs w:val="18"/>
              </w:rPr>
              <w:t>Displacement on Demand Reactivation History 2</w:t>
            </w:r>
          </w:p>
          <w:p w:rsidR="00F26143" w:rsidRDefault="00287CCB" w:rsidP="00F26143">
            <w:pPr>
              <w:numPr>
                <w:ilvl w:val="0"/>
                <w:numId w:val="55"/>
              </w:numPr>
            </w:pPr>
            <w:r w:rsidRPr="00BC03E4">
              <w:t>$201</w:t>
            </w:r>
            <w:r>
              <w:t>5</w:t>
            </w:r>
            <w:r w:rsidRPr="00BC03E4">
              <w:t xml:space="preserve"> - </w:t>
            </w:r>
            <w:r w:rsidRPr="00BC03E4">
              <w:rPr>
                <w:sz w:val="18"/>
                <w:szCs w:val="18"/>
              </w:rPr>
              <w:t>Displacement on Demand Reactivation History 3</w:t>
            </w:r>
          </w:p>
          <w:p w:rsidR="00F26143" w:rsidRDefault="00287CCB" w:rsidP="00F26143">
            <w:pPr>
              <w:numPr>
                <w:ilvl w:val="0"/>
                <w:numId w:val="55"/>
              </w:numPr>
            </w:pPr>
            <w:r w:rsidRPr="00BC03E4">
              <w:t>$201</w:t>
            </w:r>
            <w:r>
              <w:t>6</w:t>
            </w:r>
            <w:r w:rsidRPr="00BC03E4">
              <w:t xml:space="preserve"> - </w:t>
            </w:r>
            <w:r w:rsidRPr="00BC03E4">
              <w:rPr>
                <w:sz w:val="18"/>
                <w:szCs w:val="18"/>
              </w:rPr>
              <w:t>Displacement on Demand Reactivation History 4</w:t>
            </w:r>
          </w:p>
          <w:p w:rsidR="00F26143" w:rsidRDefault="00287CCB" w:rsidP="00F26143">
            <w:pPr>
              <w:numPr>
                <w:ilvl w:val="0"/>
                <w:numId w:val="55"/>
              </w:numPr>
            </w:pPr>
            <w:r w:rsidRPr="00BC03E4">
              <w:t>$201</w:t>
            </w:r>
            <w:r>
              <w:t>7</w:t>
            </w:r>
            <w:r w:rsidRPr="00BC03E4">
              <w:t xml:space="preserve"> - </w:t>
            </w:r>
            <w:r w:rsidRPr="00BC03E4">
              <w:rPr>
                <w:sz w:val="18"/>
                <w:szCs w:val="18"/>
              </w:rPr>
              <w:t>Displacement on Demand Reactivation History 5</w:t>
            </w:r>
          </w:p>
          <w:p w:rsidR="00F26143" w:rsidRDefault="00287CCB" w:rsidP="00F26143">
            <w:pPr>
              <w:numPr>
                <w:ilvl w:val="0"/>
                <w:numId w:val="55"/>
              </w:numPr>
            </w:pPr>
            <w:r w:rsidRPr="00BC03E4">
              <w:t>$201</w:t>
            </w:r>
            <w:r>
              <w:t>8</w:t>
            </w:r>
            <w:r w:rsidRPr="00BC03E4">
              <w:t xml:space="preserve"> - </w:t>
            </w:r>
            <w:r w:rsidRPr="00BC03E4">
              <w:rPr>
                <w:sz w:val="18"/>
                <w:szCs w:val="18"/>
              </w:rPr>
              <w:t>Displacement on Demand Reactivation History 6</w:t>
            </w:r>
          </w:p>
          <w:p w:rsidR="00F26143" w:rsidRDefault="00287CCB" w:rsidP="00F26143">
            <w:pPr>
              <w:numPr>
                <w:ilvl w:val="0"/>
                <w:numId w:val="55"/>
              </w:numPr>
            </w:pPr>
            <w:r w:rsidRPr="00BC03E4">
              <w:t>$201</w:t>
            </w:r>
            <w:r>
              <w:t>9</w:t>
            </w:r>
            <w:r w:rsidRPr="00BC03E4">
              <w:t xml:space="preserve"> - </w:t>
            </w:r>
            <w:r w:rsidRPr="00BC03E4">
              <w:rPr>
                <w:sz w:val="18"/>
                <w:szCs w:val="18"/>
              </w:rPr>
              <w:t>Displacement on Demand Reactivation History 7</w:t>
            </w:r>
          </w:p>
          <w:p w:rsidR="00F26143" w:rsidRDefault="00287CCB" w:rsidP="00F26143">
            <w:pPr>
              <w:numPr>
                <w:ilvl w:val="0"/>
                <w:numId w:val="55"/>
              </w:numPr>
            </w:pPr>
            <w:r>
              <w:t>$201A</w:t>
            </w:r>
            <w:r w:rsidRPr="00BC03E4">
              <w:t xml:space="preserve"> - </w:t>
            </w:r>
            <w:r w:rsidRPr="00BC03E4">
              <w:rPr>
                <w:sz w:val="18"/>
                <w:szCs w:val="18"/>
              </w:rPr>
              <w:t>Displacement on Demand Reactivation History 8</w:t>
            </w:r>
          </w:p>
        </w:tc>
        <w:tc>
          <w:tcPr>
            <w:tcW w:w="1440" w:type="dxa"/>
          </w:tcPr>
          <w:p w:rsidR="00287CCB" w:rsidRDefault="00287CCB" w:rsidP="00F03066">
            <w:r>
              <w:t>E27871-AI01</w:t>
            </w:r>
          </w:p>
        </w:tc>
      </w:tr>
      <w:tr w:rsidR="00287CCB">
        <w:trPr>
          <w:cantSplit/>
          <w:jc w:val="center"/>
        </w:trPr>
        <w:tc>
          <w:tcPr>
            <w:tcW w:w="1260" w:type="dxa"/>
          </w:tcPr>
          <w:p w:rsidR="00287CCB" w:rsidRDefault="00287CCB" w:rsidP="00F03066">
            <w:r>
              <w:t>08.08.09.00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A83775">
            <w:r>
              <w:t>Corrected a number of typos for the following PIDs and DIDs:</w:t>
            </w:r>
          </w:p>
          <w:p w:rsidR="00F26143" w:rsidRDefault="00287CCB" w:rsidP="00F26143">
            <w:pPr>
              <w:numPr>
                <w:ilvl w:val="0"/>
                <w:numId w:val="54"/>
              </w:numPr>
            </w:pPr>
            <w:r>
              <w:t xml:space="preserve">$2033 </w:t>
            </w:r>
            <w:r>
              <w:rPr>
                <w:color w:val="000000"/>
              </w:rPr>
              <w:t>–</w:t>
            </w:r>
            <w:r>
              <w:t xml:space="preserve"> </w:t>
            </w:r>
            <w:r>
              <w:rPr>
                <w:szCs w:val="24"/>
              </w:rPr>
              <w:t>Main Processor NVM Fault Status</w:t>
            </w:r>
          </w:p>
          <w:p w:rsidR="00F26143" w:rsidRDefault="00287CCB" w:rsidP="00F26143">
            <w:pPr>
              <w:numPr>
                <w:ilvl w:val="0"/>
                <w:numId w:val="54"/>
              </w:numPr>
            </w:pPr>
            <w:r>
              <w:rPr>
                <w:color w:val="000000"/>
              </w:rPr>
              <w:t>$2035 – Processor ROM Fault Source</w:t>
            </w:r>
          </w:p>
          <w:p w:rsidR="00F26143" w:rsidRDefault="00287CCB" w:rsidP="00F26143">
            <w:pPr>
              <w:numPr>
                <w:ilvl w:val="0"/>
                <w:numId w:val="54"/>
              </w:numPr>
            </w:pPr>
            <w:r>
              <w:t>$57 – Transmission D-R Shift Adaptive Shift Data</w:t>
            </w:r>
          </w:p>
          <w:p w:rsidR="00F26143" w:rsidRDefault="00287CCB" w:rsidP="00F26143">
            <w:pPr>
              <w:numPr>
                <w:ilvl w:val="0"/>
                <w:numId w:val="54"/>
              </w:numPr>
            </w:pPr>
            <w:r>
              <w:t>$97 – System Name or Engine Type</w:t>
            </w:r>
          </w:p>
          <w:p w:rsidR="00F26143" w:rsidRDefault="00287CCB" w:rsidP="00F26143">
            <w:pPr>
              <w:numPr>
                <w:ilvl w:val="0"/>
                <w:numId w:val="54"/>
              </w:numPr>
            </w:pPr>
            <w:r>
              <w:t>$98 – Repair Shop Code or Tester Serial Number</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08.08.08.00</w:t>
            </w:r>
          </w:p>
        </w:tc>
        <w:tc>
          <w:tcPr>
            <w:tcW w:w="990" w:type="dxa"/>
          </w:tcPr>
          <w:p w:rsidR="00287CCB" w:rsidRDefault="00287CCB" w:rsidP="00F03066">
            <w:pPr>
              <w:jc w:val="center"/>
            </w:pPr>
            <w:r>
              <w:t>11/23/05</w:t>
            </w:r>
          </w:p>
        </w:tc>
        <w:tc>
          <w:tcPr>
            <w:tcW w:w="1170" w:type="dxa"/>
          </w:tcPr>
          <w:p w:rsidR="00287CCB" w:rsidRDefault="00287CCB" w:rsidP="00F03066">
            <w:pPr>
              <w:jc w:val="center"/>
            </w:pPr>
            <w:r>
              <w:t>Matt Kaufer</w:t>
            </w:r>
          </w:p>
        </w:tc>
        <w:tc>
          <w:tcPr>
            <w:tcW w:w="4860" w:type="dxa"/>
          </w:tcPr>
          <w:p w:rsidR="00287CCB" w:rsidRDefault="00287CCB" w:rsidP="00F03066">
            <w:r>
              <w:t>Removed support for the following diagnostic service:</w:t>
            </w:r>
          </w:p>
          <w:p w:rsidR="00F26143" w:rsidRDefault="00287CCB" w:rsidP="00F26143">
            <w:pPr>
              <w:numPr>
                <w:ilvl w:val="0"/>
                <w:numId w:val="53"/>
              </w:numPr>
            </w:pPr>
            <w:r>
              <w:t>RequestControlOfOnBoardSystem ($08) Service</w:t>
            </w:r>
          </w:p>
        </w:tc>
        <w:tc>
          <w:tcPr>
            <w:tcW w:w="1440" w:type="dxa"/>
          </w:tcPr>
          <w:p w:rsidR="00287CCB" w:rsidRPr="008901F6" w:rsidRDefault="00287CCB" w:rsidP="00F03066">
            <w:r>
              <w:t>E26327-AI02</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Removed support for the following PID:</w:t>
            </w:r>
          </w:p>
          <w:p w:rsidR="00F26143" w:rsidRDefault="00287CCB" w:rsidP="00F26143">
            <w:pPr>
              <w:numPr>
                <w:ilvl w:val="0"/>
                <w:numId w:val="52"/>
              </w:numPr>
            </w:pPr>
            <w:r>
              <w:t>$1562 – Knock System Status</w:t>
            </w:r>
          </w:p>
        </w:tc>
        <w:tc>
          <w:tcPr>
            <w:tcW w:w="1440" w:type="dxa"/>
          </w:tcPr>
          <w:p w:rsidR="00287CCB" w:rsidRPr="008901F6" w:rsidRDefault="00287CCB" w:rsidP="00F03066">
            <w:r w:rsidRPr="008901F6">
              <w:t>E25942</w:t>
            </w:r>
            <w:r>
              <w:t>-AI04</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Updated descriptions of the following PIDs:</w:t>
            </w:r>
          </w:p>
          <w:p w:rsidR="00F26143" w:rsidRDefault="00287CCB" w:rsidP="00F26143">
            <w:pPr>
              <w:numPr>
                <w:ilvl w:val="0"/>
                <w:numId w:val="51"/>
              </w:numPr>
            </w:pPr>
            <w:r>
              <w:t>$1551 – Remote Vehicle Start Disable History 1</w:t>
            </w:r>
          </w:p>
          <w:p w:rsidR="00F26143" w:rsidRDefault="00287CCB" w:rsidP="00F26143">
            <w:pPr>
              <w:numPr>
                <w:ilvl w:val="0"/>
                <w:numId w:val="51"/>
              </w:numPr>
            </w:pPr>
            <w:r>
              <w:t>$1552 – Remote Vehicle Start Disable History 2</w:t>
            </w:r>
          </w:p>
          <w:p w:rsidR="00F26143" w:rsidRDefault="00287CCB" w:rsidP="00F26143">
            <w:pPr>
              <w:numPr>
                <w:ilvl w:val="0"/>
                <w:numId w:val="51"/>
              </w:numPr>
            </w:pPr>
            <w:r>
              <w:t>$1553 – Remote Vehicle Start Disable History 3</w:t>
            </w:r>
          </w:p>
          <w:p w:rsidR="00F26143" w:rsidRDefault="00287CCB" w:rsidP="00F26143">
            <w:pPr>
              <w:numPr>
                <w:ilvl w:val="0"/>
                <w:numId w:val="51"/>
              </w:numPr>
            </w:pPr>
            <w:r>
              <w:t>$1554 – Remote Vehicle Start Disable History 4</w:t>
            </w:r>
          </w:p>
          <w:p w:rsidR="00F26143" w:rsidRDefault="00287CCB" w:rsidP="00F26143">
            <w:pPr>
              <w:numPr>
                <w:ilvl w:val="0"/>
                <w:numId w:val="51"/>
              </w:numPr>
            </w:pPr>
            <w:r>
              <w:t>$1555 – Remote Vehicle Start Disable History 5</w:t>
            </w:r>
          </w:p>
          <w:p w:rsidR="00F26143" w:rsidRDefault="00287CCB" w:rsidP="00F26143">
            <w:pPr>
              <w:numPr>
                <w:ilvl w:val="0"/>
                <w:numId w:val="51"/>
              </w:numPr>
            </w:pPr>
            <w:r>
              <w:t>$1556 – Remote Vehicle Start Disable History 6</w:t>
            </w:r>
          </w:p>
          <w:p w:rsidR="00F26143" w:rsidRDefault="00287CCB" w:rsidP="00F26143">
            <w:pPr>
              <w:numPr>
                <w:ilvl w:val="0"/>
                <w:numId w:val="51"/>
              </w:numPr>
            </w:pPr>
            <w:r>
              <w:t>$1557 – Remote Vehicle Start Disable History 7</w:t>
            </w:r>
          </w:p>
          <w:p w:rsidR="00F26143" w:rsidRDefault="00287CCB" w:rsidP="00F26143">
            <w:pPr>
              <w:numPr>
                <w:ilvl w:val="0"/>
                <w:numId w:val="51"/>
              </w:numPr>
            </w:pPr>
            <w:r>
              <w:t>$1558 – Remote Vehicle Start Disable History 8</w:t>
            </w:r>
          </w:p>
        </w:tc>
        <w:tc>
          <w:tcPr>
            <w:tcW w:w="1440" w:type="dxa"/>
          </w:tcPr>
          <w:p w:rsidR="00287CCB" w:rsidRDefault="00287CCB" w:rsidP="00F03066">
            <w:r>
              <w:t>E24336-AI01</w:t>
            </w:r>
          </w:p>
        </w:tc>
      </w:tr>
      <w:tr w:rsidR="00287CCB">
        <w:trPr>
          <w:cantSplit/>
          <w:jc w:val="center"/>
        </w:trPr>
        <w:tc>
          <w:tcPr>
            <w:tcW w:w="1260" w:type="dxa"/>
          </w:tcPr>
          <w:p w:rsidR="00287CCB" w:rsidRDefault="00287CCB" w:rsidP="00F03066">
            <w:r>
              <w:lastRenderedPageBreak/>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Updated the descriptions of the following PIDs:</w:t>
            </w:r>
          </w:p>
          <w:p w:rsidR="00287CCB" w:rsidRDefault="00287CCB" w:rsidP="00F03066">
            <w:r>
              <w:t>(The actual change was implemented with 08.08.03 software, but the documentation change was not identified until 08.08.07.)</w:t>
            </w:r>
          </w:p>
          <w:p w:rsidR="00F26143" w:rsidRDefault="00287CCB" w:rsidP="00F26143">
            <w:pPr>
              <w:numPr>
                <w:ilvl w:val="0"/>
                <w:numId w:val="50"/>
              </w:numPr>
            </w:pPr>
            <w:r>
              <w:t>$1315 – Cruise Disengage History 1</w:t>
            </w:r>
          </w:p>
          <w:p w:rsidR="00F26143" w:rsidRDefault="00287CCB" w:rsidP="00F26143">
            <w:pPr>
              <w:numPr>
                <w:ilvl w:val="0"/>
                <w:numId w:val="50"/>
              </w:numPr>
            </w:pPr>
            <w:r>
              <w:t>$1316 – Cruise Disengage History 2</w:t>
            </w:r>
          </w:p>
          <w:p w:rsidR="00F26143" w:rsidRDefault="00287CCB" w:rsidP="00F26143">
            <w:pPr>
              <w:numPr>
                <w:ilvl w:val="0"/>
                <w:numId w:val="50"/>
              </w:numPr>
            </w:pPr>
            <w:r>
              <w:t>$1317 – Cruise Disengage History 3</w:t>
            </w:r>
          </w:p>
          <w:p w:rsidR="00F26143" w:rsidRDefault="00287CCB" w:rsidP="00F26143">
            <w:pPr>
              <w:numPr>
                <w:ilvl w:val="0"/>
                <w:numId w:val="50"/>
              </w:numPr>
            </w:pPr>
            <w:r>
              <w:t>$1318 – Cruise Disengage History 4</w:t>
            </w:r>
          </w:p>
          <w:p w:rsidR="00F26143" w:rsidRDefault="00287CCB" w:rsidP="00F26143">
            <w:pPr>
              <w:numPr>
                <w:ilvl w:val="0"/>
                <w:numId w:val="50"/>
              </w:numPr>
            </w:pPr>
            <w:r>
              <w:t>$1319 – Cruise Disengage History 5</w:t>
            </w:r>
          </w:p>
          <w:p w:rsidR="00F26143" w:rsidRDefault="00287CCB" w:rsidP="00F26143">
            <w:pPr>
              <w:numPr>
                <w:ilvl w:val="0"/>
                <w:numId w:val="50"/>
              </w:numPr>
            </w:pPr>
            <w:r>
              <w:t>$131A – Cruise Disengage History 6</w:t>
            </w:r>
          </w:p>
          <w:p w:rsidR="00F26143" w:rsidRDefault="00287CCB" w:rsidP="00F26143">
            <w:pPr>
              <w:numPr>
                <w:ilvl w:val="0"/>
                <w:numId w:val="50"/>
              </w:numPr>
            </w:pPr>
            <w:r>
              <w:t>$131B – Cruise Disengage History 7</w:t>
            </w:r>
          </w:p>
          <w:p w:rsidR="00F26143" w:rsidRDefault="00287CCB" w:rsidP="00F26143">
            <w:pPr>
              <w:numPr>
                <w:ilvl w:val="0"/>
                <w:numId w:val="50"/>
              </w:numPr>
            </w:pPr>
            <w:r>
              <w:t>$131C – Cruise Disengage History 8</w:t>
            </w:r>
          </w:p>
        </w:tc>
        <w:tc>
          <w:tcPr>
            <w:tcW w:w="1440" w:type="dxa"/>
          </w:tcPr>
          <w:p w:rsidR="00287CCB" w:rsidRDefault="00287CCB" w:rsidP="00F03066">
            <w:r>
              <w:t>E23138-AI01</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Corrected a number of typos for the following PIDs, DIDs, and CPID:</w:t>
            </w:r>
          </w:p>
          <w:p w:rsidR="00F26143" w:rsidRDefault="00287CCB" w:rsidP="00F26143">
            <w:pPr>
              <w:numPr>
                <w:ilvl w:val="0"/>
                <w:numId w:val="49"/>
              </w:numPr>
              <w:rPr>
                <w:lang w:val="es-ES"/>
              </w:rPr>
            </w:pPr>
            <w:r w:rsidRPr="00686E50">
              <w:rPr>
                <w:lang w:val="es-ES"/>
              </w:rPr>
              <w:t>PIDs: $1128, $1130, $1131, $11F8, $11F9, $11FA, $11FB, $1201, $1202, $1203, $1204, $12DE, $13C7</w:t>
            </w:r>
          </w:p>
          <w:p w:rsidR="00F26143" w:rsidRDefault="00287CCB" w:rsidP="00F26143">
            <w:pPr>
              <w:numPr>
                <w:ilvl w:val="0"/>
                <w:numId w:val="49"/>
              </w:numPr>
            </w:pPr>
            <w:r>
              <w:t>DIDs: $B2, $B4, $B5, $B6, $B7, $B8, $B9, $C1-C8, $C9-CA, $CC, $D1-D8, $D9-DA, $DB, $DC</w:t>
            </w:r>
          </w:p>
          <w:p w:rsidR="00F26143" w:rsidRDefault="00287CCB" w:rsidP="00F26143">
            <w:pPr>
              <w:numPr>
                <w:ilvl w:val="0"/>
                <w:numId w:val="49"/>
              </w:numPr>
            </w:pPr>
            <w:r>
              <w:t xml:space="preserve">CPID: $30 “Transmission Commanded Gear Device Control” </w:t>
            </w:r>
          </w:p>
        </w:tc>
        <w:tc>
          <w:tcPr>
            <w:tcW w:w="1440" w:type="dxa"/>
          </w:tcPr>
          <w:p w:rsidR="00287CCB" w:rsidRDefault="00287CCB" w:rsidP="00F03066">
            <w:r>
              <w:t>N/A</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of the following PID:</w:t>
            </w:r>
          </w:p>
          <w:p w:rsidR="00F26143" w:rsidRDefault="00287CCB" w:rsidP="00F26143">
            <w:pPr>
              <w:numPr>
                <w:ilvl w:val="0"/>
                <w:numId w:val="41"/>
              </w:numPr>
            </w:pPr>
            <w:r>
              <w:t>$1942 - Transmission Output Speed</w:t>
            </w:r>
          </w:p>
          <w:p w:rsidR="00287CCB" w:rsidRDefault="00287CCB">
            <w:r>
              <w:t>Added support for the following PID:</w:t>
            </w:r>
          </w:p>
          <w:p w:rsidR="00F26143" w:rsidRDefault="00287CCB" w:rsidP="00F26143">
            <w:pPr>
              <w:numPr>
                <w:ilvl w:val="0"/>
                <w:numId w:val="41"/>
              </w:numPr>
            </w:pPr>
            <w:r>
              <w:t>$2050 - Transfer Case Output Speed</w:t>
            </w:r>
          </w:p>
        </w:tc>
        <w:tc>
          <w:tcPr>
            <w:tcW w:w="1440" w:type="dxa"/>
          </w:tcPr>
          <w:p w:rsidR="00287CCB" w:rsidRDefault="00287CCB">
            <w:r>
              <w:t>E26195-AI03</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for the following diagnostic service:</w:t>
            </w:r>
          </w:p>
          <w:p w:rsidR="00F26143" w:rsidRDefault="00287CCB" w:rsidP="00F26143">
            <w:pPr>
              <w:numPr>
                <w:ilvl w:val="0"/>
                <w:numId w:val="48"/>
              </w:numPr>
            </w:pPr>
            <w:r>
              <w:t>ClearDiagnosticInformation ($04) Service</w:t>
            </w:r>
          </w:p>
        </w:tc>
        <w:tc>
          <w:tcPr>
            <w:tcW w:w="1440" w:type="dxa"/>
          </w:tcPr>
          <w:p w:rsidR="00287CCB" w:rsidRDefault="00287CCB">
            <w:r>
              <w:t>E25958-AI03</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enumerations for the following PID:</w:t>
            </w:r>
          </w:p>
          <w:p w:rsidR="00F26143" w:rsidRDefault="00287CCB" w:rsidP="00F26143">
            <w:pPr>
              <w:numPr>
                <w:ilvl w:val="0"/>
                <w:numId w:val="47"/>
              </w:numPr>
            </w:pPr>
            <w:r>
              <w:t>$001C – On Board Diagnostic System Type</w:t>
            </w:r>
          </w:p>
        </w:tc>
        <w:tc>
          <w:tcPr>
            <w:tcW w:w="1440" w:type="dxa"/>
          </w:tcPr>
          <w:p w:rsidR="00287CCB" w:rsidRDefault="00287CCB">
            <w:r>
              <w:t>E25951-AI06</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descriptions for the following PIDs:</w:t>
            </w:r>
          </w:p>
          <w:p w:rsidR="00F26143" w:rsidRDefault="00287CCB" w:rsidP="00F26143">
            <w:pPr>
              <w:numPr>
                <w:ilvl w:val="0"/>
                <w:numId w:val="46"/>
              </w:numPr>
            </w:pPr>
            <w:r>
              <w:t>$000A – Fuel Rail Pressure (Gauge)</w:t>
            </w:r>
          </w:p>
          <w:p w:rsidR="00F26143" w:rsidRDefault="00287CCB" w:rsidP="00F26143">
            <w:pPr>
              <w:numPr>
                <w:ilvl w:val="0"/>
                <w:numId w:val="46"/>
              </w:numPr>
            </w:pPr>
            <w:r>
              <w:t>$000D – Vehicle Speed</w:t>
            </w:r>
          </w:p>
          <w:p w:rsidR="00F26143" w:rsidRDefault="00287CCB" w:rsidP="00F26143">
            <w:pPr>
              <w:numPr>
                <w:ilvl w:val="0"/>
                <w:numId w:val="46"/>
              </w:numPr>
            </w:pPr>
            <w:r>
              <w:t>$002F – Total Fuel Level Percentage</w:t>
            </w:r>
          </w:p>
          <w:p w:rsidR="00F26143" w:rsidRDefault="00287CCB" w:rsidP="00F26143">
            <w:pPr>
              <w:numPr>
                <w:ilvl w:val="0"/>
                <w:numId w:val="46"/>
              </w:numPr>
            </w:pPr>
            <w:r>
              <w:t>$0032 – Fuel Tank Vapor Pressure</w:t>
            </w:r>
          </w:p>
        </w:tc>
        <w:tc>
          <w:tcPr>
            <w:tcW w:w="1440" w:type="dxa"/>
          </w:tcPr>
          <w:p w:rsidR="00287CCB" w:rsidRDefault="00287CCB">
            <w:r>
              <w:t>E25949-AI01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of the CPID $1C - Secondary Air Injection Reaction System Device Control as follows:</w:t>
            </w:r>
          </w:p>
          <w:p w:rsidR="00F26143" w:rsidRDefault="00287CCB" w:rsidP="00F26143">
            <w:pPr>
              <w:numPr>
                <w:ilvl w:val="0"/>
                <w:numId w:val="39"/>
              </w:numPr>
            </w:pPr>
            <w:r>
              <w:t>Add return code $0001 – Device control timer time-out active</w:t>
            </w:r>
          </w:p>
          <w:p w:rsidR="00F26143" w:rsidRDefault="00287CCB" w:rsidP="00F26143">
            <w:pPr>
              <w:numPr>
                <w:ilvl w:val="0"/>
                <w:numId w:val="39"/>
              </w:numPr>
            </w:pPr>
            <w:r>
              <w:t>Add return code description for $000A DTC Present “ECM/PCM Internal Engine Off Timer Performance”</w:t>
            </w:r>
          </w:p>
        </w:tc>
        <w:tc>
          <w:tcPr>
            <w:tcW w:w="1440" w:type="dxa"/>
          </w:tcPr>
          <w:p w:rsidR="00287CCB" w:rsidRDefault="00287CCB">
            <w:r>
              <w:t>E24949-AI01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Added support for the following PID:</w:t>
            </w:r>
          </w:p>
          <w:p w:rsidR="00F26143" w:rsidRDefault="00287CCB" w:rsidP="00F26143">
            <w:pPr>
              <w:numPr>
                <w:ilvl w:val="0"/>
                <w:numId w:val="45"/>
              </w:numPr>
            </w:pPr>
            <w:r>
              <w:t>$204D – Transmission Torque Request Limited Reason</w:t>
            </w:r>
          </w:p>
        </w:tc>
        <w:tc>
          <w:tcPr>
            <w:tcW w:w="1440" w:type="dxa"/>
          </w:tcPr>
          <w:p w:rsidR="00287CCB" w:rsidRDefault="00287CCB">
            <w:r>
              <w:t>E25095-AI01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Updated description for the following PID:</w:t>
            </w:r>
          </w:p>
          <w:p w:rsidR="00F26143" w:rsidRDefault="00287CCB" w:rsidP="00F26143">
            <w:pPr>
              <w:numPr>
                <w:ilvl w:val="0"/>
                <w:numId w:val="44"/>
              </w:numPr>
            </w:pPr>
            <w:r>
              <w:t>$1641 – Percent Fan Commanded</w:t>
            </w:r>
          </w:p>
        </w:tc>
        <w:tc>
          <w:tcPr>
            <w:tcW w:w="1440" w:type="dxa"/>
          </w:tcPr>
          <w:p w:rsidR="00287CCB" w:rsidRDefault="00287CCB">
            <w:r>
              <w:t>E26285-AI01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Added support for the following PIDs:</w:t>
            </w:r>
          </w:p>
          <w:p w:rsidR="00F26143" w:rsidRDefault="00287CCB" w:rsidP="00F26143">
            <w:pPr>
              <w:numPr>
                <w:ilvl w:val="0"/>
                <w:numId w:val="43"/>
              </w:numPr>
            </w:pPr>
            <w:r>
              <w:t>$2051 – Knock System Status Sensor 1</w:t>
            </w:r>
          </w:p>
          <w:p w:rsidR="00F26143" w:rsidRDefault="00287CCB" w:rsidP="00F26143">
            <w:pPr>
              <w:numPr>
                <w:ilvl w:val="0"/>
                <w:numId w:val="43"/>
              </w:numPr>
            </w:pPr>
            <w:r>
              <w:t>$2052 – Knock System Status Sensor 2</w:t>
            </w:r>
          </w:p>
        </w:tc>
        <w:tc>
          <w:tcPr>
            <w:tcW w:w="1440" w:type="dxa"/>
          </w:tcPr>
          <w:p w:rsidR="00287CCB" w:rsidRDefault="00287CCB">
            <w:r>
              <w:t>E25942-AI03</w:t>
            </w:r>
          </w:p>
        </w:tc>
      </w:tr>
      <w:tr w:rsidR="00287CCB">
        <w:trPr>
          <w:cantSplit/>
          <w:jc w:val="center"/>
        </w:trPr>
        <w:tc>
          <w:tcPr>
            <w:tcW w:w="1260" w:type="dxa"/>
          </w:tcPr>
          <w:p w:rsidR="00287CCB" w:rsidRDefault="00287CCB">
            <w:r>
              <w:lastRenderedPageBreak/>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Updated description for the following PID:</w:t>
            </w:r>
          </w:p>
          <w:p w:rsidR="00F26143" w:rsidRDefault="00287CCB" w:rsidP="00F26143">
            <w:pPr>
              <w:numPr>
                <w:ilvl w:val="0"/>
                <w:numId w:val="42"/>
              </w:numPr>
            </w:pPr>
            <w:r>
              <w:t>$1652 - High Sided Coolant Rationality Ignition Off Time</w:t>
            </w:r>
          </w:p>
        </w:tc>
        <w:tc>
          <w:tcPr>
            <w:tcW w:w="1440" w:type="dxa"/>
          </w:tcPr>
          <w:p w:rsidR="00287CCB" w:rsidRDefault="00287CCB">
            <w:r>
              <w:t>E26286-AI01</w:t>
            </w:r>
          </w:p>
        </w:tc>
      </w:tr>
      <w:tr w:rsidR="00287CCB">
        <w:trPr>
          <w:cantSplit/>
          <w:jc w:val="center"/>
        </w:trPr>
        <w:tc>
          <w:tcPr>
            <w:tcW w:w="1260" w:type="dxa"/>
          </w:tcPr>
          <w:p w:rsidR="00287CCB" w:rsidRDefault="00287CCB">
            <w:r>
              <w:t>08.08.05.01</w:t>
            </w:r>
          </w:p>
        </w:tc>
        <w:tc>
          <w:tcPr>
            <w:tcW w:w="990" w:type="dxa"/>
          </w:tcPr>
          <w:p w:rsidR="00287CCB" w:rsidRDefault="00287CCB">
            <w:pPr>
              <w:jc w:val="center"/>
            </w:pPr>
            <w:r>
              <w:t>08/01/05</w:t>
            </w:r>
          </w:p>
        </w:tc>
        <w:tc>
          <w:tcPr>
            <w:tcW w:w="1170" w:type="dxa"/>
          </w:tcPr>
          <w:p w:rsidR="00287CCB" w:rsidRDefault="00287CCB">
            <w:pPr>
              <w:jc w:val="center"/>
            </w:pPr>
            <w:r>
              <w:t>Matt Kaufer</w:t>
            </w:r>
          </w:p>
        </w:tc>
        <w:tc>
          <w:tcPr>
            <w:tcW w:w="4860" w:type="dxa"/>
          </w:tcPr>
          <w:p w:rsidR="00287CCB" w:rsidRDefault="00287CCB">
            <w:r>
              <w:t>Updated enumerations for the following PIDs:</w:t>
            </w:r>
          </w:p>
          <w:p w:rsidR="00F26143" w:rsidRDefault="00287CCB" w:rsidP="00F26143">
            <w:pPr>
              <w:numPr>
                <w:ilvl w:val="0"/>
                <w:numId w:val="34"/>
              </w:numPr>
            </w:pPr>
            <w:r>
              <w:t>$1315 – Cruise Disengage History 1</w:t>
            </w:r>
          </w:p>
          <w:p w:rsidR="00F26143" w:rsidRDefault="00287CCB" w:rsidP="00F26143">
            <w:pPr>
              <w:numPr>
                <w:ilvl w:val="0"/>
                <w:numId w:val="34"/>
              </w:numPr>
            </w:pPr>
            <w:r>
              <w:t>$1316 – Cruise Disengage History 2</w:t>
            </w:r>
          </w:p>
          <w:p w:rsidR="00F26143" w:rsidRDefault="00287CCB" w:rsidP="00F26143">
            <w:pPr>
              <w:numPr>
                <w:ilvl w:val="0"/>
                <w:numId w:val="34"/>
              </w:numPr>
            </w:pPr>
            <w:r>
              <w:t>$1317 – Cruise Disengage History 3</w:t>
            </w:r>
          </w:p>
          <w:p w:rsidR="00F26143" w:rsidRDefault="00287CCB" w:rsidP="00F26143">
            <w:pPr>
              <w:numPr>
                <w:ilvl w:val="0"/>
                <w:numId w:val="34"/>
              </w:numPr>
            </w:pPr>
            <w:r>
              <w:t>$1318 – Cruise Disengage History 4</w:t>
            </w:r>
          </w:p>
          <w:p w:rsidR="00F26143" w:rsidRDefault="00287CCB" w:rsidP="00F26143">
            <w:pPr>
              <w:numPr>
                <w:ilvl w:val="0"/>
                <w:numId w:val="34"/>
              </w:numPr>
            </w:pPr>
            <w:r>
              <w:t>$1319 – Cruise Disengage History 5</w:t>
            </w:r>
          </w:p>
          <w:p w:rsidR="00F26143" w:rsidRDefault="00287CCB" w:rsidP="00F26143">
            <w:pPr>
              <w:numPr>
                <w:ilvl w:val="0"/>
                <w:numId w:val="34"/>
              </w:numPr>
            </w:pPr>
            <w:r>
              <w:t>$131A – Cruise Disengage History 6</w:t>
            </w:r>
          </w:p>
          <w:p w:rsidR="00F26143" w:rsidRDefault="00287CCB" w:rsidP="00F26143">
            <w:pPr>
              <w:numPr>
                <w:ilvl w:val="0"/>
                <w:numId w:val="34"/>
              </w:numPr>
            </w:pPr>
            <w:r>
              <w:t>$131B – Cruise Disengage History 7</w:t>
            </w:r>
          </w:p>
          <w:p w:rsidR="00F26143" w:rsidRDefault="00287CCB" w:rsidP="00F26143">
            <w:pPr>
              <w:numPr>
                <w:ilvl w:val="0"/>
                <w:numId w:val="34"/>
              </w:numPr>
            </w:pPr>
            <w:r>
              <w:t>$131C – Cruise Disengage History 8</w:t>
            </w:r>
          </w:p>
        </w:tc>
        <w:tc>
          <w:tcPr>
            <w:tcW w:w="1440" w:type="dxa"/>
          </w:tcPr>
          <w:p w:rsidR="00287CCB" w:rsidRDefault="00287CCB">
            <w:r>
              <w:t>E25781-AI01</w:t>
            </w:r>
          </w:p>
        </w:tc>
      </w:tr>
      <w:tr w:rsidR="00287CCB">
        <w:trPr>
          <w:cantSplit/>
          <w:jc w:val="center"/>
        </w:trPr>
        <w:tc>
          <w:tcPr>
            <w:tcW w:w="1260" w:type="dxa"/>
          </w:tcPr>
          <w:p w:rsidR="00287CCB" w:rsidRDefault="00287CCB">
            <w:r>
              <w:t>08.08.05.01</w:t>
            </w:r>
          </w:p>
        </w:tc>
        <w:tc>
          <w:tcPr>
            <w:tcW w:w="990" w:type="dxa"/>
          </w:tcPr>
          <w:p w:rsidR="00287CCB" w:rsidRDefault="00287CCB">
            <w:pPr>
              <w:jc w:val="center"/>
            </w:pPr>
            <w:r>
              <w:t>08/01/05</w:t>
            </w:r>
          </w:p>
        </w:tc>
        <w:tc>
          <w:tcPr>
            <w:tcW w:w="1170" w:type="dxa"/>
          </w:tcPr>
          <w:p w:rsidR="00287CCB" w:rsidRDefault="00287CCB">
            <w:pPr>
              <w:jc w:val="center"/>
            </w:pPr>
            <w:r>
              <w:t>Matt Kaufer</w:t>
            </w:r>
          </w:p>
        </w:tc>
        <w:tc>
          <w:tcPr>
            <w:tcW w:w="4860" w:type="dxa"/>
          </w:tcPr>
          <w:p w:rsidR="00287CCB" w:rsidRDefault="00287CCB">
            <w:r>
              <w:t>(Pulled from 08.07.02.01 – 07/29/05)</w:t>
            </w:r>
          </w:p>
          <w:p w:rsidR="00287CCB" w:rsidRDefault="00287CCB">
            <w:r>
              <w:t>Added support for the following DIDs:</w:t>
            </w:r>
          </w:p>
          <w:p w:rsidR="00F26143" w:rsidRDefault="00287CCB" w:rsidP="00F26143">
            <w:pPr>
              <w:numPr>
                <w:ilvl w:val="0"/>
                <w:numId w:val="38"/>
              </w:numPr>
            </w:pPr>
            <w:r>
              <w:t>$C0 – Boot Software Part Number</w:t>
            </w:r>
          </w:p>
          <w:p w:rsidR="00F26143" w:rsidRDefault="00287CCB" w:rsidP="00F26143">
            <w:pPr>
              <w:numPr>
                <w:ilvl w:val="0"/>
                <w:numId w:val="38"/>
              </w:numPr>
            </w:pPr>
            <w:r>
              <w:t>$D0 – Boot Software Part Number Alpha Code</w:t>
            </w:r>
          </w:p>
        </w:tc>
        <w:tc>
          <w:tcPr>
            <w:tcW w:w="1440" w:type="dxa"/>
          </w:tcPr>
          <w:p w:rsidR="00287CCB" w:rsidRDefault="00287CCB">
            <w:r>
              <w:t>E24655-AI03</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Removed support of the following CPID:</w:t>
            </w:r>
          </w:p>
          <w:p w:rsidR="00F26143" w:rsidRDefault="00287CCB" w:rsidP="00F26143">
            <w:pPr>
              <w:numPr>
                <w:ilvl w:val="0"/>
                <w:numId w:val="37"/>
              </w:numPr>
            </w:pPr>
            <w:r>
              <w:t>$14 - Idle Adapts Reset Trigger Device Control (Byte 0, Bit 4)</w:t>
            </w:r>
          </w:p>
        </w:tc>
        <w:tc>
          <w:tcPr>
            <w:tcW w:w="1440" w:type="dxa"/>
          </w:tcPr>
          <w:p w:rsidR="00287CCB" w:rsidRDefault="00287CCB">
            <w:r>
              <w:t>E24062-AI02</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Updated description of the following CPID:</w:t>
            </w:r>
          </w:p>
          <w:p w:rsidR="00F26143" w:rsidRDefault="00287CCB" w:rsidP="00F26143">
            <w:pPr>
              <w:numPr>
                <w:ilvl w:val="0"/>
                <w:numId w:val="36"/>
              </w:numPr>
            </w:pPr>
            <w:r>
              <w:t>$1C - Secondary Air Injection Reaction System Device Control – Add return code $1103 - Engine coolant temperature low.</w:t>
            </w:r>
          </w:p>
        </w:tc>
        <w:tc>
          <w:tcPr>
            <w:tcW w:w="1440" w:type="dxa"/>
          </w:tcPr>
          <w:p w:rsidR="00287CCB" w:rsidRDefault="00287CCB">
            <w:r>
              <w:t>E25258-AI02</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Updated descriptions for the following DIDs:</w:t>
            </w:r>
          </w:p>
          <w:p w:rsidR="00F26143" w:rsidRDefault="00287CCB" w:rsidP="00F26143">
            <w:pPr>
              <w:numPr>
                <w:ilvl w:val="0"/>
                <w:numId w:val="34"/>
              </w:numPr>
            </w:pPr>
            <w:r>
              <w:t>$4A – Clutch 1 Pressure Learned Characteristics</w:t>
            </w:r>
          </w:p>
          <w:p w:rsidR="00F26143" w:rsidRDefault="00287CCB" w:rsidP="00F26143">
            <w:pPr>
              <w:numPr>
                <w:ilvl w:val="0"/>
                <w:numId w:val="34"/>
              </w:numPr>
            </w:pPr>
            <w:r>
              <w:t>$4B – Clutch 2 Pressure Learned Characteristics</w:t>
            </w:r>
          </w:p>
          <w:p w:rsidR="00F26143" w:rsidRDefault="00287CCB" w:rsidP="00F26143">
            <w:pPr>
              <w:numPr>
                <w:ilvl w:val="0"/>
                <w:numId w:val="34"/>
              </w:numPr>
            </w:pPr>
            <w:r>
              <w:t>$4C – Clutch 3 Pressure Learned Characteristics</w:t>
            </w:r>
          </w:p>
          <w:p w:rsidR="00F26143" w:rsidRDefault="00287CCB" w:rsidP="00F26143">
            <w:pPr>
              <w:numPr>
                <w:ilvl w:val="0"/>
                <w:numId w:val="34"/>
              </w:numPr>
            </w:pPr>
            <w:r>
              <w:t>$4D – Clutch 4 Pressure Learned Characteristics</w:t>
            </w:r>
          </w:p>
          <w:p w:rsidR="00F26143" w:rsidRDefault="00287CCB" w:rsidP="00F26143">
            <w:pPr>
              <w:numPr>
                <w:ilvl w:val="0"/>
                <w:numId w:val="34"/>
              </w:numPr>
            </w:pPr>
            <w:r>
              <w:t>$4E – Clutch 5 Pressure Learned Characteristics</w:t>
            </w:r>
          </w:p>
          <w:p w:rsidR="00287CCB" w:rsidRDefault="00287CCB">
            <w:r>
              <w:t>DID write length = 8 bytes, read length = 15 bytes</w:t>
            </w:r>
          </w:p>
        </w:tc>
        <w:tc>
          <w:tcPr>
            <w:tcW w:w="1440" w:type="dxa"/>
          </w:tcPr>
          <w:p w:rsidR="00287CCB" w:rsidRDefault="00287CCB">
            <w:r>
              <w:t>E26025 –AI02</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03/31/05</w:t>
            </w:r>
          </w:p>
        </w:tc>
        <w:tc>
          <w:tcPr>
            <w:tcW w:w="1170" w:type="dxa"/>
          </w:tcPr>
          <w:p w:rsidR="00287CCB" w:rsidRDefault="00287CCB">
            <w:pPr>
              <w:jc w:val="center"/>
            </w:pPr>
            <w:r>
              <w:t>Matt Kaufer</w:t>
            </w:r>
          </w:p>
        </w:tc>
        <w:tc>
          <w:tcPr>
            <w:tcW w:w="4860" w:type="dxa"/>
          </w:tcPr>
          <w:p w:rsidR="00287CCB" w:rsidRDefault="00287CCB">
            <w:r>
              <w:t>Added support for the following PIDs:</w:t>
            </w:r>
          </w:p>
          <w:p w:rsidR="00F26143" w:rsidRDefault="00287CCB" w:rsidP="00F26143">
            <w:pPr>
              <w:numPr>
                <w:ilvl w:val="0"/>
                <w:numId w:val="35"/>
              </w:numPr>
            </w:pPr>
            <w:r>
              <w:t>$202C – Air Fuel Imbalance Monitor Filtered Ratio Bank 1</w:t>
            </w:r>
          </w:p>
          <w:p w:rsidR="00F26143" w:rsidRDefault="00287CCB" w:rsidP="00F26143">
            <w:pPr>
              <w:numPr>
                <w:ilvl w:val="0"/>
                <w:numId w:val="35"/>
              </w:numPr>
            </w:pPr>
            <w:r>
              <w:t>$202D – Air Fuel Imbalance Monitor Filtered Ratio Bank 2</w:t>
            </w:r>
          </w:p>
          <w:p w:rsidR="00F26143" w:rsidRDefault="00287CCB" w:rsidP="00F26143">
            <w:pPr>
              <w:numPr>
                <w:ilvl w:val="0"/>
                <w:numId w:val="35"/>
              </w:numPr>
            </w:pPr>
            <w:r>
              <w:t>$202E – Air Fuel Imbalance Monitor Maximum Filtered Ratio Bank 1</w:t>
            </w:r>
          </w:p>
          <w:p w:rsidR="00F26143" w:rsidRDefault="00287CCB" w:rsidP="00F26143">
            <w:pPr>
              <w:numPr>
                <w:ilvl w:val="0"/>
                <w:numId w:val="35"/>
              </w:numPr>
            </w:pPr>
            <w:r>
              <w:t>$202F – Air Fuel Imbalance Monitor Maximum Filtered Ratio Bank 2</w:t>
            </w:r>
          </w:p>
        </w:tc>
        <w:tc>
          <w:tcPr>
            <w:tcW w:w="1440" w:type="dxa"/>
          </w:tcPr>
          <w:p w:rsidR="00287CCB" w:rsidRDefault="00287CCB">
            <w:r>
              <w:t>E24638-AI01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Updated description and limits for the following CPID:</w:t>
            </w:r>
          </w:p>
          <w:p w:rsidR="00F26143" w:rsidRDefault="00287CCB" w:rsidP="00F26143">
            <w:pPr>
              <w:numPr>
                <w:ilvl w:val="0"/>
                <w:numId w:val="33"/>
              </w:numPr>
            </w:pPr>
            <w:r>
              <w:t xml:space="preserve">$14 - </w:t>
            </w:r>
            <w:bookmarkStart w:id="1426" w:name="_Toc80751957"/>
            <w:r>
              <w:t>IDLR - Idle Engine Speed Device Control</w:t>
            </w:r>
            <w:bookmarkEnd w:id="1426"/>
          </w:p>
        </w:tc>
        <w:tc>
          <w:tcPr>
            <w:tcW w:w="1440" w:type="dxa"/>
          </w:tcPr>
          <w:p w:rsidR="00287CCB" w:rsidRDefault="00287CCB">
            <w:r>
              <w:t>E24591-AI01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(Pulled from 08.07.05 – 03/29/05)</w:t>
            </w:r>
          </w:p>
          <w:p w:rsidR="00287CCB" w:rsidRDefault="00287CCB">
            <w:r>
              <w:t>Added support for the following PID:</w:t>
            </w:r>
          </w:p>
          <w:p w:rsidR="00F26143" w:rsidRDefault="00287CCB" w:rsidP="00F26143">
            <w:pPr>
              <w:numPr>
                <w:ilvl w:val="0"/>
                <w:numId w:val="32"/>
              </w:numPr>
            </w:pPr>
            <w:r>
              <w:t>$204C – Replicated Transmission Output Speed</w:t>
            </w:r>
          </w:p>
        </w:tc>
        <w:tc>
          <w:tcPr>
            <w:tcW w:w="1440" w:type="dxa"/>
          </w:tcPr>
          <w:p w:rsidR="00287CCB" w:rsidRDefault="00287CCB">
            <w:r>
              <w:t>E24833-AI01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(Pulled from 08.05.11.00 – 03/02/05)</w:t>
            </w:r>
          </w:p>
          <w:p w:rsidR="00287CCB" w:rsidRDefault="00287CCB">
            <w:r>
              <w:t>Corrected the descriptions of the following PIDs:</w:t>
            </w:r>
          </w:p>
          <w:p w:rsidR="00F26143" w:rsidRDefault="00287CCB" w:rsidP="00F26143">
            <w:pPr>
              <w:numPr>
                <w:ilvl w:val="0"/>
                <w:numId w:val="31"/>
              </w:numPr>
            </w:pPr>
            <w:r>
              <w:t>$0007 – Removed “with compensation for the effects of purging”</w:t>
            </w:r>
          </w:p>
          <w:p w:rsidR="00F26143" w:rsidRDefault="00287CCB" w:rsidP="00F26143">
            <w:pPr>
              <w:numPr>
                <w:ilvl w:val="0"/>
                <w:numId w:val="31"/>
              </w:numPr>
            </w:pPr>
            <w:r>
              <w:t>$0009 – Removed “with compensation for the effects of purging”</w:t>
            </w:r>
          </w:p>
        </w:tc>
        <w:tc>
          <w:tcPr>
            <w:tcW w:w="1440" w:type="dxa"/>
          </w:tcPr>
          <w:p w:rsidR="00287CCB" w:rsidRDefault="00287CCB">
            <w:r>
              <w:t>E25738-AI01</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Updated the description for the following CPID:</w:t>
            </w:r>
          </w:p>
          <w:p w:rsidR="00F26143" w:rsidRDefault="00287CCB" w:rsidP="00F26143">
            <w:pPr>
              <w:numPr>
                <w:ilvl w:val="0"/>
                <w:numId w:val="30"/>
              </w:numPr>
            </w:pPr>
            <w:r>
              <w:t>$1E – Oxygen Sensor Heater Device Control</w:t>
            </w:r>
          </w:p>
        </w:tc>
        <w:tc>
          <w:tcPr>
            <w:tcW w:w="1440" w:type="dxa"/>
          </w:tcPr>
          <w:p w:rsidR="00287CCB" w:rsidRDefault="00287CCB">
            <w:r>
              <w:t>E24794-AI01</w:t>
            </w:r>
          </w:p>
        </w:tc>
      </w:tr>
      <w:tr w:rsidR="00287CCB">
        <w:trPr>
          <w:cantSplit/>
          <w:jc w:val="center"/>
        </w:trPr>
        <w:tc>
          <w:tcPr>
            <w:tcW w:w="1260" w:type="dxa"/>
          </w:tcPr>
          <w:p w:rsidR="00287CCB" w:rsidRDefault="00287CCB">
            <w:r>
              <w:lastRenderedPageBreak/>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08.07.04.01 – 03/15/05)</w:t>
            </w:r>
          </w:p>
          <w:p w:rsidR="00287CCB" w:rsidRDefault="00287CCB">
            <w:r>
              <w:t>Added support for the following legislated PID:</w:t>
            </w:r>
          </w:p>
          <w:p w:rsidR="00F26143" w:rsidRDefault="00287CCB" w:rsidP="00F26143">
            <w:pPr>
              <w:numPr>
                <w:ilvl w:val="0"/>
                <w:numId w:val="29"/>
              </w:numPr>
            </w:pPr>
            <w:r>
              <w:t>$000A – Fuel Rail Pressure (Gauge)</w:t>
            </w:r>
          </w:p>
        </w:tc>
        <w:tc>
          <w:tcPr>
            <w:tcW w:w="1440" w:type="dxa"/>
          </w:tcPr>
          <w:p w:rsidR="00287CCB" w:rsidRDefault="00287CCB">
            <w:r>
              <w:t>E25086-AI01</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08.07.04.00 – 02/22/05</w:t>
            </w:r>
          </w:p>
          <w:p w:rsidR="00287CCB" w:rsidRDefault="00287CCB">
            <w:r>
              <w:t>Added support for the following PIDs:</w:t>
            </w:r>
          </w:p>
          <w:p w:rsidR="00F26143" w:rsidRDefault="00287CCB" w:rsidP="00F26143">
            <w:pPr>
              <w:numPr>
                <w:ilvl w:val="0"/>
                <w:numId w:val="28"/>
              </w:numPr>
            </w:pPr>
            <w:r>
              <w:t>$204A – Main Processor Total Running Resets</w:t>
            </w:r>
          </w:p>
          <w:p w:rsidR="00F26143" w:rsidRDefault="00287CCB" w:rsidP="00F26143">
            <w:pPr>
              <w:numPr>
                <w:ilvl w:val="0"/>
                <w:numId w:val="28"/>
              </w:numPr>
            </w:pPr>
            <w:r>
              <w:t>$204B – Main Processor Maximum Running Resets Between Power-up Resets</w:t>
            </w:r>
          </w:p>
        </w:tc>
        <w:tc>
          <w:tcPr>
            <w:tcW w:w="1440" w:type="dxa"/>
          </w:tcPr>
          <w:p w:rsidR="00287CCB" w:rsidRDefault="00287CCB">
            <w:r>
              <w:t>E24135-AI03</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08.05.10.00  - 12/16/04)</w:t>
            </w:r>
          </w:p>
          <w:p w:rsidR="00287CCB" w:rsidRDefault="00287CCB">
            <w:r>
              <w:t>Updated the description of the following CPID:</w:t>
            </w:r>
          </w:p>
          <w:p w:rsidR="00F26143" w:rsidRDefault="00287CCB" w:rsidP="00F26143">
            <w:pPr>
              <w:numPr>
                <w:ilvl w:val="0"/>
                <w:numId w:val="29"/>
              </w:numPr>
            </w:pPr>
            <w:r>
              <w:t>$30 – Transmission Commanded Gear Device Control - Add return code $3D02 - Vehicle Speed is too Low</w:t>
            </w:r>
          </w:p>
        </w:tc>
        <w:tc>
          <w:tcPr>
            <w:tcW w:w="1440" w:type="dxa"/>
          </w:tcPr>
          <w:p w:rsidR="00287CCB" w:rsidRDefault="00287CCB">
            <w:r>
              <w:t>E25189-AI01</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DID:</w:t>
            </w:r>
          </w:p>
          <w:p w:rsidR="00F26143" w:rsidRDefault="00287CCB" w:rsidP="00F26143">
            <w:pPr>
              <w:numPr>
                <w:ilvl w:val="0"/>
                <w:numId w:val="28"/>
              </w:numPr>
            </w:pPr>
            <w:r>
              <w:t>$B5 – GM Broadcast Code</w:t>
            </w:r>
          </w:p>
        </w:tc>
        <w:tc>
          <w:tcPr>
            <w:tcW w:w="1440" w:type="dxa"/>
          </w:tcPr>
          <w:p w:rsidR="00287CCB" w:rsidRDefault="00287CCB">
            <w:r>
              <w:t>E21230-AI02</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Removed support for the following PIDs:</w:t>
            </w:r>
          </w:p>
          <w:p w:rsidR="00F26143" w:rsidRDefault="00287CCB" w:rsidP="00F26143">
            <w:pPr>
              <w:numPr>
                <w:ilvl w:val="0"/>
                <w:numId w:val="28"/>
              </w:numPr>
            </w:pPr>
            <w:r>
              <w:t xml:space="preserve">$12DF - </w:t>
            </w:r>
            <w:r>
              <w:rPr>
                <w:color w:val="000000"/>
              </w:rPr>
              <w:t>Secondary Processor Reset Source</w:t>
            </w:r>
          </w:p>
          <w:p w:rsidR="00F26143" w:rsidRDefault="00287CCB" w:rsidP="00F26143">
            <w:pPr>
              <w:numPr>
                <w:ilvl w:val="0"/>
                <w:numId w:val="28"/>
              </w:numPr>
            </w:pPr>
            <w:r>
              <w:t>$12E8 - Secondary Processor Running Reset Source Address</w:t>
            </w:r>
          </w:p>
          <w:p w:rsidR="00F26143" w:rsidRDefault="00287CCB" w:rsidP="00F26143">
            <w:pPr>
              <w:numPr>
                <w:ilvl w:val="0"/>
                <w:numId w:val="28"/>
              </w:numPr>
            </w:pPr>
            <w:r>
              <w:t>Both PIDs delayed until 11.9</w:t>
            </w:r>
          </w:p>
        </w:tc>
        <w:tc>
          <w:tcPr>
            <w:tcW w:w="1440" w:type="dxa"/>
          </w:tcPr>
          <w:p w:rsidR="00287CCB" w:rsidRDefault="00287CCB">
            <w:r>
              <w:t>E24046-AI04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8"/>
              </w:numPr>
            </w:pPr>
            <w:r>
              <w:t>$2032 - Processor Fault Reason Code</w:t>
            </w:r>
          </w:p>
        </w:tc>
        <w:tc>
          <w:tcPr>
            <w:tcW w:w="1440" w:type="dxa"/>
          </w:tcPr>
          <w:p w:rsidR="00287CCB" w:rsidRDefault="00287CCB">
            <w:r>
              <w:t>E23854-AI03</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28"/>
              </w:numPr>
            </w:pPr>
            <w:r>
              <w:t xml:space="preserve">$2033 - </w:t>
            </w:r>
            <w:r>
              <w:rPr>
                <w:szCs w:val="24"/>
              </w:rPr>
              <w:t>Main Processor NVM Fault Status</w:t>
            </w:r>
          </w:p>
          <w:p w:rsidR="00F26143" w:rsidRDefault="00287CCB" w:rsidP="00F26143">
            <w:pPr>
              <w:numPr>
                <w:ilvl w:val="0"/>
                <w:numId w:val="28"/>
              </w:numPr>
            </w:pPr>
            <w:r>
              <w:t xml:space="preserve">$2035 - </w:t>
            </w:r>
            <w:r>
              <w:rPr>
                <w:color w:val="000000"/>
              </w:rPr>
              <w:t>Processor ROM Fault Source</w:t>
            </w:r>
          </w:p>
        </w:tc>
        <w:tc>
          <w:tcPr>
            <w:tcW w:w="1440" w:type="dxa"/>
          </w:tcPr>
          <w:p w:rsidR="00287CCB" w:rsidRDefault="00287CCB">
            <w:r>
              <w:t>E23629-AI04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8"/>
              </w:numPr>
            </w:pPr>
            <w:r>
              <w:t>$2034 - Main Processor RAM Fault Source Address</w:t>
            </w:r>
          </w:p>
        </w:tc>
        <w:tc>
          <w:tcPr>
            <w:tcW w:w="1440" w:type="dxa"/>
          </w:tcPr>
          <w:p w:rsidR="00287CCB" w:rsidRDefault="00287CCB">
            <w:r>
              <w:t>E23768-AI04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28"/>
              </w:numPr>
            </w:pPr>
            <w:r>
              <w:t>$12DE - Main Processor Reset Source</w:t>
            </w:r>
          </w:p>
          <w:p w:rsidR="00F26143" w:rsidRDefault="00287CCB" w:rsidP="00F26143">
            <w:pPr>
              <w:numPr>
                <w:ilvl w:val="0"/>
                <w:numId w:val="28"/>
              </w:numPr>
            </w:pPr>
            <w:r>
              <w:t xml:space="preserve">$12DF - </w:t>
            </w:r>
            <w:r>
              <w:rPr>
                <w:color w:val="000000"/>
              </w:rPr>
              <w:t>Secondary Processor Reset Source</w:t>
            </w:r>
          </w:p>
          <w:p w:rsidR="00F26143" w:rsidRDefault="00287CCB" w:rsidP="00F26143">
            <w:pPr>
              <w:numPr>
                <w:ilvl w:val="0"/>
                <w:numId w:val="28"/>
              </w:numPr>
            </w:pPr>
            <w:r>
              <w:t>$12E7 - Main Processor Running Reset Source Address</w:t>
            </w:r>
          </w:p>
          <w:p w:rsidR="00F26143" w:rsidRDefault="00287CCB" w:rsidP="00F26143">
            <w:pPr>
              <w:numPr>
                <w:ilvl w:val="0"/>
                <w:numId w:val="28"/>
              </w:numPr>
            </w:pPr>
            <w:r>
              <w:t>$12E8 - Secondary Processor Running Reset Source Address</w:t>
            </w:r>
          </w:p>
        </w:tc>
        <w:tc>
          <w:tcPr>
            <w:tcW w:w="1440" w:type="dxa"/>
          </w:tcPr>
          <w:p w:rsidR="00287CCB" w:rsidRDefault="00287CCB">
            <w:r>
              <w:t>E24046-AI03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PID: </w:t>
            </w:r>
          </w:p>
          <w:p w:rsidR="00F26143" w:rsidRDefault="00287CCB" w:rsidP="00F26143">
            <w:pPr>
              <w:numPr>
                <w:ilvl w:val="0"/>
                <w:numId w:val="28"/>
              </w:numPr>
            </w:pPr>
            <w:r>
              <w:t>$0044 – Equivalence Ratio – add requirement for PID $0003 indicating closed loop fuel control</w:t>
            </w:r>
          </w:p>
        </w:tc>
        <w:tc>
          <w:tcPr>
            <w:tcW w:w="1440" w:type="dxa"/>
          </w:tcPr>
          <w:p w:rsidR="00287CCB" w:rsidRDefault="00287CCB">
            <w:r>
              <w:t>E22365-AI03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PID: </w:t>
            </w:r>
          </w:p>
          <w:p w:rsidR="00F26143" w:rsidRDefault="00287CCB" w:rsidP="00F26143">
            <w:pPr>
              <w:numPr>
                <w:ilvl w:val="0"/>
                <w:numId w:val="28"/>
              </w:numPr>
            </w:pPr>
            <w:r>
              <w:t>$0003 – Fuel System Status – add requirement for engine not running</w:t>
            </w:r>
          </w:p>
        </w:tc>
        <w:tc>
          <w:tcPr>
            <w:tcW w:w="1440" w:type="dxa"/>
          </w:tcPr>
          <w:p w:rsidR="00287CCB" w:rsidRDefault="00287CCB">
            <w:r>
              <w:t>E22365-AI03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Added support for the following PID:</w:t>
            </w:r>
          </w:p>
          <w:p w:rsidR="00F26143" w:rsidRDefault="00287CCB" w:rsidP="00F26143">
            <w:pPr>
              <w:numPr>
                <w:ilvl w:val="0"/>
                <w:numId w:val="28"/>
              </w:numPr>
            </w:pPr>
            <w:r>
              <w:t>$0051 - Type of fuel currently being utilized by the vehicle</w:t>
            </w:r>
          </w:p>
        </w:tc>
        <w:tc>
          <w:tcPr>
            <w:tcW w:w="1440" w:type="dxa"/>
          </w:tcPr>
          <w:p w:rsidR="00287CCB" w:rsidRDefault="00287CCB">
            <w:r>
              <w:t>E22365-AI03</w:t>
            </w:r>
          </w:p>
        </w:tc>
      </w:tr>
      <w:tr w:rsidR="00287CCB">
        <w:trPr>
          <w:cantSplit/>
          <w:jc w:val="center"/>
        </w:trPr>
        <w:tc>
          <w:tcPr>
            <w:tcW w:w="1260" w:type="dxa"/>
          </w:tcPr>
          <w:p w:rsidR="00287CCB" w:rsidRDefault="00287CCB">
            <w:r>
              <w:lastRenderedPageBreak/>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Added support for the following PIDs:</w:t>
            </w:r>
          </w:p>
          <w:p w:rsidR="00F26143" w:rsidRDefault="00287CCB" w:rsidP="00F26143">
            <w:pPr>
              <w:numPr>
                <w:ilvl w:val="0"/>
                <w:numId w:val="28"/>
              </w:numPr>
            </w:pPr>
            <w:r>
              <w:t>$2027 - Exhaust Pressure Regulator Valve Control Circuit</w:t>
            </w:r>
          </w:p>
          <w:p w:rsidR="00F26143" w:rsidRDefault="00287CCB" w:rsidP="00F26143">
            <w:pPr>
              <w:numPr>
                <w:ilvl w:val="0"/>
                <w:numId w:val="28"/>
              </w:numPr>
            </w:pPr>
            <w:r>
              <w:t>$2028 - Bank 1 Exhaust Back Pressure A/D</w:t>
            </w:r>
          </w:p>
          <w:p w:rsidR="00F26143" w:rsidRDefault="00287CCB" w:rsidP="00F26143">
            <w:pPr>
              <w:numPr>
                <w:ilvl w:val="0"/>
                <w:numId w:val="28"/>
              </w:numPr>
            </w:pPr>
            <w:r>
              <w:t>$2029 - Bank 1 Exhaust Back Pressure</w:t>
            </w:r>
          </w:p>
          <w:p w:rsidR="00F26143" w:rsidRDefault="00287CCB" w:rsidP="00F26143">
            <w:pPr>
              <w:numPr>
                <w:ilvl w:val="0"/>
                <w:numId w:val="28"/>
              </w:numPr>
            </w:pPr>
            <w:r>
              <w:t>$202A - Bank 2 Exhaust Back Pressure A/D</w:t>
            </w:r>
          </w:p>
          <w:p w:rsidR="00F26143" w:rsidRDefault="00287CCB" w:rsidP="00F26143">
            <w:pPr>
              <w:numPr>
                <w:ilvl w:val="0"/>
                <w:numId w:val="28"/>
              </w:numPr>
            </w:pPr>
            <w:r>
              <w:t>$202B - Bank 2 Exhaust Back Pressure</w:t>
            </w:r>
          </w:p>
        </w:tc>
        <w:tc>
          <w:tcPr>
            <w:tcW w:w="1440" w:type="dxa"/>
          </w:tcPr>
          <w:p w:rsidR="00287CCB" w:rsidRDefault="00287CCB">
            <w:r>
              <w:t>E22739-AI03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CPID: </w:t>
            </w:r>
          </w:p>
          <w:p w:rsidR="00F26143" w:rsidRDefault="00287CCB" w:rsidP="00F26143">
            <w:pPr>
              <w:numPr>
                <w:ilvl w:val="0"/>
                <w:numId w:val="22"/>
              </w:numPr>
            </w:pPr>
            <w:r>
              <w:t>$10 – Add Exhaust Pressure Regulator Valve Enable and Control</w:t>
            </w:r>
          </w:p>
        </w:tc>
        <w:tc>
          <w:tcPr>
            <w:tcW w:w="1440" w:type="dxa"/>
          </w:tcPr>
          <w:p w:rsidR="00287CCB" w:rsidRDefault="00287CCB">
            <w:r>
              <w:t>E22739-AI03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Services: </w:t>
            </w:r>
          </w:p>
          <w:p w:rsidR="00F26143" w:rsidRDefault="00287CCB" w:rsidP="00F26143">
            <w:pPr>
              <w:numPr>
                <w:ilvl w:val="0"/>
                <w:numId w:val="22"/>
              </w:numPr>
            </w:pPr>
            <w:r>
              <w:t>$22 – Read Data By Parameter Identifier – add physical addressing requirement</w:t>
            </w:r>
          </w:p>
          <w:p w:rsidR="00F26143" w:rsidRDefault="00287CCB" w:rsidP="00F26143">
            <w:pPr>
              <w:numPr>
                <w:ilvl w:val="0"/>
                <w:numId w:val="22"/>
              </w:numPr>
            </w:pPr>
            <w:r>
              <w:t>$AA – Read Data By Packet Identifier – change medium periodic scheduling rate from 300 to 200 ms</w:t>
            </w:r>
          </w:p>
        </w:tc>
        <w:tc>
          <w:tcPr>
            <w:tcW w:w="1440" w:type="dxa"/>
          </w:tcPr>
          <w:p w:rsidR="00287CCB" w:rsidRDefault="00287CCB">
            <w:r>
              <w:t>E22905-AI03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Eliminated support for the following PIDs: </w:t>
            </w:r>
          </w:p>
          <w:p w:rsidR="00F26143" w:rsidRDefault="00287CCB" w:rsidP="00F26143">
            <w:pPr>
              <w:numPr>
                <w:ilvl w:val="0"/>
                <w:numId w:val="22"/>
              </w:numPr>
            </w:pPr>
            <w:r>
              <w:t>$12EA – Auto Learn Counter</w:t>
            </w:r>
          </w:p>
          <w:p w:rsidR="00F26143" w:rsidRDefault="00287CCB" w:rsidP="00F26143">
            <w:pPr>
              <w:numPr>
                <w:ilvl w:val="0"/>
                <w:numId w:val="22"/>
              </w:numPr>
            </w:pPr>
            <w:r>
              <w:t>$12EB – Auto Learn Timer</w:t>
            </w:r>
          </w:p>
          <w:p w:rsidR="00F26143" w:rsidRDefault="00287CCB" w:rsidP="00F26143">
            <w:pPr>
              <w:numPr>
                <w:ilvl w:val="0"/>
                <w:numId w:val="22"/>
              </w:numPr>
            </w:pPr>
            <w:r>
              <w:t>$12EC – Seed and Key Timer</w:t>
            </w:r>
          </w:p>
        </w:tc>
        <w:tc>
          <w:tcPr>
            <w:tcW w:w="1440" w:type="dxa"/>
          </w:tcPr>
          <w:p w:rsidR="00287CCB" w:rsidRDefault="00287CCB">
            <w:r>
              <w:t>E22863-AI01</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Eliminated support for the following PIDs: </w:t>
            </w:r>
          </w:p>
          <w:p w:rsidR="00F26143" w:rsidRDefault="00287CCB" w:rsidP="00F26143">
            <w:pPr>
              <w:numPr>
                <w:ilvl w:val="0"/>
                <w:numId w:val="22"/>
              </w:numPr>
            </w:pPr>
            <w:r>
              <w:t>$11A5 – Purge Learn Multiplier Bank 1</w:t>
            </w:r>
          </w:p>
          <w:p w:rsidR="00F26143" w:rsidRDefault="00287CCB" w:rsidP="00F26143">
            <w:pPr>
              <w:numPr>
                <w:ilvl w:val="0"/>
                <w:numId w:val="22"/>
              </w:numPr>
            </w:pPr>
            <w:r>
              <w:t>$1354 – Catalyst Monitor Diagnostic Test Counter Bank 1</w:t>
            </w:r>
          </w:p>
          <w:p w:rsidR="00F26143" w:rsidRDefault="00287CCB" w:rsidP="00F26143">
            <w:pPr>
              <w:numPr>
                <w:ilvl w:val="0"/>
                <w:numId w:val="22"/>
              </w:numPr>
            </w:pPr>
            <w:r>
              <w:t>$1355 – Catalyst Monitor Diagnostic Test Counter Bank 2</w:t>
            </w:r>
          </w:p>
          <w:p w:rsidR="00F26143" w:rsidRDefault="00287CCB" w:rsidP="00F26143">
            <w:pPr>
              <w:numPr>
                <w:ilvl w:val="0"/>
                <w:numId w:val="22"/>
              </w:numPr>
            </w:pPr>
            <w:r>
              <w:t>$13D9 – Exhaust Gas Recirculation Flow Test On Time Count</w:t>
            </w:r>
          </w:p>
          <w:p w:rsidR="00F26143" w:rsidRDefault="00287CCB" w:rsidP="00F26143">
            <w:pPr>
              <w:numPr>
                <w:ilvl w:val="0"/>
                <w:numId w:val="22"/>
              </w:numPr>
            </w:pPr>
            <w:r>
              <w:t>$13EB – Oxygen Storage Capacity Time Difference Fail Threshold Bank 1</w:t>
            </w:r>
          </w:p>
          <w:p w:rsidR="00F26143" w:rsidRDefault="00287CCB" w:rsidP="00F26143">
            <w:pPr>
              <w:numPr>
                <w:ilvl w:val="0"/>
                <w:numId w:val="22"/>
              </w:numPr>
            </w:pPr>
            <w:r>
              <w:t>$13EC – Oxygen Storage Capacity Time Difference Fail Threshold Bank 2</w:t>
            </w:r>
          </w:p>
          <w:p w:rsidR="00F26143" w:rsidRDefault="00287CCB" w:rsidP="00F26143">
            <w:pPr>
              <w:numPr>
                <w:ilvl w:val="0"/>
                <w:numId w:val="22"/>
              </w:numPr>
            </w:pPr>
            <w:r>
              <w:t>$13ED – Oxygen Storage Capacity Time Difference Bank 1</w:t>
            </w:r>
          </w:p>
          <w:p w:rsidR="00F26143" w:rsidRDefault="00287CCB" w:rsidP="00F26143">
            <w:pPr>
              <w:numPr>
                <w:ilvl w:val="0"/>
                <w:numId w:val="22"/>
              </w:numPr>
            </w:pPr>
            <w:r>
              <w:t>$13EE – Oxygen Storage Capacity Time Difference Bank 2</w:t>
            </w:r>
          </w:p>
          <w:p w:rsidR="00F26143" w:rsidRDefault="00287CCB" w:rsidP="00F26143">
            <w:pPr>
              <w:numPr>
                <w:ilvl w:val="0"/>
                <w:numId w:val="22"/>
              </w:numPr>
            </w:pPr>
            <w:r>
              <w:t>$13EF – Filtered Oxygen Storage Capacity Time Difference Bank 1</w:t>
            </w:r>
          </w:p>
          <w:p w:rsidR="00F26143" w:rsidRDefault="00287CCB" w:rsidP="00F26143">
            <w:pPr>
              <w:numPr>
                <w:ilvl w:val="0"/>
                <w:numId w:val="22"/>
              </w:numPr>
            </w:pPr>
            <w:r>
              <w:t>$13F0 – Filtered Oxygen Storage Capacity Time Difference Bank 2</w:t>
            </w:r>
          </w:p>
          <w:p w:rsidR="00F26143" w:rsidRDefault="00287CCB" w:rsidP="00F26143">
            <w:pPr>
              <w:numPr>
                <w:ilvl w:val="0"/>
                <w:numId w:val="22"/>
              </w:numPr>
            </w:pPr>
            <w:r>
              <w:t>$1448 – Catalyst Monitor Average Airflow</w:t>
            </w:r>
          </w:p>
          <w:p w:rsidR="00F26143" w:rsidRDefault="00287CCB" w:rsidP="00F26143">
            <w:pPr>
              <w:numPr>
                <w:ilvl w:val="0"/>
                <w:numId w:val="22"/>
              </w:numPr>
            </w:pPr>
            <w:r>
              <w:t>$1452 – Purge Learn Multiplier Bank 2</w:t>
            </w:r>
          </w:p>
        </w:tc>
        <w:tc>
          <w:tcPr>
            <w:tcW w:w="1440" w:type="dxa"/>
          </w:tcPr>
          <w:p w:rsidR="00287CCB" w:rsidRDefault="00287CCB">
            <w:r>
              <w:t>E22862-AI01</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10/1/04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5"/>
              </w:numPr>
              <w:tabs>
                <w:tab w:val="clear" w:pos="720"/>
                <w:tab w:val="num" w:pos="342"/>
              </w:tabs>
              <w:ind w:left="360"/>
            </w:pPr>
            <w:r>
              <w:t>$2022 – Traction Control System Requested Torque Control Mode</w:t>
            </w:r>
          </w:p>
        </w:tc>
        <w:tc>
          <w:tcPr>
            <w:tcW w:w="1440" w:type="dxa"/>
          </w:tcPr>
          <w:p w:rsidR="00287CCB" w:rsidRDefault="00287CCB">
            <w:r>
              <w:t>E23639</w:t>
            </w:r>
          </w:p>
          <w:p w:rsidR="00287CCB" w:rsidRDefault="00287CCB">
            <w:r>
              <w:t>Reference:</w:t>
            </w:r>
          </w:p>
          <w:p w:rsidR="00287CCB" w:rsidRDefault="00287CCB">
            <w:r>
              <w:t>E21291-AI06</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9/27/04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5"/>
              </w:numPr>
              <w:tabs>
                <w:tab w:val="clear" w:pos="720"/>
                <w:tab w:val="num" w:pos="342"/>
              </w:tabs>
              <w:ind w:left="360"/>
            </w:pPr>
            <w:r>
              <w:t>$1478 – Reference Voltage A</w:t>
            </w:r>
          </w:p>
          <w:p w:rsidR="00F26143" w:rsidRDefault="00287CCB" w:rsidP="00F26143">
            <w:pPr>
              <w:numPr>
                <w:ilvl w:val="0"/>
                <w:numId w:val="5"/>
              </w:numPr>
              <w:tabs>
                <w:tab w:val="clear" w:pos="720"/>
                <w:tab w:val="num" w:pos="342"/>
              </w:tabs>
              <w:ind w:left="360"/>
            </w:pPr>
            <w:r>
              <w:t>$1479 – Reference Voltage B</w:t>
            </w:r>
          </w:p>
        </w:tc>
        <w:tc>
          <w:tcPr>
            <w:tcW w:w="1440" w:type="dxa"/>
          </w:tcPr>
          <w:p w:rsidR="00287CCB" w:rsidRDefault="00287CCB">
            <w:r>
              <w:t>E24447-AI01</w:t>
            </w:r>
          </w:p>
        </w:tc>
      </w:tr>
      <w:tr w:rsidR="00287CCB">
        <w:trPr>
          <w:cantSplit/>
          <w:jc w:val="center"/>
        </w:trPr>
        <w:tc>
          <w:tcPr>
            <w:tcW w:w="1260" w:type="dxa"/>
          </w:tcPr>
          <w:p w:rsidR="00287CCB" w:rsidRDefault="00287CCB">
            <w:r>
              <w:lastRenderedPageBreak/>
              <w:t>08.05.08.00</w:t>
            </w:r>
          </w:p>
        </w:tc>
        <w:tc>
          <w:tcPr>
            <w:tcW w:w="990" w:type="dxa"/>
          </w:tcPr>
          <w:p w:rsidR="00287CCB" w:rsidRDefault="00287CCB">
            <w:pPr>
              <w:jc w:val="center"/>
            </w:pPr>
            <w:r>
              <w:t>9/27/04</w:t>
            </w:r>
          </w:p>
        </w:tc>
        <w:tc>
          <w:tcPr>
            <w:tcW w:w="1170" w:type="dxa"/>
          </w:tcPr>
          <w:p w:rsidR="00287CCB" w:rsidRDefault="00287CCB">
            <w:pPr>
              <w:jc w:val="center"/>
            </w:pPr>
            <w:r>
              <w:t>Kyle FitzGerald</w:t>
            </w:r>
          </w:p>
        </w:tc>
        <w:tc>
          <w:tcPr>
            <w:tcW w:w="4860" w:type="dxa"/>
          </w:tcPr>
          <w:p w:rsidR="00287CCB" w:rsidRDefault="00287CCB">
            <w:r>
              <w:t>Updated the description of the following CPIDs:</w:t>
            </w:r>
          </w:p>
          <w:p w:rsidR="00F26143" w:rsidRDefault="00287CCB" w:rsidP="00F26143">
            <w:pPr>
              <w:numPr>
                <w:ilvl w:val="0"/>
                <w:numId w:val="25"/>
              </w:numPr>
            </w:pPr>
            <w:r>
              <w:t>$30 – Add return codes for Vehicle Speed Low and Engine Speed Low</w:t>
            </w:r>
          </w:p>
          <w:p w:rsidR="00F26143" w:rsidRDefault="00287CCB" w:rsidP="00F26143">
            <w:pPr>
              <w:numPr>
                <w:ilvl w:val="0"/>
                <w:numId w:val="25"/>
              </w:numPr>
            </w:pPr>
            <w:r>
              <w:t>$34 – Remove “Reverse Clutch” from TCC/Reverse Clutch Solenoid Device Control description</w:t>
            </w:r>
          </w:p>
          <w:p w:rsidR="00F26143" w:rsidRDefault="00287CCB" w:rsidP="00F26143">
            <w:pPr>
              <w:numPr>
                <w:ilvl w:val="0"/>
                <w:numId w:val="25"/>
              </w:numPr>
            </w:pPr>
            <w:r>
              <w:t>$34 – Change Torque Converter Clutch to Transmission M2 Clutch in the TCC/Reverse Multiplex Solenoid Device Control description</w:t>
            </w:r>
          </w:p>
          <w:p w:rsidR="00F26143" w:rsidRDefault="00287CCB" w:rsidP="00F26143">
            <w:pPr>
              <w:numPr>
                <w:ilvl w:val="0"/>
                <w:numId w:val="25"/>
              </w:numPr>
            </w:pPr>
            <w:r>
              <w:t>$34 – Added M3 to the Transmission Clutch Multiplex Solenoid Device Control description</w:t>
            </w:r>
          </w:p>
          <w:p w:rsidR="00F26143" w:rsidRDefault="00287CCB" w:rsidP="00F26143">
            <w:pPr>
              <w:numPr>
                <w:ilvl w:val="0"/>
                <w:numId w:val="25"/>
              </w:numPr>
            </w:pPr>
            <w:r>
              <w:t>$38 – Remove “Reverse Clutch” from TCC/Reverse Clutch Pressure Device Control description</w:t>
            </w:r>
          </w:p>
        </w:tc>
        <w:tc>
          <w:tcPr>
            <w:tcW w:w="1440" w:type="dxa"/>
          </w:tcPr>
          <w:p w:rsidR="00287CCB" w:rsidRDefault="00287CCB">
            <w:r>
              <w:t>E24332-AI01</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9/7/04</w:t>
            </w:r>
          </w:p>
        </w:tc>
        <w:tc>
          <w:tcPr>
            <w:tcW w:w="1170" w:type="dxa"/>
          </w:tcPr>
          <w:p w:rsidR="00287CCB" w:rsidRDefault="00287CCB">
            <w:pPr>
              <w:jc w:val="center"/>
            </w:pPr>
            <w:r>
              <w:t>Kyle FitzGerald</w:t>
            </w:r>
          </w:p>
        </w:tc>
        <w:tc>
          <w:tcPr>
            <w:tcW w:w="4860" w:type="dxa"/>
          </w:tcPr>
          <w:p w:rsidR="00287CCB" w:rsidRDefault="00287CCB">
            <w:r>
              <w:t>Updated the description of the following DID:</w:t>
            </w:r>
          </w:p>
          <w:p w:rsidR="00F26143" w:rsidRDefault="00287CCB" w:rsidP="00F26143">
            <w:pPr>
              <w:numPr>
                <w:ilvl w:val="0"/>
                <w:numId w:val="25"/>
              </w:numPr>
            </w:pPr>
            <w:r>
              <w:t>$49 – Torque Converter Learned Characteristics – Add signals</w:t>
            </w:r>
          </w:p>
        </w:tc>
        <w:tc>
          <w:tcPr>
            <w:tcW w:w="1440" w:type="dxa"/>
          </w:tcPr>
          <w:p w:rsidR="00287CCB" w:rsidRDefault="00287CCB">
            <w:r>
              <w:t>E24334-AI01</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9/7/04</w:t>
            </w:r>
          </w:p>
        </w:tc>
        <w:tc>
          <w:tcPr>
            <w:tcW w:w="1170" w:type="dxa"/>
          </w:tcPr>
          <w:p w:rsidR="00287CCB" w:rsidRDefault="00287CCB">
            <w:pPr>
              <w:jc w:val="center"/>
            </w:pPr>
            <w:r>
              <w:t>Kyle FitzGerald</w:t>
            </w:r>
          </w:p>
        </w:tc>
        <w:tc>
          <w:tcPr>
            <w:tcW w:w="4860" w:type="dxa"/>
          </w:tcPr>
          <w:p w:rsidR="00287CCB" w:rsidRDefault="00287CCB">
            <w:r>
              <w:t>Updated the description of the following PID:</w:t>
            </w:r>
          </w:p>
          <w:p w:rsidR="00F26143" w:rsidRDefault="00287CCB" w:rsidP="00F26143">
            <w:pPr>
              <w:numPr>
                <w:ilvl w:val="0"/>
                <w:numId w:val="25"/>
              </w:numPr>
            </w:pPr>
            <w:r>
              <w:t>$280F – Transmission Base Pattern – Add states $0C - $0F</w:t>
            </w:r>
          </w:p>
        </w:tc>
        <w:tc>
          <w:tcPr>
            <w:tcW w:w="1440" w:type="dxa"/>
          </w:tcPr>
          <w:p w:rsidR="00287CCB" w:rsidRDefault="00287CCB">
            <w:r>
              <w:t>E24058-AI02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$2824 – Transmission Cleaning Procedure Status</w:t>
            </w:r>
          </w:p>
          <w:p w:rsidR="00287CCB" w:rsidRDefault="00287CCB">
            <w:r>
              <w:t xml:space="preserve">Updated the description of the following CPID: </w:t>
            </w:r>
          </w:p>
          <w:p w:rsidR="00F26143" w:rsidRDefault="00287CCB" w:rsidP="00F26143">
            <w:pPr>
              <w:numPr>
                <w:ilvl w:val="0"/>
                <w:numId w:val="22"/>
              </w:numPr>
            </w:pPr>
            <w:r>
              <w:t>$30 – Add Transmission Cleaning Procedure Trigger – add new return code $2E06</w:t>
            </w:r>
          </w:p>
        </w:tc>
        <w:tc>
          <w:tcPr>
            <w:tcW w:w="1440" w:type="dxa"/>
          </w:tcPr>
          <w:p w:rsidR="00287CCB" w:rsidRDefault="00287CCB">
            <w:r>
              <w:t>E23841-AI02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$30 – Transmission Fast Learn Trigger – separate into service and in-plant modes – update return codes</w:t>
            </w:r>
          </w:p>
          <w:p w:rsidR="00287CCB" w:rsidRDefault="00287CCB">
            <w:r>
              <w:t>Updated the description of the following PID:</w:t>
            </w:r>
          </w:p>
          <w:p w:rsidR="00F26143" w:rsidRDefault="00287CCB" w:rsidP="00F26143">
            <w:pPr>
              <w:numPr>
                <w:ilvl w:val="0"/>
                <w:numId w:val="5"/>
              </w:numPr>
              <w:tabs>
                <w:tab w:val="clear" w:pos="720"/>
                <w:tab w:val="num" w:pos="342"/>
              </w:tabs>
              <w:ind w:left="360"/>
            </w:pPr>
            <w:r>
              <w:t>$2823 - Service Fast Learn Status – redefined states</w:t>
            </w:r>
          </w:p>
        </w:tc>
        <w:tc>
          <w:tcPr>
            <w:tcW w:w="1440" w:type="dxa"/>
          </w:tcPr>
          <w:p w:rsidR="00287CCB" w:rsidRDefault="00287CCB">
            <w:r>
              <w:t>E23799-AI01</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PIDs: </w:t>
            </w:r>
          </w:p>
          <w:p w:rsidR="00F26143" w:rsidRDefault="00287CCB" w:rsidP="00F26143">
            <w:pPr>
              <w:numPr>
                <w:ilvl w:val="0"/>
                <w:numId w:val="5"/>
              </w:numPr>
              <w:tabs>
                <w:tab w:val="clear" w:pos="720"/>
                <w:tab w:val="num" w:pos="342"/>
              </w:tabs>
              <w:ind w:left="360"/>
            </w:pPr>
            <w:r>
              <w:t>$1157 – Brake Booster Vacuum Pressure A/D – change the Ring from BTRR to BBVR</w:t>
            </w:r>
          </w:p>
          <w:p w:rsidR="00F26143" w:rsidRDefault="00287CCB" w:rsidP="00F26143">
            <w:pPr>
              <w:numPr>
                <w:ilvl w:val="0"/>
                <w:numId w:val="5"/>
              </w:numPr>
              <w:tabs>
                <w:tab w:val="clear" w:pos="720"/>
                <w:tab w:val="num" w:pos="342"/>
              </w:tabs>
              <w:ind w:left="360"/>
            </w:pPr>
            <w:r>
              <w:t>$150D – Brake Booster Vacuum Pressure – change the Ring from BTRR to BBVR</w:t>
            </w:r>
          </w:p>
        </w:tc>
        <w:tc>
          <w:tcPr>
            <w:tcW w:w="1440" w:type="dxa"/>
          </w:tcPr>
          <w:p w:rsidR="00287CCB" w:rsidRDefault="00287CCB">
            <w:r>
              <w:t>E20027-AI02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7/20/04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5"/>
              </w:numPr>
              <w:tabs>
                <w:tab w:val="clear" w:pos="720"/>
                <w:tab w:val="num" w:pos="342"/>
              </w:tabs>
              <w:ind w:left="360"/>
            </w:pPr>
            <w:r>
              <w:t>$1130 – Power Mode / Starter Status, – change the description of the Crank Active signal to include Serial Data status</w:t>
            </w:r>
          </w:p>
        </w:tc>
        <w:tc>
          <w:tcPr>
            <w:tcW w:w="1440" w:type="dxa"/>
          </w:tcPr>
          <w:p w:rsidR="00287CCB" w:rsidRDefault="00287CCB">
            <w:r>
              <w:t>E23978-AI01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DIDs: </w:t>
            </w:r>
          </w:p>
          <w:p w:rsidR="00F26143" w:rsidRDefault="00287CCB" w:rsidP="00F26143">
            <w:pPr>
              <w:numPr>
                <w:ilvl w:val="0"/>
                <w:numId w:val="5"/>
              </w:numPr>
              <w:tabs>
                <w:tab w:val="clear" w:pos="720"/>
                <w:tab w:val="num" w:pos="342"/>
              </w:tabs>
              <w:ind w:left="360"/>
            </w:pPr>
            <w:r>
              <w:t>$4A - $4E – Clutch 1- 5 Pressure Learned Characteristics, – add Final Test Clutch Full Feed Fill Pressure</w:t>
            </w:r>
          </w:p>
        </w:tc>
        <w:tc>
          <w:tcPr>
            <w:tcW w:w="1440" w:type="dxa"/>
          </w:tcPr>
          <w:p w:rsidR="00287CCB" w:rsidRDefault="00287CCB">
            <w:r>
              <w:t>E23130-AI01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DIDs: </w:t>
            </w:r>
          </w:p>
          <w:p w:rsidR="00F26143" w:rsidRDefault="00287CCB" w:rsidP="00F26143">
            <w:pPr>
              <w:numPr>
                <w:ilvl w:val="0"/>
                <w:numId w:val="5"/>
              </w:numPr>
              <w:tabs>
                <w:tab w:val="clear" w:pos="720"/>
                <w:tab w:val="num" w:pos="342"/>
              </w:tabs>
              <w:ind w:left="360"/>
            </w:pPr>
            <w:r>
              <w:t>$4A - $4E – Clutch 1- 5 Pressure Learned Characteristics, – change units on Final Test Clutch Pressure Gains and Offsets</w:t>
            </w:r>
          </w:p>
        </w:tc>
        <w:tc>
          <w:tcPr>
            <w:tcW w:w="1440" w:type="dxa"/>
          </w:tcPr>
          <w:p w:rsidR="00287CCB" w:rsidRDefault="00287CCB">
            <w:r>
              <w:t>E23818-AI01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$34 – Transmission Clutch Solenoids, Torque Converter Clutch / Reverse Clutch Solenoid, Transmission Clutch Multiplex Solenoid and Torque Converter Clutch / Reverse Multiplex Solenoid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lastRenderedPageBreak/>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$38 – Torque Converter Clutch / Reverse Clutch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$3A – Transmission Clutch 1 / 2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$3B – Transmission Clutch 3 / 4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5"/>
              </w:numPr>
              <w:tabs>
                <w:tab w:val="clear" w:pos="720"/>
                <w:tab w:val="num" w:pos="342"/>
              </w:tabs>
              <w:ind w:left="360"/>
            </w:pPr>
            <w:r>
              <w:t>$2026 - Reverse Inhibit System Status</w:t>
            </w:r>
          </w:p>
        </w:tc>
        <w:tc>
          <w:tcPr>
            <w:tcW w:w="1440" w:type="dxa"/>
          </w:tcPr>
          <w:p w:rsidR="00287CCB" w:rsidRDefault="00287CCB">
            <w:r>
              <w:t>E23456-AI01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5"/>
              </w:numPr>
              <w:tabs>
                <w:tab w:val="clear" w:pos="720"/>
                <w:tab w:val="num" w:pos="342"/>
              </w:tabs>
              <w:ind w:left="360"/>
            </w:pPr>
            <w:r>
              <w:t>$1413 - Reverse Inhibit Solenoid Control Circuit - Cover Reverse Enable and Reverse Inhibit applications and emphasize DTC P0801 should be tied to short to power</w:t>
            </w:r>
          </w:p>
        </w:tc>
        <w:tc>
          <w:tcPr>
            <w:tcW w:w="1440" w:type="dxa"/>
          </w:tcPr>
          <w:p w:rsidR="00287CCB" w:rsidRDefault="00287CCB">
            <w:r>
              <w:t>E23456-AI01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$20 – Reverse Inhibit Device Control – split device control description between Reverse Enable and Reverse Inhibit applications:</w:t>
            </w:r>
          </w:p>
          <w:p w:rsidR="00F26143" w:rsidRDefault="00287CCB" w:rsidP="00F26143">
            <w:pPr>
              <w:numPr>
                <w:ilvl w:val="0"/>
                <w:numId w:val="5"/>
              </w:numPr>
            </w:pPr>
            <w:r>
              <w:t xml:space="preserve">Reverse Enable = Reverse is inhibited with output de-energized </w:t>
            </w:r>
          </w:p>
          <w:p w:rsidR="00F26143" w:rsidRDefault="00287CCB" w:rsidP="00F26143">
            <w:pPr>
              <w:numPr>
                <w:ilvl w:val="0"/>
                <w:numId w:val="5"/>
              </w:numPr>
            </w:pPr>
            <w:r>
              <w:t>Reverse Inhibit = Reverse is inhibited with output energized.</w:t>
            </w:r>
          </w:p>
          <w:p w:rsidR="00F26143" w:rsidRDefault="00287CCB" w:rsidP="00F26143">
            <w:pPr>
              <w:numPr>
                <w:ilvl w:val="0"/>
                <w:numId w:val="22"/>
              </w:numPr>
            </w:pPr>
            <w:r>
              <w:t>$20 – Reverse Inhibit Device Control – Add device control limit exceeded description for applications where the Reverse Inhibit function is not present (use $0004).</w:t>
            </w:r>
          </w:p>
        </w:tc>
        <w:tc>
          <w:tcPr>
            <w:tcW w:w="1440" w:type="dxa"/>
          </w:tcPr>
          <w:p w:rsidR="00287CCB" w:rsidRDefault="00287CCB">
            <w:r>
              <w:t>E23456-AI01</w:t>
            </w:r>
          </w:p>
        </w:tc>
      </w:tr>
      <w:tr w:rsidR="00287CCB">
        <w:trPr>
          <w:cantSplit/>
          <w:jc w:val="center"/>
        </w:trPr>
        <w:tc>
          <w:tcPr>
            <w:tcW w:w="1260" w:type="dxa"/>
          </w:tcPr>
          <w:p w:rsidR="00287CCB" w:rsidRDefault="00287CCB">
            <w:r>
              <w:t>08.05.04.01</w:t>
            </w:r>
          </w:p>
        </w:tc>
        <w:tc>
          <w:tcPr>
            <w:tcW w:w="990" w:type="dxa"/>
          </w:tcPr>
          <w:p w:rsidR="00287CCB" w:rsidRDefault="00287CCB">
            <w:pPr>
              <w:jc w:val="center"/>
            </w:pPr>
            <w:r>
              <w:t>5/26/04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22"/>
              </w:numPr>
            </w:pPr>
            <w:r>
              <w:t>$18 – Canister Purge Device Control – Add Retrun Code $0F03 Active Status for Service and DVT</w:t>
            </w:r>
          </w:p>
          <w:p w:rsidR="00F26143" w:rsidRDefault="00287CCB" w:rsidP="00F26143">
            <w:pPr>
              <w:numPr>
                <w:ilvl w:val="0"/>
                <w:numId w:val="22"/>
              </w:numPr>
            </w:pPr>
            <w:r>
              <w:t>$18 – Canister Vent Device Control – Add Retrun Code $0F03 Active Status for Service and DVT</w:t>
            </w:r>
          </w:p>
        </w:tc>
        <w:tc>
          <w:tcPr>
            <w:tcW w:w="1440" w:type="dxa"/>
          </w:tcPr>
          <w:p w:rsidR="00287CCB" w:rsidRDefault="00287CCB"/>
        </w:tc>
      </w:tr>
      <w:tr w:rsidR="00287CCB">
        <w:trPr>
          <w:cantSplit/>
          <w:jc w:val="center"/>
        </w:trPr>
        <w:tc>
          <w:tcPr>
            <w:tcW w:w="1260" w:type="dxa"/>
          </w:tcPr>
          <w:p w:rsidR="00287CCB" w:rsidRDefault="00287CCB">
            <w:r>
              <w:t>08.05.04.00</w:t>
            </w:r>
          </w:p>
        </w:tc>
        <w:tc>
          <w:tcPr>
            <w:tcW w:w="990" w:type="dxa"/>
          </w:tcPr>
          <w:p w:rsidR="00287CCB" w:rsidRDefault="00287CCB">
            <w:pPr>
              <w:jc w:val="center"/>
            </w:pPr>
            <w:r>
              <w:t>5/25/04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$1517 – Removed the SAI Diagnostic Test Results Reported State</w:t>
            </w:r>
          </w:p>
        </w:tc>
        <w:tc>
          <w:tcPr>
            <w:tcW w:w="1440" w:type="dxa"/>
          </w:tcPr>
          <w:p w:rsidR="00287CCB" w:rsidRDefault="00287CCB">
            <w:r>
              <w:t>E23517-AI01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$2823 - Service Fast Learn Status</w:t>
            </w:r>
          </w:p>
          <w:p w:rsidR="00287CCB" w:rsidRDefault="00287CCB">
            <w:r>
              <w:t xml:space="preserve">Updated the description of the following CPID: </w:t>
            </w:r>
          </w:p>
          <w:p w:rsidR="00F26143" w:rsidRDefault="00287CCB" w:rsidP="00F26143">
            <w:pPr>
              <w:numPr>
                <w:ilvl w:val="0"/>
                <w:numId w:val="22"/>
              </w:numPr>
            </w:pPr>
            <w:r>
              <w:t>$30 – Add Transmission Fast Learn Trigger</w:t>
            </w:r>
          </w:p>
          <w:p w:rsidR="00287CCB" w:rsidRDefault="00287CCB">
            <w:r>
              <w:t xml:space="preserve">Updated the description of the following DIDs: </w:t>
            </w:r>
          </w:p>
          <w:p w:rsidR="00F26143" w:rsidRDefault="00287CCB" w:rsidP="00F26143">
            <w:pPr>
              <w:numPr>
                <w:ilvl w:val="0"/>
                <w:numId w:val="22"/>
              </w:numPr>
            </w:pPr>
            <w:r>
              <w:t>$4A – $4E – Add Service Fast Learn data to the End of Line test data</w:t>
            </w:r>
          </w:p>
        </w:tc>
        <w:tc>
          <w:tcPr>
            <w:tcW w:w="1440" w:type="dxa"/>
          </w:tcPr>
          <w:p w:rsidR="00287CCB" w:rsidRDefault="00287CCB">
            <w:r>
              <w:t>E22761-AI01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$2822 - TISS/TOSS Regulated Voltage Supply Status</w:t>
            </w:r>
          </w:p>
        </w:tc>
        <w:tc>
          <w:tcPr>
            <w:tcW w:w="1440" w:type="dxa"/>
          </w:tcPr>
          <w:p w:rsidR="00287CCB" w:rsidRDefault="00287CCB">
            <w:r>
              <w:t>E23283-AI01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Return Code</w:t>
            </w:r>
          </w:p>
          <w:p w:rsidR="00F26143" w:rsidRDefault="00287CCB" w:rsidP="00F26143">
            <w:pPr>
              <w:numPr>
                <w:ilvl w:val="0"/>
                <w:numId w:val="25"/>
              </w:numPr>
            </w:pPr>
            <w:r>
              <w:t>$0F03 - EVAP system test in progress</w:t>
            </w:r>
          </w:p>
          <w:p w:rsidR="00287CCB" w:rsidRDefault="00287CCB">
            <w:r>
              <w:t xml:space="preserve">Updated the description of the following CPID: </w:t>
            </w:r>
          </w:p>
          <w:p w:rsidR="00F26143" w:rsidRDefault="00287CCB" w:rsidP="00F26143">
            <w:pPr>
              <w:numPr>
                <w:ilvl w:val="0"/>
                <w:numId w:val="22"/>
              </w:numPr>
              <w:rPr>
                <w:lang w:val="it-IT"/>
              </w:rPr>
            </w:pPr>
            <w:r w:rsidRPr="00136E51">
              <w:rPr>
                <w:lang w:val="it-IT"/>
              </w:rPr>
              <w:t>$18 – Canister Purge Device Control – Add Retrun Code $0F03</w:t>
            </w:r>
          </w:p>
          <w:p w:rsidR="00F26143" w:rsidRDefault="00287CCB" w:rsidP="00F26143">
            <w:pPr>
              <w:numPr>
                <w:ilvl w:val="0"/>
                <w:numId w:val="22"/>
              </w:numPr>
            </w:pPr>
            <w:r>
              <w:t>$18 – Canister Vent Device Control – Add Retrun Code $0F03</w:t>
            </w:r>
          </w:p>
        </w:tc>
        <w:tc>
          <w:tcPr>
            <w:tcW w:w="1440" w:type="dxa"/>
          </w:tcPr>
          <w:p w:rsidR="00287CCB" w:rsidRDefault="00287CCB">
            <w:r>
              <w:t>E23343-AI01</w:t>
            </w:r>
          </w:p>
        </w:tc>
      </w:tr>
      <w:tr w:rsidR="00287CCB">
        <w:trPr>
          <w:cantSplit/>
          <w:jc w:val="center"/>
        </w:trPr>
        <w:tc>
          <w:tcPr>
            <w:tcW w:w="1260" w:type="dxa"/>
          </w:tcPr>
          <w:p w:rsidR="00287CCB" w:rsidRDefault="00287CCB">
            <w:r>
              <w:lastRenderedPageBreak/>
              <w:t>08.05.04.00</w:t>
            </w:r>
          </w:p>
        </w:tc>
        <w:tc>
          <w:tcPr>
            <w:tcW w:w="990" w:type="dxa"/>
          </w:tcPr>
          <w:p w:rsidR="00287CCB" w:rsidRDefault="00287CCB">
            <w:pPr>
              <w:jc w:val="center"/>
            </w:pPr>
            <w:r>
              <w:t>5/07/04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$0013 – Correct the ordering of  the PID Signals</w:t>
            </w:r>
          </w:p>
        </w:tc>
        <w:tc>
          <w:tcPr>
            <w:tcW w:w="1440" w:type="dxa"/>
          </w:tcPr>
          <w:p w:rsidR="00287CCB" w:rsidRDefault="00287CCB"/>
        </w:tc>
      </w:tr>
      <w:tr w:rsidR="00287CCB">
        <w:trPr>
          <w:cantSplit/>
          <w:jc w:val="center"/>
        </w:trPr>
        <w:tc>
          <w:tcPr>
            <w:tcW w:w="1260" w:type="dxa"/>
          </w:tcPr>
          <w:p w:rsidR="00287CCB" w:rsidRDefault="00287CCB">
            <w:r>
              <w:t>08.05.04.00</w:t>
            </w:r>
          </w:p>
        </w:tc>
        <w:tc>
          <w:tcPr>
            <w:tcW w:w="990" w:type="dxa"/>
          </w:tcPr>
          <w:p w:rsidR="00287CCB" w:rsidRDefault="00287CCB">
            <w:pPr>
              <w:jc w:val="center"/>
            </w:pPr>
            <w:r>
              <w:t>5/07/04</w:t>
            </w:r>
          </w:p>
        </w:tc>
        <w:tc>
          <w:tcPr>
            <w:tcW w:w="1170" w:type="dxa"/>
          </w:tcPr>
          <w:p w:rsidR="00287CCB" w:rsidRDefault="00287CCB">
            <w:pPr>
              <w:jc w:val="center"/>
            </w:pPr>
            <w:r>
              <w:t>Kyle FitzGerald</w:t>
            </w:r>
          </w:p>
        </w:tc>
        <w:tc>
          <w:tcPr>
            <w:tcW w:w="4860" w:type="dxa"/>
          </w:tcPr>
          <w:p w:rsidR="00287CCB" w:rsidRDefault="00287CCB">
            <w:r>
              <w:t xml:space="preserve">Eliminated support for the following PID: </w:t>
            </w:r>
          </w:p>
          <w:p w:rsidR="00F26143" w:rsidRDefault="00287CCB" w:rsidP="00F26143">
            <w:pPr>
              <w:numPr>
                <w:ilvl w:val="0"/>
                <w:numId w:val="22"/>
              </w:numPr>
            </w:pPr>
            <w:r>
              <w:t>$12F3 – Fuel Alcohol Content</w:t>
            </w:r>
          </w:p>
          <w:p w:rsidR="00287CCB" w:rsidRDefault="00287CCB">
            <w:r>
              <w:t xml:space="preserve">Updated the description of the following CPID: </w:t>
            </w:r>
          </w:p>
          <w:p w:rsidR="00F26143" w:rsidRDefault="00287CCB" w:rsidP="00F26143">
            <w:pPr>
              <w:numPr>
                <w:ilvl w:val="0"/>
                <w:numId w:val="22"/>
              </w:numPr>
            </w:pPr>
            <w:r>
              <w:t>$18 – Fuel Comp Learn Trigger changed to Fuel Comp Reset Trigger – update description</w:t>
            </w:r>
          </w:p>
          <w:p w:rsidR="00287CCB" w:rsidRDefault="00287CCB">
            <w:r>
              <w:t xml:space="preserve">Updated the description of the following PID: </w:t>
            </w:r>
          </w:p>
          <w:p w:rsidR="00F26143" w:rsidRDefault="00287CCB" w:rsidP="00F26143">
            <w:pPr>
              <w:numPr>
                <w:ilvl w:val="0"/>
                <w:numId w:val="26"/>
              </w:numPr>
            </w:pPr>
            <w:r>
              <w:t>$2025 – Eliminate reference to Fuel Comp Learn Device Control</w:t>
            </w:r>
          </w:p>
        </w:tc>
        <w:tc>
          <w:tcPr>
            <w:tcW w:w="1440" w:type="dxa"/>
          </w:tcPr>
          <w:p w:rsidR="00287CCB" w:rsidRDefault="00287CCB">
            <w:r>
              <w:t>E23560-AI01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22"/>
              </w:numPr>
            </w:pPr>
            <w:r>
              <w:t>$18 – Add description of Fuel Composition Learn Trigger Device Control</w:t>
            </w:r>
          </w:p>
          <w:p w:rsidR="00287CCB" w:rsidRDefault="00287CCB">
            <w:r>
              <w:t xml:space="preserve">Added support for the following PID: </w:t>
            </w:r>
          </w:p>
          <w:p w:rsidR="00F26143" w:rsidRDefault="00287CCB" w:rsidP="00F26143">
            <w:pPr>
              <w:numPr>
                <w:ilvl w:val="0"/>
                <w:numId w:val="22"/>
              </w:numPr>
            </w:pPr>
            <w:r>
              <w:t>$2025 – Fuel Composition Learn Status</w:t>
            </w:r>
          </w:p>
        </w:tc>
        <w:tc>
          <w:tcPr>
            <w:tcW w:w="1440" w:type="dxa"/>
          </w:tcPr>
          <w:p w:rsidR="00287CCB" w:rsidRDefault="00287CCB">
            <w:r>
              <w:t>E22455-AI01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Added support for the following PID: </w:t>
            </w:r>
          </w:p>
          <w:p w:rsidR="00F26143" w:rsidRDefault="00287CCB" w:rsidP="00F26143">
            <w:pPr>
              <w:numPr>
                <w:ilvl w:val="0"/>
                <w:numId w:val="22"/>
              </w:numPr>
            </w:pPr>
            <w:r>
              <w:t>$2024 – Buffered 5 Volt Supply Status</w:t>
            </w:r>
          </w:p>
        </w:tc>
        <w:tc>
          <w:tcPr>
            <w:tcW w:w="1440" w:type="dxa"/>
          </w:tcPr>
          <w:p w:rsidR="00287CCB" w:rsidRDefault="00287CCB">
            <w:r>
              <w:t>E21402-AI01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$2023 – Regulated Voltage Control Override Source</w:t>
            </w:r>
          </w:p>
        </w:tc>
        <w:tc>
          <w:tcPr>
            <w:tcW w:w="1440" w:type="dxa"/>
          </w:tcPr>
          <w:p w:rsidR="00287CCB" w:rsidRDefault="00287CCB">
            <w:r>
              <w:t>E21988-AI04</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Added support for the following PID: </w:t>
            </w:r>
          </w:p>
          <w:p w:rsidR="00F26143" w:rsidRDefault="00287CCB" w:rsidP="00F26143">
            <w:pPr>
              <w:numPr>
                <w:ilvl w:val="0"/>
                <w:numId w:val="22"/>
              </w:numPr>
            </w:pPr>
            <w:r>
              <w:t>$0052 – Alcohol Fuel Percentage</w:t>
            </w:r>
          </w:p>
        </w:tc>
        <w:tc>
          <w:tcPr>
            <w:tcW w:w="1440" w:type="dxa"/>
          </w:tcPr>
          <w:p w:rsidR="00287CCB" w:rsidRDefault="00287CCB">
            <w:r>
              <w:t>E22990-AI01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3/12/04</w:t>
            </w:r>
          </w:p>
        </w:tc>
        <w:tc>
          <w:tcPr>
            <w:tcW w:w="1170" w:type="dxa"/>
          </w:tcPr>
          <w:p w:rsidR="00287CCB" w:rsidRDefault="00287CCB">
            <w:pPr>
              <w:jc w:val="center"/>
            </w:pPr>
            <w:r>
              <w:t>Kyle FitzGerald</w:t>
            </w:r>
          </w:p>
        </w:tc>
        <w:tc>
          <w:tcPr>
            <w:tcW w:w="4860" w:type="dxa"/>
          </w:tcPr>
          <w:p w:rsidR="00287CCB" w:rsidRDefault="00287CCB">
            <w:r>
              <w:t xml:space="preserve">Eliminated support for the following unused (by Service or DVT) PIDs: </w:t>
            </w:r>
          </w:p>
          <w:p w:rsidR="00F26143" w:rsidRDefault="00287CCB" w:rsidP="00F26143">
            <w:pPr>
              <w:numPr>
                <w:ilvl w:val="0"/>
                <w:numId w:val="17"/>
              </w:numPr>
            </w:pPr>
            <w:r>
              <w:t xml:space="preserve">$19A0 – </w:t>
            </w:r>
            <w:r>
              <w:rPr>
                <w:noProof/>
              </w:rPr>
              <w:t>Transmission Upshift Delay Time</w:t>
            </w:r>
          </w:p>
          <w:p w:rsidR="00F26143" w:rsidRDefault="00287CCB" w:rsidP="00F26143">
            <w:pPr>
              <w:numPr>
                <w:ilvl w:val="0"/>
                <w:numId w:val="17"/>
              </w:numPr>
            </w:pPr>
            <w:r>
              <w:t xml:space="preserve">$19CC – </w:t>
            </w:r>
            <w:r>
              <w:rPr>
                <w:noProof/>
              </w:rPr>
              <w:t>Transmission Steady State Slip Counter</w:t>
            </w:r>
          </w:p>
          <w:p w:rsidR="00F26143" w:rsidRDefault="00287CCB" w:rsidP="00F26143">
            <w:pPr>
              <w:numPr>
                <w:ilvl w:val="0"/>
                <w:numId w:val="17"/>
              </w:numPr>
            </w:pPr>
            <w:r>
              <w:t xml:space="preserve">$19D0 – </w:t>
            </w:r>
            <w:r>
              <w:rPr>
                <w:noProof/>
              </w:rPr>
              <w:t>Transmission Steady State Pressure Mode</w:t>
            </w:r>
          </w:p>
          <w:p w:rsidR="00F26143" w:rsidRDefault="00287CCB" w:rsidP="00F26143">
            <w:pPr>
              <w:numPr>
                <w:ilvl w:val="0"/>
                <w:numId w:val="17"/>
              </w:numPr>
            </w:pPr>
            <w:r>
              <w:t xml:space="preserve">$1A13 – </w:t>
            </w:r>
            <w:r>
              <w:rPr>
                <w:noProof/>
              </w:rPr>
              <w:t>Torque Converter Clutch Mode</w:t>
            </w:r>
          </w:p>
          <w:p w:rsidR="00F26143" w:rsidRDefault="00287CCB" w:rsidP="00F26143">
            <w:pPr>
              <w:numPr>
                <w:ilvl w:val="0"/>
                <w:numId w:val="17"/>
              </w:numPr>
            </w:pPr>
            <w:r>
              <w:t xml:space="preserve">$1A16 – </w:t>
            </w:r>
            <w:r>
              <w:rPr>
                <w:noProof/>
              </w:rPr>
              <w:t>Torque Converter Clutch Base Operation Pressure</w:t>
            </w:r>
          </w:p>
          <w:p w:rsidR="00F26143" w:rsidRDefault="00287CCB" w:rsidP="00F26143">
            <w:pPr>
              <w:numPr>
                <w:ilvl w:val="0"/>
                <w:numId w:val="17"/>
              </w:numPr>
            </w:pPr>
            <w:r>
              <w:t xml:space="preserve">$1A19 – </w:t>
            </w:r>
            <w:r>
              <w:rPr>
                <w:noProof/>
              </w:rPr>
              <w:t>Transmission Engine Torque Reduction</w:t>
            </w:r>
          </w:p>
          <w:p w:rsidR="00F26143" w:rsidRDefault="00287CCB" w:rsidP="00F26143">
            <w:pPr>
              <w:numPr>
                <w:ilvl w:val="0"/>
                <w:numId w:val="17"/>
              </w:numPr>
            </w:pPr>
            <w:r>
              <w:t xml:space="preserve">$1A23 – </w:t>
            </w:r>
            <w:r>
              <w:rPr>
                <w:noProof/>
              </w:rPr>
              <w:t>Garage Shift Pulse Pressure</w:t>
            </w:r>
          </w:p>
          <w:p w:rsidR="00F26143" w:rsidRDefault="00287CCB" w:rsidP="00F26143">
            <w:pPr>
              <w:numPr>
                <w:ilvl w:val="0"/>
                <w:numId w:val="17"/>
              </w:numPr>
            </w:pPr>
            <w:r>
              <w:t xml:space="preserve">$1A24 – </w:t>
            </w:r>
            <w:r>
              <w:rPr>
                <w:noProof/>
              </w:rPr>
              <w:t>Garage Shift Pressure</w:t>
            </w:r>
          </w:p>
          <w:p w:rsidR="00F26143" w:rsidRDefault="00287CCB" w:rsidP="00F26143">
            <w:pPr>
              <w:numPr>
                <w:ilvl w:val="0"/>
                <w:numId w:val="17"/>
              </w:numPr>
            </w:pPr>
            <w:r>
              <w:t xml:space="preserve">$1A2A – </w:t>
            </w:r>
            <w:r>
              <w:rPr>
                <w:noProof/>
              </w:rPr>
              <w:t>Shift Torque</w:t>
            </w:r>
          </w:p>
          <w:p w:rsidR="00F26143" w:rsidRDefault="00287CCB" w:rsidP="00F26143">
            <w:pPr>
              <w:numPr>
                <w:ilvl w:val="0"/>
                <w:numId w:val="17"/>
              </w:numPr>
            </w:pPr>
            <w:r>
              <w:t xml:space="preserve">$1A2B – </w:t>
            </w:r>
            <w:r>
              <w:rPr>
                <w:noProof/>
              </w:rPr>
              <w:t>Gear Box Torque</w:t>
            </w:r>
          </w:p>
          <w:p w:rsidR="00F26143" w:rsidRDefault="00287CCB" w:rsidP="00F26143">
            <w:pPr>
              <w:numPr>
                <w:ilvl w:val="0"/>
                <w:numId w:val="17"/>
              </w:numPr>
            </w:pPr>
            <w:r>
              <w:t xml:space="preserve">$1A2C – </w:t>
            </w:r>
            <w:r>
              <w:rPr>
                <w:noProof/>
              </w:rPr>
              <w:t>Turbine Torque</w:t>
            </w:r>
          </w:p>
          <w:p w:rsidR="00F26143" w:rsidRDefault="00287CCB" w:rsidP="00F26143">
            <w:pPr>
              <w:numPr>
                <w:ilvl w:val="0"/>
                <w:numId w:val="17"/>
              </w:numPr>
            </w:pPr>
            <w:r>
              <w:t xml:space="preserve">$1A2E – </w:t>
            </w:r>
            <w:r>
              <w:rPr>
                <w:noProof/>
              </w:rPr>
              <w:t>Transmission Line Pressure</w:t>
            </w:r>
          </w:p>
          <w:p w:rsidR="00F26143" w:rsidRDefault="00287CCB" w:rsidP="00F26143">
            <w:pPr>
              <w:numPr>
                <w:ilvl w:val="0"/>
                <w:numId w:val="17"/>
              </w:numPr>
            </w:pPr>
            <w:r>
              <w:t xml:space="preserve">$1A2F – </w:t>
            </w:r>
            <w:r>
              <w:rPr>
                <w:noProof/>
              </w:rPr>
              <w:t>Transmission Upshift Pressure Adapt Cell Value</w:t>
            </w:r>
          </w:p>
          <w:p w:rsidR="00F26143" w:rsidRDefault="00287CCB" w:rsidP="00F26143">
            <w:pPr>
              <w:numPr>
                <w:ilvl w:val="0"/>
                <w:numId w:val="17"/>
              </w:numPr>
            </w:pPr>
            <w:r>
              <w:t xml:space="preserve">$1A30 – </w:t>
            </w:r>
            <w:r>
              <w:rPr>
                <w:noProof/>
              </w:rPr>
              <w:t>Transmission Steady State Pressure Adapt Cell Value</w:t>
            </w:r>
          </w:p>
          <w:p w:rsidR="00F26143" w:rsidRDefault="00287CCB" w:rsidP="00F26143">
            <w:pPr>
              <w:numPr>
                <w:ilvl w:val="0"/>
                <w:numId w:val="17"/>
              </w:numPr>
            </w:pPr>
            <w:r>
              <w:t xml:space="preserve">$1A31 – </w:t>
            </w:r>
            <w:r>
              <w:rPr>
                <w:noProof/>
              </w:rPr>
              <w:t>Torque Converter Clutch On Ramp Pressure</w:t>
            </w:r>
          </w:p>
          <w:p w:rsidR="00F26143" w:rsidRDefault="00287CCB" w:rsidP="00F26143">
            <w:pPr>
              <w:numPr>
                <w:ilvl w:val="0"/>
                <w:numId w:val="17"/>
              </w:numPr>
            </w:pPr>
            <w:r>
              <w:t xml:space="preserve">$1A33 – </w:t>
            </w:r>
            <w:r>
              <w:rPr>
                <w:noProof/>
              </w:rPr>
              <w:t>Garage Shift Pulse Time</w:t>
            </w:r>
          </w:p>
          <w:p w:rsidR="00F26143" w:rsidRDefault="00287CCB" w:rsidP="00F26143">
            <w:pPr>
              <w:numPr>
                <w:ilvl w:val="0"/>
                <w:numId w:val="17"/>
              </w:numPr>
            </w:pPr>
            <w:r>
              <w:t xml:space="preserve">$1A34 – </w:t>
            </w:r>
            <w:r>
              <w:rPr>
                <w:noProof/>
              </w:rPr>
              <w:t>Garage Shift Delay Time</w:t>
            </w:r>
          </w:p>
          <w:p w:rsidR="00F26143" w:rsidRDefault="00287CCB" w:rsidP="00F26143">
            <w:pPr>
              <w:numPr>
                <w:ilvl w:val="0"/>
                <w:numId w:val="17"/>
              </w:numPr>
            </w:pPr>
            <w:r>
              <w:t xml:space="preserve">$1A35 – </w:t>
            </w:r>
            <w:r>
              <w:rPr>
                <w:noProof/>
              </w:rPr>
              <w:t>Torque Converter Clutch Capacity</w:t>
            </w:r>
          </w:p>
          <w:p w:rsidR="00F26143" w:rsidRDefault="00287CCB" w:rsidP="00F26143">
            <w:pPr>
              <w:numPr>
                <w:ilvl w:val="0"/>
                <w:numId w:val="17"/>
              </w:numPr>
            </w:pPr>
            <w:r>
              <w:t xml:space="preserve">$1A36 – </w:t>
            </w:r>
            <w:r>
              <w:rPr>
                <w:noProof/>
              </w:rPr>
              <w:t>Throttle Position at Start of 1-2 Upshift</w:t>
            </w:r>
          </w:p>
          <w:p w:rsidR="00F26143" w:rsidRDefault="00287CCB" w:rsidP="00F26143">
            <w:pPr>
              <w:numPr>
                <w:ilvl w:val="0"/>
                <w:numId w:val="17"/>
              </w:numPr>
            </w:pPr>
            <w:r>
              <w:t xml:space="preserve">$1A37 – </w:t>
            </w:r>
            <w:r>
              <w:rPr>
                <w:noProof/>
              </w:rPr>
              <w:t>Throttle Position at Start of 2-3 Upshift</w:t>
            </w:r>
          </w:p>
          <w:p w:rsidR="00F26143" w:rsidRDefault="00287CCB" w:rsidP="00F26143">
            <w:pPr>
              <w:numPr>
                <w:ilvl w:val="0"/>
                <w:numId w:val="24"/>
              </w:numPr>
            </w:pPr>
            <w:r>
              <w:t xml:space="preserve">$1A38 – </w:t>
            </w:r>
            <w:r>
              <w:rPr>
                <w:noProof/>
              </w:rPr>
              <w:t>Throttle Position at Start of 3-4 Upshift</w:t>
            </w:r>
          </w:p>
          <w:p w:rsidR="00F26143" w:rsidRDefault="00287CCB" w:rsidP="00F26143">
            <w:pPr>
              <w:numPr>
                <w:ilvl w:val="0"/>
                <w:numId w:val="17"/>
              </w:numPr>
            </w:pPr>
            <w:r>
              <w:t xml:space="preserve">$1A39 – </w:t>
            </w:r>
            <w:r>
              <w:rPr>
                <w:noProof/>
              </w:rPr>
              <w:t>Transmission Line Pressure Source</w:t>
            </w:r>
          </w:p>
          <w:p w:rsidR="00F26143" w:rsidRDefault="00287CCB" w:rsidP="00F26143">
            <w:pPr>
              <w:numPr>
                <w:ilvl w:val="0"/>
                <w:numId w:val="17"/>
              </w:numPr>
            </w:pPr>
            <w:r>
              <w:t xml:space="preserve">$1A3B – </w:t>
            </w:r>
            <w:r>
              <w:rPr>
                <w:noProof/>
              </w:rPr>
              <w:t>Throttle Position at Start of 4-5 Upshift</w:t>
            </w:r>
          </w:p>
          <w:p w:rsidR="00F26143" w:rsidRDefault="00287CCB" w:rsidP="00F26143">
            <w:pPr>
              <w:numPr>
                <w:ilvl w:val="0"/>
                <w:numId w:val="17"/>
              </w:numPr>
            </w:pPr>
            <w:r>
              <w:t xml:space="preserve">$1A7B – </w:t>
            </w:r>
            <w:r>
              <w:rPr>
                <w:noProof/>
              </w:rPr>
              <w:t>Transmission Engine Torque Request</w:t>
            </w:r>
          </w:p>
        </w:tc>
        <w:tc>
          <w:tcPr>
            <w:tcW w:w="1440" w:type="dxa"/>
          </w:tcPr>
          <w:p w:rsidR="00287CCB" w:rsidRDefault="00287CCB">
            <w:r>
              <w:t>E22864-AI01</w:t>
            </w:r>
          </w:p>
        </w:tc>
      </w:tr>
      <w:tr w:rsidR="00287CCB">
        <w:trPr>
          <w:cantSplit/>
          <w:jc w:val="center"/>
        </w:trPr>
        <w:tc>
          <w:tcPr>
            <w:tcW w:w="1260" w:type="dxa"/>
          </w:tcPr>
          <w:p w:rsidR="00287CCB" w:rsidRDefault="00287CCB">
            <w:r>
              <w:lastRenderedPageBreak/>
              <w:t>08.05.01.00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PIDs: </w:t>
            </w:r>
          </w:p>
          <w:p w:rsidR="00F26143" w:rsidRDefault="00287CCB" w:rsidP="00F26143">
            <w:pPr>
              <w:numPr>
                <w:ilvl w:val="0"/>
                <w:numId w:val="24"/>
              </w:numPr>
            </w:pPr>
            <w:r>
              <w:t>$281E – Changed Ring Owner to RSSR</w:t>
            </w:r>
          </w:p>
          <w:p w:rsidR="00F26143" w:rsidRDefault="00287CCB" w:rsidP="00F26143">
            <w:pPr>
              <w:numPr>
                <w:ilvl w:val="0"/>
                <w:numId w:val="24"/>
              </w:numPr>
            </w:pPr>
            <w:r>
              <w:t>$281F – Changed Ring Owner to RSSR</w:t>
            </w:r>
          </w:p>
        </w:tc>
        <w:tc>
          <w:tcPr>
            <w:tcW w:w="1440" w:type="dxa"/>
          </w:tcPr>
          <w:p w:rsidR="00287CCB" w:rsidRDefault="00287CCB">
            <w:r>
              <w:t>E22774-AI01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PID: </w:t>
            </w:r>
          </w:p>
          <w:p w:rsidR="00F26143" w:rsidRDefault="00287CCB" w:rsidP="00F26143">
            <w:pPr>
              <w:numPr>
                <w:ilvl w:val="0"/>
                <w:numId w:val="23"/>
              </w:numPr>
            </w:pPr>
            <w:r>
              <w:t>$2023 – Regulated Voltage Control Override Source</w:t>
            </w:r>
          </w:p>
        </w:tc>
        <w:tc>
          <w:tcPr>
            <w:tcW w:w="1440" w:type="dxa"/>
          </w:tcPr>
          <w:p w:rsidR="00287CCB" w:rsidRDefault="00287CCB">
            <w:r>
              <w:t>E21988-AI01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PID: </w:t>
            </w:r>
          </w:p>
          <w:p w:rsidR="00F26143" w:rsidRDefault="00287CCB" w:rsidP="00F26143">
            <w:pPr>
              <w:numPr>
                <w:ilvl w:val="0"/>
                <w:numId w:val="22"/>
              </w:numPr>
            </w:pPr>
            <w:r>
              <w:t>$2022 – Traction Control System Requested Torque Control Mode</w:t>
            </w:r>
          </w:p>
        </w:tc>
        <w:tc>
          <w:tcPr>
            <w:tcW w:w="1440" w:type="dxa"/>
          </w:tcPr>
          <w:p w:rsidR="00287CCB" w:rsidRDefault="00287CCB">
            <w:r>
              <w:t>E21291-AI06</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1/23/04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$1A8E – All Wheel Drive System Status – to add PTO Torque Management Active Status</w:t>
            </w:r>
          </w:p>
        </w:tc>
        <w:tc>
          <w:tcPr>
            <w:tcW w:w="1440" w:type="dxa"/>
          </w:tcPr>
          <w:p w:rsidR="00287CCB" w:rsidRDefault="00287CCB">
            <w:r>
              <w:t>E22589-AI01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$1A8E – All Wheel Drive System Status – to swap Byte 0 and Byte 1 contents to match implementation</w:t>
            </w:r>
          </w:p>
          <w:p w:rsidR="00F26143" w:rsidRDefault="00287CCB" w:rsidP="00F26143">
            <w:pPr>
              <w:numPr>
                <w:ilvl w:val="0"/>
                <w:numId w:val="22"/>
              </w:numPr>
            </w:pPr>
            <w:r>
              <w:t>$1A8E - Added description of Open and Short Faults detected</w:t>
            </w:r>
          </w:p>
        </w:tc>
        <w:tc>
          <w:tcPr>
            <w:tcW w:w="1440" w:type="dxa"/>
          </w:tcPr>
          <w:p w:rsidR="00287CCB" w:rsidRDefault="00287CCB">
            <w:r>
              <w:t>E22600-AI01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$1A1F – Transmission Clutch Slip – to adjust the Data Type and Range to match the software implementation</w:t>
            </w:r>
          </w:p>
        </w:tc>
        <w:tc>
          <w:tcPr>
            <w:tcW w:w="1440" w:type="dxa"/>
          </w:tcPr>
          <w:p w:rsidR="00287CCB" w:rsidRDefault="00287CCB">
            <w:r>
              <w:t>E22298-AI01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CPIDs: </w:t>
            </w:r>
          </w:p>
          <w:p w:rsidR="00F26143" w:rsidRDefault="00287CCB" w:rsidP="00F26143">
            <w:pPr>
              <w:numPr>
                <w:ilvl w:val="0"/>
                <w:numId w:val="21"/>
              </w:numPr>
            </w:pPr>
            <w:r>
              <w:t xml:space="preserve">$1C – Add return code $0601 to Secondary Air Injection Diagnostic Service Bay Test Trigger Device Control </w:t>
            </w:r>
          </w:p>
        </w:tc>
        <w:tc>
          <w:tcPr>
            <w:tcW w:w="1440" w:type="dxa"/>
          </w:tcPr>
          <w:p w:rsidR="00287CCB" w:rsidRDefault="00287CCB">
            <w:r>
              <w:t>E22405-AI01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12/15/03</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CPIDs: </w:t>
            </w:r>
          </w:p>
          <w:p w:rsidR="00F26143" w:rsidRDefault="00287CCB" w:rsidP="00F26143">
            <w:pPr>
              <w:numPr>
                <w:ilvl w:val="0"/>
                <w:numId w:val="20"/>
              </w:numPr>
            </w:pPr>
            <w:r>
              <w:t xml:space="preserve">$34 – Add missing return codes </w:t>
            </w:r>
          </w:p>
          <w:p w:rsidR="00F26143" w:rsidRDefault="00287CCB" w:rsidP="00F26143">
            <w:pPr>
              <w:numPr>
                <w:ilvl w:val="0"/>
                <w:numId w:val="20"/>
              </w:numPr>
            </w:pPr>
            <w:r>
              <w:t>$38 – Add missing return codes</w:t>
            </w:r>
          </w:p>
          <w:p w:rsidR="00F26143" w:rsidRDefault="00287CCB" w:rsidP="00F26143">
            <w:pPr>
              <w:numPr>
                <w:ilvl w:val="0"/>
                <w:numId w:val="20"/>
              </w:numPr>
            </w:pPr>
            <w:r>
              <w:t>$3A – Add missing return codes</w:t>
            </w:r>
          </w:p>
          <w:p w:rsidR="00F26143" w:rsidRDefault="00287CCB" w:rsidP="00F26143">
            <w:pPr>
              <w:numPr>
                <w:ilvl w:val="0"/>
                <w:numId w:val="20"/>
              </w:numPr>
            </w:pPr>
            <w:r>
              <w:t>$3B – Add missing return codes</w:t>
            </w:r>
          </w:p>
        </w:tc>
        <w:tc>
          <w:tcPr>
            <w:tcW w:w="1440" w:type="dxa"/>
          </w:tcPr>
          <w:p w:rsidR="00287CCB" w:rsidRDefault="00287CCB">
            <w:r>
              <w:t>N/A</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12/12/03</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DID: </w:t>
            </w:r>
          </w:p>
          <w:p w:rsidR="00F26143" w:rsidRDefault="00287CCB" w:rsidP="00F26143">
            <w:pPr>
              <w:numPr>
                <w:ilvl w:val="0"/>
                <w:numId w:val="20"/>
              </w:numPr>
            </w:pPr>
            <w:r>
              <w:t xml:space="preserve">$B0 – ECU Diagnostic Address </w:t>
            </w:r>
          </w:p>
        </w:tc>
        <w:tc>
          <w:tcPr>
            <w:tcW w:w="1440" w:type="dxa"/>
          </w:tcPr>
          <w:p w:rsidR="00287CCB" w:rsidRDefault="00287CCB">
            <w:r>
              <w:t>N/A</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12/9/03</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15"/>
              </w:numPr>
            </w:pPr>
            <w:r>
              <w:t>$1130 – Power Mode/Starter Status – to add Automatic Transmission Park/Neutral Input Active</w:t>
            </w:r>
          </w:p>
        </w:tc>
        <w:tc>
          <w:tcPr>
            <w:tcW w:w="1440" w:type="dxa"/>
          </w:tcPr>
          <w:p w:rsidR="00287CCB" w:rsidRDefault="00287CCB">
            <w:r>
              <w:t>E22368-AI01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support for the following PID:</w:t>
            </w:r>
          </w:p>
          <w:p w:rsidR="00F26143" w:rsidRDefault="00287CCB" w:rsidP="00F26143">
            <w:pPr>
              <w:numPr>
                <w:ilvl w:val="0"/>
                <w:numId w:val="16"/>
              </w:numPr>
            </w:pPr>
            <w:r>
              <w:t>$2021 – Powertrain Induced Chassis Pitch</w:t>
            </w:r>
          </w:p>
        </w:tc>
        <w:tc>
          <w:tcPr>
            <w:tcW w:w="1440" w:type="dxa"/>
          </w:tcPr>
          <w:p w:rsidR="00287CCB" w:rsidRDefault="00287CCB">
            <w:r>
              <w:t>E22369-AI01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Eliminated support for the following unused (by Service or DVT) Device Control Timer PIDs:</w:t>
            </w:r>
          </w:p>
          <w:p w:rsidR="00F26143" w:rsidRDefault="00287CCB" w:rsidP="00F26143">
            <w:pPr>
              <w:numPr>
                <w:ilvl w:val="0"/>
                <w:numId w:val="17"/>
              </w:numPr>
            </w:pPr>
            <w:r>
              <w:t>$13E5 – Spark Retard</w:t>
            </w:r>
          </w:p>
          <w:p w:rsidR="00F26143" w:rsidRDefault="00287CCB" w:rsidP="00F26143">
            <w:pPr>
              <w:numPr>
                <w:ilvl w:val="0"/>
                <w:numId w:val="17"/>
              </w:numPr>
            </w:pPr>
            <w:r>
              <w:t>$13E6 – Secondary AIR Injection System</w:t>
            </w:r>
          </w:p>
          <w:p w:rsidR="00F26143" w:rsidRDefault="00287CCB" w:rsidP="00F26143">
            <w:pPr>
              <w:numPr>
                <w:ilvl w:val="0"/>
                <w:numId w:val="17"/>
              </w:numPr>
            </w:pPr>
            <w:r>
              <w:t>$13E7 – Fuel Injector Disable</w:t>
            </w:r>
          </w:p>
          <w:p w:rsidR="00F26143" w:rsidRDefault="00287CCB" w:rsidP="00F26143">
            <w:pPr>
              <w:numPr>
                <w:ilvl w:val="0"/>
                <w:numId w:val="17"/>
              </w:numPr>
            </w:pPr>
            <w:r>
              <w:t>$13E8 – Exhaust Gas Recirculation</w:t>
            </w:r>
          </w:p>
          <w:p w:rsidR="00F26143" w:rsidRDefault="00287CCB" w:rsidP="00F26143">
            <w:pPr>
              <w:numPr>
                <w:ilvl w:val="0"/>
                <w:numId w:val="17"/>
              </w:numPr>
            </w:pPr>
            <w:r>
              <w:t xml:space="preserve">$1699 – </w:t>
            </w:r>
            <w:smartTag w:uri="urn:schemas-microsoft-com:office:smarttags" w:element="place">
              <w:r>
                <w:t>Cam</w:t>
              </w:r>
            </w:smartTag>
            <w:r>
              <w:t xml:space="preserve"> Phase</w:t>
            </w:r>
          </w:p>
        </w:tc>
        <w:tc>
          <w:tcPr>
            <w:tcW w:w="1440" w:type="dxa"/>
          </w:tcPr>
          <w:p w:rsidR="00287CCB" w:rsidRDefault="00287CCB">
            <w:r>
              <w:t>E22370-AI01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support for the following PIDs:</w:t>
            </w:r>
          </w:p>
          <w:p w:rsidR="00F26143" w:rsidRDefault="00287CCB" w:rsidP="00F26143">
            <w:pPr>
              <w:numPr>
                <w:ilvl w:val="0"/>
                <w:numId w:val="18"/>
              </w:numPr>
            </w:pPr>
            <w:r>
              <w:t>$2820 – Transmission Primary Oncoming Clutch</w:t>
            </w:r>
          </w:p>
          <w:p w:rsidR="00F26143" w:rsidRDefault="00287CCB" w:rsidP="00F26143">
            <w:pPr>
              <w:numPr>
                <w:ilvl w:val="0"/>
                <w:numId w:val="18"/>
              </w:numPr>
            </w:pPr>
            <w:r>
              <w:t>$2821 – Transmission Full Feed Fill Pressure</w:t>
            </w:r>
          </w:p>
        </w:tc>
        <w:tc>
          <w:tcPr>
            <w:tcW w:w="1440" w:type="dxa"/>
          </w:tcPr>
          <w:p w:rsidR="00287CCB" w:rsidRDefault="00287CCB">
            <w:r>
              <w:t>E22282-AI01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Updated the description of the following DID: </w:t>
            </w:r>
          </w:p>
          <w:p w:rsidR="00F26143" w:rsidRDefault="00287CCB" w:rsidP="00F26143">
            <w:pPr>
              <w:numPr>
                <w:ilvl w:val="0"/>
                <w:numId w:val="19"/>
              </w:numPr>
            </w:pPr>
            <w:r>
              <w:t>$57 – Transmission D-R Shift Adaptive Shift Data – to remove Transmission Full Feed Fill Pressure</w:t>
            </w:r>
          </w:p>
        </w:tc>
        <w:tc>
          <w:tcPr>
            <w:tcW w:w="1440" w:type="dxa"/>
          </w:tcPr>
          <w:p w:rsidR="00287CCB" w:rsidRDefault="00287CCB">
            <w:r>
              <w:t>E22282-AI01</w:t>
            </w:r>
          </w:p>
        </w:tc>
      </w:tr>
      <w:tr w:rsidR="00287CCB">
        <w:trPr>
          <w:cantSplit/>
          <w:jc w:val="center"/>
        </w:trPr>
        <w:tc>
          <w:tcPr>
            <w:tcW w:w="1260" w:type="dxa"/>
          </w:tcPr>
          <w:p w:rsidR="00287CCB" w:rsidRDefault="00287CCB">
            <w:r>
              <w:t>08.05.00.00</w:t>
            </w:r>
          </w:p>
        </w:tc>
        <w:tc>
          <w:tcPr>
            <w:tcW w:w="990" w:type="dxa"/>
          </w:tcPr>
          <w:p w:rsidR="00287CCB" w:rsidRDefault="00287CCB">
            <w:pPr>
              <w:jc w:val="center"/>
            </w:pPr>
            <w:r>
              <w:t>11/18/03</w:t>
            </w:r>
          </w:p>
        </w:tc>
        <w:tc>
          <w:tcPr>
            <w:tcW w:w="1170" w:type="dxa"/>
          </w:tcPr>
          <w:p w:rsidR="00287CCB" w:rsidRDefault="00287CCB">
            <w:pPr>
              <w:jc w:val="center"/>
            </w:pPr>
            <w:r>
              <w:t>Kyle FitzGerald</w:t>
            </w:r>
          </w:p>
        </w:tc>
        <w:tc>
          <w:tcPr>
            <w:tcW w:w="4860" w:type="dxa"/>
          </w:tcPr>
          <w:p w:rsidR="00287CCB" w:rsidRDefault="00287CCB">
            <w:r>
              <w:t xml:space="preserve">Added support for the following Legislated PID: </w:t>
            </w:r>
          </w:p>
          <w:p w:rsidR="00F26143" w:rsidRDefault="00287CCB" w:rsidP="00F26143">
            <w:pPr>
              <w:numPr>
                <w:ilvl w:val="0"/>
                <w:numId w:val="15"/>
              </w:numPr>
            </w:pPr>
            <w:r>
              <w:t>$0046 – Ambient Air Temperature</w:t>
            </w:r>
          </w:p>
        </w:tc>
        <w:tc>
          <w:tcPr>
            <w:tcW w:w="1440" w:type="dxa"/>
          </w:tcPr>
          <w:p w:rsidR="00287CCB" w:rsidRDefault="00287CCB">
            <w:r>
              <w:t>E21805-AI01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$1653 – High Sided Coolant Rationality Temperature Difference</w:t>
            </w:r>
          </w:p>
        </w:tc>
        <w:tc>
          <w:tcPr>
            <w:tcW w:w="1440" w:type="dxa"/>
          </w:tcPr>
          <w:p w:rsidR="00287CCB" w:rsidRDefault="00287CCB">
            <w:r>
              <w:t>E21638-AI01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Updated the descriptions for the following PIDs:</w:t>
            </w:r>
          </w:p>
          <w:p w:rsidR="00F26143" w:rsidRDefault="00287CCB" w:rsidP="00F26143">
            <w:pPr>
              <w:numPr>
                <w:ilvl w:val="0"/>
                <w:numId w:val="14"/>
              </w:numPr>
            </w:pPr>
            <w:r>
              <w:t>$1131 – Fuel System Status</w:t>
            </w:r>
          </w:p>
        </w:tc>
        <w:tc>
          <w:tcPr>
            <w:tcW w:w="1440" w:type="dxa"/>
          </w:tcPr>
          <w:p w:rsidR="00287CCB" w:rsidRDefault="00287CCB">
            <w:r>
              <w:t>E20404-AI01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13"/>
              </w:numPr>
            </w:pPr>
            <w:r>
              <w:t>$2020 – Create new PID for malfunction indicator lamp</w:t>
            </w:r>
          </w:p>
        </w:tc>
        <w:tc>
          <w:tcPr>
            <w:tcW w:w="1440" w:type="dxa"/>
          </w:tcPr>
          <w:p w:rsidR="00287CCB" w:rsidRDefault="00287CCB">
            <w:r>
              <w:t>E20403-AI01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Updated the description of CPID $18</w:t>
            </w:r>
          </w:p>
        </w:tc>
        <w:tc>
          <w:tcPr>
            <w:tcW w:w="1440" w:type="dxa"/>
          </w:tcPr>
          <w:p w:rsidR="00287CCB" w:rsidRDefault="00287CCB">
            <w:r>
              <w:t>E20614-AI01</w:t>
            </w:r>
          </w:p>
        </w:tc>
      </w:tr>
      <w:tr w:rsidR="00287CCB">
        <w:trPr>
          <w:cantSplit/>
          <w:jc w:val="center"/>
        </w:trPr>
        <w:tc>
          <w:tcPr>
            <w:tcW w:w="1260" w:type="dxa"/>
          </w:tcPr>
          <w:p w:rsidR="00287CCB" w:rsidRDefault="00287CCB">
            <w:r>
              <w:t>08.04.03</w:t>
            </w:r>
          </w:p>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Added description of DIDs $52 - $57 </w:t>
            </w:r>
          </w:p>
        </w:tc>
        <w:tc>
          <w:tcPr>
            <w:tcW w:w="1440" w:type="dxa"/>
          </w:tcPr>
          <w:p w:rsidR="00287CCB" w:rsidRDefault="00287CCB">
            <w:r>
              <w:t>E21041-AI01</w:t>
            </w:r>
          </w:p>
        </w:tc>
      </w:tr>
      <w:tr w:rsidR="00287CCB">
        <w:trPr>
          <w:cantSplit/>
          <w:jc w:val="center"/>
        </w:trPr>
        <w:tc>
          <w:tcPr>
            <w:tcW w:w="1260" w:type="dxa"/>
          </w:tcPr>
          <w:p w:rsidR="00287CCB" w:rsidRDefault="00287CCB">
            <w:r>
              <w:t>08.04.02</w:t>
            </w:r>
          </w:p>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Updated the description of PID $1567 </w:t>
            </w:r>
          </w:p>
        </w:tc>
        <w:tc>
          <w:tcPr>
            <w:tcW w:w="1440" w:type="dxa"/>
          </w:tcPr>
          <w:p w:rsidR="00287CCB" w:rsidRDefault="00287CCB">
            <w:r>
              <w:t>E21376-AI01</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Updated the description of PID $1134 </w:t>
            </w:r>
          </w:p>
        </w:tc>
        <w:tc>
          <w:tcPr>
            <w:tcW w:w="1440" w:type="dxa"/>
          </w:tcPr>
          <w:p w:rsidR="00287CCB" w:rsidRDefault="00287CCB">
            <w:r>
              <w:t>E20798-AI01</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Added EACR E21240 as implemented in version 08.04.01 to CPID $10 description </w:t>
            </w:r>
          </w:p>
        </w:tc>
        <w:tc>
          <w:tcPr>
            <w:tcW w:w="1440" w:type="dxa"/>
          </w:tcPr>
          <w:p w:rsidR="00287CCB" w:rsidRDefault="00287CCB">
            <w:r>
              <w:t>E18458-AI02</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Added description of Corporate DIDs $90, $97, $98, $99, $9A, $A0, $B2, $B4, $B6, $B7, $B8, $B9, $C1-$C8, $C9-$CA, $CB, $CC, $D1-$D8, $D9-$DA, $DB, and $DC</w:t>
            </w:r>
          </w:p>
        </w:tc>
        <w:tc>
          <w:tcPr>
            <w:tcW w:w="1440" w:type="dxa"/>
          </w:tcPr>
          <w:p w:rsidR="00287CCB" w:rsidRDefault="00287CCB">
            <w:r>
              <w:t>E16480-AI03</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Updated list of Return Codes – Add $031D, $0403, $0406, $0407, and $1801.  Remove $0306, $030E, $0313, $0314, $0317, $031C, and $0802.</w:t>
            </w:r>
          </w:p>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$FE</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$7E</w:t>
            </w:r>
          </w:p>
          <w:p w:rsidR="00287CCB" w:rsidRDefault="00287CCB"/>
        </w:tc>
        <w:tc>
          <w:tcPr>
            <w:tcW w:w="1440" w:type="dxa"/>
          </w:tcPr>
          <w:p w:rsidR="00287CCB" w:rsidRDefault="00287CCB">
            <w:r>
              <w:t>E16480-AI02</w:t>
            </w:r>
          </w:p>
          <w:p w:rsidR="00287CCB" w:rsidRDefault="00287CCB">
            <w:r>
              <w:t>E16447-AI01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$7D</w:t>
            </w:r>
          </w:p>
          <w:p w:rsidR="00287CCB" w:rsidRDefault="00287CCB"/>
        </w:tc>
        <w:tc>
          <w:tcPr>
            <w:tcW w:w="1440" w:type="dxa"/>
          </w:tcPr>
          <w:p w:rsidR="00287CCB" w:rsidRDefault="00287CCB">
            <w:r>
              <w:t>E16480-AI02</w:t>
            </w:r>
          </w:p>
          <w:p w:rsidR="00287CCB" w:rsidRDefault="00287CCB">
            <w:r>
              <w:t>E16447-AI01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$3B</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$3A</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$38</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$34</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$30</w:t>
            </w:r>
          </w:p>
          <w:p w:rsidR="00287CCB" w:rsidRDefault="00287CCB"/>
        </w:tc>
        <w:tc>
          <w:tcPr>
            <w:tcW w:w="1440" w:type="dxa"/>
          </w:tcPr>
          <w:p w:rsidR="00287CCB" w:rsidRDefault="00287CCB">
            <w:r>
              <w:t>E16480-AI02</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08/29/03</w:t>
            </w:r>
          </w:p>
        </w:tc>
        <w:tc>
          <w:tcPr>
            <w:tcW w:w="1170" w:type="dxa"/>
          </w:tcPr>
          <w:p w:rsidR="00287CCB" w:rsidRDefault="00287CCB">
            <w:pPr>
              <w:jc w:val="center"/>
            </w:pPr>
            <w:r>
              <w:t>Kyle FitzGerald</w:t>
            </w:r>
          </w:p>
        </w:tc>
        <w:tc>
          <w:tcPr>
            <w:tcW w:w="4860" w:type="dxa"/>
          </w:tcPr>
          <w:p w:rsidR="00287CCB" w:rsidRDefault="00287CCB">
            <w:r>
              <w:t>Added description of CPID $28</w:t>
            </w:r>
          </w:p>
          <w:p w:rsidR="00287CCB" w:rsidRDefault="00287CCB"/>
        </w:tc>
        <w:tc>
          <w:tcPr>
            <w:tcW w:w="1440" w:type="dxa"/>
          </w:tcPr>
          <w:p w:rsidR="00287CCB" w:rsidRDefault="00287CCB">
            <w:r>
              <w:t>E16480-AI02</w:t>
            </w:r>
          </w:p>
          <w:p w:rsidR="00287CCB" w:rsidRDefault="00287CCB">
            <w:r>
              <w:t>E13388-AI03</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08/29/03</w:t>
            </w:r>
          </w:p>
        </w:tc>
        <w:tc>
          <w:tcPr>
            <w:tcW w:w="1170" w:type="dxa"/>
          </w:tcPr>
          <w:p w:rsidR="00287CCB" w:rsidRDefault="00287CCB">
            <w:pPr>
              <w:jc w:val="center"/>
            </w:pPr>
            <w:r>
              <w:t>Kyle FitzGerald</w:t>
            </w:r>
          </w:p>
        </w:tc>
        <w:tc>
          <w:tcPr>
            <w:tcW w:w="4860" w:type="dxa"/>
          </w:tcPr>
          <w:p w:rsidR="00287CCB" w:rsidRDefault="00287CCB">
            <w:r>
              <w:t>Added description of CPID $20</w:t>
            </w:r>
          </w:p>
          <w:p w:rsidR="00287CCB" w:rsidRDefault="00287CCB"/>
        </w:tc>
        <w:tc>
          <w:tcPr>
            <w:tcW w:w="1440" w:type="dxa"/>
          </w:tcPr>
          <w:p w:rsidR="00287CCB" w:rsidRDefault="00287CCB">
            <w:r>
              <w:t>E16480-AI02</w:t>
            </w:r>
          </w:p>
          <w:p w:rsidR="00287CCB" w:rsidRDefault="00287CCB">
            <w:r>
              <w:t>E16823-AI02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$1E</w:t>
            </w:r>
          </w:p>
          <w:p w:rsidR="00287CCB" w:rsidRDefault="00287CCB"/>
        </w:tc>
        <w:tc>
          <w:tcPr>
            <w:tcW w:w="1440" w:type="dxa"/>
          </w:tcPr>
          <w:p w:rsidR="00287CCB" w:rsidRDefault="00287CCB">
            <w:r>
              <w:t>E16480-AI02</w:t>
            </w:r>
          </w:p>
          <w:p w:rsidR="00287CCB" w:rsidRDefault="00287CCB">
            <w:r>
              <w:t>E18916-AI01</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$1D</w:t>
            </w:r>
          </w:p>
          <w:p w:rsidR="00287CCB" w:rsidRDefault="00287CCB"/>
        </w:tc>
        <w:tc>
          <w:tcPr>
            <w:tcW w:w="1440" w:type="dxa"/>
          </w:tcPr>
          <w:p w:rsidR="00287CCB" w:rsidRDefault="00287CCB">
            <w:r>
              <w:t>E16480-AI02</w:t>
            </w:r>
          </w:p>
          <w:p w:rsidR="00287CCB" w:rsidRDefault="00287CCB">
            <w:r>
              <w:t>E17801-AI02</w:t>
            </w:r>
          </w:p>
          <w:p w:rsidR="00287CCB" w:rsidRDefault="00287CCB">
            <w:r>
              <w:t>E11697-AI02</w:t>
            </w:r>
          </w:p>
        </w:tc>
      </w:tr>
      <w:tr w:rsidR="00287CCB" w:rsidRPr="00DD2ECF">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$1C</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E17801-AI02</w:t>
            </w:r>
          </w:p>
          <w:p w:rsidR="00287CCB" w:rsidRPr="00DD2ECF" w:rsidRDefault="00287CCB">
            <w:pPr>
              <w:rPr>
                <w:lang w:val="it-IT"/>
              </w:rPr>
            </w:pPr>
            <w:r w:rsidRPr="00DD2ECF">
              <w:rPr>
                <w:lang w:val="it-IT"/>
              </w:rPr>
              <w:t>E16463-AI04</w:t>
            </w:r>
          </w:p>
          <w:p w:rsidR="00287CCB" w:rsidRPr="00DD2ECF" w:rsidRDefault="00287CCB">
            <w:pPr>
              <w:rPr>
                <w:lang w:val="it-IT"/>
              </w:rPr>
            </w:pPr>
            <w:r w:rsidRPr="00DD2ECF">
              <w:rPr>
                <w:lang w:val="it-IT"/>
              </w:rPr>
              <w:t>E11697-AI02</w:t>
            </w:r>
          </w:p>
        </w:tc>
      </w:tr>
      <w:tr w:rsidR="00287CCB">
        <w:trPr>
          <w:cantSplit/>
          <w:jc w:val="center"/>
        </w:trPr>
        <w:tc>
          <w:tcPr>
            <w:tcW w:w="1260" w:type="dxa"/>
          </w:tcPr>
          <w:p w:rsidR="00287CCB" w:rsidRDefault="00287CCB">
            <w:r>
              <w:lastRenderedPageBreak/>
              <w:t>08.04.01</w:t>
            </w:r>
          </w:p>
        </w:tc>
        <w:tc>
          <w:tcPr>
            <w:tcW w:w="990" w:type="dxa"/>
          </w:tcPr>
          <w:p w:rsidR="00287CCB" w:rsidRDefault="00287CCB">
            <w:pPr>
              <w:jc w:val="center"/>
            </w:pPr>
            <w:r>
              <w:t>08/27/03</w:t>
            </w:r>
          </w:p>
        </w:tc>
        <w:tc>
          <w:tcPr>
            <w:tcW w:w="1170" w:type="dxa"/>
          </w:tcPr>
          <w:p w:rsidR="00287CCB" w:rsidRDefault="00287CCB">
            <w:pPr>
              <w:jc w:val="center"/>
            </w:pPr>
            <w:r>
              <w:t>Kyle FitzGerald</w:t>
            </w:r>
          </w:p>
        </w:tc>
        <w:tc>
          <w:tcPr>
            <w:tcW w:w="4860" w:type="dxa"/>
          </w:tcPr>
          <w:p w:rsidR="00287CCB" w:rsidRDefault="00287CCB">
            <w:r>
              <w:t>Added description of CPID $18</w:t>
            </w:r>
          </w:p>
          <w:p w:rsidR="00287CCB" w:rsidRDefault="00287CCB"/>
        </w:tc>
        <w:tc>
          <w:tcPr>
            <w:tcW w:w="1440" w:type="dxa"/>
          </w:tcPr>
          <w:p w:rsidR="00287CCB" w:rsidRDefault="00287CCB">
            <w:r>
              <w:t>E16480-AI02</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08/27/03</w:t>
            </w:r>
          </w:p>
        </w:tc>
        <w:tc>
          <w:tcPr>
            <w:tcW w:w="1170" w:type="dxa"/>
          </w:tcPr>
          <w:p w:rsidR="00287CCB" w:rsidRDefault="00287CCB">
            <w:pPr>
              <w:jc w:val="center"/>
            </w:pPr>
            <w:r>
              <w:t>Kyle FitzGerald</w:t>
            </w:r>
          </w:p>
        </w:tc>
        <w:tc>
          <w:tcPr>
            <w:tcW w:w="4860" w:type="dxa"/>
          </w:tcPr>
          <w:p w:rsidR="00287CCB" w:rsidRDefault="00287CCB">
            <w:r>
              <w:t>Added description of CPID $14</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E18198-AI02</w:t>
            </w:r>
          </w:p>
          <w:p w:rsidR="00287CCB" w:rsidRPr="00DD2ECF" w:rsidRDefault="00287CCB">
            <w:pPr>
              <w:rPr>
                <w:lang w:val="it-IT"/>
              </w:rPr>
            </w:pPr>
            <w:r w:rsidRPr="00DD2ECF">
              <w:rPr>
                <w:lang w:val="it-IT"/>
              </w:rPr>
              <w:t>E18199-AI02</w:t>
            </w:r>
          </w:p>
          <w:p w:rsidR="00287CCB" w:rsidRPr="00DD2ECF" w:rsidRDefault="00287CCB">
            <w:pPr>
              <w:rPr>
                <w:lang w:val="it-IT"/>
              </w:rPr>
            </w:pPr>
            <w:r w:rsidRPr="00DD2ECF">
              <w:rPr>
                <w:lang w:val="it-IT"/>
              </w:rPr>
              <w:t>E20037-AI02</w:t>
            </w:r>
          </w:p>
          <w:p w:rsidR="00287CCB" w:rsidRDefault="00287CCB">
            <w:r>
              <w:t>E13863-AI03</w:t>
            </w:r>
          </w:p>
          <w:p w:rsidR="00287CCB" w:rsidRDefault="00287CCB">
            <w:r>
              <w:t>E13525-AI02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08/21/03</w:t>
            </w:r>
          </w:p>
        </w:tc>
        <w:tc>
          <w:tcPr>
            <w:tcW w:w="1170" w:type="dxa"/>
          </w:tcPr>
          <w:p w:rsidR="00287CCB" w:rsidRDefault="00287CCB">
            <w:pPr>
              <w:jc w:val="center"/>
            </w:pPr>
            <w:r>
              <w:t>Kyle FitzGerald</w:t>
            </w:r>
          </w:p>
        </w:tc>
        <w:tc>
          <w:tcPr>
            <w:tcW w:w="4860" w:type="dxa"/>
          </w:tcPr>
          <w:p w:rsidR="00287CCB" w:rsidRDefault="00287CCB">
            <w:r>
              <w:t>Added description of CPID $10</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E14658-AI02</w:t>
            </w:r>
          </w:p>
          <w:p w:rsidR="00287CCB" w:rsidRPr="00DD2ECF" w:rsidRDefault="00287CCB">
            <w:pPr>
              <w:rPr>
                <w:lang w:val="it-IT"/>
              </w:rPr>
            </w:pPr>
            <w:r w:rsidRPr="00DD2ECF">
              <w:rPr>
                <w:lang w:val="it-IT"/>
              </w:rPr>
              <w:t>E16823-AI02</w:t>
            </w:r>
          </w:p>
          <w:p w:rsidR="00287CCB" w:rsidRPr="00DD2ECF" w:rsidRDefault="00287CCB">
            <w:pPr>
              <w:rPr>
                <w:lang w:val="it-IT"/>
              </w:rPr>
            </w:pPr>
            <w:r w:rsidRPr="00DD2ECF">
              <w:rPr>
                <w:lang w:val="it-IT"/>
              </w:rPr>
              <w:t>E13667-AI01</w:t>
            </w:r>
          </w:p>
          <w:p w:rsidR="00287CCB" w:rsidRDefault="00287CCB">
            <w:r>
              <w:t>E11697-AI02</w:t>
            </w:r>
          </w:p>
          <w:p w:rsidR="00287CCB" w:rsidRDefault="00287CCB">
            <w:r>
              <w:t>E21240-AI01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08/18/03</w:t>
            </w:r>
          </w:p>
        </w:tc>
        <w:tc>
          <w:tcPr>
            <w:tcW w:w="1170" w:type="dxa"/>
          </w:tcPr>
          <w:p w:rsidR="00287CCB" w:rsidRDefault="00287CCB">
            <w:pPr>
              <w:jc w:val="center"/>
            </w:pPr>
            <w:r>
              <w:t>Kyle FitzGerald</w:t>
            </w:r>
          </w:p>
        </w:tc>
        <w:tc>
          <w:tcPr>
            <w:tcW w:w="4860" w:type="dxa"/>
          </w:tcPr>
          <w:p w:rsidR="00287CCB" w:rsidRDefault="00287CCB">
            <w:r>
              <w:t xml:space="preserve">Added support for the following legislated diagnostic services: </w:t>
            </w:r>
          </w:p>
          <w:p w:rsidR="00F26143" w:rsidRDefault="00287CCB" w:rsidP="00F26143">
            <w:pPr>
              <w:numPr>
                <w:ilvl w:val="0"/>
                <w:numId w:val="12"/>
              </w:numPr>
            </w:pPr>
            <w:r>
              <w:t>$01 – RequestCurrentPowertrainDiagnosticData</w:t>
            </w:r>
          </w:p>
          <w:p w:rsidR="00F26143" w:rsidRDefault="00287CCB" w:rsidP="00F26143">
            <w:pPr>
              <w:numPr>
                <w:ilvl w:val="0"/>
                <w:numId w:val="4"/>
              </w:numPr>
            </w:pPr>
            <w:r>
              <w:t>$02 – RequestPowertrainFreezeFrameData</w:t>
            </w:r>
          </w:p>
          <w:p w:rsidR="00F26143" w:rsidRDefault="00287CCB" w:rsidP="00F26143">
            <w:pPr>
              <w:numPr>
                <w:ilvl w:val="0"/>
                <w:numId w:val="4"/>
              </w:numPr>
            </w:pPr>
            <w:r>
              <w:t>$03 – RequestEmission-RelatedDiagnosticTroubleCodes-Confirmed</w:t>
            </w:r>
          </w:p>
          <w:p w:rsidR="00F26143" w:rsidRDefault="00287CCB" w:rsidP="00F26143">
            <w:pPr>
              <w:numPr>
                <w:ilvl w:val="0"/>
                <w:numId w:val="4"/>
              </w:numPr>
            </w:pPr>
            <w:r>
              <w:t>$06 – RequestOn-BoardMonitoringTestResults</w:t>
            </w:r>
          </w:p>
          <w:p w:rsidR="00F26143" w:rsidRDefault="00287CCB" w:rsidP="00F26143">
            <w:pPr>
              <w:numPr>
                <w:ilvl w:val="0"/>
                <w:numId w:val="4"/>
              </w:numPr>
            </w:pPr>
            <w:r>
              <w:t>$07 – RequestEmission-RelatedDiagnosticTroubleCodes-Pending</w:t>
            </w:r>
          </w:p>
          <w:p w:rsidR="00F26143" w:rsidRDefault="00287CCB" w:rsidP="00F26143">
            <w:pPr>
              <w:numPr>
                <w:ilvl w:val="0"/>
                <w:numId w:val="4"/>
              </w:numPr>
            </w:pPr>
            <w:r>
              <w:t>$08 – RequestControlOfOn-BoardSystem</w:t>
            </w:r>
          </w:p>
          <w:p w:rsidR="00F26143" w:rsidRDefault="00287CCB" w:rsidP="00F26143">
            <w:pPr>
              <w:numPr>
                <w:ilvl w:val="0"/>
                <w:numId w:val="4"/>
              </w:numPr>
            </w:pPr>
            <w:r>
              <w:t>$09 – RequestVehicleInformation</w:t>
            </w:r>
          </w:p>
          <w:p w:rsidR="00287CCB" w:rsidRDefault="00287CCB"/>
          <w:p w:rsidR="00287CCB" w:rsidRDefault="00287CCB">
            <w:r>
              <w:t>Added reference [9], [10] and [11] to Appendix C</w:t>
            </w:r>
          </w:p>
          <w:p w:rsidR="00287CCB" w:rsidRDefault="00287CCB"/>
        </w:tc>
        <w:tc>
          <w:tcPr>
            <w:tcW w:w="1440" w:type="dxa"/>
          </w:tcPr>
          <w:p w:rsidR="00287CCB" w:rsidRDefault="00287CCB">
            <w:r>
              <w:t>E21029</w:t>
            </w:r>
            <w:r>
              <w:noBreakHyphen/>
              <w:t>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08/18/03</w:t>
            </w:r>
          </w:p>
        </w:tc>
        <w:tc>
          <w:tcPr>
            <w:tcW w:w="1170" w:type="dxa"/>
          </w:tcPr>
          <w:p w:rsidR="00287CCB" w:rsidRDefault="00287CCB">
            <w:pPr>
              <w:jc w:val="center"/>
            </w:pPr>
            <w:r>
              <w:t>Kyle FitzGerald</w:t>
            </w:r>
          </w:p>
        </w:tc>
        <w:tc>
          <w:tcPr>
            <w:tcW w:w="4860" w:type="dxa"/>
          </w:tcPr>
          <w:p w:rsidR="00287CCB" w:rsidRDefault="00287CCB">
            <w:r>
              <w:t>Updated cover sheet to indicate new document ownership</w:t>
            </w:r>
          </w:p>
          <w:p w:rsidR="00287CCB" w:rsidRDefault="00287CCB"/>
        </w:tc>
        <w:tc>
          <w:tcPr>
            <w:tcW w:w="1440" w:type="dxa"/>
          </w:tcPr>
          <w:p w:rsidR="00287CCB" w:rsidRDefault="00287CCB"/>
        </w:tc>
      </w:tr>
      <w:tr w:rsidR="00287CCB">
        <w:trPr>
          <w:cantSplit/>
          <w:jc w:val="center"/>
        </w:trPr>
        <w:tc>
          <w:tcPr>
            <w:tcW w:w="1260" w:type="dxa"/>
          </w:tcPr>
          <w:p w:rsidR="00287CCB" w:rsidRDefault="00287CCB">
            <w:r>
              <w:t>08.04.00</w:t>
            </w:r>
          </w:p>
        </w:tc>
        <w:tc>
          <w:tcPr>
            <w:tcW w:w="990" w:type="dxa"/>
          </w:tcPr>
          <w:p w:rsidR="00287CCB" w:rsidRDefault="00287CCB">
            <w:pPr>
              <w:jc w:val="center"/>
            </w:pPr>
            <w:r>
              <w:t>06/19/03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Eliminated support for the following PIDs: </w:t>
            </w:r>
          </w:p>
          <w:p w:rsidR="00F26143" w:rsidRDefault="00287CCB" w:rsidP="00F26143">
            <w:pPr>
              <w:numPr>
                <w:ilvl w:val="0"/>
                <w:numId w:val="4"/>
              </w:numPr>
            </w:pPr>
            <w:r>
              <w:t>$11A3 – Estimated Catalyst Converter Temperature</w:t>
            </w:r>
          </w:p>
          <w:p w:rsidR="00287CCB" w:rsidRDefault="00287CCB"/>
        </w:tc>
        <w:tc>
          <w:tcPr>
            <w:tcW w:w="1440" w:type="dxa"/>
          </w:tcPr>
          <w:p w:rsidR="00287CCB" w:rsidRDefault="00287CCB">
            <w:r>
              <w:t>E20647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 xml:space="preserve">$11E7 – </w:t>
            </w:r>
            <w:smartTag w:uri="urn:schemas-microsoft-com:office:smarttags" w:element="Street">
              <w:smartTag w:uri="urn:schemas-microsoft-com:office:smarttags" w:element="address">
                <w:r>
                  <w:t>Wheel Sensor Rough Road</w:t>
                </w:r>
              </w:smartTag>
            </w:smartTag>
            <w:r>
              <w:t xml:space="preserve"> Magnitude</w:t>
            </w:r>
          </w:p>
          <w:p w:rsidR="00287CCB" w:rsidRDefault="00287CCB"/>
        </w:tc>
        <w:tc>
          <w:tcPr>
            <w:tcW w:w="1440" w:type="dxa"/>
          </w:tcPr>
          <w:p w:rsidR="00287CCB" w:rsidRDefault="00287CCB">
            <w:r>
              <w:t>E20867</w:t>
            </w:r>
            <w:r>
              <w:noBreakHyphen/>
              <w:t>AI01</w:t>
            </w:r>
          </w:p>
        </w:tc>
      </w:tr>
      <w:tr w:rsidR="00287CCB">
        <w:trPr>
          <w:cantSplit/>
          <w:jc w:val="center"/>
        </w:trPr>
        <w:tc>
          <w:tcPr>
            <w:tcW w:w="1260" w:type="dxa"/>
          </w:tcPr>
          <w:p w:rsidR="00287CCB" w:rsidRDefault="00287CCB">
            <w:r>
              <w:t>08.03.01</w:t>
            </w:r>
          </w:p>
        </w:tc>
        <w:tc>
          <w:tcPr>
            <w:tcW w:w="990" w:type="dxa"/>
          </w:tcPr>
          <w:p w:rsidR="00287CCB" w:rsidRDefault="00287CCB">
            <w:pPr>
              <w:jc w:val="center"/>
            </w:pPr>
            <w:r>
              <w:t>06/19/03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Updated the descriptions for the following PIDs: </w:t>
            </w:r>
          </w:p>
          <w:p w:rsidR="00F26143" w:rsidRDefault="00287CCB" w:rsidP="00F26143">
            <w:pPr>
              <w:numPr>
                <w:ilvl w:val="0"/>
                <w:numId w:val="4"/>
              </w:numPr>
            </w:pPr>
            <w:r>
              <w:t>$1941 – Transmission Input Speed</w:t>
            </w:r>
          </w:p>
          <w:p w:rsidR="00F26143" w:rsidRDefault="00287CCB" w:rsidP="00F26143">
            <w:pPr>
              <w:numPr>
                <w:ilvl w:val="0"/>
                <w:numId w:val="4"/>
              </w:numPr>
            </w:pPr>
            <w:r>
              <w:t>$1942 – Transmission Output Speed</w:t>
            </w:r>
          </w:p>
          <w:p w:rsidR="00287CCB" w:rsidRDefault="00287CCB"/>
        </w:tc>
        <w:tc>
          <w:tcPr>
            <w:tcW w:w="1440" w:type="dxa"/>
          </w:tcPr>
          <w:p w:rsidR="00287CCB" w:rsidRDefault="00287CCB">
            <w:r>
              <w:t>E20721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$200E – Distance With Cylinders Deactivated</w:t>
            </w:r>
          </w:p>
          <w:p w:rsidR="00F26143" w:rsidRDefault="00287CCB" w:rsidP="00F26143">
            <w:pPr>
              <w:numPr>
                <w:ilvl w:val="0"/>
                <w:numId w:val="4"/>
              </w:numPr>
            </w:pPr>
            <w:r>
              <w:t>$200F – Distance With All Cylinders Activated</w:t>
            </w:r>
          </w:p>
          <w:p w:rsidR="00F26143" w:rsidRDefault="00287CCB" w:rsidP="00F26143">
            <w:pPr>
              <w:numPr>
                <w:ilvl w:val="0"/>
                <w:numId w:val="4"/>
              </w:numPr>
            </w:pPr>
            <w:r>
              <w:t>$2010 – Displacement On Demand Transitions</w:t>
            </w:r>
          </w:p>
          <w:p w:rsidR="00287CCB" w:rsidRDefault="00287CCB"/>
        </w:tc>
        <w:tc>
          <w:tcPr>
            <w:tcW w:w="1440" w:type="dxa"/>
          </w:tcPr>
          <w:p w:rsidR="00287CCB" w:rsidRDefault="00287CCB">
            <w:r>
              <w:t>E19280</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$2011 – Displacement on Demand Inhibit Reasons 1</w:t>
            </w:r>
          </w:p>
          <w:p w:rsidR="00F26143" w:rsidRDefault="00287CCB" w:rsidP="00F26143">
            <w:pPr>
              <w:numPr>
                <w:ilvl w:val="0"/>
                <w:numId w:val="4"/>
              </w:numPr>
            </w:pPr>
            <w:r>
              <w:t>$2012 – Displacement on Demand Inhibit Reasons 2</w:t>
            </w:r>
          </w:p>
          <w:p w:rsidR="00F26143" w:rsidRDefault="00287CCB" w:rsidP="00F26143">
            <w:pPr>
              <w:numPr>
                <w:ilvl w:val="0"/>
                <w:numId w:val="4"/>
              </w:numPr>
            </w:pPr>
            <w:r>
              <w:t>$2013 – Displacement on Demand Inhibit History 1</w:t>
            </w:r>
          </w:p>
          <w:p w:rsidR="00F26143" w:rsidRDefault="00287CCB" w:rsidP="00F26143">
            <w:pPr>
              <w:numPr>
                <w:ilvl w:val="0"/>
                <w:numId w:val="4"/>
              </w:numPr>
            </w:pPr>
            <w:r>
              <w:t>$2014 – Displacement on Demand Inhibit History 2</w:t>
            </w:r>
          </w:p>
          <w:p w:rsidR="00F26143" w:rsidRDefault="00287CCB" w:rsidP="00F26143">
            <w:pPr>
              <w:numPr>
                <w:ilvl w:val="0"/>
                <w:numId w:val="4"/>
              </w:numPr>
            </w:pPr>
            <w:r>
              <w:t>$2015 – Displacement on Demand Inhibit History 3</w:t>
            </w:r>
          </w:p>
          <w:p w:rsidR="00F26143" w:rsidRDefault="00287CCB" w:rsidP="00F26143">
            <w:pPr>
              <w:numPr>
                <w:ilvl w:val="0"/>
                <w:numId w:val="4"/>
              </w:numPr>
            </w:pPr>
            <w:r>
              <w:t>$2016 – Displacement on Demand Inhibit History 4</w:t>
            </w:r>
          </w:p>
          <w:p w:rsidR="00F26143" w:rsidRDefault="00287CCB" w:rsidP="00F26143">
            <w:pPr>
              <w:numPr>
                <w:ilvl w:val="0"/>
                <w:numId w:val="4"/>
              </w:numPr>
            </w:pPr>
            <w:r>
              <w:t>$2017 – Displacement on Demand Inhibit History 5</w:t>
            </w:r>
          </w:p>
          <w:p w:rsidR="00F26143" w:rsidRDefault="00287CCB" w:rsidP="00F26143">
            <w:pPr>
              <w:numPr>
                <w:ilvl w:val="0"/>
                <w:numId w:val="4"/>
              </w:numPr>
            </w:pPr>
            <w:r>
              <w:t>$2018 – Displacement on Demand Inhibit History 6</w:t>
            </w:r>
          </w:p>
          <w:p w:rsidR="00F26143" w:rsidRDefault="00287CCB" w:rsidP="00F26143">
            <w:pPr>
              <w:numPr>
                <w:ilvl w:val="0"/>
                <w:numId w:val="4"/>
              </w:numPr>
            </w:pPr>
            <w:r>
              <w:t>$2019 – Displacement on Demand Inhibit History 7</w:t>
            </w:r>
          </w:p>
          <w:p w:rsidR="00F26143" w:rsidRDefault="00287CCB" w:rsidP="00F26143">
            <w:pPr>
              <w:numPr>
                <w:ilvl w:val="0"/>
                <w:numId w:val="4"/>
              </w:numPr>
            </w:pPr>
            <w:r>
              <w:t>$201A – Displacement on Demand Inhibit History 8</w:t>
            </w:r>
          </w:p>
          <w:p w:rsidR="00287CCB" w:rsidRDefault="00287CCB"/>
          <w:p w:rsidR="00287CCB" w:rsidRDefault="00287CCB">
            <w:r>
              <w:t xml:space="preserve">Eliminated support for the following PIDs: </w:t>
            </w:r>
          </w:p>
          <w:p w:rsidR="00F26143" w:rsidRDefault="00287CCB" w:rsidP="00F26143">
            <w:pPr>
              <w:numPr>
                <w:ilvl w:val="0"/>
                <w:numId w:val="4"/>
              </w:numPr>
            </w:pPr>
            <w:r>
              <w:t>$153D – Displacement on Demand Inhibit Reason</w:t>
            </w:r>
          </w:p>
          <w:p w:rsidR="00287CCB" w:rsidRDefault="00287CCB"/>
        </w:tc>
        <w:tc>
          <w:tcPr>
            <w:tcW w:w="1440" w:type="dxa"/>
          </w:tcPr>
          <w:p w:rsidR="00287CCB" w:rsidRDefault="00287CCB">
            <w:r>
              <w:t>E18458</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$201B – Clutch Pedal Position Sensor A/D</w:t>
            </w:r>
          </w:p>
          <w:p w:rsidR="00F26143" w:rsidRDefault="00287CCB" w:rsidP="00F26143">
            <w:pPr>
              <w:numPr>
                <w:ilvl w:val="0"/>
                <w:numId w:val="4"/>
              </w:numPr>
            </w:pPr>
            <w:r>
              <w:t>$201C – Clutch Pedal Fully Applied Learned Position</w:t>
            </w:r>
          </w:p>
          <w:p w:rsidR="00F26143" w:rsidRDefault="00287CCB" w:rsidP="00F26143">
            <w:pPr>
              <w:numPr>
                <w:ilvl w:val="0"/>
                <w:numId w:val="4"/>
              </w:numPr>
            </w:pPr>
            <w:r>
              <w:t>$201D – Clutch Pedal Fully Applied Position Learn Status</w:t>
            </w:r>
          </w:p>
          <w:p w:rsidR="00F26143" w:rsidRDefault="00287CCB" w:rsidP="00F26143">
            <w:pPr>
              <w:numPr>
                <w:ilvl w:val="0"/>
                <w:numId w:val="4"/>
              </w:numPr>
            </w:pPr>
            <w:r>
              <w:t>$201E – Clutch Pedal Released Learned Position</w:t>
            </w:r>
          </w:p>
          <w:p w:rsidR="00F26143" w:rsidRDefault="00287CCB" w:rsidP="00F26143">
            <w:pPr>
              <w:numPr>
                <w:ilvl w:val="0"/>
                <w:numId w:val="4"/>
              </w:numPr>
            </w:pPr>
            <w:r>
              <w:t>$201F – Clutch Pedal Displacement</w:t>
            </w:r>
          </w:p>
          <w:p w:rsidR="00287CCB" w:rsidRDefault="00287CCB"/>
          <w:p w:rsidR="00287CCB" w:rsidRDefault="00287CCB">
            <w:r>
              <w:t xml:space="preserve">Updated the descriptions for the following PIDs: </w:t>
            </w:r>
          </w:p>
          <w:p w:rsidR="00F26143" w:rsidRDefault="00287CCB" w:rsidP="00F26143">
            <w:pPr>
              <w:numPr>
                <w:ilvl w:val="0"/>
                <w:numId w:val="4"/>
              </w:numPr>
            </w:pPr>
            <w:r>
              <w:t>$1125 – Manual Transmission Status</w:t>
            </w:r>
          </w:p>
          <w:p w:rsidR="00287CCB" w:rsidRDefault="00287CCB"/>
        </w:tc>
        <w:tc>
          <w:tcPr>
            <w:tcW w:w="1440" w:type="dxa"/>
          </w:tcPr>
          <w:p w:rsidR="00287CCB" w:rsidRDefault="00287CCB">
            <w:r>
              <w:t>E20105</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$2811 – Pressure Control Solenoid 1 Output Status</w:t>
            </w:r>
          </w:p>
          <w:p w:rsidR="00F26143" w:rsidRDefault="00287CCB" w:rsidP="00F26143">
            <w:pPr>
              <w:numPr>
                <w:ilvl w:val="0"/>
                <w:numId w:val="4"/>
              </w:numPr>
            </w:pPr>
            <w:r>
              <w:t>$2812 – Pressure Control Solenoid 2 Output Status</w:t>
            </w:r>
          </w:p>
          <w:p w:rsidR="00F26143" w:rsidRDefault="00287CCB" w:rsidP="00F26143">
            <w:pPr>
              <w:numPr>
                <w:ilvl w:val="0"/>
                <w:numId w:val="4"/>
              </w:numPr>
            </w:pPr>
            <w:r>
              <w:t>$2813 – Pressure Control Solenoid 3 Output Status</w:t>
            </w:r>
          </w:p>
          <w:p w:rsidR="00F26143" w:rsidRDefault="00287CCB" w:rsidP="00F26143">
            <w:pPr>
              <w:numPr>
                <w:ilvl w:val="0"/>
                <w:numId w:val="4"/>
              </w:numPr>
            </w:pPr>
            <w:r>
              <w:t>$2814 – Pressure Control Solenoid 4 Output Status</w:t>
            </w:r>
          </w:p>
          <w:p w:rsidR="00F26143" w:rsidRDefault="00287CCB" w:rsidP="00F26143">
            <w:pPr>
              <w:numPr>
                <w:ilvl w:val="0"/>
                <w:numId w:val="4"/>
              </w:numPr>
            </w:pPr>
            <w:r>
              <w:t>$2815 – Pressure Control Solenoid 5 Output Status</w:t>
            </w:r>
          </w:p>
          <w:p w:rsidR="00F26143" w:rsidRDefault="00287CCB" w:rsidP="00F26143">
            <w:pPr>
              <w:numPr>
                <w:ilvl w:val="0"/>
                <w:numId w:val="4"/>
              </w:numPr>
            </w:pPr>
            <w:r>
              <w:t>$2816 – Torque Converter Clutch Pressure Control Solenoid Output Status</w:t>
            </w:r>
          </w:p>
          <w:p w:rsidR="00287CCB" w:rsidRDefault="00287CCB"/>
        </w:tc>
        <w:tc>
          <w:tcPr>
            <w:tcW w:w="1440" w:type="dxa"/>
          </w:tcPr>
          <w:p w:rsidR="00287CCB" w:rsidRDefault="00287CCB">
            <w:r>
              <w:t>E20297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$2817 – Pressure Control Solenoid 1 Commanded Pressure</w:t>
            </w:r>
          </w:p>
          <w:p w:rsidR="00F26143" w:rsidRDefault="00287CCB" w:rsidP="00F26143">
            <w:pPr>
              <w:numPr>
                <w:ilvl w:val="0"/>
                <w:numId w:val="4"/>
              </w:numPr>
            </w:pPr>
            <w:r>
              <w:t>$2818 – Pressure Control Solenoid 2 Commanded Pressure</w:t>
            </w:r>
          </w:p>
          <w:p w:rsidR="00F26143" w:rsidRDefault="00287CCB" w:rsidP="00F26143">
            <w:pPr>
              <w:numPr>
                <w:ilvl w:val="0"/>
                <w:numId w:val="4"/>
              </w:numPr>
            </w:pPr>
            <w:r>
              <w:t>$2819 – Pressure Control Solenoid 3 Commanded Pressure</w:t>
            </w:r>
          </w:p>
          <w:p w:rsidR="00F26143" w:rsidRDefault="00287CCB" w:rsidP="00F26143">
            <w:pPr>
              <w:numPr>
                <w:ilvl w:val="0"/>
                <w:numId w:val="4"/>
              </w:numPr>
            </w:pPr>
            <w:r>
              <w:t>$281A – Pressure Control Solenoid 4 Commanded Pressure</w:t>
            </w:r>
          </w:p>
          <w:p w:rsidR="00F26143" w:rsidRDefault="00287CCB" w:rsidP="00F26143">
            <w:pPr>
              <w:numPr>
                <w:ilvl w:val="0"/>
                <w:numId w:val="4"/>
              </w:numPr>
            </w:pPr>
            <w:r>
              <w:t>$281B – Pressure Control Solenoid 5 Commanded Pressure</w:t>
            </w:r>
          </w:p>
          <w:p w:rsidR="00F26143" w:rsidRDefault="00287CCB" w:rsidP="00F26143">
            <w:pPr>
              <w:numPr>
                <w:ilvl w:val="0"/>
                <w:numId w:val="4"/>
              </w:numPr>
            </w:pPr>
            <w:r>
              <w:t>$281C – Torque Converter Clutch Pressure Control Solenoid Commanded Pressure</w:t>
            </w:r>
          </w:p>
          <w:p w:rsidR="00287CCB" w:rsidRDefault="00287CCB"/>
        </w:tc>
        <w:tc>
          <w:tcPr>
            <w:tcW w:w="1440" w:type="dxa"/>
          </w:tcPr>
          <w:p w:rsidR="00287CCB" w:rsidRDefault="00287CCB">
            <w:r>
              <w:t>E20301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$281D – Transmission Fluid Pressure Switch Status</w:t>
            </w:r>
          </w:p>
          <w:p w:rsidR="00287CCB" w:rsidRDefault="00287CCB"/>
        </w:tc>
        <w:tc>
          <w:tcPr>
            <w:tcW w:w="1440" w:type="dxa"/>
          </w:tcPr>
          <w:p w:rsidR="00287CCB" w:rsidRDefault="00287CCB">
            <w:r>
              <w:t>E20411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$281E – Shift Solenoid 1 Control Circuit</w:t>
            </w:r>
          </w:p>
          <w:p w:rsidR="00F26143" w:rsidRDefault="00287CCB" w:rsidP="00F26143">
            <w:pPr>
              <w:numPr>
                <w:ilvl w:val="0"/>
                <w:numId w:val="4"/>
              </w:numPr>
            </w:pPr>
            <w:r>
              <w:t>$281F – Shift Solenoid 2 Control Circuit</w:t>
            </w:r>
          </w:p>
          <w:p w:rsidR="00287CCB" w:rsidRDefault="00287CCB"/>
        </w:tc>
        <w:tc>
          <w:tcPr>
            <w:tcW w:w="1440" w:type="dxa"/>
          </w:tcPr>
          <w:p w:rsidR="00287CCB" w:rsidRDefault="00287CCB">
            <w:r>
              <w:t>E20304</w:t>
            </w:r>
            <w:r>
              <w:noBreakHyphen/>
              <w:t>AI01</w:t>
            </w:r>
          </w:p>
        </w:tc>
      </w:tr>
      <w:tr w:rsidR="00287CCB">
        <w:trPr>
          <w:cantSplit/>
          <w:jc w:val="center"/>
        </w:trPr>
        <w:tc>
          <w:tcPr>
            <w:tcW w:w="1260" w:type="dxa"/>
          </w:tcPr>
          <w:p w:rsidR="00287CCB" w:rsidRDefault="00287CCB">
            <w:r>
              <w:t>08.03.00</w:t>
            </w:r>
          </w:p>
        </w:tc>
        <w:tc>
          <w:tcPr>
            <w:tcW w:w="990" w:type="dxa"/>
          </w:tcPr>
          <w:p w:rsidR="00287CCB" w:rsidRDefault="00287CCB">
            <w:pPr>
              <w:jc w:val="center"/>
            </w:pPr>
            <w:r>
              <w:t>04/29/03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Added support for the following diagnostic services: </w:t>
            </w:r>
          </w:p>
          <w:p w:rsidR="00F26143" w:rsidRDefault="00287CCB" w:rsidP="00F26143">
            <w:pPr>
              <w:numPr>
                <w:ilvl w:val="0"/>
                <w:numId w:val="4"/>
              </w:numPr>
            </w:pPr>
            <w:r>
              <w:t>$22 – ReadDataByParameterIdentifier</w:t>
            </w:r>
          </w:p>
          <w:p w:rsidR="00F26143" w:rsidRDefault="00287CCB" w:rsidP="00F26143">
            <w:pPr>
              <w:numPr>
                <w:ilvl w:val="0"/>
                <w:numId w:val="4"/>
              </w:numPr>
            </w:pPr>
            <w:r>
              <w:t>$2D – DefinePIDByAddress</w:t>
            </w:r>
          </w:p>
          <w:p w:rsidR="00287CCB" w:rsidRDefault="00287CCB"/>
          <w:p w:rsidR="00287CCB" w:rsidRDefault="00287CCB">
            <w:r>
              <w:t>Changed the size of the memoryAddress parameter for Mode $23 from 3 bytes to 4 bytes for consistency with Mode $2D.</w:t>
            </w:r>
          </w:p>
          <w:p w:rsidR="00287CCB" w:rsidRDefault="00287CCB"/>
          <w:p w:rsidR="00287CCB" w:rsidRDefault="00287CCB">
            <w:r>
              <w:t>Eliminated support for the use of Mode $23 to retrieve data from the secondary processor.</w:t>
            </w:r>
          </w:p>
          <w:p w:rsidR="00287CCB" w:rsidRDefault="00287CCB"/>
          <w:p w:rsidR="00287CCB" w:rsidRDefault="00287CCB">
            <w:r>
              <w:t>Eliminated support for DPID $EE from Modes $2C and $AA.</w:t>
            </w:r>
          </w:p>
          <w:p w:rsidR="00287CCB" w:rsidRDefault="00287CCB"/>
          <w:p w:rsidR="00287CCB" w:rsidRDefault="00287CCB">
            <w:r>
              <w:t>Updated the table of PID ranges.</w:t>
            </w:r>
          </w:p>
          <w:p w:rsidR="00287CCB" w:rsidRDefault="00287CCB"/>
        </w:tc>
        <w:tc>
          <w:tcPr>
            <w:tcW w:w="1440" w:type="dxa"/>
          </w:tcPr>
          <w:p w:rsidR="00287CCB" w:rsidRDefault="00287CCB">
            <w:r>
              <w:t>E20041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$1178 – Fuel Pump Duty Cycle</w:t>
            </w:r>
          </w:p>
          <w:p w:rsidR="00F26143" w:rsidRDefault="00287CCB" w:rsidP="00F26143">
            <w:pPr>
              <w:numPr>
                <w:ilvl w:val="0"/>
                <w:numId w:val="4"/>
              </w:numPr>
            </w:pPr>
            <w:r>
              <w:t>$148E – Variable Speed Fuel Pump Diagnostic Duty Cycle</w:t>
            </w:r>
          </w:p>
          <w:p w:rsidR="00287CCB" w:rsidRDefault="00287CCB"/>
        </w:tc>
        <w:tc>
          <w:tcPr>
            <w:tcW w:w="1440" w:type="dxa"/>
          </w:tcPr>
          <w:p w:rsidR="00287CCB" w:rsidRDefault="00287CCB">
            <w:r>
              <w:t>E20104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$1A20 – Transmission 1-2 Detent Upshift Maximum Engine Speed</w:t>
            </w:r>
          </w:p>
          <w:p w:rsidR="00F26143" w:rsidRDefault="00287CCB" w:rsidP="00F26143">
            <w:pPr>
              <w:numPr>
                <w:ilvl w:val="0"/>
                <w:numId w:val="4"/>
              </w:numPr>
            </w:pPr>
            <w:r>
              <w:t>$1A21 – Transmission 2-3 Detent Upshift Maximum Engine Speed</w:t>
            </w:r>
          </w:p>
          <w:p w:rsidR="00F26143" w:rsidRDefault="00287CCB" w:rsidP="00F26143">
            <w:pPr>
              <w:numPr>
                <w:ilvl w:val="0"/>
                <w:numId w:val="4"/>
              </w:numPr>
            </w:pPr>
            <w:r>
              <w:t>$1A22 – Transmission 3-4 Detent Upshift Maximum Engine Speed</w:t>
            </w:r>
          </w:p>
          <w:p w:rsidR="00287CCB" w:rsidRDefault="00287CCB"/>
        </w:tc>
        <w:tc>
          <w:tcPr>
            <w:tcW w:w="1440" w:type="dxa"/>
          </w:tcPr>
          <w:p w:rsidR="00287CCB" w:rsidRDefault="00287CCB">
            <w:r>
              <w:t>E20241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$2000 – Intake Manifold Absolute Pressure A/D</w:t>
            </w:r>
          </w:p>
          <w:p w:rsidR="00F26143" w:rsidRDefault="00287CCB" w:rsidP="00F26143">
            <w:pPr>
              <w:numPr>
                <w:ilvl w:val="0"/>
                <w:numId w:val="4"/>
              </w:numPr>
            </w:pPr>
            <w:r>
              <w:t>$2001 – Intake Manifold Vacuum Pressure</w:t>
            </w:r>
          </w:p>
          <w:p w:rsidR="00F26143" w:rsidRDefault="00287CCB" w:rsidP="00F26143">
            <w:pPr>
              <w:numPr>
                <w:ilvl w:val="0"/>
                <w:numId w:val="4"/>
              </w:numPr>
            </w:pPr>
            <w:r>
              <w:t>$2002 – Supercharger Inlet Absolute Pressure</w:t>
            </w:r>
          </w:p>
          <w:p w:rsidR="00F26143" w:rsidRDefault="00287CCB" w:rsidP="00F26143">
            <w:pPr>
              <w:numPr>
                <w:ilvl w:val="0"/>
                <w:numId w:val="4"/>
              </w:numPr>
            </w:pPr>
            <w:r>
              <w:t>$2003 – Supercharger Inlet Absolute Pressure A/D</w:t>
            </w:r>
          </w:p>
          <w:p w:rsidR="00F26143" w:rsidRDefault="00287CCB" w:rsidP="00F26143">
            <w:pPr>
              <w:numPr>
                <w:ilvl w:val="0"/>
                <w:numId w:val="4"/>
              </w:numPr>
            </w:pPr>
            <w:r>
              <w:t>$2004 – Supercharger Inlet Vacuum Pressure</w:t>
            </w:r>
          </w:p>
          <w:p w:rsidR="00287CCB" w:rsidRDefault="00287CCB"/>
          <w:p w:rsidR="00287CCB" w:rsidRDefault="00287CCB">
            <w:r>
              <w:t xml:space="preserve">Eliminated support for the following PIDs: </w:t>
            </w:r>
          </w:p>
          <w:p w:rsidR="00F26143" w:rsidRDefault="00287CCB" w:rsidP="00F26143">
            <w:pPr>
              <w:numPr>
                <w:ilvl w:val="0"/>
                <w:numId w:val="4"/>
              </w:numPr>
            </w:pPr>
            <w:r>
              <w:t>$1142 – Intake Manifold Absolute Pressure</w:t>
            </w:r>
          </w:p>
          <w:p w:rsidR="00F26143" w:rsidRDefault="00287CCB" w:rsidP="00F26143">
            <w:pPr>
              <w:numPr>
                <w:ilvl w:val="0"/>
                <w:numId w:val="4"/>
              </w:numPr>
            </w:pPr>
            <w:r>
              <w:t>$11AB – Intake Manifold Vacuum</w:t>
            </w:r>
          </w:p>
          <w:p w:rsidR="00287CCB" w:rsidRDefault="00287CCB"/>
        </w:tc>
        <w:tc>
          <w:tcPr>
            <w:tcW w:w="1440" w:type="dxa"/>
          </w:tcPr>
          <w:p w:rsidR="00287CCB" w:rsidRDefault="00287CCB">
            <w:r>
              <w:t>E20034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$2005 – Power-Up Intake Air Temperature</w:t>
            </w:r>
          </w:p>
          <w:p w:rsidR="00F26143" w:rsidRDefault="00287CCB" w:rsidP="00F26143">
            <w:pPr>
              <w:numPr>
                <w:ilvl w:val="0"/>
                <w:numId w:val="4"/>
              </w:numPr>
            </w:pPr>
            <w:r>
              <w:t>$2006 – Intake Air Temperature 2</w:t>
            </w:r>
          </w:p>
          <w:p w:rsidR="00287CCB" w:rsidRDefault="00287CCB"/>
          <w:p w:rsidR="00287CCB" w:rsidRDefault="00287CCB">
            <w:r>
              <w:t xml:space="preserve">Eliminated support for the following PIDs: </w:t>
            </w:r>
          </w:p>
          <w:p w:rsidR="00F26143" w:rsidRDefault="00287CCB" w:rsidP="00F26143">
            <w:pPr>
              <w:numPr>
                <w:ilvl w:val="0"/>
                <w:numId w:val="4"/>
              </w:numPr>
            </w:pPr>
            <w:r>
              <w:t>$160A – Power-Up Intake Air Temperature</w:t>
            </w:r>
          </w:p>
          <w:p w:rsidR="00287CCB" w:rsidRDefault="00287CCB"/>
          <w:p w:rsidR="00287CCB" w:rsidRDefault="00287CCB">
            <w:r>
              <w:t xml:space="preserve">Updated the descriptions for the following PIDs: </w:t>
            </w:r>
          </w:p>
          <w:p w:rsidR="00F26143" w:rsidRDefault="00287CCB" w:rsidP="00F26143">
            <w:pPr>
              <w:numPr>
                <w:ilvl w:val="0"/>
                <w:numId w:val="4"/>
              </w:numPr>
            </w:pPr>
            <w:r>
              <w:t>$000F – Intake Air Temperature</w:t>
            </w:r>
          </w:p>
          <w:p w:rsidR="00F26143" w:rsidRDefault="00287CCB" w:rsidP="00F26143">
            <w:pPr>
              <w:numPr>
                <w:ilvl w:val="0"/>
                <w:numId w:val="4"/>
              </w:numPr>
            </w:pPr>
            <w:r>
              <w:t>$1626 – Minimum Intake Air Temperature</w:t>
            </w:r>
          </w:p>
          <w:p w:rsidR="00287CCB" w:rsidRDefault="00287CCB"/>
        </w:tc>
        <w:tc>
          <w:tcPr>
            <w:tcW w:w="1440" w:type="dxa"/>
          </w:tcPr>
          <w:p w:rsidR="00287CCB" w:rsidRDefault="00287CCB">
            <w:r>
              <w:t>E20035</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$2007 – Barometric Pressure A/D</w:t>
            </w:r>
          </w:p>
          <w:p w:rsidR="00287CCB" w:rsidRDefault="00287CCB"/>
          <w:p w:rsidR="00287CCB" w:rsidRDefault="00287CCB">
            <w:r>
              <w:t xml:space="preserve">Updated the descriptions for the following PIDs: </w:t>
            </w:r>
          </w:p>
          <w:p w:rsidR="00F26143" w:rsidRDefault="00287CCB" w:rsidP="00F26143">
            <w:pPr>
              <w:numPr>
                <w:ilvl w:val="0"/>
                <w:numId w:val="4"/>
              </w:numPr>
            </w:pPr>
            <w:r>
              <w:t>$0033 – Barometric Pressure</w:t>
            </w:r>
          </w:p>
          <w:p w:rsidR="00287CCB" w:rsidRDefault="00287CCB"/>
        </w:tc>
        <w:tc>
          <w:tcPr>
            <w:tcW w:w="1440" w:type="dxa"/>
          </w:tcPr>
          <w:p w:rsidR="00287CCB" w:rsidRDefault="00287CCB">
            <w:r>
              <w:t>E20036</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$2008 – Intake Manifold Tuning Valve Control Circuit</w:t>
            </w:r>
          </w:p>
          <w:p w:rsidR="00F26143" w:rsidRDefault="00287CCB" w:rsidP="00F26143">
            <w:pPr>
              <w:numPr>
                <w:ilvl w:val="0"/>
                <w:numId w:val="4"/>
              </w:numPr>
            </w:pPr>
            <w:r>
              <w:t>$2009 – Intake Manifold Tuning Vane Position Duty Cycle</w:t>
            </w:r>
          </w:p>
          <w:p w:rsidR="00F26143" w:rsidRDefault="00287CCB" w:rsidP="00F26143">
            <w:pPr>
              <w:numPr>
                <w:ilvl w:val="0"/>
                <w:numId w:val="4"/>
              </w:numPr>
            </w:pPr>
            <w:r>
              <w:t>$200A – Intake Manifold Tuning Status</w:t>
            </w:r>
          </w:p>
          <w:p w:rsidR="00287CCB" w:rsidRDefault="00287CCB"/>
        </w:tc>
        <w:tc>
          <w:tcPr>
            <w:tcW w:w="1440" w:type="dxa"/>
          </w:tcPr>
          <w:p w:rsidR="00287CCB" w:rsidRDefault="00287CCB">
            <w:r>
              <w:t>E20037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$200B – Supercharger Boost Solenoid Duty Cycle</w:t>
            </w:r>
          </w:p>
          <w:p w:rsidR="00F26143" w:rsidRDefault="00287CCB" w:rsidP="00F26143">
            <w:pPr>
              <w:numPr>
                <w:ilvl w:val="0"/>
                <w:numId w:val="4"/>
              </w:numPr>
            </w:pPr>
            <w:r>
              <w:t>$200C – Supercharger Boost Solenoid Control Circuit</w:t>
            </w:r>
          </w:p>
          <w:p w:rsidR="00F26143" w:rsidRDefault="00287CCB" w:rsidP="00F26143">
            <w:pPr>
              <w:numPr>
                <w:ilvl w:val="0"/>
                <w:numId w:val="4"/>
              </w:numPr>
            </w:pPr>
            <w:r>
              <w:t>$200D – Intercooler Pump Control Circuit</w:t>
            </w:r>
          </w:p>
          <w:p w:rsidR="00287CCB" w:rsidRDefault="00287CCB"/>
        </w:tc>
        <w:tc>
          <w:tcPr>
            <w:tcW w:w="1440" w:type="dxa"/>
          </w:tcPr>
          <w:p w:rsidR="00287CCB" w:rsidRDefault="00287CCB">
            <w:r>
              <w:t>E20103</w:t>
            </w:r>
            <w:r>
              <w:noBreakHyphen/>
              <w:t>AI02</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$2809 – Torque Converter Clutch Reference Slip</w:t>
            </w:r>
          </w:p>
          <w:p w:rsidR="00287CCB" w:rsidRDefault="00287CCB"/>
        </w:tc>
        <w:tc>
          <w:tcPr>
            <w:tcW w:w="1440" w:type="dxa"/>
          </w:tcPr>
          <w:p w:rsidR="00287CCB" w:rsidRDefault="00287CCB">
            <w:r>
              <w:t>E20242</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$280A – Transmission 5-6 Upshift Time</w:t>
            </w:r>
          </w:p>
          <w:p w:rsidR="00F26143" w:rsidRDefault="00287CCB" w:rsidP="00F26143">
            <w:pPr>
              <w:numPr>
                <w:ilvl w:val="0"/>
                <w:numId w:val="4"/>
              </w:numPr>
            </w:pPr>
            <w:r>
              <w:t>$280B – Transmission 5-6 Upshift Time Error</w:t>
            </w:r>
          </w:p>
          <w:p w:rsidR="00287CCB" w:rsidRDefault="00287CCB"/>
        </w:tc>
        <w:tc>
          <w:tcPr>
            <w:tcW w:w="1440" w:type="dxa"/>
          </w:tcPr>
          <w:p w:rsidR="00287CCB" w:rsidRDefault="00287CCB">
            <w:r>
              <w:t>E20243</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$280C – Torque Converter Clutch Status</w:t>
            </w:r>
          </w:p>
          <w:p w:rsidR="00287CCB" w:rsidRDefault="00287CCB"/>
        </w:tc>
        <w:tc>
          <w:tcPr>
            <w:tcW w:w="1440" w:type="dxa"/>
          </w:tcPr>
          <w:p w:rsidR="00287CCB" w:rsidRDefault="00287CCB">
            <w:r>
              <w:t>E20244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$280D – Transmission Control Module Substrate Temperature</w:t>
            </w:r>
          </w:p>
          <w:p w:rsidR="00287CCB" w:rsidRDefault="00287CCB"/>
        </w:tc>
        <w:tc>
          <w:tcPr>
            <w:tcW w:w="1440" w:type="dxa"/>
          </w:tcPr>
          <w:p w:rsidR="00287CCB" w:rsidRDefault="00287CCB">
            <w:r>
              <w:t>E20296</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$280E – Replicated Transmission Output Speed Output Control Circuit</w:t>
            </w:r>
          </w:p>
          <w:p w:rsidR="00287CCB" w:rsidRDefault="00287CCB"/>
        </w:tc>
        <w:tc>
          <w:tcPr>
            <w:tcW w:w="1440" w:type="dxa"/>
          </w:tcPr>
          <w:p w:rsidR="00287CCB" w:rsidRDefault="00287CCB">
            <w:r>
              <w:t>E20307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$280F – Transmission Base Pattern</w:t>
            </w:r>
          </w:p>
          <w:p w:rsidR="00287CCB" w:rsidRDefault="00287CCB"/>
          <w:p w:rsidR="00287CCB" w:rsidRDefault="00287CCB">
            <w:r>
              <w:t xml:space="preserve">Eliminated support for the following PIDs: </w:t>
            </w:r>
          </w:p>
          <w:p w:rsidR="00F26143" w:rsidRDefault="00287CCB" w:rsidP="00F26143">
            <w:pPr>
              <w:numPr>
                <w:ilvl w:val="0"/>
                <w:numId w:val="4"/>
              </w:numPr>
            </w:pPr>
            <w:r>
              <w:t>$1973 – Transmission Shift Pattern</w:t>
            </w:r>
          </w:p>
          <w:p w:rsidR="00287CCB" w:rsidRDefault="00287CCB"/>
        </w:tc>
        <w:tc>
          <w:tcPr>
            <w:tcW w:w="1440" w:type="dxa"/>
          </w:tcPr>
          <w:p w:rsidR="00287CCB" w:rsidRDefault="00287CCB">
            <w:r>
              <w:t>E20282</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$2810 – Accelerator Effective Position</w:t>
            </w:r>
          </w:p>
          <w:p w:rsidR="00287CCB" w:rsidRDefault="00287CCB"/>
        </w:tc>
        <w:tc>
          <w:tcPr>
            <w:tcW w:w="1440" w:type="dxa"/>
          </w:tcPr>
          <w:p w:rsidR="00287CCB" w:rsidRDefault="00287CCB">
            <w:r>
              <w:t>E20491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overview for CPIDs, device controls, and device control limit exceeded return codes.</w:t>
            </w:r>
          </w:p>
          <w:p w:rsidR="00287CCB" w:rsidRDefault="00287CCB"/>
        </w:tc>
        <w:tc>
          <w:tcPr>
            <w:tcW w:w="1440" w:type="dxa"/>
          </w:tcPr>
          <w:p w:rsidR="00287CCB" w:rsidRDefault="00287CCB">
            <w:r>
              <w:t>E16480</w:t>
            </w:r>
            <w:r>
              <w:noBreakHyphen/>
              <w:t>AI04</w:t>
            </w:r>
          </w:p>
        </w:tc>
      </w:tr>
      <w:tr w:rsidR="00287CCB">
        <w:trPr>
          <w:cantSplit/>
          <w:jc w:val="center"/>
        </w:trPr>
        <w:tc>
          <w:tcPr>
            <w:tcW w:w="1260" w:type="dxa"/>
          </w:tcPr>
          <w:p w:rsidR="00287CCB" w:rsidRDefault="00287CCB">
            <w:r>
              <w:t>08.02.01</w:t>
            </w:r>
          </w:p>
        </w:tc>
        <w:tc>
          <w:tcPr>
            <w:tcW w:w="990" w:type="dxa"/>
          </w:tcPr>
          <w:p w:rsidR="00287CCB" w:rsidRDefault="00287CCB">
            <w:pPr>
              <w:jc w:val="center"/>
            </w:pPr>
            <w:r>
              <w:t>03/28/03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Added support for the following PIDs: </w:t>
            </w:r>
          </w:p>
          <w:p w:rsidR="00F26143" w:rsidRDefault="00287CCB" w:rsidP="00F26143">
            <w:pPr>
              <w:numPr>
                <w:ilvl w:val="0"/>
                <w:numId w:val="4"/>
              </w:numPr>
            </w:pPr>
            <w:r>
              <w:t>$2800 – Transmission Shift Solenoid A Control Circuit</w:t>
            </w:r>
          </w:p>
          <w:p w:rsidR="00F26143" w:rsidRDefault="00287CCB" w:rsidP="00F26143">
            <w:pPr>
              <w:numPr>
                <w:ilvl w:val="0"/>
                <w:numId w:val="4"/>
              </w:numPr>
            </w:pPr>
            <w:r>
              <w:t>$2801 – Transmission Shift Solenoid B Control Circuit</w:t>
            </w:r>
          </w:p>
          <w:p w:rsidR="00F26143" w:rsidRDefault="00287CCB" w:rsidP="00F26143">
            <w:pPr>
              <w:numPr>
                <w:ilvl w:val="0"/>
                <w:numId w:val="4"/>
              </w:numPr>
            </w:pPr>
            <w:r>
              <w:t>$2802 – Transmission Shift Solenoid C Control Circuit</w:t>
            </w:r>
          </w:p>
          <w:p w:rsidR="00F26143" w:rsidRDefault="00287CCB" w:rsidP="00F26143">
            <w:pPr>
              <w:numPr>
                <w:ilvl w:val="0"/>
                <w:numId w:val="4"/>
              </w:numPr>
            </w:pPr>
            <w:r>
              <w:t>$2803 – Transmission 3-2 Downshift Solenoid Control Circuit</w:t>
            </w:r>
          </w:p>
          <w:p w:rsidR="00F26143" w:rsidRDefault="00287CCB" w:rsidP="00F26143">
            <w:pPr>
              <w:numPr>
                <w:ilvl w:val="0"/>
                <w:numId w:val="4"/>
              </w:numPr>
            </w:pPr>
            <w:r>
              <w:t>$2804 – Transmission High Side Driver 1 Control Circuit</w:t>
            </w:r>
          </w:p>
          <w:p w:rsidR="00F26143" w:rsidRDefault="00287CCB" w:rsidP="00F26143">
            <w:pPr>
              <w:numPr>
                <w:ilvl w:val="0"/>
                <w:numId w:val="4"/>
              </w:numPr>
            </w:pPr>
            <w:r>
              <w:t>$2805 – Transmission High Side Driver 2 Control Circuit</w:t>
            </w:r>
          </w:p>
          <w:p w:rsidR="00F26143" w:rsidRDefault="00287CCB" w:rsidP="00F26143">
            <w:pPr>
              <w:numPr>
                <w:ilvl w:val="0"/>
                <w:numId w:val="4"/>
              </w:numPr>
              <w:rPr>
                <w:lang w:val="es-ES"/>
              </w:rPr>
            </w:pPr>
            <w:r w:rsidRPr="00764F59">
              <w:rPr>
                <w:lang w:val="es-ES"/>
              </w:rPr>
              <w:t xml:space="preserve">$2806 – </w:t>
            </w:r>
            <w:r w:rsidRPr="004F4328">
              <w:rPr>
                <w:lang w:val="es-ES"/>
              </w:rPr>
              <w:t>Torque</w:t>
            </w:r>
            <w:r w:rsidRPr="00764F59">
              <w:rPr>
                <w:lang w:val="es-ES"/>
              </w:rPr>
              <w:t xml:space="preserve"> </w:t>
            </w:r>
            <w:r w:rsidRPr="004F4328">
              <w:rPr>
                <w:lang w:val="es-ES"/>
              </w:rPr>
              <w:t>Converter</w:t>
            </w:r>
            <w:r w:rsidRPr="00764F59">
              <w:rPr>
                <w:lang w:val="es-ES"/>
              </w:rPr>
              <w:t xml:space="preserve"> </w:t>
            </w:r>
            <w:r w:rsidRPr="004F4328">
              <w:rPr>
                <w:lang w:val="es-ES"/>
              </w:rPr>
              <w:t>Clutch</w:t>
            </w:r>
            <w:r w:rsidRPr="00764F59">
              <w:rPr>
                <w:lang w:val="es-ES"/>
              </w:rPr>
              <w:t xml:space="preserve"> </w:t>
            </w:r>
            <w:r w:rsidRPr="004F4328">
              <w:rPr>
                <w:lang w:val="es-ES"/>
              </w:rPr>
              <w:t>Enable</w:t>
            </w:r>
            <w:r w:rsidRPr="00764F59">
              <w:rPr>
                <w:lang w:val="es-ES"/>
              </w:rPr>
              <w:t xml:space="preserve"> Control </w:t>
            </w:r>
            <w:r w:rsidRPr="004F4328">
              <w:rPr>
                <w:lang w:val="es-ES"/>
              </w:rPr>
              <w:t>Circuit</w:t>
            </w:r>
          </w:p>
          <w:p w:rsidR="00F26143" w:rsidRDefault="00287CCB" w:rsidP="00F26143">
            <w:pPr>
              <w:numPr>
                <w:ilvl w:val="0"/>
                <w:numId w:val="4"/>
              </w:numPr>
            </w:pPr>
            <w:r>
              <w:t>$2807 – Torque Converter Clutch Control Solenoid Control Circuit</w:t>
            </w:r>
          </w:p>
          <w:p w:rsidR="00F26143" w:rsidRDefault="00287CCB" w:rsidP="00F26143">
            <w:pPr>
              <w:numPr>
                <w:ilvl w:val="0"/>
                <w:numId w:val="4"/>
              </w:numPr>
            </w:pPr>
            <w:r>
              <w:t>$2808 – Transmission Line Pressure Control Circuit).</w:t>
            </w:r>
          </w:p>
          <w:p w:rsidR="00287CCB" w:rsidRDefault="00287CCB"/>
        </w:tc>
        <w:tc>
          <w:tcPr>
            <w:tcW w:w="1440" w:type="dxa"/>
          </w:tcPr>
          <w:p w:rsidR="00287CCB" w:rsidRDefault="00287CCB">
            <w:r>
              <w:t>E20038</w:t>
            </w:r>
            <w:r>
              <w:noBreakHyphen/>
              <w:t>AI01</w:t>
            </w:r>
          </w:p>
        </w:tc>
      </w:tr>
      <w:tr w:rsidR="00287CCB">
        <w:trPr>
          <w:cantSplit/>
          <w:jc w:val="center"/>
        </w:trPr>
        <w:tc>
          <w:tcPr>
            <w:tcW w:w="1260" w:type="dxa"/>
          </w:tcPr>
          <w:p w:rsidR="00287CCB" w:rsidRDefault="00287CCB">
            <w:r>
              <w:t>PCC.08.02.00</w:t>
            </w:r>
          </w:p>
        </w:tc>
        <w:tc>
          <w:tcPr>
            <w:tcW w:w="990" w:type="dxa"/>
          </w:tcPr>
          <w:p w:rsidR="00287CCB" w:rsidRDefault="00287CCB">
            <w:pPr>
              <w:jc w:val="center"/>
            </w:pPr>
            <w:r>
              <w:t>02/20/03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Created initial document.</w:t>
            </w:r>
            <w:r>
              <w:br/>
            </w:r>
          </w:p>
        </w:tc>
        <w:tc>
          <w:tcPr>
            <w:tcW w:w="1440" w:type="dxa"/>
          </w:tcPr>
          <w:p w:rsidR="00287CCB" w:rsidRDefault="00287CCB">
            <w:r>
              <w:t>E16480</w:t>
            </w:r>
            <w:r>
              <w:noBreakHyphen/>
              <w:t>AI01</w:t>
            </w:r>
          </w:p>
        </w:tc>
      </w:tr>
    </w:tbl>
    <w:p w:rsidR="00FF4F2F" w:rsidRDefault="00FF4F2F"/>
    <w:p w:rsidR="00FF4F2F" w:rsidRDefault="00FF4F2F">
      <w:pPr>
        <w:keepNext w:val="0"/>
        <w:keepLines w:val="0"/>
      </w:pPr>
    </w:p>
    <w:p w:rsidR="00FF4F2F" w:rsidRDefault="00FF4F2F">
      <w:pPr>
        <w:pStyle w:val="Header"/>
        <w:pageBreakBefore w:val="0"/>
      </w:pPr>
      <w:bookmarkStart w:id="1427" w:name="_Toc276633196"/>
      <w:r>
        <w:t xml:space="preserve">Appendix B </w:t>
      </w:r>
      <w:r>
        <w:noBreakHyphen/>
        <w:t xml:space="preserve"> List of Acronyms</w:t>
      </w:r>
      <w:bookmarkEnd w:id="1427"/>
    </w:p>
    <w:p w:rsidR="00FF4F2F" w:rsidRDefault="00FF4F2F"/>
    <w:p w:rsidR="00FF4F2F" w:rsidRDefault="00FF4F2F">
      <w:r>
        <w:t>The following acronyms are used throughout this document.</w:t>
      </w:r>
    </w:p>
    <w:p w:rsidR="00FF4F2F" w:rsidRDefault="00FF4F2F"/>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440"/>
        <w:gridCol w:w="5760"/>
      </w:tblGrid>
      <w:tr w:rsidR="00FF4F2F">
        <w:trPr>
          <w:cantSplit/>
          <w:jc w:val="center"/>
        </w:trPr>
        <w:tc>
          <w:tcPr>
            <w:tcW w:w="1440" w:type="dxa"/>
          </w:tcPr>
          <w:p w:rsidR="00FF4F2F" w:rsidRDefault="00FF4F2F">
            <w:pPr>
              <w:keepNext w:val="0"/>
            </w:pPr>
            <w:r>
              <w:t>ABS</w:t>
            </w:r>
          </w:p>
        </w:tc>
        <w:tc>
          <w:tcPr>
            <w:tcW w:w="5760" w:type="dxa"/>
          </w:tcPr>
          <w:p w:rsidR="00FF4F2F" w:rsidRDefault="00FF4F2F">
            <w:r>
              <w:t>Antilock Brake System</w:t>
            </w:r>
          </w:p>
        </w:tc>
      </w:tr>
      <w:tr w:rsidR="00FF4F2F">
        <w:trPr>
          <w:cantSplit/>
          <w:jc w:val="center"/>
        </w:trPr>
        <w:tc>
          <w:tcPr>
            <w:tcW w:w="1440" w:type="dxa"/>
          </w:tcPr>
          <w:p w:rsidR="00FF4F2F" w:rsidRDefault="00FF4F2F">
            <w:pPr>
              <w:keepNext w:val="0"/>
            </w:pPr>
            <w:r>
              <w:t>A/C</w:t>
            </w:r>
          </w:p>
        </w:tc>
        <w:tc>
          <w:tcPr>
            <w:tcW w:w="5760" w:type="dxa"/>
          </w:tcPr>
          <w:p w:rsidR="00FF4F2F" w:rsidRDefault="00FF4F2F">
            <w:r>
              <w:t>Air Conditioning</w:t>
            </w:r>
          </w:p>
        </w:tc>
      </w:tr>
      <w:tr w:rsidR="00FF4F2F">
        <w:trPr>
          <w:cantSplit/>
          <w:jc w:val="center"/>
        </w:trPr>
        <w:tc>
          <w:tcPr>
            <w:tcW w:w="1440" w:type="dxa"/>
          </w:tcPr>
          <w:p w:rsidR="00FF4F2F" w:rsidRDefault="00FF4F2F">
            <w:pPr>
              <w:keepNext w:val="0"/>
            </w:pPr>
            <w:r>
              <w:t>ASC</w:t>
            </w:r>
          </w:p>
        </w:tc>
        <w:tc>
          <w:tcPr>
            <w:tcW w:w="5760" w:type="dxa"/>
          </w:tcPr>
          <w:p w:rsidR="00FF4F2F" w:rsidRDefault="00FF4F2F">
            <w:r>
              <w:t>ASCII Encoded</w:t>
            </w:r>
          </w:p>
        </w:tc>
      </w:tr>
      <w:tr w:rsidR="00FF4F2F">
        <w:trPr>
          <w:cantSplit/>
          <w:jc w:val="center"/>
        </w:trPr>
        <w:tc>
          <w:tcPr>
            <w:tcW w:w="1440" w:type="dxa"/>
          </w:tcPr>
          <w:p w:rsidR="00FF4F2F" w:rsidRDefault="00FF4F2F">
            <w:pPr>
              <w:keepNext w:val="0"/>
            </w:pPr>
            <w:r>
              <w:t>AWD</w:t>
            </w:r>
          </w:p>
        </w:tc>
        <w:tc>
          <w:tcPr>
            <w:tcW w:w="5760" w:type="dxa"/>
          </w:tcPr>
          <w:p w:rsidR="00FF4F2F" w:rsidRDefault="00FF4F2F">
            <w:r>
              <w:t xml:space="preserve">All </w:t>
            </w:r>
            <w:smartTag w:uri="urn:schemas-microsoft-com:office:smarttags" w:element="Street">
              <w:smartTag w:uri="urn:schemas-microsoft-com:office:smarttags" w:element="address">
                <w:r>
                  <w:t>Wheel Drive</w:t>
                </w:r>
              </w:smartTag>
            </w:smartTag>
          </w:p>
        </w:tc>
      </w:tr>
      <w:tr w:rsidR="00FF4F2F">
        <w:trPr>
          <w:cantSplit/>
          <w:jc w:val="center"/>
        </w:trPr>
        <w:tc>
          <w:tcPr>
            <w:tcW w:w="1440" w:type="dxa"/>
          </w:tcPr>
          <w:p w:rsidR="00FF4F2F" w:rsidRDefault="00FF4F2F">
            <w:pPr>
              <w:keepNext w:val="0"/>
            </w:pPr>
            <w:r>
              <w:t>BASS</w:t>
            </w:r>
          </w:p>
        </w:tc>
        <w:tc>
          <w:tcPr>
            <w:tcW w:w="5760" w:type="dxa"/>
          </w:tcPr>
          <w:p w:rsidR="00FF4F2F" w:rsidRDefault="00FF4F2F">
            <w:r>
              <w:t>Brake Apply Sensing System</w:t>
            </w:r>
          </w:p>
        </w:tc>
      </w:tr>
      <w:tr w:rsidR="00FF4F2F">
        <w:trPr>
          <w:cantSplit/>
          <w:jc w:val="center"/>
        </w:trPr>
        <w:tc>
          <w:tcPr>
            <w:tcW w:w="1440" w:type="dxa"/>
          </w:tcPr>
          <w:p w:rsidR="00FF4F2F" w:rsidRDefault="00FF4F2F">
            <w:pPr>
              <w:keepNext w:val="0"/>
            </w:pPr>
            <w:r>
              <w:t>BCD</w:t>
            </w:r>
          </w:p>
        </w:tc>
        <w:tc>
          <w:tcPr>
            <w:tcW w:w="5760" w:type="dxa"/>
          </w:tcPr>
          <w:p w:rsidR="00FF4F2F" w:rsidRDefault="00FF4F2F">
            <w:r>
              <w:t>Binary Coded Decimal (Numeric Signal)</w:t>
            </w:r>
          </w:p>
        </w:tc>
      </w:tr>
      <w:tr w:rsidR="00FF4F2F">
        <w:trPr>
          <w:cantSplit/>
          <w:jc w:val="center"/>
        </w:trPr>
        <w:tc>
          <w:tcPr>
            <w:tcW w:w="1440" w:type="dxa"/>
          </w:tcPr>
          <w:p w:rsidR="00FF4F2F" w:rsidRDefault="00FF4F2F">
            <w:pPr>
              <w:keepNext w:val="0"/>
            </w:pPr>
            <w:r>
              <w:t>BLN</w:t>
            </w:r>
          </w:p>
        </w:tc>
        <w:tc>
          <w:tcPr>
            <w:tcW w:w="5760" w:type="dxa"/>
          </w:tcPr>
          <w:p w:rsidR="00FF4F2F" w:rsidRDefault="00FF4F2F">
            <w:r>
              <w:t>Boolean</w:t>
            </w:r>
          </w:p>
        </w:tc>
      </w:tr>
      <w:tr w:rsidR="00FF4F2F">
        <w:trPr>
          <w:cantSplit/>
          <w:jc w:val="center"/>
        </w:trPr>
        <w:tc>
          <w:tcPr>
            <w:tcW w:w="1440" w:type="dxa"/>
          </w:tcPr>
          <w:p w:rsidR="00FF4F2F" w:rsidRDefault="00FF4F2F">
            <w:pPr>
              <w:keepNext w:val="0"/>
            </w:pPr>
            <w:r>
              <w:t>C2C</w:t>
            </w:r>
          </w:p>
        </w:tc>
        <w:tc>
          <w:tcPr>
            <w:tcW w:w="5760" w:type="dxa"/>
          </w:tcPr>
          <w:p w:rsidR="00FF4F2F" w:rsidRDefault="00FF4F2F">
            <w:r>
              <w:t>Clutch to Clutch</w:t>
            </w:r>
          </w:p>
        </w:tc>
      </w:tr>
      <w:tr w:rsidR="00FF4F2F">
        <w:trPr>
          <w:cantSplit/>
          <w:jc w:val="center"/>
        </w:trPr>
        <w:tc>
          <w:tcPr>
            <w:tcW w:w="1440" w:type="dxa"/>
          </w:tcPr>
          <w:p w:rsidR="00FF4F2F" w:rsidRDefault="00FF4F2F">
            <w:pPr>
              <w:keepNext w:val="0"/>
            </w:pPr>
            <w:r>
              <w:t>CAN</w:t>
            </w:r>
          </w:p>
        </w:tc>
        <w:tc>
          <w:tcPr>
            <w:tcW w:w="5760" w:type="dxa"/>
          </w:tcPr>
          <w:p w:rsidR="00FF4F2F" w:rsidRDefault="00FF4F2F">
            <w:r>
              <w:t>Controller Area Network</w:t>
            </w:r>
          </w:p>
        </w:tc>
      </w:tr>
      <w:tr w:rsidR="00FF4F2F">
        <w:trPr>
          <w:cantSplit/>
          <w:jc w:val="center"/>
        </w:trPr>
        <w:tc>
          <w:tcPr>
            <w:tcW w:w="1440" w:type="dxa"/>
          </w:tcPr>
          <w:p w:rsidR="00FF4F2F" w:rsidRDefault="00FF4F2F">
            <w:pPr>
              <w:keepNext w:val="0"/>
            </w:pPr>
            <w:r>
              <w:t>CARB</w:t>
            </w:r>
          </w:p>
        </w:tc>
        <w:tc>
          <w:tcPr>
            <w:tcW w:w="5760" w:type="dxa"/>
          </w:tcPr>
          <w:p w:rsidR="00FF4F2F" w:rsidRDefault="00FF4F2F">
            <w:smartTag w:uri="urn:schemas-microsoft-com:office:smarttags" w:element="place">
              <w:smartTag w:uri="urn:schemas-microsoft-com:office:smarttags" w:element="State">
                <w:r>
                  <w:t>California</w:t>
                </w:r>
              </w:smartTag>
            </w:smartTag>
            <w:r>
              <w:t xml:space="preserve"> Air Resource Board</w:t>
            </w:r>
          </w:p>
        </w:tc>
      </w:tr>
      <w:tr w:rsidR="00FF4F2F">
        <w:trPr>
          <w:cantSplit/>
          <w:jc w:val="center"/>
        </w:trPr>
        <w:tc>
          <w:tcPr>
            <w:tcW w:w="1440" w:type="dxa"/>
          </w:tcPr>
          <w:p w:rsidR="00FF4F2F" w:rsidRDefault="00FF4F2F">
            <w:pPr>
              <w:keepNext w:val="0"/>
            </w:pPr>
            <w:r>
              <w:t>CASS</w:t>
            </w:r>
          </w:p>
        </w:tc>
        <w:tc>
          <w:tcPr>
            <w:tcW w:w="5760" w:type="dxa"/>
          </w:tcPr>
          <w:p w:rsidR="00FF4F2F" w:rsidRDefault="00FF4F2F">
            <w:r>
              <w:t>Clutch Apply Sensing System</w:t>
            </w:r>
          </w:p>
        </w:tc>
      </w:tr>
      <w:tr w:rsidR="00FF4F2F">
        <w:trPr>
          <w:cantSplit/>
          <w:jc w:val="center"/>
        </w:trPr>
        <w:tc>
          <w:tcPr>
            <w:tcW w:w="1440" w:type="dxa"/>
          </w:tcPr>
          <w:p w:rsidR="00FF4F2F" w:rsidRDefault="00FF4F2F">
            <w:pPr>
              <w:keepNext w:val="0"/>
            </w:pPr>
            <w:r>
              <w:t>CASE</w:t>
            </w:r>
          </w:p>
        </w:tc>
        <w:tc>
          <w:tcPr>
            <w:tcW w:w="5760" w:type="dxa"/>
          </w:tcPr>
          <w:p w:rsidR="00FF4F2F" w:rsidRDefault="00FF4F2F">
            <w:r>
              <w:t>Crank Angle Sensing Error</w:t>
            </w:r>
          </w:p>
        </w:tc>
      </w:tr>
      <w:tr w:rsidR="00FF4F2F">
        <w:trPr>
          <w:cantSplit/>
          <w:jc w:val="center"/>
        </w:trPr>
        <w:tc>
          <w:tcPr>
            <w:tcW w:w="1440" w:type="dxa"/>
          </w:tcPr>
          <w:p w:rsidR="00FF4F2F" w:rsidRDefault="00FF4F2F">
            <w:pPr>
              <w:keepNext w:val="0"/>
            </w:pPr>
            <w:r>
              <w:t>CPID</w:t>
            </w:r>
          </w:p>
        </w:tc>
        <w:tc>
          <w:tcPr>
            <w:tcW w:w="5760" w:type="dxa"/>
          </w:tcPr>
          <w:p w:rsidR="00FF4F2F" w:rsidRDefault="00FF4F2F">
            <w:r>
              <w:t>Control Packet Identifier</w:t>
            </w:r>
          </w:p>
        </w:tc>
      </w:tr>
      <w:tr w:rsidR="00FF4F2F">
        <w:trPr>
          <w:cantSplit/>
          <w:jc w:val="center"/>
        </w:trPr>
        <w:tc>
          <w:tcPr>
            <w:tcW w:w="1440" w:type="dxa"/>
          </w:tcPr>
          <w:p w:rsidR="00FF4F2F" w:rsidRDefault="00FF4F2F">
            <w:pPr>
              <w:keepNext w:val="0"/>
            </w:pPr>
            <w:r>
              <w:t>CTS</w:t>
            </w:r>
          </w:p>
        </w:tc>
        <w:tc>
          <w:tcPr>
            <w:tcW w:w="5760" w:type="dxa"/>
          </w:tcPr>
          <w:p w:rsidR="00FF4F2F" w:rsidRDefault="00FF4F2F">
            <w:r>
              <w:t>Component Technical Specification</w:t>
            </w:r>
          </w:p>
        </w:tc>
      </w:tr>
      <w:tr w:rsidR="00FF4F2F">
        <w:trPr>
          <w:cantSplit/>
          <w:jc w:val="center"/>
        </w:trPr>
        <w:tc>
          <w:tcPr>
            <w:tcW w:w="1440" w:type="dxa"/>
          </w:tcPr>
          <w:p w:rsidR="00FF4F2F" w:rsidRDefault="00FF4F2F">
            <w:pPr>
              <w:keepNext w:val="0"/>
            </w:pPr>
            <w:r>
              <w:t>DID</w:t>
            </w:r>
          </w:p>
        </w:tc>
        <w:tc>
          <w:tcPr>
            <w:tcW w:w="5760" w:type="dxa"/>
          </w:tcPr>
          <w:p w:rsidR="00FF4F2F" w:rsidRDefault="00FF4F2F">
            <w:r>
              <w:t>Data Identifier</w:t>
            </w:r>
          </w:p>
        </w:tc>
      </w:tr>
      <w:tr w:rsidR="00FF4F2F">
        <w:trPr>
          <w:cantSplit/>
          <w:jc w:val="center"/>
        </w:trPr>
        <w:tc>
          <w:tcPr>
            <w:tcW w:w="1440" w:type="dxa"/>
          </w:tcPr>
          <w:p w:rsidR="00FF4F2F" w:rsidRDefault="00FF4F2F">
            <w:pPr>
              <w:keepNext w:val="0"/>
            </w:pPr>
            <w:r>
              <w:t>DPID</w:t>
            </w:r>
          </w:p>
        </w:tc>
        <w:tc>
          <w:tcPr>
            <w:tcW w:w="5760" w:type="dxa"/>
          </w:tcPr>
          <w:p w:rsidR="00FF4F2F" w:rsidRDefault="00FF4F2F">
            <w:r>
              <w:t>Data Packet Identifier</w:t>
            </w:r>
          </w:p>
        </w:tc>
      </w:tr>
      <w:tr w:rsidR="00FF4F2F">
        <w:trPr>
          <w:cantSplit/>
          <w:jc w:val="center"/>
        </w:trPr>
        <w:tc>
          <w:tcPr>
            <w:tcW w:w="1440" w:type="dxa"/>
          </w:tcPr>
          <w:p w:rsidR="00FF4F2F" w:rsidRDefault="00FF4F2F">
            <w:pPr>
              <w:keepNext w:val="0"/>
            </w:pPr>
            <w:r>
              <w:t>DRI</w:t>
            </w:r>
          </w:p>
        </w:tc>
        <w:tc>
          <w:tcPr>
            <w:tcW w:w="5760" w:type="dxa"/>
          </w:tcPr>
          <w:p w:rsidR="00FF4F2F" w:rsidRDefault="00FF4F2F">
            <w:r>
              <w:t>Drive Reverse Indicator</w:t>
            </w:r>
          </w:p>
        </w:tc>
      </w:tr>
      <w:tr w:rsidR="00FF4F2F">
        <w:trPr>
          <w:cantSplit/>
          <w:jc w:val="center"/>
        </w:trPr>
        <w:tc>
          <w:tcPr>
            <w:tcW w:w="1440" w:type="dxa"/>
          </w:tcPr>
          <w:p w:rsidR="00FF4F2F" w:rsidRDefault="00FF4F2F">
            <w:pPr>
              <w:keepNext w:val="0"/>
            </w:pPr>
            <w:r>
              <w:t>DTC</w:t>
            </w:r>
          </w:p>
        </w:tc>
        <w:tc>
          <w:tcPr>
            <w:tcW w:w="5760" w:type="dxa"/>
          </w:tcPr>
          <w:p w:rsidR="00FF4F2F" w:rsidRDefault="00FF4F2F">
            <w:r>
              <w:t>Diagnostic Trouble Code</w:t>
            </w:r>
          </w:p>
        </w:tc>
      </w:tr>
      <w:tr w:rsidR="00FF4F2F">
        <w:trPr>
          <w:cantSplit/>
          <w:jc w:val="center"/>
        </w:trPr>
        <w:tc>
          <w:tcPr>
            <w:tcW w:w="1440" w:type="dxa"/>
          </w:tcPr>
          <w:p w:rsidR="00FF4F2F" w:rsidRDefault="00FF4F2F">
            <w:pPr>
              <w:keepNext w:val="0"/>
            </w:pPr>
            <w:r>
              <w:t>E</w:t>
            </w:r>
          </w:p>
        </w:tc>
        <w:tc>
          <w:tcPr>
            <w:tcW w:w="5760" w:type="dxa"/>
          </w:tcPr>
          <w:p w:rsidR="00FF4F2F" w:rsidRDefault="00FF4F2F">
            <w:r>
              <w:t>Engineering Units</w:t>
            </w:r>
          </w:p>
        </w:tc>
      </w:tr>
      <w:tr w:rsidR="00FF4F2F">
        <w:trPr>
          <w:cantSplit/>
          <w:jc w:val="center"/>
        </w:trPr>
        <w:tc>
          <w:tcPr>
            <w:tcW w:w="1440" w:type="dxa"/>
          </w:tcPr>
          <w:p w:rsidR="00FF4F2F" w:rsidRDefault="00FF4F2F">
            <w:pPr>
              <w:keepNext w:val="0"/>
            </w:pPr>
            <w:r>
              <w:lastRenderedPageBreak/>
              <w:t>EACR</w:t>
            </w:r>
          </w:p>
        </w:tc>
        <w:tc>
          <w:tcPr>
            <w:tcW w:w="5760" w:type="dxa"/>
          </w:tcPr>
          <w:p w:rsidR="00FF4F2F" w:rsidRDefault="00FF4F2F">
            <w:r>
              <w:t>Enhancement and Anomaly Change Record</w:t>
            </w:r>
          </w:p>
        </w:tc>
      </w:tr>
      <w:tr w:rsidR="00FF4F2F">
        <w:trPr>
          <w:cantSplit/>
          <w:jc w:val="center"/>
        </w:trPr>
        <w:tc>
          <w:tcPr>
            <w:tcW w:w="1440" w:type="dxa"/>
          </w:tcPr>
          <w:p w:rsidR="00FF4F2F" w:rsidRDefault="00FF4F2F">
            <w:pPr>
              <w:keepNext w:val="0"/>
            </w:pPr>
            <w:r>
              <w:t>ECCC</w:t>
            </w:r>
          </w:p>
        </w:tc>
        <w:tc>
          <w:tcPr>
            <w:tcW w:w="5760" w:type="dxa"/>
          </w:tcPr>
          <w:p w:rsidR="00FF4F2F" w:rsidRDefault="00FF4F2F">
            <w:r>
              <w:t>Electronically Controlled Converter Clutch</w:t>
            </w:r>
          </w:p>
        </w:tc>
      </w:tr>
      <w:tr w:rsidR="00FF4F2F">
        <w:trPr>
          <w:cantSplit/>
          <w:jc w:val="center"/>
        </w:trPr>
        <w:tc>
          <w:tcPr>
            <w:tcW w:w="1440" w:type="dxa"/>
          </w:tcPr>
          <w:p w:rsidR="00FF4F2F" w:rsidRDefault="00FF4F2F">
            <w:pPr>
              <w:keepNext w:val="0"/>
            </w:pPr>
            <w:r>
              <w:t>ECM</w:t>
            </w:r>
          </w:p>
        </w:tc>
        <w:tc>
          <w:tcPr>
            <w:tcW w:w="5760" w:type="dxa"/>
          </w:tcPr>
          <w:p w:rsidR="00FF4F2F" w:rsidRDefault="00FF4F2F">
            <w:r>
              <w:t>Engine Control Module</w:t>
            </w:r>
          </w:p>
        </w:tc>
      </w:tr>
      <w:tr w:rsidR="00FF4F2F">
        <w:trPr>
          <w:cantSplit/>
          <w:jc w:val="center"/>
        </w:trPr>
        <w:tc>
          <w:tcPr>
            <w:tcW w:w="1440" w:type="dxa"/>
          </w:tcPr>
          <w:p w:rsidR="00FF4F2F" w:rsidRDefault="00FF4F2F">
            <w:pPr>
              <w:keepNext w:val="0"/>
            </w:pPr>
            <w:r>
              <w:t>ECU</w:t>
            </w:r>
          </w:p>
        </w:tc>
        <w:tc>
          <w:tcPr>
            <w:tcW w:w="5760" w:type="dxa"/>
          </w:tcPr>
          <w:p w:rsidR="00FF4F2F" w:rsidRDefault="00FF4F2F">
            <w:r>
              <w:t>Electronic Control Unit</w:t>
            </w:r>
          </w:p>
        </w:tc>
      </w:tr>
      <w:tr w:rsidR="00FF4F2F">
        <w:trPr>
          <w:cantSplit/>
          <w:jc w:val="center"/>
        </w:trPr>
        <w:tc>
          <w:tcPr>
            <w:tcW w:w="1440" w:type="dxa"/>
          </w:tcPr>
          <w:p w:rsidR="00FF4F2F" w:rsidRDefault="00FF4F2F">
            <w:pPr>
              <w:keepNext w:val="0"/>
            </w:pPr>
            <w:r>
              <w:t>EGR</w:t>
            </w:r>
          </w:p>
        </w:tc>
        <w:tc>
          <w:tcPr>
            <w:tcW w:w="5760" w:type="dxa"/>
          </w:tcPr>
          <w:p w:rsidR="00FF4F2F" w:rsidRDefault="00FF4F2F">
            <w:r>
              <w:t>Exhaust Gas Recirculation</w:t>
            </w:r>
          </w:p>
        </w:tc>
      </w:tr>
      <w:tr w:rsidR="00FF4F2F">
        <w:trPr>
          <w:cantSplit/>
          <w:jc w:val="center"/>
        </w:trPr>
        <w:tc>
          <w:tcPr>
            <w:tcW w:w="1440" w:type="dxa"/>
          </w:tcPr>
          <w:p w:rsidR="00FF4F2F" w:rsidRDefault="00FF4F2F">
            <w:pPr>
              <w:keepNext w:val="0"/>
            </w:pPr>
            <w:r>
              <w:t>ENM</w:t>
            </w:r>
          </w:p>
        </w:tc>
        <w:tc>
          <w:tcPr>
            <w:tcW w:w="5760" w:type="dxa"/>
          </w:tcPr>
          <w:p w:rsidR="00FF4F2F" w:rsidRDefault="00FF4F2F">
            <w:r>
              <w:t>Enumerated</w:t>
            </w:r>
          </w:p>
        </w:tc>
      </w:tr>
      <w:tr w:rsidR="00FF4F2F">
        <w:trPr>
          <w:cantSplit/>
          <w:jc w:val="center"/>
        </w:trPr>
        <w:tc>
          <w:tcPr>
            <w:tcW w:w="1440" w:type="dxa"/>
          </w:tcPr>
          <w:p w:rsidR="00FF4F2F" w:rsidRDefault="00FF4F2F">
            <w:pPr>
              <w:keepNext w:val="0"/>
            </w:pPr>
            <w:r>
              <w:t>EONV</w:t>
            </w:r>
          </w:p>
        </w:tc>
        <w:tc>
          <w:tcPr>
            <w:tcW w:w="5760" w:type="dxa"/>
          </w:tcPr>
          <w:p w:rsidR="00FF4F2F" w:rsidRDefault="00FF4F2F">
            <w:r>
              <w:t>Engine Off Natural Vacuum</w:t>
            </w:r>
          </w:p>
        </w:tc>
      </w:tr>
      <w:tr w:rsidR="00FF4F2F">
        <w:trPr>
          <w:cantSplit/>
          <w:jc w:val="center"/>
        </w:trPr>
        <w:tc>
          <w:tcPr>
            <w:tcW w:w="1440" w:type="dxa"/>
          </w:tcPr>
          <w:p w:rsidR="00FF4F2F" w:rsidRDefault="00FF4F2F">
            <w:pPr>
              <w:keepNext w:val="0"/>
            </w:pPr>
            <w:r>
              <w:t>EPA</w:t>
            </w:r>
          </w:p>
        </w:tc>
        <w:tc>
          <w:tcPr>
            <w:tcW w:w="5760" w:type="dxa"/>
          </w:tcPr>
          <w:p w:rsidR="00FF4F2F" w:rsidRDefault="00FF4F2F">
            <w:r>
              <w:t>Environmental Protection Agency</w:t>
            </w:r>
          </w:p>
        </w:tc>
      </w:tr>
      <w:tr w:rsidR="00FF4F2F">
        <w:trPr>
          <w:cantSplit/>
          <w:jc w:val="center"/>
        </w:trPr>
        <w:tc>
          <w:tcPr>
            <w:tcW w:w="1440" w:type="dxa"/>
          </w:tcPr>
          <w:p w:rsidR="00FF4F2F" w:rsidRDefault="00FF4F2F">
            <w:pPr>
              <w:keepNext w:val="0"/>
            </w:pPr>
            <w:r>
              <w:t>ERS</w:t>
            </w:r>
          </w:p>
        </w:tc>
        <w:tc>
          <w:tcPr>
            <w:tcW w:w="5760" w:type="dxa"/>
          </w:tcPr>
          <w:p w:rsidR="00FF4F2F" w:rsidRDefault="00FF4F2F">
            <w:r>
              <w:t>Energy Reduction Software</w:t>
            </w:r>
          </w:p>
        </w:tc>
      </w:tr>
      <w:tr w:rsidR="00FF4F2F">
        <w:trPr>
          <w:cantSplit/>
          <w:jc w:val="center"/>
        </w:trPr>
        <w:tc>
          <w:tcPr>
            <w:tcW w:w="1440" w:type="dxa"/>
          </w:tcPr>
          <w:p w:rsidR="00FF4F2F" w:rsidRDefault="00FF4F2F">
            <w:pPr>
              <w:keepNext w:val="0"/>
            </w:pPr>
            <w:r>
              <w:t>ETEI</w:t>
            </w:r>
          </w:p>
        </w:tc>
        <w:tc>
          <w:tcPr>
            <w:tcW w:w="5760" w:type="dxa"/>
          </w:tcPr>
          <w:p w:rsidR="00FF4F2F" w:rsidRDefault="00FF4F2F">
            <w:r>
              <w:t>Engine Control Module – Transmission Control Module Electrical Interface</w:t>
            </w:r>
          </w:p>
        </w:tc>
      </w:tr>
      <w:tr w:rsidR="00FF4F2F">
        <w:trPr>
          <w:cantSplit/>
          <w:jc w:val="center"/>
        </w:trPr>
        <w:tc>
          <w:tcPr>
            <w:tcW w:w="1440" w:type="dxa"/>
          </w:tcPr>
          <w:p w:rsidR="00FF4F2F" w:rsidRDefault="00FF4F2F">
            <w:pPr>
              <w:keepNext w:val="0"/>
            </w:pPr>
            <w:r>
              <w:t>EV</w:t>
            </w:r>
          </w:p>
        </w:tc>
        <w:tc>
          <w:tcPr>
            <w:tcW w:w="5760" w:type="dxa"/>
          </w:tcPr>
          <w:p w:rsidR="00FF4F2F" w:rsidRDefault="00FF4F2F">
            <w:r>
              <w:t>Electro Viscous</w:t>
            </w:r>
          </w:p>
        </w:tc>
      </w:tr>
      <w:tr w:rsidR="00FF4F2F">
        <w:trPr>
          <w:cantSplit/>
          <w:jc w:val="center"/>
        </w:trPr>
        <w:tc>
          <w:tcPr>
            <w:tcW w:w="1440" w:type="dxa"/>
          </w:tcPr>
          <w:p w:rsidR="00FF4F2F" w:rsidRDefault="00FF4F2F">
            <w:pPr>
              <w:keepNext w:val="0"/>
            </w:pPr>
            <w:r>
              <w:t>EWMA</w:t>
            </w:r>
          </w:p>
        </w:tc>
        <w:tc>
          <w:tcPr>
            <w:tcW w:w="5760" w:type="dxa"/>
          </w:tcPr>
          <w:p w:rsidR="00FF4F2F" w:rsidRDefault="00FF4F2F">
            <w:r>
              <w:t>Exponentially Weighted Moving Average</w:t>
            </w:r>
          </w:p>
        </w:tc>
      </w:tr>
      <w:tr w:rsidR="00FF4F2F">
        <w:trPr>
          <w:cantSplit/>
          <w:jc w:val="center"/>
        </w:trPr>
        <w:tc>
          <w:tcPr>
            <w:tcW w:w="1440" w:type="dxa"/>
          </w:tcPr>
          <w:p w:rsidR="00FF4F2F" w:rsidRDefault="00FF4F2F">
            <w:pPr>
              <w:keepNext w:val="0"/>
            </w:pPr>
            <w:r>
              <w:t>GM</w:t>
            </w:r>
          </w:p>
        </w:tc>
        <w:tc>
          <w:tcPr>
            <w:tcW w:w="5760" w:type="dxa"/>
          </w:tcPr>
          <w:p w:rsidR="00FF4F2F" w:rsidRDefault="00FF4F2F">
            <w:r>
              <w:t>General Motors</w:t>
            </w:r>
          </w:p>
        </w:tc>
      </w:tr>
      <w:tr w:rsidR="00FF4F2F">
        <w:trPr>
          <w:cantSplit/>
          <w:jc w:val="center"/>
        </w:trPr>
        <w:tc>
          <w:tcPr>
            <w:tcW w:w="1440" w:type="dxa"/>
          </w:tcPr>
          <w:p w:rsidR="00FF4F2F" w:rsidRDefault="00FF4F2F">
            <w:pPr>
              <w:keepNext w:val="0"/>
            </w:pPr>
            <w:r>
              <w:t>GMLAN</w:t>
            </w:r>
          </w:p>
        </w:tc>
        <w:tc>
          <w:tcPr>
            <w:tcW w:w="5760" w:type="dxa"/>
          </w:tcPr>
          <w:p w:rsidR="00FF4F2F" w:rsidRDefault="00FF4F2F">
            <w:r>
              <w:t>General Motors Local Area Network</w:t>
            </w:r>
          </w:p>
        </w:tc>
      </w:tr>
      <w:tr w:rsidR="00FF4F2F">
        <w:trPr>
          <w:cantSplit/>
          <w:jc w:val="center"/>
        </w:trPr>
        <w:tc>
          <w:tcPr>
            <w:tcW w:w="1440" w:type="dxa"/>
          </w:tcPr>
          <w:p w:rsidR="00FF4F2F" w:rsidRDefault="00FF4F2F">
            <w:pPr>
              <w:keepNext w:val="0"/>
            </w:pPr>
            <w:r>
              <w:t>GMPT</w:t>
            </w:r>
          </w:p>
        </w:tc>
        <w:tc>
          <w:tcPr>
            <w:tcW w:w="5760" w:type="dxa"/>
          </w:tcPr>
          <w:p w:rsidR="00FF4F2F" w:rsidRDefault="00FF4F2F">
            <w:r>
              <w:t>General Motors Powertrain</w:t>
            </w:r>
          </w:p>
        </w:tc>
      </w:tr>
      <w:tr w:rsidR="00FF4F2F">
        <w:trPr>
          <w:cantSplit/>
          <w:jc w:val="center"/>
        </w:trPr>
        <w:tc>
          <w:tcPr>
            <w:tcW w:w="1440" w:type="dxa"/>
          </w:tcPr>
          <w:p w:rsidR="00FF4F2F" w:rsidRDefault="00FF4F2F">
            <w:pPr>
              <w:keepNext w:val="0"/>
            </w:pPr>
            <w:r>
              <w:t>ICM</w:t>
            </w:r>
          </w:p>
        </w:tc>
        <w:tc>
          <w:tcPr>
            <w:tcW w:w="5760" w:type="dxa"/>
          </w:tcPr>
          <w:p w:rsidR="00FF4F2F" w:rsidRDefault="00FF4F2F">
            <w:r>
              <w:t>Immobilizer Control Module</w:t>
            </w:r>
          </w:p>
        </w:tc>
      </w:tr>
      <w:tr w:rsidR="00FF4F2F">
        <w:trPr>
          <w:cantSplit/>
          <w:jc w:val="center"/>
        </w:trPr>
        <w:tc>
          <w:tcPr>
            <w:tcW w:w="1440" w:type="dxa"/>
          </w:tcPr>
          <w:p w:rsidR="00FF4F2F" w:rsidRDefault="00FF4F2F">
            <w:pPr>
              <w:keepNext w:val="0"/>
            </w:pPr>
            <w:r>
              <w:t>IMS</w:t>
            </w:r>
          </w:p>
        </w:tc>
        <w:tc>
          <w:tcPr>
            <w:tcW w:w="5760" w:type="dxa"/>
          </w:tcPr>
          <w:p w:rsidR="00FF4F2F" w:rsidRDefault="00FF4F2F">
            <w:r>
              <w:t>Internal Mode Switch</w:t>
            </w:r>
          </w:p>
        </w:tc>
      </w:tr>
      <w:tr w:rsidR="00FF4F2F">
        <w:trPr>
          <w:cantSplit/>
          <w:jc w:val="center"/>
        </w:trPr>
        <w:tc>
          <w:tcPr>
            <w:tcW w:w="1440" w:type="dxa"/>
          </w:tcPr>
          <w:p w:rsidR="00FF4F2F" w:rsidRDefault="00FF4F2F">
            <w:pPr>
              <w:keepNext w:val="0"/>
            </w:pPr>
            <w:r>
              <w:t>ISO</w:t>
            </w:r>
          </w:p>
        </w:tc>
        <w:tc>
          <w:tcPr>
            <w:tcW w:w="5760" w:type="dxa"/>
          </w:tcPr>
          <w:p w:rsidR="00FF4F2F" w:rsidRDefault="00FF4F2F">
            <w:r>
              <w:t>The International Organization for Standardization</w:t>
            </w:r>
          </w:p>
        </w:tc>
      </w:tr>
      <w:tr w:rsidR="00FF4F2F">
        <w:trPr>
          <w:cantSplit/>
          <w:jc w:val="center"/>
        </w:trPr>
        <w:tc>
          <w:tcPr>
            <w:tcW w:w="1440" w:type="dxa"/>
          </w:tcPr>
          <w:p w:rsidR="00FF4F2F" w:rsidRDefault="00FF4F2F">
            <w:pPr>
              <w:keepNext w:val="0"/>
            </w:pPr>
            <w:r>
              <w:t>LORES</w:t>
            </w:r>
          </w:p>
        </w:tc>
        <w:tc>
          <w:tcPr>
            <w:tcW w:w="5760" w:type="dxa"/>
          </w:tcPr>
          <w:p w:rsidR="00FF4F2F" w:rsidRDefault="00FF4F2F">
            <w:r>
              <w:t>Low Resolution</w:t>
            </w:r>
          </w:p>
        </w:tc>
      </w:tr>
      <w:tr w:rsidR="00FF4F2F">
        <w:trPr>
          <w:cantSplit/>
          <w:jc w:val="center"/>
        </w:trPr>
        <w:tc>
          <w:tcPr>
            <w:tcW w:w="1440" w:type="dxa"/>
          </w:tcPr>
          <w:p w:rsidR="00FF4F2F" w:rsidRDefault="00FF4F2F">
            <w:pPr>
              <w:keepNext w:val="0"/>
            </w:pPr>
            <w:r>
              <w:t>MAF</w:t>
            </w:r>
          </w:p>
        </w:tc>
        <w:tc>
          <w:tcPr>
            <w:tcW w:w="5760" w:type="dxa"/>
          </w:tcPr>
          <w:p w:rsidR="00FF4F2F" w:rsidRDefault="00FF4F2F">
            <w:r>
              <w:t>Mass Airflow</w:t>
            </w:r>
          </w:p>
        </w:tc>
      </w:tr>
      <w:tr w:rsidR="00FF4F2F">
        <w:trPr>
          <w:cantSplit/>
          <w:jc w:val="center"/>
        </w:trPr>
        <w:tc>
          <w:tcPr>
            <w:tcW w:w="1440" w:type="dxa"/>
          </w:tcPr>
          <w:p w:rsidR="00FF4F2F" w:rsidRDefault="00FF4F2F">
            <w:pPr>
              <w:keepNext w:val="0"/>
            </w:pPr>
            <w:r>
              <w:t>MAP</w:t>
            </w:r>
          </w:p>
        </w:tc>
        <w:tc>
          <w:tcPr>
            <w:tcW w:w="5760" w:type="dxa"/>
          </w:tcPr>
          <w:p w:rsidR="00FF4F2F" w:rsidRDefault="00FF4F2F">
            <w:r>
              <w:t>Manifold Absolute Pressure</w:t>
            </w:r>
          </w:p>
        </w:tc>
      </w:tr>
      <w:tr w:rsidR="00FF4F2F">
        <w:trPr>
          <w:cantSplit/>
          <w:jc w:val="center"/>
        </w:trPr>
        <w:tc>
          <w:tcPr>
            <w:tcW w:w="1440" w:type="dxa"/>
          </w:tcPr>
          <w:p w:rsidR="00FF4F2F" w:rsidRDefault="00FF4F2F">
            <w:pPr>
              <w:keepNext w:val="0"/>
            </w:pPr>
            <w:r>
              <w:t>MBT</w:t>
            </w:r>
          </w:p>
        </w:tc>
        <w:tc>
          <w:tcPr>
            <w:tcW w:w="5760" w:type="dxa"/>
          </w:tcPr>
          <w:p w:rsidR="00FF4F2F" w:rsidRDefault="00FF4F2F">
            <w:r>
              <w:t>Mean Best Torque</w:t>
            </w:r>
          </w:p>
        </w:tc>
      </w:tr>
      <w:tr w:rsidR="00FF4F2F">
        <w:trPr>
          <w:cantSplit/>
          <w:jc w:val="center"/>
        </w:trPr>
        <w:tc>
          <w:tcPr>
            <w:tcW w:w="1440" w:type="dxa"/>
          </w:tcPr>
          <w:p w:rsidR="00FF4F2F" w:rsidRDefault="00FF4F2F">
            <w:pPr>
              <w:keepNext w:val="0"/>
            </w:pPr>
            <w:r>
              <w:t>MEC</w:t>
            </w:r>
          </w:p>
        </w:tc>
        <w:tc>
          <w:tcPr>
            <w:tcW w:w="5760" w:type="dxa"/>
          </w:tcPr>
          <w:p w:rsidR="00FF4F2F" w:rsidRDefault="00FF4F2F">
            <w:r>
              <w:t>Manufacturers Enable Counter</w:t>
            </w:r>
          </w:p>
        </w:tc>
      </w:tr>
      <w:tr w:rsidR="00FF4F2F">
        <w:trPr>
          <w:cantSplit/>
          <w:jc w:val="center"/>
        </w:trPr>
        <w:tc>
          <w:tcPr>
            <w:tcW w:w="1440" w:type="dxa"/>
          </w:tcPr>
          <w:p w:rsidR="00FF4F2F" w:rsidRDefault="00FF4F2F">
            <w:pPr>
              <w:keepNext w:val="0"/>
            </w:pPr>
            <w:r>
              <w:t>MEDRES</w:t>
            </w:r>
          </w:p>
        </w:tc>
        <w:tc>
          <w:tcPr>
            <w:tcW w:w="5760" w:type="dxa"/>
          </w:tcPr>
          <w:p w:rsidR="00FF4F2F" w:rsidRDefault="00FF4F2F">
            <w:r>
              <w:t>Medium Resolution</w:t>
            </w:r>
          </w:p>
        </w:tc>
      </w:tr>
      <w:tr w:rsidR="00FF4F2F">
        <w:trPr>
          <w:cantSplit/>
          <w:jc w:val="center"/>
        </w:trPr>
        <w:tc>
          <w:tcPr>
            <w:tcW w:w="1440" w:type="dxa"/>
          </w:tcPr>
          <w:p w:rsidR="00FF4F2F" w:rsidRDefault="00FF4F2F">
            <w:pPr>
              <w:keepNext w:val="0"/>
            </w:pPr>
            <w:r>
              <w:t>MRF</w:t>
            </w:r>
          </w:p>
        </w:tc>
        <w:tc>
          <w:tcPr>
            <w:tcW w:w="5760" w:type="dxa"/>
          </w:tcPr>
          <w:p w:rsidR="00FF4F2F" w:rsidRDefault="00FF4F2F">
            <w:r>
              <w:t>Magneto Rheological Fan</w:t>
            </w:r>
          </w:p>
        </w:tc>
      </w:tr>
      <w:tr w:rsidR="00FF4F2F">
        <w:trPr>
          <w:cantSplit/>
          <w:jc w:val="center"/>
        </w:trPr>
        <w:tc>
          <w:tcPr>
            <w:tcW w:w="1440" w:type="dxa"/>
          </w:tcPr>
          <w:p w:rsidR="00FF4F2F" w:rsidRDefault="00FF4F2F">
            <w:pPr>
              <w:keepNext w:val="0"/>
            </w:pPr>
            <w:r>
              <w:t>MIL</w:t>
            </w:r>
          </w:p>
        </w:tc>
        <w:tc>
          <w:tcPr>
            <w:tcW w:w="5760" w:type="dxa"/>
          </w:tcPr>
          <w:p w:rsidR="00FF4F2F" w:rsidRDefault="00FF4F2F">
            <w:r>
              <w:t>Malfunction Indicator Lamp</w:t>
            </w:r>
          </w:p>
        </w:tc>
      </w:tr>
      <w:tr w:rsidR="00FF4F2F">
        <w:trPr>
          <w:cantSplit/>
          <w:jc w:val="center"/>
        </w:trPr>
        <w:tc>
          <w:tcPr>
            <w:tcW w:w="1440" w:type="dxa"/>
          </w:tcPr>
          <w:p w:rsidR="00FF4F2F" w:rsidRDefault="00FF4F2F">
            <w:pPr>
              <w:keepNext w:val="0"/>
            </w:pPr>
            <w:r>
              <w:t>N</w:t>
            </w:r>
          </w:p>
        </w:tc>
        <w:tc>
          <w:tcPr>
            <w:tcW w:w="5760" w:type="dxa"/>
          </w:tcPr>
          <w:p w:rsidR="00FF4F2F" w:rsidRDefault="00FF4F2F">
            <w:r>
              <w:t>Numerical Units</w:t>
            </w:r>
          </w:p>
        </w:tc>
      </w:tr>
      <w:tr w:rsidR="00FF4F2F">
        <w:trPr>
          <w:cantSplit/>
          <w:jc w:val="center"/>
        </w:trPr>
        <w:tc>
          <w:tcPr>
            <w:tcW w:w="1440" w:type="dxa"/>
          </w:tcPr>
          <w:p w:rsidR="00FF4F2F" w:rsidRDefault="00FF4F2F">
            <w:pPr>
              <w:keepNext w:val="0"/>
            </w:pPr>
            <w:r>
              <w:t>NSBU</w:t>
            </w:r>
          </w:p>
        </w:tc>
        <w:tc>
          <w:tcPr>
            <w:tcW w:w="5760" w:type="dxa"/>
          </w:tcPr>
          <w:p w:rsidR="00FF4F2F" w:rsidRDefault="00FF4F2F">
            <w:r>
              <w:t>Neutral Safety Backup</w:t>
            </w:r>
          </w:p>
        </w:tc>
      </w:tr>
      <w:tr w:rsidR="00FF4F2F">
        <w:trPr>
          <w:cantSplit/>
          <w:jc w:val="center"/>
        </w:trPr>
        <w:tc>
          <w:tcPr>
            <w:tcW w:w="1440" w:type="dxa"/>
          </w:tcPr>
          <w:p w:rsidR="00FF4F2F" w:rsidRDefault="00FF4F2F">
            <w:pPr>
              <w:keepNext w:val="0"/>
            </w:pPr>
            <w:r>
              <w:t>OBD</w:t>
            </w:r>
          </w:p>
        </w:tc>
        <w:tc>
          <w:tcPr>
            <w:tcW w:w="5760" w:type="dxa"/>
          </w:tcPr>
          <w:p w:rsidR="00FF4F2F" w:rsidRDefault="00FF4F2F">
            <w:r>
              <w:t>On Board Diagnostic</w:t>
            </w:r>
          </w:p>
        </w:tc>
      </w:tr>
      <w:tr w:rsidR="00FF4F2F">
        <w:trPr>
          <w:cantSplit/>
          <w:jc w:val="center"/>
        </w:trPr>
        <w:tc>
          <w:tcPr>
            <w:tcW w:w="1440" w:type="dxa"/>
          </w:tcPr>
          <w:p w:rsidR="00FF4F2F" w:rsidRDefault="00FF4F2F">
            <w:pPr>
              <w:keepNext w:val="0"/>
            </w:pPr>
            <w:r>
              <w:t>OSC</w:t>
            </w:r>
          </w:p>
        </w:tc>
        <w:tc>
          <w:tcPr>
            <w:tcW w:w="5760" w:type="dxa"/>
          </w:tcPr>
          <w:p w:rsidR="00FF4F2F" w:rsidRDefault="00FF4F2F">
            <w:r>
              <w:t>Oxygen Storage Capacity</w:t>
            </w:r>
          </w:p>
        </w:tc>
      </w:tr>
      <w:tr w:rsidR="00FF4F2F">
        <w:trPr>
          <w:cantSplit/>
          <w:jc w:val="center"/>
        </w:trPr>
        <w:tc>
          <w:tcPr>
            <w:tcW w:w="1440" w:type="dxa"/>
          </w:tcPr>
          <w:p w:rsidR="00FF4F2F" w:rsidRDefault="00FF4F2F">
            <w:pPr>
              <w:keepNext w:val="0"/>
            </w:pPr>
            <w:r>
              <w:t>PCS</w:t>
            </w:r>
          </w:p>
        </w:tc>
        <w:tc>
          <w:tcPr>
            <w:tcW w:w="5760" w:type="dxa"/>
          </w:tcPr>
          <w:p w:rsidR="00FF4F2F" w:rsidRDefault="00FF4F2F">
            <w:r>
              <w:t>Pressure Control Solenoid</w:t>
            </w:r>
          </w:p>
        </w:tc>
      </w:tr>
      <w:tr w:rsidR="00FF4F2F">
        <w:trPr>
          <w:cantSplit/>
          <w:jc w:val="center"/>
        </w:trPr>
        <w:tc>
          <w:tcPr>
            <w:tcW w:w="1440" w:type="dxa"/>
          </w:tcPr>
          <w:p w:rsidR="00FF4F2F" w:rsidRDefault="00FF4F2F">
            <w:pPr>
              <w:keepNext w:val="0"/>
            </w:pPr>
            <w:r>
              <w:t>PDS</w:t>
            </w:r>
          </w:p>
        </w:tc>
        <w:tc>
          <w:tcPr>
            <w:tcW w:w="5760" w:type="dxa"/>
          </w:tcPr>
          <w:p w:rsidR="00FF4F2F" w:rsidRDefault="00FF4F2F">
            <w:r>
              <w:t>Periodic DPID Scheduler</w:t>
            </w:r>
          </w:p>
        </w:tc>
      </w:tr>
      <w:tr w:rsidR="00FF4F2F">
        <w:trPr>
          <w:cantSplit/>
          <w:jc w:val="center"/>
        </w:trPr>
        <w:tc>
          <w:tcPr>
            <w:tcW w:w="1440" w:type="dxa"/>
          </w:tcPr>
          <w:p w:rsidR="00FF4F2F" w:rsidRDefault="00FF4F2F">
            <w:pPr>
              <w:keepNext w:val="0"/>
            </w:pPr>
            <w:r>
              <w:t>PID</w:t>
            </w:r>
          </w:p>
        </w:tc>
        <w:tc>
          <w:tcPr>
            <w:tcW w:w="5760" w:type="dxa"/>
          </w:tcPr>
          <w:p w:rsidR="00FF4F2F" w:rsidRDefault="00FF4F2F">
            <w:r>
              <w:t>Parameter Identifier</w:t>
            </w:r>
          </w:p>
        </w:tc>
      </w:tr>
      <w:tr w:rsidR="00FF4F2F">
        <w:trPr>
          <w:cantSplit/>
          <w:jc w:val="center"/>
        </w:trPr>
        <w:tc>
          <w:tcPr>
            <w:tcW w:w="1440" w:type="dxa"/>
          </w:tcPr>
          <w:p w:rsidR="00FF4F2F" w:rsidRDefault="00FF4F2F">
            <w:pPr>
              <w:keepNext w:val="0"/>
            </w:pPr>
            <w:r>
              <w:t>PKT</w:t>
            </w:r>
          </w:p>
        </w:tc>
        <w:tc>
          <w:tcPr>
            <w:tcW w:w="5760" w:type="dxa"/>
          </w:tcPr>
          <w:p w:rsidR="00FF4F2F" w:rsidRDefault="00FF4F2F">
            <w:r>
              <w:t>Packeted</w:t>
            </w:r>
          </w:p>
        </w:tc>
      </w:tr>
      <w:tr w:rsidR="00FF4F2F">
        <w:trPr>
          <w:cantSplit/>
          <w:jc w:val="center"/>
        </w:trPr>
        <w:tc>
          <w:tcPr>
            <w:tcW w:w="1440" w:type="dxa"/>
          </w:tcPr>
          <w:p w:rsidR="00FF4F2F" w:rsidRDefault="00FF4F2F">
            <w:pPr>
              <w:keepNext w:val="0"/>
            </w:pPr>
            <w:r>
              <w:t>PPEI</w:t>
            </w:r>
          </w:p>
        </w:tc>
        <w:tc>
          <w:tcPr>
            <w:tcW w:w="5760" w:type="dxa"/>
          </w:tcPr>
          <w:p w:rsidR="00FF4F2F" w:rsidRDefault="00FF4F2F">
            <w:r>
              <w:t>Platform-Powertrain Electrical Interface</w:t>
            </w:r>
          </w:p>
        </w:tc>
      </w:tr>
      <w:tr w:rsidR="00FF4F2F">
        <w:trPr>
          <w:cantSplit/>
          <w:jc w:val="center"/>
        </w:trPr>
        <w:tc>
          <w:tcPr>
            <w:tcW w:w="1440" w:type="dxa"/>
          </w:tcPr>
          <w:p w:rsidR="00FF4F2F" w:rsidRDefault="00FF4F2F">
            <w:pPr>
              <w:keepNext w:val="0"/>
            </w:pPr>
            <w:r>
              <w:t>PPM</w:t>
            </w:r>
          </w:p>
        </w:tc>
        <w:tc>
          <w:tcPr>
            <w:tcW w:w="5760" w:type="dxa"/>
          </w:tcPr>
          <w:p w:rsidR="00FF4F2F" w:rsidRDefault="00FF4F2F">
            <w:r>
              <w:t>Pulse Per Mile</w:t>
            </w:r>
          </w:p>
        </w:tc>
      </w:tr>
      <w:tr w:rsidR="00FF4F2F">
        <w:trPr>
          <w:cantSplit/>
          <w:jc w:val="center"/>
        </w:trPr>
        <w:tc>
          <w:tcPr>
            <w:tcW w:w="1440" w:type="dxa"/>
          </w:tcPr>
          <w:p w:rsidR="00FF4F2F" w:rsidRDefault="00FF4F2F">
            <w:pPr>
              <w:keepNext w:val="0"/>
            </w:pPr>
            <w:r>
              <w:t>PRNDL</w:t>
            </w:r>
          </w:p>
        </w:tc>
        <w:tc>
          <w:tcPr>
            <w:tcW w:w="5760" w:type="dxa"/>
          </w:tcPr>
          <w:p w:rsidR="00FF4F2F" w:rsidRDefault="00FF4F2F">
            <w:smartTag w:uri="urn:schemas-microsoft-com:office:smarttags" w:element="Street">
              <w:smartTag w:uri="urn:schemas-microsoft-com:office:smarttags" w:element="address">
                <w:r>
                  <w:t>Park Reverse Neutral Drive</w:t>
                </w:r>
              </w:smartTag>
            </w:smartTag>
            <w:r>
              <w:t xml:space="preserve"> Low</w:t>
            </w:r>
          </w:p>
        </w:tc>
      </w:tr>
      <w:tr w:rsidR="00FF4F2F">
        <w:trPr>
          <w:cantSplit/>
          <w:jc w:val="center"/>
        </w:trPr>
        <w:tc>
          <w:tcPr>
            <w:tcW w:w="1440" w:type="dxa"/>
          </w:tcPr>
          <w:p w:rsidR="00FF4F2F" w:rsidRDefault="00FF4F2F">
            <w:pPr>
              <w:keepNext w:val="0"/>
            </w:pPr>
            <w:r>
              <w:t>PSM</w:t>
            </w:r>
          </w:p>
        </w:tc>
        <w:tc>
          <w:tcPr>
            <w:tcW w:w="5760" w:type="dxa"/>
          </w:tcPr>
          <w:p w:rsidR="00FF4F2F" w:rsidRDefault="00FF4F2F">
            <w:r>
              <w:t>Pressure Switch Manifold</w:t>
            </w:r>
          </w:p>
        </w:tc>
      </w:tr>
      <w:tr w:rsidR="00FF4F2F">
        <w:trPr>
          <w:cantSplit/>
          <w:jc w:val="center"/>
        </w:trPr>
        <w:tc>
          <w:tcPr>
            <w:tcW w:w="1440" w:type="dxa"/>
          </w:tcPr>
          <w:p w:rsidR="00FF4F2F" w:rsidRDefault="00FF4F2F">
            <w:pPr>
              <w:keepNext w:val="0"/>
            </w:pPr>
            <w:r>
              <w:t>PTO</w:t>
            </w:r>
          </w:p>
        </w:tc>
        <w:tc>
          <w:tcPr>
            <w:tcW w:w="5760" w:type="dxa"/>
          </w:tcPr>
          <w:p w:rsidR="00FF4F2F" w:rsidRDefault="00FF4F2F">
            <w:r>
              <w:t>Power Take Off</w:t>
            </w:r>
          </w:p>
        </w:tc>
      </w:tr>
      <w:tr w:rsidR="00FF4F2F">
        <w:trPr>
          <w:cantSplit/>
          <w:jc w:val="center"/>
        </w:trPr>
        <w:tc>
          <w:tcPr>
            <w:tcW w:w="1440" w:type="dxa"/>
          </w:tcPr>
          <w:p w:rsidR="00FF4F2F" w:rsidRDefault="00FF4F2F">
            <w:pPr>
              <w:keepNext w:val="0"/>
            </w:pPr>
            <w:r>
              <w:t>PWM</w:t>
            </w:r>
          </w:p>
        </w:tc>
        <w:tc>
          <w:tcPr>
            <w:tcW w:w="5760" w:type="dxa"/>
          </w:tcPr>
          <w:p w:rsidR="00FF4F2F" w:rsidRDefault="00FF4F2F">
            <w:r>
              <w:t>Pulse Width Modulation</w:t>
            </w:r>
          </w:p>
        </w:tc>
      </w:tr>
      <w:tr w:rsidR="00FF4F2F">
        <w:trPr>
          <w:cantSplit/>
          <w:jc w:val="center"/>
        </w:trPr>
        <w:tc>
          <w:tcPr>
            <w:tcW w:w="1440" w:type="dxa"/>
          </w:tcPr>
          <w:p w:rsidR="00FF4F2F" w:rsidRDefault="00FF4F2F">
            <w:pPr>
              <w:keepNext w:val="0"/>
            </w:pPr>
            <w:r>
              <w:t>RDM</w:t>
            </w:r>
          </w:p>
        </w:tc>
        <w:tc>
          <w:tcPr>
            <w:tcW w:w="5760" w:type="dxa"/>
          </w:tcPr>
          <w:p w:rsidR="00FF4F2F" w:rsidRDefault="00FF4F2F">
            <w:r>
              <w:t>Rear Drive Module</w:t>
            </w:r>
          </w:p>
        </w:tc>
      </w:tr>
      <w:tr w:rsidR="00FF4F2F">
        <w:trPr>
          <w:cantSplit/>
          <w:jc w:val="center"/>
        </w:trPr>
        <w:tc>
          <w:tcPr>
            <w:tcW w:w="1440" w:type="dxa"/>
          </w:tcPr>
          <w:p w:rsidR="00FF4F2F" w:rsidRDefault="00FF4F2F">
            <w:pPr>
              <w:keepNext w:val="0"/>
            </w:pPr>
            <w:r>
              <w:t>RVC</w:t>
            </w:r>
          </w:p>
        </w:tc>
        <w:tc>
          <w:tcPr>
            <w:tcW w:w="5760" w:type="dxa"/>
          </w:tcPr>
          <w:p w:rsidR="00FF4F2F" w:rsidRDefault="00FF4F2F">
            <w:r>
              <w:t>Regulated Voltage Control</w:t>
            </w:r>
          </w:p>
        </w:tc>
      </w:tr>
      <w:tr w:rsidR="00FF4F2F">
        <w:trPr>
          <w:cantSplit/>
          <w:jc w:val="center"/>
        </w:trPr>
        <w:tc>
          <w:tcPr>
            <w:tcW w:w="1440" w:type="dxa"/>
          </w:tcPr>
          <w:p w:rsidR="00FF4F2F" w:rsidRDefault="00FF4F2F">
            <w:pPr>
              <w:keepNext w:val="0"/>
            </w:pPr>
            <w:r>
              <w:t>RVS</w:t>
            </w:r>
          </w:p>
        </w:tc>
        <w:tc>
          <w:tcPr>
            <w:tcW w:w="5760" w:type="dxa"/>
          </w:tcPr>
          <w:p w:rsidR="00FF4F2F" w:rsidRDefault="00FF4F2F">
            <w:r>
              <w:t>Remote Vehicle Start</w:t>
            </w:r>
          </w:p>
        </w:tc>
      </w:tr>
      <w:tr w:rsidR="00FF4F2F">
        <w:trPr>
          <w:cantSplit/>
          <w:jc w:val="center"/>
        </w:trPr>
        <w:tc>
          <w:tcPr>
            <w:tcW w:w="1440" w:type="dxa"/>
          </w:tcPr>
          <w:p w:rsidR="00FF4F2F" w:rsidRDefault="00FF4F2F">
            <w:pPr>
              <w:keepNext w:val="0"/>
            </w:pPr>
            <w:r>
              <w:t>SAI</w:t>
            </w:r>
          </w:p>
        </w:tc>
        <w:tc>
          <w:tcPr>
            <w:tcW w:w="5760" w:type="dxa"/>
          </w:tcPr>
          <w:p w:rsidR="00FF4F2F" w:rsidRDefault="00FF4F2F">
            <w:r>
              <w:t>Secondary Air Injection</w:t>
            </w:r>
          </w:p>
        </w:tc>
      </w:tr>
      <w:tr w:rsidR="00FF4F2F">
        <w:trPr>
          <w:cantSplit/>
          <w:jc w:val="center"/>
        </w:trPr>
        <w:tc>
          <w:tcPr>
            <w:tcW w:w="1440" w:type="dxa"/>
          </w:tcPr>
          <w:p w:rsidR="00FF4F2F" w:rsidRDefault="00FF4F2F">
            <w:pPr>
              <w:keepNext w:val="0"/>
            </w:pPr>
            <w:r>
              <w:t>SCIAP</w:t>
            </w:r>
          </w:p>
        </w:tc>
        <w:tc>
          <w:tcPr>
            <w:tcW w:w="5760" w:type="dxa"/>
          </w:tcPr>
          <w:p w:rsidR="00FF4F2F" w:rsidRDefault="00FF4F2F">
            <w:r>
              <w:t>Supercharger Inlet Absolute Pressure</w:t>
            </w:r>
          </w:p>
        </w:tc>
      </w:tr>
      <w:tr w:rsidR="00FF4F2F">
        <w:trPr>
          <w:cantSplit/>
          <w:jc w:val="center"/>
        </w:trPr>
        <w:tc>
          <w:tcPr>
            <w:tcW w:w="1440" w:type="dxa"/>
          </w:tcPr>
          <w:p w:rsidR="00FF4F2F" w:rsidRDefault="00FF4F2F">
            <w:pPr>
              <w:keepNext w:val="0"/>
            </w:pPr>
            <w:r>
              <w:t>SNM</w:t>
            </w:r>
          </w:p>
        </w:tc>
        <w:tc>
          <w:tcPr>
            <w:tcW w:w="5760" w:type="dxa"/>
          </w:tcPr>
          <w:p w:rsidR="00FF4F2F" w:rsidRDefault="00FF4F2F">
            <w:r>
              <w:t>2´s Complement Signed Numeric</w:t>
            </w:r>
          </w:p>
        </w:tc>
      </w:tr>
      <w:tr w:rsidR="00FF4F2F">
        <w:trPr>
          <w:cantSplit/>
          <w:jc w:val="center"/>
        </w:trPr>
        <w:tc>
          <w:tcPr>
            <w:tcW w:w="1440" w:type="dxa"/>
          </w:tcPr>
          <w:p w:rsidR="00FF4F2F" w:rsidRDefault="00FF4F2F">
            <w:pPr>
              <w:keepNext w:val="0"/>
            </w:pPr>
            <w:r>
              <w:t>SPS</w:t>
            </w:r>
          </w:p>
        </w:tc>
        <w:tc>
          <w:tcPr>
            <w:tcW w:w="5760" w:type="dxa"/>
          </w:tcPr>
          <w:p w:rsidR="00FF4F2F" w:rsidRDefault="00FF4F2F">
            <w:r>
              <w:t>Service Programming System</w:t>
            </w:r>
          </w:p>
        </w:tc>
      </w:tr>
      <w:tr w:rsidR="00FF4F2F">
        <w:trPr>
          <w:cantSplit/>
          <w:jc w:val="center"/>
        </w:trPr>
        <w:tc>
          <w:tcPr>
            <w:tcW w:w="1440" w:type="dxa"/>
          </w:tcPr>
          <w:p w:rsidR="00FF4F2F" w:rsidRDefault="00FF4F2F">
            <w:pPr>
              <w:keepNext w:val="0"/>
            </w:pPr>
            <w:r>
              <w:t>STP</w:t>
            </w:r>
          </w:p>
        </w:tc>
        <w:tc>
          <w:tcPr>
            <w:tcW w:w="5760" w:type="dxa"/>
          </w:tcPr>
          <w:p w:rsidR="00FF4F2F" w:rsidRDefault="00FF4F2F">
            <w:r>
              <w:t>Standard Temperature and Pressure</w:t>
            </w:r>
          </w:p>
        </w:tc>
      </w:tr>
      <w:tr w:rsidR="00FF4F2F">
        <w:trPr>
          <w:cantSplit/>
          <w:jc w:val="center"/>
        </w:trPr>
        <w:tc>
          <w:tcPr>
            <w:tcW w:w="1440" w:type="dxa"/>
          </w:tcPr>
          <w:p w:rsidR="00FF4F2F" w:rsidRDefault="00FF4F2F">
            <w:pPr>
              <w:keepNext w:val="0"/>
            </w:pPr>
            <w:r>
              <w:t>SVS</w:t>
            </w:r>
          </w:p>
        </w:tc>
        <w:tc>
          <w:tcPr>
            <w:tcW w:w="5760" w:type="dxa"/>
          </w:tcPr>
          <w:p w:rsidR="00FF4F2F" w:rsidRDefault="00FF4F2F">
            <w:r>
              <w:t>Service Vehicle Soon</w:t>
            </w:r>
          </w:p>
        </w:tc>
      </w:tr>
      <w:tr w:rsidR="00FF4F2F">
        <w:trPr>
          <w:cantSplit/>
          <w:jc w:val="center"/>
        </w:trPr>
        <w:tc>
          <w:tcPr>
            <w:tcW w:w="1440" w:type="dxa"/>
          </w:tcPr>
          <w:p w:rsidR="00FF4F2F" w:rsidRDefault="00FF4F2F">
            <w:pPr>
              <w:keepNext w:val="0"/>
            </w:pPr>
            <w:r>
              <w:t>TCC</w:t>
            </w:r>
          </w:p>
        </w:tc>
        <w:tc>
          <w:tcPr>
            <w:tcW w:w="5760" w:type="dxa"/>
          </w:tcPr>
          <w:p w:rsidR="00FF4F2F" w:rsidRDefault="00FF4F2F">
            <w:pPr>
              <w:keepNext w:val="0"/>
            </w:pPr>
            <w:r>
              <w:t>Torque Converter Clutch</w:t>
            </w:r>
          </w:p>
        </w:tc>
      </w:tr>
      <w:tr w:rsidR="00FF4F2F">
        <w:trPr>
          <w:cantSplit/>
          <w:jc w:val="center"/>
        </w:trPr>
        <w:tc>
          <w:tcPr>
            <w:tcW w:w="1440" w:type="dxa"/>
          </w:tcPr>
          <w:p w:rsidR="00FF4F2F" w:rsidRDefault="00FF4F2F">
            <w:pPr>
              <w:keepNext w:val="0"/>
            </w:pPr>
            <w:r>
              <w:t>TCCM</w:t>
            </w:r>
          </w:p>
        </w:tc>
        <w:tc>
          <w:tcPr>
            <w:tcW w:w="5760" w:type="dxa"/>
          </w:tcPr>
          <w:p w:rsidR="00FF4F2F" w:rsidRDefault="00FF4F2F">
            <w:r>
              <w:t>Transfer Case Control Module</w:t>
            </w:r>
          </w:p>
        </w:tc>
      </w:tr>
      <w:tr w:rsidR="00FF4F2F">
        <w:trPr>
          <w:cantSplit/>
          <w:jc w:val="center"/>
        </w:trPr>
        <w:tc>
          <w:tcPr>
            <w:tcW w:w="1440" w:type="dxa"/>
          </w:tcPr>
          <w:p w:rsidR="00FF4F2F" w:rsidRDefault="00FF4F2F">
            <w:pPr>
              <w:keepNext w:val="0"/>
            </w:pPr>
            <w:r>
              <w:lastRenderedPageBreak/>
              <w:t>TCM</w:t>
            </w:r>
          </w:p>
        </w:tc>
        <w:tc>
          <w:tcPr>
            <w:tcW w:w="5760" w:type="dxa"/>
          </w:tcPr>
          <w:p w:rsidR="00FF4F2F" w:rsidRDefault="00FF4F2F">
            <w:r>
              <w:t>Transmission Control Module</w:t>
            </w:r>
          </w:p>
        </w:tc>
      </w:tr>
      <w:tr w:rsidR="00FF4F2F">
        <w:trPr>
          <w:cantSplit/>
          <w:jc w:val="center"/>
        </w:trPr>
        <w:tc>
          <w:tcPr>
            <w:tcW w:w="1440" w:type="dxa"/>
          </w:tcPr>
          <w:p w:rsidR="00FF4F2F" w:rsidRDefault="00FF4F2F">
            <w:pPr>
              <w:keepNext w:val="0"/>
            </w:pPr>
            <w:r>
              <w:t>TIS</w:t>
            </w:r>
          </w:p>
        </w:tc>
        <w:tc>
          <w:tcPr>
            <w:tcW w:w="5760" w:type="dxa"/>
          </w:tcPr>
          <w:p w:rsidR="00FF4F2F" w:rsidRDefault="00FF4F2F">
            <w:r>
              <w:t>Transmission Input Speed</w:t>
            </w:r>
          </w:p>
        </w:tc>
      </w:tr>
      <w:tr w:rsidR="00FF4F2F">
        <w:trPr>
          <w:cantSplit/>
          <w:jc w:val="center"/>
        </w:trPr>
        <w:tc>
          <w:tcPr>
            <w:tcW w:w="1440" w:type="dxa"/>
          </w:tcPr>
          <w:p w:rsidR="00FF4F2F" w:rsidRDefault="00FF4F2F">
            <w:pPr>
              <w:keepNext w:val="0"/>
            </w:pPr>
            <w:r>
              <w:t>TLS</w:t>
            </w:r>
          </w:p>
        </w:tc>
        <w:tc>
          <w:tcPr>
            <w:tcW w:w="5760" w:type="dxa"/>
          </w:tcPr>
          <w:p w:rsidR="00FF4F2F" w:rsidRDefault="00FF4F2F">
            <w:r>
              <w:t>Temperature Limiting Software</w:t>
            </w:r>
          </w:p>
        </w:tc>
      </w:tr>
      <w:tr w:rsidR="00FF4F2F">
        <w:trPr>
          <w:cantSplit/>
          <w:jc w:val="center"/>
        </w:trPr>
        <w:tc>
          <w:tcPr>
            <w:tcW w:w="1440" w:type="dxa"/>
          </w:tcPr>
          <w:p w:rsidR="00FF4F2F" w:rsidRDefault="00FF4F2F">
            <w:pPr>
              <w:keepNext w:val="0"/>
            </w:pPr>
            <w:r>
              <w:t>TOS</w:t>
            </w:r>
          </w:p>
        </w:tc>
        <w:tc>
          <w:tcPr>
            <w:tcW w:w="5760" w:type="dxa"/>
          </w:tcPr>
          <w:p w:rsidR="00FF4F2F" w:rsidRDefault="00FF4F2F">
            <w:r>
              <w:t>Transmission Output Speed</w:t>
            </w:r>
          </w:p>
        </w:tc>
      </w:tr>
      <w:tr w:rsidR="00FF4F2F">
        <w:trPr>
          <w:cantSplit/>
          <w:jc w:val="center"/>
        </w:trPr>
        <w:tc>
          <w:tcPr>
            <w:tcW w:w="1440" w:type="dxa"/>
          </w:tcPr>
          <w:p w:rsidR="00FF4F2F" w:rsidRDefault="00FF4F2F">
            <w:pPr>
              <w:keepNext w:val="0"/>
            </w:pPr>
            <w:r>
              <w:t>UNM</w:t>
            </w:r>
          </w:p>
        </w:tc>
        <w:tc>
          <w:tcPr>
            <w:tcW w:w="5760" w:type="dxa"/>
          </w:tcPr>
          <w:p w:rsidR="00FF4F2F" w:rsidRDefault="00FF4F2F">
            <w:r>
              <w:t>Unsigned Numeric</w:t>
            </w:r>
          </w:p>
        </w:tc>
      </w:tr>
      <w:tr w:rsidR="00FF4F2F">
        <w:trPr>
          <w:cantSplit/>
          <w:jc w:val="center"/>
        </w:trPr>
        <w:tc>
          <w:tcPr>
            <w:tcW w:w="1440" w:type="dxa"/>
          </w:tcPr>
          <w:p w:rsidR="00FF4F2F" w:rsidRDefault="00FF4F2F">
            <w:pPr>
              <w:keepNext w:val="0"/>
            </w:pPr>
            <w:r>
              <w:t>USDT</w:t>
            </w:r>
          </w:p>
        </w:tc>
        <w:tc>
          <w:tcPr>
            <w:tcW w:w="5760" w:type="dxa"/>
          </w:tcPr>
          <w:p w:rsidR="00FF4F2F" w:rsidRDefault="00FF4F2F">
            <w:r>
              <w:t>Unacknowledged Segmented Data Transfer</w:t>
            </w:r>
          </w:p>
        </w:tc>
      </w:tr>
      <w:tr w:rsidR="00FF4F2F">
        <w:trPr>
          <w:cantSplit/>
          <w:jc w:val="center"/>
        </w:trPr>
        <w:tc>
          <w:tcPr>
            <w:tcW w:w="1440" w:type="dxa"/>
          </w:tcPr>
          <w:p w:rsidR="00FF4F2F" w:rsidRDefault="00FF4F2F">
            <w:pPr>
              <w:keepNext w:val="0"/>
            </w:pPr>
            <w:r>
              <w:t>UUDT</w:t>
            </w:r>
          </w:p>
        </w:tc>
        <w:tc>
          <w:tcPr>
            <w:tcW w:w="5760" w:type="dxa"/>
          </w:tcPr>
          <w:p w:rsidR="00FF4F2F" w:rsidRDefault="00FF4F2F">
            <w:r>
              <w:t>Unacknowledged Unsegmented Data Transfer</w:t>
            </w:r>
          </w:p>
        </w:tc>
      </w:tr>
      <w:tr w:rsidR="00FF4F2F">
        <w:trPr>
          <w:cantSplit/>
          <w:jc w:val="center"/>
        </w:trPr>
        <w:tc>
          <w:tcPr>
            <w:tcW w:w="1440" w:type="dxa"/>
          </w:tcPr>
          <w:p w:rsidR="00FF4F2F" w:rsidRDefault="00FF4F2F">
            <w:pPr>
              <w:keepNext w:val="0"/>
            </w:pPr>
            <w:r>
              <w:t>VTD</w:t>
            </w:r>
          </w:p>
        </w:tc>
        <w:tc>
          <w:tcPr>
            <w:tcW w:w="5760" w:type="dxa"/>
          </w:tcPr>
          <w:p w:rsidR="00FF4F2F" w:rsidRDefault="00FF4F2F">
            <w:r>
              <w:t>Vehicle Theft Deterrent</w:t>
            </w:r>
          </w:p>
        </w:tc>
      </w:tr>
      <w:tr w:rsidR="00FF4F2F">
        <w:trPr>
          <w:cantSplit/>
          <w:jc w:val="center"/>
        </w:trPr>
        <w:tc>
          <w:tcPr>
            <w:tcW w:w="1440" w:type="dxa"/>
          </w:tcPr>
          <w:p w:rsidR="00FF4F2F" w:rsidRDefault="00FF4F2F">
            <w:pPr>
              <w:keepNext w:val="0"/>
            </w:pPr>
            <w:r>
              <w:t>WOT</w:t>
            </w:r>
          </w:p>
        </w:tc>
        <w:tc>
          <w:tcPr>
            <w:tcW w:w="5760" w:type="dxa"/>
          </w:tcPr>
          <w:p w:rsidR="00FF4F2F" w:rsidRDefault="00FF4F2F">
            <w:r>
              <w:t>Wide Open Throttle</w:t>
            </w:r>
          </w:p>
        </w:tc>
      </w:tr>
    </w:tbl>
    <w:p w:rsidR="00FF4F2F" w:rsidRDefault="00FF4F2F"/>
    <w:p w:rsidR="00FF4F2F" w:rsidRDefault="00FF4F2F">
      <w:pPr>
        <w:keepNext w:val="0"/>
        <w:keepLines w:val="0"/>
      </w:pPr>
    </w:p>
    <w:p w:rsidR="00FF4F2F" w:rsidRDefault="00FF4F2F">
      <w:r>
        <w:t>The following acronyms are used to identify specific rings throughout this document.</w:t>
      </w:r>
    </w:p>
    <w:p w:rsidR="00FF4F2F" w:rsidRDefault="00FF4F2F"/>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440"/>
        <w:gridCol w:w="5760"/>
      </w:tblGrid>
      <w:tr w:rsidR="00FF4F2F">
        <w:trPr>
          <w:cantSplit/>
          <w:jc w:val="center"/>
        </w:trPr>
        <w:tc>
          <w:tcPr>
            <w:tcW w:w="1440" w:type="dxa"/>
          </w:tcPr>
          <w:p w:rsidR="00FF4F2F" w:rsidRDefault="00FF4F2F">
            <w:pPr>
              <w:keepNext w:val="0"/>
            </w:pPr>
            <w:r>
              <w:t>AAPR</w:t>
            </w:r>
          </w:p>
        </w:tc>
        <w:tc>
          <w:tcPr>
            <w:tcW w:w="5760" w:type="dxa"/>
          </w:tcPr>
          <w:p w:rsidR="00FF4F2F" w:rsidRDefault="00FF4F2F">
            <w:pPr>
              <w:keepNext w:val="0"/>
            </w:pPr>
            <w:r>
              <w:t>Ambient Air Pressure (Barometric Pressure)</w:t>
            </w:r>
          </w:p>
        </w:tc>
      </w:tr>
      <w:tr w:rsidR="00FF4F2F">
        <w:trPr>
          <w:cantSplit/>
          <w:jc w:val="center"/>
        </w:trPr>
        <w:tc>
          <w:tcPr>
            <w:tcW w:w="1440" w:type="dxa"/>
          </w:tcPr>
          <w:p w:rsidR="00FF4F2F" w:rsidRDefault="00FF4F2F">
            <w:pPr>
              <w:keepNext w:val="0"/>
            </w:pPr>
            <w:r>
              <w:t>ACCR</w:t>
            </w:r>
          </w:p>
        </w:tc>
        <w:tc>
          <w:tcPr>
            <w:tcW w:w="5760" w:type="dxa"/>
          </w:tcPr>
          <w:p w:rsidR="00FF4F2F" w:rsidRDefault="00FF4F2F">
            <w:pPr>
              <w:keepNext w:val="0"/>
            </w:pPr>
            <w:r>
              <w:t>Air Conditioning Compressor</w:t>
            </w:r>
          </w:p>
        </w:tc>
      </w:tr>
      <w:tr w:rsidR="00FF4F2F">
        <w:trPr>
          <w:cantSplit/>
          <w:jc w:val="center"/>
        </w:trPr>
        <w:tc>
          <w:tcPr>
            <w:tcW w:w="1440" w:type="dxa"/>
          </w:tcPr>
          <w:p w:rsidR="00FF4F2F" w:rsidRDefault="00FF4F2F">
            <w:pPr>
              <w:keepNext w:val="0"/>
            </w:pPr>
            <w:r>
              <w:t>AIRR</w:t>
            </w:r>
          </w:p>
        </w:tc>
        <w:tc>
          <w:tcPr>
            <w:tcW w:w="5760" w:type="dxa"/>
          </w:tcPr>
          <w:p w:rsidR="00FF4F2F" w:rsidRDefault="00FF4F2F">
            <w:pPr>
              <w:keepNext w:val="0"/>
            </w:pPr>
            <w:r>
              <w:t>Air Injection Reaction (Secondary Air Injection)</w:t>
            </w:r>
          </w:p>
        </w:tc>
      </w:tr>
      <w:tr w:rsidR="00FF4F2F">
        <w:trPr>
          <w:cantSplit/>
          <w:jc w:val="center"/>
        </w:trPr>
        <w:tc>
          <w:tcPr>
            <w:tcW w:w="1440" w:type="dxa"/>
          </w:tcPr>
          <w:p w:rsidR="00FF4F2F" w:rsidRDefault="00FF4F2F">
            <w:pPr>
              <w:keepNext w:val="0"/>
            </w:pPr>
            <w:r>
              <w:t>APSR</w:t>
            </w:r>
          </w:p>
        </w:tc>
        <w:tc>
          <w:tcPr>
            <w:tcW w:w="5760" w:type="dxa"/>
          </w:tcPr>
          <w:p w:rsidR="00FF4F2F" w:rsidRDefault="00FF4F2F">
            <w:pPr>
              <w:keepNext w:val="0"/>
            </w:pPr>
            <w:r>
              <w:t>Accelerator Position</w:t>
            </w:r>
          </w:p>
        </w:tc>
      </w:tr>
      <w:tr w:rsidR="00FF4F2F">
        <w:trPr>
          <w:cantSplit/>
          <w:jc w:val="center"/>
        </w:trPr>
        <w:tc>
          <w:tcPr>
            <w:tcW w:w="1440" w:type="dxa"/>
          </w:tcPr>
          <w:p w:rsidR="00FF4F2F" w:rsidRDefault="00FF4F2F">
            <w:pPr>
              <w:keepNext w:val="0"/>
            </w:pPr>
            <w:r>
              <w:t>AWDR</w:t>
            </w:r>
          </w:p>
        </w:tc>
        <w:tc>
          <w:tcPr>
            <w:tcW w:w="5760" w:type="dxa"/>
          </w:tcPr>
          <w:p w:rsidR="00FF4F2F" w:rsidRDefault="00FF4F2F">
            <w:pPr>
              <w:keepNext w:val="0"/>
            </w:pPr>
            <w:r>
              <w:t xml:space="preserve">All </w:t>
            </w:r>
            <w:smartTag w:uri="urn:schemas-microsoft-com:office:smarttags" w:element="Street">
              <w:smartTag w:uri="urn:schemas-microsoft-com:office:smarttags" w:element="address">
                <w:r>
                  <w:t>Wheel Drive</w:t>
                </w:r>
              </w:smartTag>
            </w:smartTag>
            <w:r>
              <w:t xml:space="preserve"> (Versatrak)</w:t>
            </w:r>
          </w:p>
        </w:tc>
      </w:tr>
      <w:tr w:rsidR="00FF4F2F">
        <w:trPr>
          <w:cantSplit/>
          <w:jc w:val="center"/>
        </w:trPr>
        <w:tc>
          <w:tcPr>
            <w:tcW w:w="1440" w:type="dxa"/>
          </w:tcPr>
          <w:p w:rsidR="00FF4F2F" w:rsidRDefault="00FF4F2F">
            <w:pPr>
              <w:keepNext w:val="0"/>
            </w:pPr>
            <w:r>
              <w:t>BFPR</w:t>
            </w:r>
          </w:p>
        </w:tc>
        <w:tc>
          <w:tcPr>
            <w:tcW w:w="5760" w:type="dxa"/>
          </w:tcPr>
          <w:p w:rsidR="00FF4F2F" w:rsidRDefault="00FF4F2F">
            <w:pPr>
              <w:keepNext w:val="0"/>
            </w:pPr>
            <w:r>
              <w:t>Boot Flash Programming</w:t>
            </w:r>
          </w:p>
        </w:tc>
      </w:tr>
      <w:tr w:rsidR="00FF4F2F">
        <w:trPr>
          <w:cantSplit/>
          <w:jc w:val="center"/>
        </w:trPr>
        <w:tc>
          <w:tcPr>
            <w:tcW w:w="1440" w:type="dxa"/>
          </w:tcPr>
          <w:p w:rsidR="00FF4F2F" w:rsidRDefault="00FF4F2F">
            <w:pPr>
              <w:keepNext w:val="0"/>
            </w:pPr>
            <w:r>
              <w:t>BRKR</w:t>
            </w:r>
          </w:p>
        </w:tc>
        <w:tc>
          <w:tcPr>
            <w:tcW w:w="5760" w:type="dxa"/>
          </w:tcPr>
          <w:p w:rsidR="00FF4F2F" w:rsidRDefault="00FF4F2F">
            <w:pPr>
              <w:keepNext w:val="0"/>
            </w:pPr>
            <w:r>
              <w:t>Brakes</w:t>
            </w:r>
          </w:p>
        </w:tc>
      </w:tr>
      <w:tr w:rsidR="00FF4F2F">
        <w:trPr>
          <w:cantSplit/>
          <w:jc w:val="center"/>
        </w:trPr>
        <w:tc>
          <w:tcPr>
            <w:tcW w:w="1440" w:type="dxa"/>
          </w:tcPr>
          <w:p w:rsidR="00FF4F2F" w:rsidRDefault="00FF4F2F">
            <w:pPr>
              <w:keepNext w:val="0"/>
            </w:pPr>
            <w:r>
              <w:t>BSTR</w:t>
            </w:r>
          </w:p>
        </w:tc>
        <w:tc>
          <w:tcPr>
            <w:tcW w:w="5760" w:type="dxa"/>
          </w:tcPr>
          <w:p w:rsidR="00FF4F2F" w:rsidRDefault="00FF4F2F">
            <w:pPr>
              <w:keepNext w:val="0"/>
            </w:pPr>
            <w:r>
              <w:t>Boost</w:t>
            </w:r>
          </w:p>
        </w:tc>
      </w:tr>
      <w:tr w:rsidR="00FF4F2F">
        <w:trPr>
          <w:cantSplit/>
          <w:jc w:val="center"/>
        </w:trPr>
        <w:tc>
          <w:tcPr>
            <w:tcW w:w="1440" w:type="dxa"/>
          </w:tcPr>
          <w:p w:rsidR="00FF4F2F" w:rsidRDefault="00FF4F2F">
            <w:pPr>
              <w:keepNext w:val="0"/>
            </w:pPr>
            <w:r>
              <w:t>BTRR</w:t>
            </w:r>
          </w:p>
        </w:tc>
        <w:tc>
          <w:tcPr>
            <w:tcW w:w="5760" w:type="dxa"/>
          </w:tcPr>
          <w:p w:rsidR="00FF4F2F" w:rsidRDefault="00FF4F2F">
            <w:pPr>
              <w:keepNext w:val="0"/>
            </w:pPr>
            <w:r>
              <w:t>Brake Torque Reduction</w:t>
            </w:r>
          </w:p>
        </w:tc>
      </w:tr>
      <w:tr w:rsidR="00FF4F2F">
        <w:trPr>
          <w:cantSplit/>
          <w:jc w:val="center"/>
        </w:trPr>
        <w:tc>
          <w:tcPr>
            <w:tcW w:w="1440" w:type="dxa"/>
          </w:tcPr>
          <w:p w:rsidR="00FF4F2F" w:rsidRDefault="00FF4F2F">
            <w:pPr>
              <w:keepNext w:val="0"/>
            </w:pPr>
            <w:r>
              <w:t>CATR</w:t>
            </w:r>
          </w:p>
        </w:tc>
        <w:tc>
          <w:tcPr>
            <w:tcW w:w="5760" w:type="dxa"/>
          </w:tcPr>
          <w:p w:rsidR="00FF4F2F" w:rsidRDefault="00FF4F2F">
            <w:pPr>
              <w:keepNext w:val="0"/>
            </w:pPr>
            <w:r>
              <w:t>Catalyst Monitor</w:t>
            </w:r>
          </w:p>
        </w:tc>
      </w:tr>
      <w:tr w:rsidR="00FF4F2F">
        <w:trPr>
          <w:cantSplit/>
          <w:jc w:val="center"/>
        </w:trPr>
        <w:tc>
          <w:tcPr>
            <w:tcW w:w="1440" w:type="dxa"/>
          </w:tcPr>
          <w:p w:rsidR="00FF4F2F" w:rsidRDefault="00FF4F2F">
            <w:pPr>
              <w:keepNext w:val="0"/>
            </w:pPr>
            <w:r>
              <w:t>CCTR</w:t>
            </w:r>
          </w:p>
        </w:tc>
        <w:tc>
          <w:tcPr>
            <w:tcW w:w="5760" w:type="dxa"/>
          </w:tcPr>
          <w:p w:rsidR="00FF4F2F" w:rsidRDefault="00FF4F2F">
            <w:pPr>
              <w:keepNext w:val="0"/>
            </w:pPr>
            <w:r>
              <w:t>Catalyst Converter Temperature Estimation</w:t>
            </w:r>
          </w:p>
        </w:tc>
      </w:tr>
      <w:tr w:rsidR="00FF4F2F">
        <w:trPr>
          <w:cantSplit/>
          <w:jc w:val="center"/>
        </w:trPr>
        <w:tc>
          <w:tcPr>
            <w:tcW w:w="1440" w:type="dxa"/>
          </w:tcPr>
          <w:p w:rsidR="00FF4F2F" w:rsidRDefault="00FF4F2F">
            <w:pPr>
              <w:keepNext w:val="0"/>
            </w:pPr>
            <w:r>
              <w:t>CDAR</w:t>
            </w:r>
          </w:p>
        </w:tc>
        <w:tc>
          <w:tcPr>
            <w:tcW w:w="5760" w:type="dxa"/>
          </w:tcPr>
          <w:p w:rsidR="00FF4F2F" w:rsidRDefault="00FF4F2F">
            <w:pPr>
              <w:keepNext w:val="0"/>
            </w:pPr>
            <w:r>
              <w:t>Cylinder Deactivation (Displacement on Demand)</w:t>
            </w:r>
          </w:p>
        </w:tc>
      </w:tr>
      <w:tr w:rsidR="00FF4F2F">
        <w:trPr>
          <w:cantSplit/>
          <w:jc w:val="center"/>
        </w:trPr>
        <w:tc>
          <w:tcPr>
            <w:tcW w:w="1440" w:type="dxa"/>
          </w:tcPr>
          <w:p w:rsidR="00FF4F2F" w:rsidRDefault="00FF4F2F">
            <w:pPr>
              <w:keepNext w:val="0"/>
            </w:pPr>
            <w:r>
              <w:t>CRZR</w:t>
            </w:r>
          </w:p>
        </w:tc>
        <w:tc>
          <w:tcPr>
            <w:tcW w:w="5760" w:type="dxa"/>
          </w:tcPr>
          <w:p w:rsidR="00FF4F2F" w:rsidRDefault="00FF4F2F">
            <w:pPr>
              <w:keepNext w:val="0"/>
            </w:pPr>
            <w:r>
              <w:t>Cruise Control</w:t>
            </w:r>
          </w:p>
        </w:tc>
      </w:tr>
      <w:tr w:rsidR="00FF4F2F">
        <w:trPr>
          <w:cantSplit/>
          <w:jc w:val="center"/>
        </w:trPr>
        <w:tc>
          <w:tcPr>
            <w:tcW w:w="1440" w:type="dxa"/>
          </w:tcPr>
          <w:p w:rsidR="00FF4F2F" w:rsidRDefault="00FF4F2F">
            <w:pPr>
              <w:keepNext w:val="0"/>
            </w:pPr>
            <w:r>
              <w:t>DFIR</w:t>
            </w:r>
          </w:p>
        </w:tc>
        <w:tc>
          <w:tcPr>
            <w:tcW w:w="5760" w:type="dxa"/>
          </w:tcPr>
          <w:p w:rsidR="00FF4F2F" w:rsidRDefault="00FF4F2F">
            <w:pPr>
              <w:keepNext w:val="0"/>
            </w:pPr>
            <w:r>
              <w:t>Diagnostic Fault Information</w:t>
            </w:r>
          </w:p>
        </w:tc>
      </w:tr>
      <w:tr w:rsidR="00FF4F2F">
        <w:trPr>
          <w:cantSplit/>
          <w:jc w:val="center"/>
        </w:trPr>
        <w:tc>
          <w:tcPr>
            <w:tcW w:w="1440" w:type="dxa"/>
          </w:tcPr>
          <w:p w:rsidR="00FF4F2F" w:rsidRDefault="00FF4F2F">
            <w:pPr>
              <w:keepNext w:val="0"/>
            </w:pPr>
            <w:r>
              <w:t>DGSR</w:t>
            </w:r>
          </w:p>
        </w:tc>
        <w:tc>
          <w:tcPr>
            <w:tcW w:w="5760" w:type="dxa"/>
          </w:tcPr>
          <w:p w:rsidR="00FF4F2F" w:rsidRDefault="00FF4F2F">
            <w:pPr>
              <w:keepNext w:val="0"/>
            </w:pPr>
            <w:r>
              <w:t>Diagnostic Gear Scheduling</w:t>
            </w:r>
          </w:p>
        </w:tc>
      </w:tr>
      <w:tr w:rsidR="00FF4F2F">
        <w:trPr>
          <w:cantSplit/>
          <w:jc w:val="center"/>
        </w:trPr>
        <w:tc>
          <w:tcPr>
            <w:tcW w:w="1440" w:type="dxa"/>
          </w:tcPr>
          <w:p w:rsidR="00FF4F2F" w:rsidRDefault="00FF4F2F">
            <w:pPr>
              <w:keepNext w:val="0"/>
            </w:pPr>
            <w:r>
              <w:t>DRER</w:t>
            </w:r>
          </w:p>
        </w:tc>
        <w:tc>
          <w:tcPr>
            <w:tcW w:w="5760" w:type="dxa"/>
          </w:tcPr>
          <w:p w:rsidR="00FF4F2F" w:rsidRDefault="00FF4F2F">
            <w:pPr>
              <w:keepNext w:val="0"/>
            </w:pPr>
            <w:r>
              <w:t>Diagnostic Reset and Enable</w:t>
            </w:r>
          </w:p>
        </w:tc>
      </w:tr>
      <w:tr w:rsidR="00FF4F2F">
        <w:trPr>
          <w:cantSplit/>
          <w:jc w:val="center"/>
        </w:trPr>
        <w:tc>
          <w:tcPr>
            <w:tcW w:w="1440" w:type="dxa"/>
          </w:tcPr>
          <w:p w:rsidR="00FF4F2F" w:rsidRDefault="00FF4F2F">
            <w:pPr>
              <w:keepNext w:val="0"/>
            </w:pPr>
            <w:r>
              <w:t>E85R</w:t>
            </w:r>
          </w:p>
        </w:tc>
        <w:tc>
          <w:tcPr>
            <w:tcW w:w="5760" w:type="dxa"/>
          </w:tcPr>
          <w:p w:rsidR="00FF4F2F" w:rsidRDefault="00FF4F2F">
            <w:pPr>
              <w:keepNext w:val="0"/>
            </w:pPr>
            <w:r>
              <w:t>Ethanol 85 (Fuel Composition)</w:t>
            </w:r>
          </w:p>
        </w:tc>
      </w:tr>
      <w:tr w:rsidR="00FF4F2F">
        <w:trPr>
          <w:cantSplit/>
          <w:jc w:val="center"/>
        </w:trPr>
        <w:tc>
          <w:tcPr>
            <w:tcW w:w="1440" w:type="dxa"/>
          </w:tcPr>
          <w:p w:rsidR="00FF4F2F" w:rsidRDefault="00FF4F2F">
            <w:pPr>
              <w:keepNext w:val="0"/>
            </w:pPr>
            <w:r>
              <w:t>ECTR</w:t>
            </w:r>
          </w:p>
        </w:tc>
        <w:tc>
          <w:tcPr>
            <w:tcW w:w="5760" w:type="dxa"/>
          </w:tcPr>
          <w:p w:rsidR="00FF4F2F" w:rsidRDefault="00FF4F2F">
            <w:pPr>
              <w:keepNext w:val="0"/>
            </w:pPr>
            <w:r>
              <w:t>Engine Coolant Temperature</w:t>
            </w:r>
          </w:p>
        </w:tc>
      </w:tr>
      <w:tr w:rsidR="00FF4F2F">
        <w:trPr>
          <w:cantSplit/>
          <w:jc w:val="center"/>
        </w:trPr>
        <w:tc>
          <w:tcPr>
            <w:tcW w:w="1440" w:type="dxa"/>
          </w:tcPr>
          <w:p w:rsidR="00FF4F2F" w:rsidRDefault="00FF4F2F">
            <w:pPr>
              <w:keepNext w:val="0"/>
            </w:pPr>
            <w:r>
              <w:t>EGRR</w:t>
            </w:r>
          </w:p>
        </w:tc>
        <w:tc>
          <w:tcPr>
            <w:tcW w:w="5760" w:type="dxa"/>
          </w:tcPr>
          <w:p w:rsidR="00FF4F2F" w:rsidRDefault="00FF4F2F">
            <w:pPr>
              <w:keepNext w:val="0"/>
            </w:pPr>
            <w:r>
              <w:t>Exhaust Gas Recirculation</w:t>
            </w:r>
          </w:p>
        </w:tc>
      </w:tr>
      <w:tr w:rsidR="00FF4F2F">
        <w:trPr>
          <w:cantSplit/>
          <w:jc w:val="center"/>
        </w:trPr>
        <w:tc>
          <w:tcPr>
            <w:tcW w:w="1440" w:type="dxa"/>
          </w:tcPr>
          <w:p w:rsidR="00FF4F2F" w:rsidRDefault="00FF4F2F">
            <w:pPr>
              <w:keepNext w:val="0"/>
            </w:pPr>
            <w:r>
              <w:t>EGTR</w:t>
            </w:r>
          </w:p>
        </w:tc>
        <w:tc>
          <w:tcPr>
            <w:tcW w:w="5760" w:type="dxa"/>
          </w:tcPr>
          <w:p w:rsidR="00FF4F2F" w:rsidRDefault="00FF4F2F">
            <w:pPr>
              <w:keepNext w:val="0"/>
            </w:pPr>
            <w:r>
              <w:t>Exhaust Gas Temperature Estimation</w:t>
            </w:r>
          </w:p>
        </w:tc>
      </w:tr>
      <w:tr w:rsidR="00FF4F2F">
        <w:trPr>
          <w:cantSplit/>
          <w:jc w:val="center"/>
        </w:trPr>
        <w:tc>
          <w:tcPr>
            <w:tcW w:w="1440" w:type="dxa"/>
          </w:tcPr>
          <w:p w:rsidR="00FF4F2F" w:rsidRDefault="00FF4F2F">
            <w:pPr>
              <w:keepNext w:val="0"/>
            </w:pPr>
            <w:r>
              <w:t>EITR</w:t>
            </w:r>
          </w:p>
        </w:tc>
        <w:tc>
          <w:tcPr>
            <w:tcW w:w="5760" w:type="dxa"/>
          </w:tcPr>
          <w:p w:rsidR="00FF4F2F" w:rsidRDefault="00FF4F2F">
            <w:pPr>
              <w:keepNext w:val="0"/>
            </w:pPr>
            <w:r>
              <w:t>Engine Intake Temperatures</w:t>
            </w:r>
          </w:p>
        </w:tc>
      </w:tr>
      <w:tr w:rsidR="00FF4F2F">
        <w:trPr>
          <w:cantSplit/>
          <w:jc w:val="center"/>
        </w:trPr>
        <w:tc>
          <w:tcPr>
            <w:tcW w:w="1440" w:type="dxa"/>
          </w:tcPr>
          <w:p w:rsidR="00FF4F2F" w:rsidRDefault="00FF4F2F">
            <w:pPr>
              <w:keepNext w:val="0"/>
            </w:pPr>
            <w:r>
              <w:t>ENGR</w:t>
            </w:r>
          </w:p>
        </w:tc>
        <w:tc>
          <w:tcPr>
            <w:tcW w:w="5760" w:type="dxa"/>
          </w:tcPr>
          <w:p w:rsidR="00FF4F2F" w:rsidRDefault="00FF4F2F">
            <w:pPr>
              <w:keepNext w:val="0"/>
            </w:pPr>
            <w:r>
              <w:t>General Engine</w:t>
            </w:r>
          </w:p>
        </w:tc>
      </w:tr>
      <w:tr w:rsidR="00FF4F2F">
        <w:trPr>
          <w:cantSplit/>
          <w:jc w:val="center"/>
        </w:trPr>
        <w:tc>
          <w:tcPr>
            <w:tcW w:w="1440" w:type="dxa"/>
          </w:tcPr>
          <w:p w:rsidR="00FF4F2F" w:rsidRDefault="00FF4F2F">
            <w:pPr>
              <w:keepNext w:val="0"/>
            </w:pPr>
            <w:r>
              <w:t>EODR</w:t>
            </w:r>
          </w:p>
        </w:tc>
        <w:tc>
          <w:tcPr>
            <w:tcW w:w="5760" w:type="dxa"/>
          </w:tcPr>
          <w:p w:rsidR="00FF4F2F" w:rsidRDefault="00FF4F2F">
            <w:pPr>
              <w:keepNext w:val="0"/>
            </w:pPr>
            <w:r>
              <w:t>Engine Oil Displays (Level, Life, Temperature)</w:t>
            </w:r>
          </w:p>
        </w:tc>
      </w:tr>
      <w:tr w:rsidR="00FF4F2F">
        <w:trPr>
          <w:cantSplit/>
          <w:jc w:val="center"/>
        </w:trPr>
        <w:tc>
          <w:tcPr>
            <w:tcW w:w="1440" w:type="dxa"/>
          </w:tcPr>
          <w:p w:rsidR="00FF4F2F" w:rsidRDefault="00FF4F2F">
            <w:pPr>
              <w:keepNext w:val="0"/>
            </w:pPr>
            <w:r>
              <w:t>EOPR</w:t>
            </w:r>
          </w:p>
        </w:tc>
        <w:tc>
          <w:tcPr>
            <w:tcW w:w="5760" w:type="dxa"/>
          </w:tcPr>
          <w:p w:rsidR="00FF4F2F" w:rsidRDefault="00FF4F2F">
            <w:pPr>
              <w:keepNext w:val="0"/>
            </w:pPr>
            <w:r>
              <w:t>Engine Oil Pressure</w:t>
            </w:r>
          </w:p>
        </w:tc>
      </w:tr>
      <w:tr w:rsidR="00FF4F2F">
        <w:trPr>
          <w:cantSplit/>
          <w:jc w:val="center"/>
        </w:trPr>
        <w:tc>
          <w:tcPr>
            <w:tcW w:w="1440" w:type="dxa"/>
          </w:tcPr>
          <w:p w:rsidR="00FF4F2F" w:rsidRDefault="00FF4F2F">
            <w:pPr>
              <w:keepNext w:val="0"/>
            </w:pPr>
            <w:r>
              <w:t>EOTR</w:t>
            </w:r>
          </w:p>
        </w:tc>
        <w:tc>
          <w:tcPr>
            <w:tcW w:w="5760" w:type="dxa"/>
          </w:tcPr>
          <w:p w:rsidR="00FF4F2F" w:rsidRDefault="00FF4F2F">
            <w:pPr>
              <w:keepNext w:val="0"/>
            </w:pPr>
            <w:r>
              <w:t>Engine Oil Temperature Estimation</w:t>
            </w:r>
          </w:p>
        </w:tc>
      </w:tr>
      <w:tr w:rsidR="00FF4F2F">
        <w:trPr>
          <w:cantSplit/>
          <w:jc w:val="center"/>
        </w:trPr>
        <w:tc>
          <w:tcPr>
            <w:tcW w:w="1440" w:type="dxa"/>
          </w:tcPr>
          <w:p w:rsidR="00FF4F2F" w:rsidRDefault="00FF4F2F">
            <w:pPr>
              <w:keepNext w:val="0"/>
            </w:pPr>
            <w:r>
              <w:t>EPSR</w:t>
            </w:r>
          </w:p>
        </w:tc>
        <w:tc>
          <w:tcPr>
            <w:tcW w:w="5760" w:type="dxa"/>
          </w:tcPr>
          <w:p w:rsidR="00FF4F2F" w:rsidRDefault="00FF4F2F">
            <w:pPr>
              <w:keepNext w:val="0"/>
            </w:pPr>
            <w:r>
              <w:t>Engine Position</w:t>
            </w:r>
          </w:p>
        </w:tc>
      </w:tr>
      <w:tr w:rsidR="00FF4F2F">
        <w:trPr>
          <w:cantSplit/>
          <w:jc w:val="center"/>
        </w:trPr>
        <w:tc>
          <w:tcPr>
            <w:tcW w:w="1440" w:type="dxa"/>
          </w:tcPr>
          <w:p w:rsidR="00FF4F2F" w:rsidRDefault="00FF4F2F">
            <w:pPr>
              <w:keepNext w:val="0"/>
            </w:pPr>
            <w:r>
              <w:t>ETQR</w:t>
            </w:r>
          </w:p>
        </w:tc>
        <w:tc>
          <w:tcPr>
            <w:tcW w:w="5760" w:type="dxa"/>
          </w:tcPr>
          <w:p w:rsidR="00FF4F2F" w:rsidRDefault="00FF4F2F">
            <w:pPr>
              <w:keepNext w:val="0"/>
            </w:pPr>
            <w:r>
              <w:t>Engine Torque Estimation</w:t>
            </w:r>
          </w:p>
        </w:tc>
      </w:tr>
      <w:tr w:rsidR="00FF4F2F">
        <w:trPr>
          <w:cantSplit/>
          <w:jc w:val="center"/>
        </w:trPr>
        <w:tc>
          <w:tcPr>
            <w:tcW w:w="1440" w:type="dxa"/>
          </w:tcPr>
          <w:p w:rsidR="00FF4F2F" w:rsidRDefault="00FF4F2F">
            <w:pPr>
              <w:keepNext w:val="0"/>
            </w:pPr>
            <w:r>
              <w:t>EVPR</w:t>
            </w:r>
          </w:p>
        </w:tc>
        <w:tc>
          <w:tcPr>
            <w:tcW w:w="5760" w:type="dxa"/>
          </w:tcPr>
          <w:p w:rsidR="00FF4F2F" w:rsidRDefault="00FF4F2F">
            <w:pPr>
              <w:keepNext w:val="0"/>
            </w:pPr>
            <w:r>
              <w:t>Evaporative Emissions</w:t>
            </w:r>
          </w:p>
        </w:tc>
      </w:tr>
      <w:tr w:rsidR="00FF4F2F">
        <w:trPr>
          <w:cantSplit/>
          <w:jc w:val="center"/>
        </w:trPr>
        <w:tc>
          <w:tcPr>
            <w:tcW w:w="1440" w:type="dxa"/>
          </w:tcPr>
          <w:p w:rsidR="00FF4F2F" w:rsidRDefault="00FF4F2F">
            <w:pPr>
              <w:keepNext w:val="0"/>
            </w:pPr>
            <w:r>
              <w:t>FADR</w:t>
            </w:r>
          </w:p>
        </w:tc>
        <w:tc>
          <w:tcPr>
            <w:tcW w:w="5760" w:type="dxa"/>
          </w:tcPr>
          <w:p w:rsidR="00FF4F2F" w:rsidRDefault="00FF4F2F">
            <w:pPr>
              <w:keepNext w:val="0"/>
            </w:pPr>
            <w:r>
              <w:t>Fuel Adjustment</w:t>
            </w:r>
          </w:p>
        </w:tc>
      </w:tr>
      <w:tr w:rsidR="00FF4F2F">
        <w:trPr>
          <w:cantSplit/>
          <w:jc w:val="center"/>
        </w:trPr>
        <w:tc>
          <w:tcPr>
            <w:tcW w:w="1440" w:type="dxa"/>
          </w:tcPr>
          <w:p w:rsidR="00FF4F2F" w:rsidRDefault="00FF4F2F">
            <w:pPr>
              <w:keepNext w:val="0"/>
            </w:pPr>
            <w:r>
              <w:t>FANR</w:t>
            </w:r>
          </w:p>
        </w:tc>
        <w:tc>
          <w:tcPr>
            <w:tcW w:w="5760" w:type="dxa"/>
          </w:tcPr>
          <w:p w:rsidR="00FF4F2F" w:rsidRDefault="00FF4F2F">
            <w:pPr>
              <w:keepNext w:val="0"/>
            </w:pPr>
            <w:r>
              <w:t>Cooling Fans</w:t>
            </w:r>
          </w:p>
        </w:tc>
      </w:tr>
      <w:tr w:rsidR="00FF4F2F">
        <w:trPr>
          <w:cantSplit/>
          <w:jc w:val="center"/>
        </w:trPr>
        <w:tc>
          <w:tcPr>
            <w:tcW w:w="1440" w:type="dxa"/>
          </w:tcPr>
          <w:p w:rsidR="00FF4F2F" w:rsidRDefault="00FF4F2F">
            <w:pPr>
              <w:keepNext w:val="0"/>
            </w:pPr>
            <w:r>
              <w:t>FFRR</w:t>
            </w:r>
          </w:p>
        </w:tc>
        <w:tc>
          <w:tcPr>
            <w:tcW w:w="5760" w:type="dxa"/>
          </w:tcPr>
          <w:p w:rsidR="00FF4F2F" w:rsidRDefault="00FF4F2F">
            <w:pPr>
              <w:keepNext w:val="0"/>
            </w:pPr>
            <w:r>
              <w:t>Freeze Frame / Failure Record</w:t>
            </w:r>
          </w:p>
        </w:tc>
      </w:tr>
      <w:tr w:rsidR="00FF4F2F">
        <w:trPr>
          <w:cantSplit/>
          <w:jc w:val="center"/>
        </w:trPr>
        <w:tc>
          <w:tcPr>
            <w:tcW w:w="1440" w:type="dxa"/>
          </w:tcPr>
          <w:p w:rsidR="00FF4F2F" w:rsidRDefault="00FF4F2F">
            <w:pPr>
              <w:keepNext w:val="0"/>
            </w:pPr>
            <w:r>
              <w:t>FLVR</w:t>
            </w:r>
          </w:p>
        </w:tc>
        <w:tc>
          <w:tcPr>
            <w:tcW w:w="5760" w:type="dxa"/>
          </w:tcPr>
          <w:p w:rsidR="00FF4F2F" w:rsidRDefault="00FF4F2F">
            <w:pPr>
              <w:keepNext w:val="0"/>
            </w:pPr>
            <w:r>
              <w:t>Fuel Level</w:t>
            </w:r>
          </w:p>
        </w:tc>
      </w:tr>
      <w:tr w:rsidR="00FF4F2F">
        <w:trPr>
          <w:cantSplit/>
          <w:jc w:val="center"/>
        </w:trPr>
        <w:tc>
          <w:tcPr>
            <w:tcW w:w="1440" w:type="dxa"/>
          </w:tcPr>
          <w:p w:rsidR="00FF4F2F" w:rsidRDefault="00FF4F2F">
            <w:pPr>
              <w:keepNext w:val="0"/>
            </w:pPr>
            <w:r>
              <w:t>FPMR</w:t>
            </w:r>
          </w:p>
        </w:tc>
        <w:tc>
          <w:tcPr>
            <w:tcW w:w="5760" w:type="dxa"/>
          </w:tcPr>
          <w:p w:rsidR="00FF4F2F" w:rsidRDefault="00FF4F2F">
            <w:pPr>
              <w:keepNext w:val="0"/>
            </w:pPr>
            <w:r>
              <w:t>Fuel Pump</w:t>
            </w:r>
          </w:p>
        </w:tc>
      </w:tr>
      <w:tr w:rsidR="00FF4F2F">
        <w:trPr>
          <w:cantSplit/>
          <w:jc w:val="center"/>
        </w:trPr>
        <w:tc>
          <w:tcPr>
            <w:tcW w:w="1440" w:type="dxa"/>
          </w:tcPr>
          <w:p w:rsidR="00FF4F2F" w:rsidRDefault="00FF4F2F">
            <w:pPr>
              <w:keepNext w:val="0"/>
            </w:pPr>
            <w:r>
              <w:t>FULR</w:t>
            </w:r>
          </w:p>
        </w:tc>
        <w:tc>
          <w:tcPr>
            <w:tcW w:w="5760" w:type="dxa"/>
          </w:tcPr>
          <w:p w:rsidR="00FF4F2F" w:rsidRDefault="00FF4F2F">
            <w:pPr>
              <w:keepNext w:val="0"/>
            </w:pPr>
            <w:r>
              <w:t>Fuel</w:t>
            </w:r>
          </w:p>
        </w:tc>
      </w:tr>
      <w:tr w:rsidR="00FF4F2F">
        <w:trPr>
          <w:cantSplit/>
          <w:jc w:val="center"/>
        </w:trPr>
        <w:tc>
          <w:tcPr>
            <w:tcW w:w="1440" w:type="dxa"/>
          </w:tcPr>
          <w:p w:rsidR="00FF4F2F" w:rsidRDefault="00FF4F2F">
            <w:pPr>
              <w:keepNext w:val="0"/>
            </w:pPr>
            <w:r>
              <w:t>FWDR</w:t>
            </w:r>
          </w:p>
        </w:tc>
        <w:tc>
          <w:tcPr>
            <w:tcW w:w="5760" w:type="dxa"/>
          </w:tcPr>
          <w:p w:rsidR="00FF4F2F" w:rsidRDefault="00FF4F2F">
            <w:pPr>
              <w:keepNext w:val="0"/>
            </w:pPr>
            <w:smartTag w:uri="urn:schemas-microsoft-com:office:smarttags" w:element="Street">
              <w:smartTag w:uri="urn:schemas-microsoft-com:office:smarttags" w:element="address">
                <w:r>
                  <w:t>Four Wheel Drive</w:t>
                </w:r>
              </w:smartTag>
            </w:smartTag>
          </w:p>
        </w:tc>
      </w:tr>
      <w:tr w:rsidR="00FF4F2F">
        <w:trPr>
          <w:cantSplit/>
          <w:jc w:val="center"/>
        </w:trPr>
        <w:tc>
          <w:tcPr>
            <w:tcW w:w="1440" w:type="dxa"/>
          </w:tcPr>
          <w:p w:rsidR="00FF4F2F" w:rsidRDefault="00FF4F2F">
            <w:pPr>
              <w:keepNext w:val="0"/>
            </w:pPr>
            <w:r>
              <w:t>GENR</w:t>
            </w:r>
          </w:p>
        </w:tc>
        <w:tc>
          <w:tcPr>
            <w:tcW w:w="5760" w:type="dxa"/>
          </w:tcPr>
          <w:p w:rsidR="00FF4F2F" w:rsidRDefault="00FF4F2F">
            <w:pPr>
              <w:keepNext w:val="0"/>
            </w:pPr>
            <w:r>
              <w:t>Generator</w:t>
            </w:r>
          </w:p>
        </w:tc>
      </w:tr>
      <w:tr w:rsidR="00FF4F2F">
        <w:trPr>
          <w:cantSplit/>
          <w:jc w:val="center"/>
        </w:trPr>
        <w:tc>
          <w:tcPr>
            <w:tcW w:w="1440" w:type="dxa"/>
          </w:tcPr>
          <w:p w:rsidR="00FF4F2F" w:rsidRDefault="00FF4F2F">
            <w:pPr>
              <w:keepNext w:val="0"/>
            </w:pPr>
            <w:r>
              <w:t>GSPR</w:t>
            </w:r>
          </w:p>
        </w:tc>
        <w:tc>
          <w:tcPr>
            <w:tcW w:w="5760" w:type="dxa"/>
          </w:tcPr>
          <w:p w:rsidR="00FF4F2F" w:rsidRDefault="00FF4F2F">
            <w:pPr>
              <w:keepNext w:val="0"/>
            </w:pPr>
            <w:r>
              <w:t>Garage Shift Pressure</w:t>
            </w:r>
          </w:p>
        </w:tc>
      </w:tr>
      <w:tr w:rsidR="00FF4F2F">
        <w:trPr>
          <w:cantSplit/>
          <w:jc w:val="center"/>
        </w:trPr>
        <w:tc>
          <w:tcPr>
            <w:tcW w:w="1440" w:type="dxa"/>
          </w:tcPr>
          <w:p w:rsidR="00FF4F2F" w:rsidRDefault="00FF4F2F">
            <w:pPr>
              <w:keepNext w:val="0"/>
            </w:pPr>
            <w:r>
              <w:t>IDLR</w:t>
            </w:r>
          </w:p>
        </w:tc>
        <w:tc>
          <w:tcPr>
            <w:tcW w:w="5760" w:type="dxa"/>
          </w:tcPr>
          <w:p w:rsidR="00FF4F2F" w:rsidRDefault="00FF4F2F">
            <w:pPr>
              <w:keepNext w:val="0"/>
            </w:pPr>
            <w:r>
              <w:t>Idle</w:t>
            </w:r>
          </w:p>
        </w:tc>
      </w:tr>
      <w:tr w:rsidR="00FF4F2F">
        <w:trPr>
          <w:cantSplit/>
          <w:jc w:val="center"/>
        </w:trPr>
        <w:tc>
          <w:tcPr>
            <w:tcW w:w="1440" w:type="dxa"/>
          </w:tcPr>
          <w:p w:rsidR="00FF4F2F" w:rsidRDefault="00FF4F2F">
            <w:pPr>
              <w:keepNext w:val="0"/>
            </w:pPr>
            <w:r>
              <w:t>IFRR</w:t>
            </w:r>
          </w:p>
        </w:tc>
        <w:tc>
          <w:tcPr>
            <w:tcW w:w="5760" w:type="dxa"/>
          </w:tcPr>
          <w:p w:rsidR="00FF4F2F" w:rsidRDefault="00FF4F2F">
            <w:pPr>
              <w:keepNext w:val="0"/>
            </w:pPr>
            <w:r>
              <w:t>Intake Airflow Rationality Diagnostic</w:t>
            </w:r>
          </w:p>
        </w:tc>
      </w:tr>
      <w:tr w:rsidR="00FF4F2F">
        <w:trPr>
          <w:cantSplit/>
          <w:jc w:val="center"/>
        </w:trPr>
        <w:tc>
          <w:tcPr>
            <w:tcW w:w="1440" w:type="dxa"/>
          </w:tcPr>
          <w:p w:rsidR="00FF4F2F" w:rsidRDefault="00FF4F2F">
            <w:pPr>
              <w:keepNext w:val="0"/>
            </w:pPr>
            <w:r>
              <w:lastRenderedPageBreak/>
              <w:t>IMOR</w:t>
            </w:r>
          </w:p>
        </w:tc>
        <w:tc>
          <w:tcPr>
            <w:tcW w:w="5760" w:type="dxa"/>
          </w:tcPr>
          <w:p w:rsidR="00FF4F2F" w:rsidRDefault="00FF4F2F">
            <w:pPr>
              <w:keepNext w:val="0"/>
            </w:pPr>
            <w:r>
              <w:t>Immobilizer</w:t>
            </w:r>
          </w:p>
        </w:tc>
      </w:tr>
      <w:tr w:rsidR="00FF4F2F">
        <w:trPr>
          <w:cantSplit/>
          <w:jc w:val="center"/>
        </w:trPr>
        <w:tc>
          <w:tcPr>
            <w:tcW w:w="1440" w:type="dxa"/>
          </w:tcPr>
          <w:p w:rsidR="00FF4F2F" w:rsidRDefault="00FF4F2F">
            <w:pPr>
              <w:keepNext w:val="0"/>
            </w:pPr>
            <w:r>
              <w:t>IMTR</w:t>
            </w:r>
          </w:p>
        </w:tc>
        <w:tc>
          <w:tcPr>
            <w:tcW w:w="5760" w:type="dxa"/>
          </w:tcPr>
          <w:p w:rsidR="00FF4F2F" w:rsidRDefault="00FF4F2F">
            <w:pPr>
              <w:keepNext w:val="0"/>
            </w:pPr>
            <w:r>
              <w:t>Intake Manifold Tuning</w:t>
            </w:r>
          </w:p>
        </w:tc>
      </w:tr>
      <w:tr w:rsidR="00FF4F2F">
        <w:trPr>
          <w:cantSplit/>
          <w:jc w:val="center"/>
        </w:trPr>
        <w:tc>
          <w:tcPr>
            <w:tcW w:w="1440" w:type="dxa"/>
          </w:tcPr>
          <w:p w:rsidR="00FF4F2F" w:rsidRDefault="00FF4F2F">
            <w:pPr>
              <w:keepNext w:val="0"/>
            </w:pPr>
            <w:r>
              <w:t>KNKR</w:t>
            </w:r>
          </w:p>
        </w:tc>
        <w:tc>
          <w:tcPr>
            <w:tcW w:w="5760" w:type="dxa"/>
          </w:tcPr>
          <w:p w:rsidR="00FF4F2F" w:rsidRDefault="00FF4F2F">
            <w:pPr>
              <w:keepNext w:val="0"/>
            </w:pPr>
            <w:r>
              <w:t>Knock</w:t>
            </w:r>
          </w:p>
        </w:tc>
      </w:tr>
      <w:tr w:rsidR="00FF4F2F">
        <w:trPr>
          <w:cantSplit/>
          <w:jc w:val="center"/>
        </w:trPr>
        <w:tc>
          <w:tcPr>
            <w:tcW w:w="1440" w:type="dxa"/>
          </w:tcPr>
          <w:p w:rsidR="00FF4F2F" w:rsidRDefault="00FF4F2F">
            <w:pPr>
              <w:keepNext w:val="0"/>
            </w:pPr>
            <w:r>
              <w:t>MAFR</w:t>
            </w:r>
          </w:p>
        </w:tc>
        <w:tc>
          <w:tcPr>
            <w:tcW w:w="5760" w:type="dxa"/>
          </w:tcPr>
          <w:p w:rsidR="00FF4F2F" w:rsidRDefault="00FF4F2F">
            <w:pPr>
              <w:keepNext w:val="0"/>
            </w:pPr>
            <w:r>
              <w:t>Mass Airflow</w:t>
            </w:r>
          </w:p>
        </w:tc>
      </w:tr>
      <w:tr w:rsidR="00FF4F2F">
        <w:trPr>
          <w:cantSplit/>
          <w:jc w:val="center"/>
        </w:trPr>
        <w:tc>
          <w:tcPr>
            <w:tcW w:w="1440" w:type="dxa"/>
          </w:tcPr>
          <w:p w:rsidR="00FF4F2F" w:rsidRDefault="00FF4F2F">
            <w:pPr>
              <w:keepNext w:val="0"/>
            </w:pPr>
            <w:r>
              <w:t>MAPR</w:t>
            </w:r>
          </w:p>
        </w:tc>
        <w:tc>
          <w:tcPr>
            <w:tcW w:w="5760" w:type="dxa"/>
          </w:tcPr>
          <w:p w:rsidR="00FF4F2F" w:rsidRDefault="00FF4F2F">
            <w:pPr>
              <w:keepNext w:val="0"/>
            </w:pPr>
            <w:r>
              <w:t>Manifold Absolute Pressure</w:t>
            </w:r>
          </w:p>
        </w:tc>
      </w:tr>
      <w:tr w:rsidR="00FF4F2F">
        <w:trPr>
          <w:cantSplit/>
          <w:jc w:val="center"/>
        </w:trPr>
        <w:tc>
          <w:tcPr>
            <w:tcW w:w="1440" w:type="dxa"/>
          </w:tcPr>
          <w:p w:rsidR="00FF4F2F" w:rsidRDefault="00FF4F2F">
            <w:pPr>
              <w:keepNext w:val="0"/>
            </w:pPr>
            <w:r>
              <w:t>MEMR</w:t>
            </w:r>
          </w:p>
        </w:tc>
        <w:tc>
          <w:tcPr>
            <w:tcW w:w="5760" w:type="dxa"/>
          </w:tcPr>
          <w:p w:rsidR="00FF4F2F" w:rsidRDefault="00FF4F2F">
            <w:pPr>
              <w:keepNext w:val="0"/>
            </w:pPr>
            <w:r>
              <w:t>Memory</w:t>
            </w:r>
          </w:p>
        </w:tc>
      </w:tr>
      <w:tr w:rsidR="00FF4F2F">
        <w:trPr>
          <w:cantSplit/>
          <w:jc w:val="center"/>
        </w:trPr>
        <w:tc>
          <w:tcPr>
            <w:tcW w:w="1440" w:type="dxa"/>
          </w:tcPr>
          <w:p w:rsidR="00FF4F2F" w:rsidRDefault="00FF4F2F">
            <w:pPr>
              <w:keepNext w:val="0"/>
            </w:pPr>
            <w:r>
              <w:t>MSFR</w:t>
            </w:r>
          </w:p>
        </w:tc>
        <w:tc>
          <w:tcPr>
            <w:tcW w:w="5760" w:type="dxa"/>
          </w:tcPr>
          <w:p w:rsidR="00FF4F2F" w:rsidRDefault="00FF4F2F">
            <w:pPr>
              <w:keepNext w:val="0"/>
            </w:pPr>
            <w:r>
              <w:t>Misfire</w:t>
            </w:r>
          </w:p>
        </w:tc>
      </w:tr>
      <w:tr w:rsidR="00FF4F2F">
        <w:trPr>
          <w:cantSplit/>
          <w:jc w:val="center"/>
        </w:trPr>
        <w:tc>
          <w:tcPr>
            <w:tcW w:w="1440" w:type="dxa"/>
          </w:tcPr>
          <w:p w:rsidR="00FF4F2F" w:rsidRDefault="00FF4F2F">
            <w:pPr>
              <w:keepNext w:val="0"/>
            </w:pPr>
            <w:r>
              <w:t>MTCR</w:t>
            </w:r>
          </w:p>
        </w:tc>
        <w:tc>
          <w:tcPr>
            <w:tcW w:w="5760" w:type="dxa"/>
          </w:tcPr>
          <w:p w:rsidR="00FF4F2F" w:rsidRDefault="00FF4F2F">
            <w:pPr>
              <w:keepNext w:val="0"/>
            </w:pPr>
            <w:r>
              <w:t>Manual Transmission Clutch Pedal</w:t>
            </w:r>
          </w:p>
        </w:tc>
      </w:tr>
      <w:tr w:rsidR="00FF4F2F">
        <w:trPr>
          <w:cantSplit/>
          <w:jc w:val="center"/>
        </w:trPr>
        <w:tc>
          <w:tcPr>
            <w:tcW w:w="1440" w:type="dxa"/>
          </w:tcPr>
          <w:p w:rsidR="00FF4F2F" w:rsidRDefault="00FF4F2F">
            <w:pPr>
              <w:keepNext w:val="0"/>
            </w:pPr>
            <w:r>
              <w:t>ODAR</w:t>
            </w:r>
          </w:p>
        </w:tc>
        <w:tc>
          <w:tcPr>
            <w:tcW w:w="5760" w:type="dxa"/>
          </w:tcPr>
          <w:p w:rsidR="00FF4F2F" w:rsidRDefault="00FF4F2F">
            <w:pPr>
              <w:keepNext w:val="0"/>
            </w:pPr>
            <w:r>
              <w:t>Off Vehicle Data Access</w:t>
            </w:r>
          </w:p>
        </w:tc>
      </w:tr>
      <w:tr w:rsidR="00FF4F2F">
        <w:trPr>
          <w:cantSplit/>
          <w:jc w:val="center"/>
        </w:trPr>
        <w:tc>
          <w:tcPr>
            <w:tcW w:w="1440" w:type="dxa"/>
          </w:tcPr>
          <w:p w:rsidR="00FF4F2F" w:rsidRDefault="00FF4F2F">
            <w:pPr>
              <w:keepNext w:val="0"/>
            </w:pPr>
            <w:r>
              <w:t>ODCR</w:t>
            </w:r>
          </w:p>
        </w:tc>
        <w:tc>
          <w:tcPr>
            <w:tcW w:w="5760" w:type="dxa"/>
          </w:tcPr>
          <w:p w:rsidR="00FF4F2F" w:rsidRDefault="00FF4F2F">
            <w:pPr>
              <w:keepNext w:val="0"/>
            </w:pPr>
            <w:r>
              <w:t>Off Vehicle Device Control</w:t>
            </w:r>
          </w:p>
        </w:tc>
      </w:tr>
      <w:tr w:rsidR="00FF4F2F">
        <w:trPr>
          <w:cantSplit/>
          <w:jc w:val="center"/>
        </w:trPr>
        <w:tc>
          <w:tcPr>
            <w:tcW w:w="1440" w:type="dxa"/>
          </w:tcPr>
          <w:p w:rsidR="00FF4F2F" w:rsidRDefault="00FF4F2F">
            <w:pPr>
              <w:keepNext w:val="0"/>
            </w:pPr>
            <w:r>
              <w:t>OFPR</w:t>
            </w:r>
          </w:p>
        </w:tc>
        <w:tc>
          <w:tcPr>
            <w:tcW w:w="5760" w:type="dxa"/>
          </w:tcPr>
          <w:p w:rsidR="00FF4F2F" w:rsidRDefault="00FF4F2F">
            <w:pPr>
              <w:keepNext w:val="0"/>
            </w:pPr>
            <w:r>
              <w:t>Off Vehicle Flash Programming (Application)</w:t>
            </w:r>
          </w:p>
        </w:tc>
      </w:tr>
      <w:tr w:rsidR="00FF4F2F">
        <w:trPr>
          <w:cantSplit/>
          <w:jc w:val="center"/>
        </w:trPr>
        <w:tc>
          <w:tcPr>
            <w:tcW w:w="1440" w:type="dxa"/>
          </w:tcPr>
          <w:p w:rsidR="00FF4F2F" w:rsidRDefault="00FF4F2F">
            <w:pPr>
              <w:keepNext w:val="0"/>
            </w:pPr>
            <w:r>
              <w:t>OSAR</w:t>
            </w:r>
          </w:p>
        </w:tc>
        <w:tc>
          <w:tcPr>
            <w:tcW w:w="5760" w:type="dxa"/>
          </w:tcPr>
          <w:p w:rsidR="00FF4F2F" w:rsidRDefault="00FF4F2F">
            <w:pPr>
              <w:keepNext w:val="0"/>
            </w:pPr>
            <w:r>
              <w:t>Off Vehicle Security Access</w:t>
            </w:r>
          </w:p>
        </w:tc>
      </w:tr>
      <w:tr w:rsidR="00FF4F2F">
        <w:trPr>
          <w:cantSplit/>
          <w:jc w:val="center"/>
        </w:trPr>
        <w:tc>
          <w:tcPr>
            <w:tcW w:w="1440" w:type="dxa"/>
          </w:tcPr>
          <w:p w:rsidR="00FF4F2F" w:rsidRDefault="00FF4F2F">
            <w:pPr>
              <w:keepNext w:val="0"/>
            </w:pPr>
            <w:r>
              <w:t>OVIR</w:t>
            </w:r>
          </w:p>
        </w:tc>
        <w:tc>
          <w:tcPr>
            <w:tcW w:w="5760" w:type="dxa"/>
          </w:tcPr>
          <w:p w:rsidR="00FF4F2F" w:rsidRDefault="00FF4F2F">
            <w:pPr>
              <w:keepNext w:val="0"/>
            </w:pPr>
            <w:r>
              <w:t>Off Vehicle Infrastructure</w:t>
            </w:r>
          </w:p>
        </w:tc>
      </w:tr>
      <w:tr w:rsidR="00FF4F2F">
        <w:trPr>
          <w:cantSplit/>
          <w:jc w:val="center"/>
        </w:trPr>
        <w:tc>
          <w:tcPr>
            <w:tcW w:w="1440" w:type="dxa"/>
          </w:tcPr>
          <w:p w:rsidR="00FF4F2F" w:rsidRDefault="00FF4F2F">
            <w:pPr>
              <w:keepNext w:val="0"/>
            </w:pPr>
            <w:r>
              <w:t>OXYR</w:t>
            </w:r>
          </w:p>
        </w:tc>
        <w:tc>
          <w:tcPr>
            <w:tcW w:w="5760" w:type="dxa"/>
          </w:tcPr>
          <w:p w:rsidR="00FF4F2F" w:rsidRDefault="00FF4F2F">
            <w:pPr>
              <w:keepNext w:val="0"/>
            </w:pPr>
            <w:r>
              <w:t>Exhaust Oxygen Sensors</w:t>
            </w:r>
          </w:p>
        </w:tc>
      </w:tr>
      <w:tr w:rsidR="00FF4F2F">
        <w:trPr>
          <w:cantSplit/>
          <w:jc w:val="center"/>
        </w:trPr>
        <w:tc>
          <w:tcPr>
            <w:tcW w:w="1440" w:type="dxa"/>
          </w:tcPr>
          <w:p w:rsidR="00FF4F2F" w:rsidRDefault="00FF4F2F">
            <w:pPr>
              <w:keepNext w:val="0"/>
            </w:pPr>
            <w:r>
              <w:t>PHSR</w:t>
            </w:r>
          </w:p>
        </w:tc>
        <w:tc>
          <w:tcPr>
            <w:tcW w:w="5760" w:type="dxa"/>
          </w:tcPr>
          <w:p w:rsidR="00FF4F2F" w:rsidRDefault="00FF4F2F">
            <w:pPr>
              <w:keepNext w:val="0"/>
            </w:pPr>
            <w:smartTag w:uri="urn:schemas-microsoft-com:office:smarttags" w:element="place">
              <w:r>
                <w:t>Cam</w:t>
              </w:r>
            </w:smartTag>
            <w:r>
              <w:t xml:space="preserve"> Phasing</w:t>
            </w:r>
          </w:p>
        </w:tc>
      </w:tr>
      <w:tr w:rsidR="00FF4F2F">
        <w:trPr>
          <w:cantSplit/>
          <w:jc w:val="center"/>
        </w:trPr>
        <w:tc>
          <w:tcPr>
            <w:tcW w:w="1440" w:type="dxa"/>
          </w:tcPr>
          <w:p w:rsidR="00FF4F2F" w:rsidRDefault="00FF4F2F">
            <w:pPr>
              <w:keepNext w:val="0"/>
            </w:pPr>
            <w:r>
              <w:t>PMDR</w:t>
            </w:r>
          </w:p>
        </w:tc>
        <w:tc>
          <w:tcPr>
            <w:tcW w:w="5760" w:type="dxa"/>
          </w:tcPr>
          <w:p w:rsidR="00FF4F2F" w:rsidRDefault="00FF4F2F">
            <w:pPr>
              <w:keepNext w:val="0"/>
            </w:pPr>
            <w:r>
              <w:t>Power Moding</w:t>
            </w:r>
          </w:p>
        </w:tc>
      </w:tr>
      <w:tr w:rsidR="00FF4F2F">
        <w:trPr>
          <w:cantSplit/>
          <w:jc w:val="center"/>
        </w:trPr>
        <w:tc>
          <w:tcPr>
            <w:tcW w:w="1440" w:type="dxa"/>
          </w:tcPr>
          <w:p w:rsidR="00FF4F2F" w:rsidRDefault="00FF4F2F">
            <w:pPr>
              <w:keepNext w:val="0"/>
            </w:pPr>
            <w:r>
              <w:t>PTOR</w:t>
            </w:r>
          </w:p>
        </w:tc>
        <w:tc>
          <w:tcPr>
            <w:tcW w:w="5760" w:type="dxa"/>
          </w:tcPr>
          <w:p w:rsidR="00FF4F2F" w:rsidRDefault="00FF4F2F">
            <w:pPr>
              <w:keepNext w:val="0"/>
            </w:pPr>
            <w:r>
              <w:t>Power Take Off</w:t>
            </w:r>
          </w:p>
        </w:tc>
      </w:tr>
      <w:tr w:rsidR="00FF4F2F">
        <w:trPr>
          <w:cantSplit/>
          <w:jc w:val="center"/>
        </w:trPr>
        <w:tc>
          <w:tcPr>
            <w:tcW w:w="1440" w:type="dxa"/>
          </w:tcPr>
          <w:p w:rsidR="00FF4F2F" w:rsidRDefault="00FF4F2F">
            <w:pPr>
              <w:keepNext w:val="0"/>
            </w:pPr>
            <w:r>
              <w:t>RINR</w:t>
            </w:r>
          </w:p>
        </w:tc>
        <w:tc>
          <w:tcPr>
            <w:tcW w:w="5760" w:type="dxa"/>
          </w:tcPr>
          <w:p w:rsidR="00FF4F2F" w:rsidRDefault="00FF4F2F">
            <w:pPr>
              <w:keepNext w:val="0"/>
            </w:pPr>
            <w:r>
              <w:t>Reverse Inhibit</w:t>
            </w:r>
          </w:p>
        </w:tc>
      </w:tr>
      <w:tr w:rsidR="00FF4F2F">
        <w:trPr>
          <w:cantSplit/>
          <w:jc w:val="center"/>
        </w:trPr>
        <w:tc>
          <w:tcPr>
            <w:tcW w:w="1440" w:type="dxa"/>
          </w:tcPr>
          <w:p w:rsidR="00FF4F2F" w:rsidRDefault="00FF4F2F">
            <w:pPr>
              <w:keepNext w:val="0"/>
            </w:pPr>
            <w:r>
              <w:t>RTDR</w:t>
            </w:r>
          </w:p>
        </w:tc>
        <w:tc>
          <w:tcPr>
            <w:tcW w:w="5760" w:type="dxa"/>
          </w:tcPr>
          <w:p w:rsidR="00FF4F2F" w:rsidRDefault="00FF4F2F">
            <w:pPr>
              <w:keepNext w:val="0"/>
            </w:pPr>
            <w:r>
              <w:t>Real Time Damping (Lift / Dive)</w:t>
            </w:r>
          </w:p>
        </w:tc>
      </w:tr>
      <w:tr w:rsidR="00FF4F2F">
        <w:trPr>
          <w:cantSplit/>
          <w:jc w:val="center"/>
        </w:trPr>
        <w:tc>
          <w:tcPr>
            <w:tcW w:w="1440" w:type="dxa"/>
          </w:tcPr>
          <w:p w:rsidR="00FF4F2F" w:rsidRDefault="00FF4F2F">
            <w:pPr>
              <w:keepNext w:val="0"/>
            </w:pPr>
            <w:r>
              <w:t>RSCR</w:t>
            </w:r>
          </w:p>
        </w:tc>
        <w:tc>
          <w:tcPr>
            <w:tcW w:w="5760" w:type="dxa"/>
          </w:tcPr>
          <w:p w:rsidR="00FF4F2F" w:rsidRDefault="00FF4F2F">
            <w:pPr>
              <w:keepNext w:val="0"/>
            </w:pPr>
            <w:r>
              <w:t>Range Shift Control</w:t>
            </w:r>
          </w:p>
        </w:tc>
      </w:tr>
      <w:tr w:rsidR="00FF4F2F">
        <w:trPr>
          <w:cantSplit/>
          <w:jc w:val="center"/>
        </w:trPr>
        <w:tc>
          <w:tcPr>
            <w:tcW w:w="1440" w:type="dxa"/>
          </w:tcPr>
          <w:p w:rsidR="00FF4F2F" w:rsidRDefault="00FF4F2F">
            <w:pPr>
              <w:keepNext w:val="0"/>
            </w:pPr>
            <w:r>
              <w:t>RVSR</w:t>
            </w:r>
          </w:p>
        </w:tc>
        <w:tc>
          <w:tcPr>
            <w:tcW w:w="5760" w:type="dxa"/>
          </w:tcPr>
          <w:p w:rsidR="00FF4F2F" w:rsidRDefault="00FF4F2F">
            <w:pPr>
              <w:keepNext w:val="0"/>
            </w:pPr>
            <w:r>
              <w:t>Remote Vehicle Start</w:t>
            </w:r>
          </w:p>
        </w:tc>
      </w:tr>
      <w:tr w:rsidR="00FF4F2F">
        <w:trPr>
          <w:cantSplit/>
          <w:jc w:val="center"/>
        </w:trPr>
        <w:tc>
          <w:tcPr>
            <w:tcW w:w="1440" w:type="dxa"/>
          </w:tcPr>
          <w:p w:rsidR="00FF4F2F" w:rsidRDefault="00FF4F2F">
            <w:pPr>
              <w:keepNext w:val="0"/>
            </w:pPr>
            <w:r>
              <w:t>SHPR</w:t>
            </w:r>
          </w:p>
        </w:tc>
        <w:tc>
          <w:tcPr>
            <w:tcW w:w="5760" w:type="dxa"/>
          </w:tcPr>
          <w:p w:rsidR="00FF4F2F" w:rsidRDefault="00FF4F2F">
            <w:pPr>
              <w:keepNext w:val="0"/>
            </w:pPr>
            <w:r>
              <w:t>Shift Point</w:t>
            </w:r>
          </w:p>
        </w:tc>
      </w:tr>
      <w:tr w:rsidR="00FF4F2F">
        <w:trPr>
          <w:cantSplit/>
          <w:jc w:val="center"/>
        </w:trPr>
        <w:tc>
          <w:tcPr>
            <w:tcW w:w="1440" w:type="dxa"/>
          </w:tcPr>
          <w:p w:rsidR="00FF4F2F" w:rsidRDefault="00FF4F2F">
            <w:pPr>
              <w:keepNext w:val="0"/>
            </w:pPr>
            <w:r>
              <w:t>SHTR</w:t>
            </w:r>
          </w:p>
        </w:tc>
        <w:tc>
          <w:tcPr>
            <w:tcW w:w="5760" w:type="dxa"/>
          </w:tcPr>
          <w:p w:rsidR="00FF4F2F" w:rsidRDefault="00FF4F2F">
            <w:pPr>
              <w:keepNext w:val="0"/>
            </w:pPr>
            <w:r>
              <w:t>Shift Timing</w:t>
            </w:r>
          </w:p>
        </w:tc>
      </w:tr>
      <w:tr w:rsidR="00FF4F2F">
        <w:trPr>
          <w:cantSplit/>
          <w:jc w:val="center"/>
        </w:trPr>
        <w:tc>
          <w:tcPr>
            <w:tcW w:w="1440" w:type="dxa"/>
          </w:tcPr>
          <w:p w:rsidR="00FF4F2F" w:rsidRDefault="00FF4F2F">
            <w:pPr>
              <w:keepNext w:val="0"/>
            </w:pPr>
            <w:r>
              <w:t>SKSR</w:t>
            </w:r>
          </w:p>
        </w:tc>
        <w:tc>
          <w:tcPr>
            <w:tcW w:w="5760" w:type="dxa"/>
          </w:tcPr>
          <w:p w:rsidR="00FF4F2F" w:rsidRDefault="00FF4F2F">
            <w:pPr>
              <w:keepNext w:val="0"/>
            </w:pPr>
            <w:r>
              <w:t>Skip Shift</w:t>
            </w:r>
          </w:p>
        </w:tc>
      </w:tr>
      <w:tr w:rsidR="00FF4F2F">
        <w:trPr>
          <w:cantSplit/>
          <w:jc w:val="center"/>
        </w:trPr>
        <w:tc>
          <w:tcPr>
            <w:tcW w:w="1440" w:type="dxa"/>
          </w:tcPr>
          <w:p w:rsidR="00FF4F2F" w:rsidRDefault="00FF4F2F">
            <w:pPr>
              <w:keepNext w:val="0"/>
            </w:pPr>
            <w:r>
              <w:t>SPKR</w:t>
            </w:r>
          </w:p>
        </w:tc>
        <w:tc>
          <w:tcPr>
            <w:tcW w:w="5760" w:type="dxa"/>
          </w:tcPr>
          <w:p w:rsidR="00FF4F2F" w:rsidRDefault="00FF4F2F">
            <w:pPr>
              <w:keepNext w:val="0"/>
            </w:pPr>
            <w:r>
              <w:t>Spark</w:t>
            </w:r>
          </w:p>
        </w:tc>
      </w:tr>
      <w:tr w:rsidR="00FF4F2F">
        <w:trPr>
          <w:cantSplit/>
          <w:jc w:val="center"/>
        </w:trPr>
        <w:tc>
          <w:tcPr>
            <w:tcW w:w="1440" w:type="dxa"/>
          </w:tcPr>
          <w:p w:rsidR="00FF4F2F" w:rsidRDefault="00FF4F2F">
            <w:pPr>
              <w:keepNext w:val="0"/>
            </w:pPr>
            <w:r>
              <w:t>SPRR</w:t>
            </w:r>
          </w:p>
        </w:tc>
        <w:tc>
          <w:tcPr>
            <w:tcW w:w="5760" w:type="dxa"/>
          </w:tcPr>
          <w:p w:rsidR="00FF4F2F" w:rsidRDefault="00FF4F2F">
            <w:pPr>
              <w:keepNext w:val="0"/>
            </w:pPr>
            <w:r>
              <w:t>Shift Pressure</w:t>
            </w:r>
          </w:p>
        </w:tc>
      </w:tr>
      <w:tr w:rsidR="00FF4F2F">
        <w:trPr>
          <w:cantSplit/>
          <w:jc w:val="center"/>
        </w:trPr>
        <w:tc>
          <w:tcPr>
            <w:tcW w:w="1440" w:type="dxa"/>
          </w:tcPr>
          <w:p w:rsidR="00FF4F2F" w:rsidRDefault="00FF4F2F">
            <w:pPr>
              <w:keepNext w:val="0"/>
            </w:pPr>
            <w:r>
              <w:t>SSPR</w:t>
            </w:r>
          </w:p>
        </w:tc>
        <w:tc>
          <w:tcPr>
            <w:tcW w:w="5760" w:type="dxa"/>
          </w:tcPr>
          <w:p w:rsidR="00FF4F2F" w:rsidRDefault="00FF4F2F">
            <w:pPr>
              <w:keepNext w:val="0"/>
            </w:pPr>
            <w:r>
              <w:t>Steady State Pressure</w:t>
            </w:r>
          </w:p>
        </w:tc>
      </w:tr>
      <w:tr w:rsidR="00FF4F2F">
        <w:trPr>
          <w:cantSplit/>
          <w:jc w:val="center"/>
        </w:trPr>
        <w:tc>
          <w:tcPr>
            <w:tcW w:w="1440" w:type="dxa"/>
          </w:tcPr>
          <w:p w:rsidR="00FF4F2F" w:rsidRDefault="00FF4F2F">
            <w:pPr>
              <w:keepNext w:val="0"/>
            </w:pPr>
            <w:r>
              <w:t>STRR</w:t>
            </w:r>
          </w:p>
        </w:tc>
        <w:tc>
          <w:tcPr>
            <w:tcW w:w="5760" w:type="dxa"/>
          </w:tcPr>
          <w:p w:rsidR="00FF4F2F" w:rsidRDefault="00FF4F2F">
            <w:pPr>
              <w:keepNext w:val="0"/>
            </w:pPr>
            <w:r>
              <w:t>Starter Control</w:t>
            </w:r>
          </w:p>
        </w:tc>
      </w:tr>
      <w:tr w:rsidR="00FF4F2F">
        <w:trPr>
          <w:cantSplit/>
          <w:jc w:val="center"/>
        </w:trPr>
        <w:tc>
          <w:tcPr>
            <w:tcW w:w="1440" w:type="dxa"/>
          </w:tcPr>
          <w:p w:rsidR="00FF4F2F" w:rsidRDefault="00FF4F2F">
            <w:pPr>
              <w:keepNext w:val="0"/>
            </w:pPr>
            <w:r>
              <w:t>TBNR</w:t>
            </w:r>
          </w:p>
        </w:tc>
        <w:tc>
          <w:tcPr>
            <w:tcW w:w="5760" w:type="dxa"/>
          </w:tcPr>
          <w:p w:rsidR="00FF4F2F" w:rsidRDefault="00FF4F2F">
            <w:pPr>
              <w:keepNext w:val="0"/>
            </w:pPr>
            <w:r>
              <w:t>Turbine Speed</w:t>
            </w:r>
          </w:p>
        </w:tc>
      </w:tr>
      <w:tr w:rsidR="00FF4F2F">
        <w:trPr>
          <w:cantSplit/>
          <w:jc w:val="center"/>
        </w:trPr>
        <w:tc>
          <w:tcPr>
            <w:tcW w:w="1440" w:type="dxa"/>
          </w:tcPr>
          <w:p w:rsidR="00FF4F2F" w:rsidRDefault="00FF4F2F">
            <w:pPr>
              <w:keepNext w:val="0"/>
            </w:pPr>
            <w:r>
              <w:t>TCCR</w:t>
            </w:r>
          </w:p>
        </w:tc>
        <w:tc>
          <w:tcPr>
            <w:tcW w:w="5760" w:type="dxa"/>
          </w:tcPr>
          <w:p w:rsidR="00FF4F2F" w:rsidRDefault="00FF4F2F">
            <w:pPr>
              <w:keepNext w:val="0"/>
            </w:pPr>
            <w:r>
              <w:t>Torque Converter Clutch</w:t>
            </w:r>
          </w:p>
        </w:tc>
      </w:tr>
      <w:tr w:rsidR="00FF4F2F">
        <w:trPr>
          <w:cantSplit/>
          <w:jc w:val="center"/>
        </w:trPr>
        <w:tc>
          <w:tcPr>
            <w:tcW w:w="1440" w:type="dxa"/>
          </w:tcPr>
          <w:p w:rsidR="00FF4F2F" w:rsidRDefault="00FF4F2F">
            <w:pPr>
              <w:keepNext w:val="0"/>
            </w:pPr>
            <w:r>
              <w:t>TCSR</w:t>
            </w:r>
          </w:p>
        </w:tc>
        <w:tc>
          <w:tcPr>
            <w:tcW w:w="5760" w:type="dxa"/>
          </w:tcPr>
          <w:p w:rsidR="00FF4F2F" w:rsidRDefault="00FF4F2F">
            <w:pPr>
              <w:keepNext w:val="0"/>
            </w:pPr>
            <w:r>
              <w:t>Traction Control</w:t>
            </w:r>
          </w:p>
        </w:tc>
      </w:tr>
      <w:tr w:rsidR="00FF4F2F">
        <w:trPr>
          <w:cantSplit/>
          <w:jc w:val="center"/>
        </w:trPr>
        <w:tc>
          <w:tcPr>
            <w:tcW w:w="1440" w:type="dxa"/>
          </w:tcPr>
          <w:p w:rsidR="00FF4F2F" w:rsidRDefault="00FF4F2F">
            <w:pPr>
              <w:keepNext w:val="0"/>
            </w:pPr>
            <w:r>
              <w:t>TFQR</w:t>
            </w:r>
          </w:p>
        </w:tc>
        <w:tc>
          <w:tcPr>
            <w:tcW w:w="5760" w:type="dxa"/>
          </w:tcPr>
          <w:p w:rsidR="00FF4F2F" w:rsidRDefault="00FF4F2F">
            <w:pPr>
              <w:keepNext w:val="0"/>
            </w:pPr>
            <w:r>
              <w:t>Transmission Fluid (Oil) Quality (Life)</w:t>
            </w:r>
          </w:p>
        </w:tc>
      </w:tr>
      <w:tr w:rsidR="00FF4F2F">
        <w:trPr>
          <w:cantSplit/>
          <w:jc w:val="center"/>
        </w:trPr>
        <w:tc>
          <w:tcPr>
            <w:tcW w:w="1440" w:type="dxa"/>
          </w:tcPr>
          <w:p w:rsidR="00FF4F2F" w:rsidRDefault="00FF4F2F">
            <w:pPr>
              <w:keepNext w:val="0"/>
            </w:pPr>
            <w:r>
              <w:t>TFTR</w:t>
            </w:r>
          </w:p>
        </w:tc>
        <w:tc>
          <w:tcPr>
            <w:tcW w:w="5760" w:type="dxa"/>
          </w:tcPr>
          <w:p w:rsidR="00FF4F2F" w:rsidRDefault="00FF4F2F">
            <w:pPr>
              <w:keepNext w:val="0"/>
            </w:pPr>
            <w:r>
              <w:t>Transmission Fluid (Oil) Temperature</w:t>
            </w:r>
          </w:p>
        </w:tc>
      </w:tr>
      <w:tr w:rsidR="00FF4F2F">
        <w:trPr>
          <w:cantSplit/>
          <w:jc w:val="center"/>
        </w:trPr>
        <w:tc>
          <w:tcPr>
            <w:tcW w:w="1440" w:type="dxa"/>
          </w:tcPr>
          <w:p w:rsidR="00FF4F2F" w:rsidRDefault="00FF4F2F">
            <w:pPr>
              <w:keepNext w:val="0"/>
            </w:pPr>
            <w:r>
              <w:t>TISR</w:t>
            </w:r>
          </w:p>
        </w:tc>
        <w:tc>
          <w:tcPr>
            <w:tcW w:w="5760" w:type="dxa"/>
          </w:tcPr>
          <w:p w:rsidR="00FF4F2F" w:rsidRDefault="00FF4F2F">
            <w:pPr>
              <w:keepNext w:val="0"/>
            </w:pPr>
            <w:r>
              <w:t>Transmission Input Speed</w:t>
            </w:r>
          </w:p>
        </w:tc>
      </w:tr>
      <w:tr w:rsidR="00FF4F2F">
        <w:trPr>
          <w:cantSplit/>
          <w:jc w:val="center"/>
        </w:trPr>
        <w:tc>
          <w:tcPr>
            <w:tcW w:w="1440" w:type="dxa"/>
          </w:tcPr>
          <w:p w:rsidR="00FF4F2F" w:rsidRDefault="00FF4F2F">
            <w:pPr>
              <w:keepNext w:val="0"/>
            </w:pPr>
            <w:r>
              <w:t>TOSR</w:t>
            </w:r>
          </w:p>
        </w:tc>
        <w:tc>
          <w:tcPr>
            <w:tcW w:w="5760" w:type="dxa"/>
          </w:tcPr>
          <w:p w:rsidR="00FF4F2F" w:rsidRDefault="00FF4F2F">
            <w:pPr>
              <w:keepNext w:val="0"/>
            </w:pPr>
            <w:r>
              <w:t>Transmission Output Speed</w:t>
            </w:r>
          </w:p>
        </w:tc>
      </w:tr>
      <w:tr w:rsidR="00FF4F2F">
        <w:trPr>
          <w:cantSplit/>
          <w:jc w:val="center"/>
        </w:trPr>
        <w:tc>
          <w:tcPr>
            <w:tcW w:w="1440" w:type="dxa"/>
          </w:tcPr>
          <w:p w:rsidR="00FF4F2F" w:rsidRDefault="00FF4F2F">
            <w:pPr>
              <w:keepNext w:val="0"/>
            </w:pPr>
            <w:r>
              <w:t>TPCR</w:t>
            </w:r>
          </w:p>
        </w:tc>
        <w:tc>
          <w:tcPr>
            <w:tcW w:w="5760" w:type="dxa"/>
          </w:tcPr>
          <w:p w:rsidR="00FF4F2F" w:rsidRDefault="00FF4F2F">
            <w:pPr>
              <w:keepNext w:val="0"/>
            </w:pPr>
            <w:r>
              <w:t>Transmission Line Pressure Control</w:t>
            </w:r>
          </w:p>
        </w:tc>
      </w:tr>
      <w:tr w:rsidR="00FF4F2F">
        <w:trPr>
          <w:cantSplit/>
          <w:jc w:val="center"/>
        </w:trPr>
        <w:tc>
          <w:tcPr>
            <w:tcW w:w="1440" w:type="dxa"/>
          </w:tcPr>
          <w:p w:rsidR="00FF4F2F" w:rsidRDefault="00FF4F2F">
            <w:pPr>
              <w:keepNext w:val="0"/>
            </w:pPr>
            <w:r>
              <w:t>TPSR</w:t>
            </w:r>
          </w:p>
        </w:tc>
        <w:tc>
          <w:tcPr>
            <w:tcW w:w="5760" w:type="dxa"/>
          </w:tcPr>
          <w:p w:rsidR="00FF4F2F" w:rsidRDefault="00FF4F2F">
            <w:pPr>
              <w:keepNext w:val="0"/>
            </w:pPr>
            <w:r>
              <w:t>Throttle Position</w:t>
            </w:r>
          </w:p>
        </w:tc>
      </w:tr>
      <w:tr w:rsidR="00FF4F2F">
        <w:trPr>
          <w:cantSplit/>
          <w:jc w:val="center"/>
        </w:trPr>
        <w:tc>
          <w:tcPr>
            <w:tcW w:w="1440" w:type="dxa"/>
          </w:tcPr>
          <w:p w:rsidR="00FF4F2F" w:rsidRDefault="00FF4F2F">
            <w:pPr>
              <w:keepNext w:val="0"/>
            </w:pPr>
            <w:r>
              <w:t>TQTR</w:t>
            </w:r>
          </w:p>
        </w:tc>
        <w:tc>
          <w:tcPr>
            <w:tcW w:w="5760" w:type="dxa"/>
          </w:tcPr>
          <w:p w:rsidR="00FF4F2F" w:rsidRDefault="00FF4F2F">
            <w:pPr>
              <w:keepNext w:val="0"/>
            </w:pPr>
            <w:r>
              <w:t>Transmission Torque Estimation</w:t>
            </w:r>
          </w:p>
        </w:tc>
      </w:tr>
      <w:tr w:rsidR="00FF4F2F">
        <w:trPr>
          <w:cantSplit/>
          <w:jc w:val="center"/>
        </w:trPr>
        <w:tc>
          <w:tcPr>
            <w:tcW w:w="1440" w:type="dxa"/>
          </w:tcPr>
          <w:p w:rsidR="00FF4F2F" w:rsidRDefault="00FF4F2F">
            <w:pPr>
              <w:keepNext w:val="0"/>
            </w:pPr>
            <w:r>
              <w:t>TRGR</w:t>
            </w:r>
          </w:p>
        </w:tc>
        <w:tc>
          <w:tcPr>
            <w:tcW w:w="5760" w:type="dxa"/>
          </w:tcPr>
          <w:p w:rsidR="00FF4F2F" w:rsidRDefault="00FF4F2F">
            <w:pPr>
              <w:keepNext w:val="0"/>
            </w:pPr>
            <w:smartTag w:uri="urn:schemas-microsoft-com:office:smarttags" w:element="place">
              <w:smartTag w:uri="urn:schemas-microsoft-com:office:smarttags" w:element="PlaceName">
                <w:r>
                  <w:t>Transmission</w:t>
                </w:r>
              </w:smartTag>
              <w:r>
                <w:t xml:space="preserve"> </w:t>
              </w:r>
              <w:smartTag w:uri="urn:schemas-microsoft-com:office:smarttags" w:element="PlaceType">
                <w:r>
                  <w:t>Range</w:t>
                </w:r>
              </w:smartTag>
            </w:smartTag>
          </w:p>
        </w:tc>
      </w:tr>
      <w:tr w:rsidR="00FF4F2F">
        <w:trPr>
          <w:cantSplit/>
          <w:jc w:val="center"/>
        </w:trPr>
        <w:tc>
          <w:tcPr>
            <w:tcW w:w="1440" w:type="dxa"/>
          </w:tcPr>
          <w:p w:rsidR="00FF4F2F" w:rsidRDefault="00FF4F2F">
            <w:pPr>
              <w:keepNext w:val="0"/>
            </w:pPr>
            <w:r>
              <w:t>TRNR</w:t>
            </w:r>
          </w:p>
        </w:tc>
        <w:tc>
          <w:tcPr>
            <w:tcW w:w="5760" w:type="dxa"/>
          </w:tcPr>
          <w:p w:rsidR="00FF4F2F" w:rsidRDefault="00FF4F2F">
            <w:pPr>
              <w:keepNext w:val="0"/>
            </w:pPr>
            <w:r>
              <w:t>General Transmission</w:t>
            </w:r>
          </w:p>
        </w:tc>
      </w:tr>
      <w:tr w:rsidR="00FF4F2F">
        <w:trPr>
          <w:cantSplit/>
          <w:jc w:val="center"/>
        </w:trPr>
        <w:tc>
          <w:tcPr>
            <w:tcW w:w="1440" w:type="dxa"/>
          </w:tcPr>
          <w:p w:rsidR="00FF4F2F" w:rsidRDefault="00FF4F2F">
            <w:pPr>
              <w:keepNext w:val="0"/>
            </w:pPr>
            <w:r>
              <w:t>TRQR</w:t>
            </w:r>
          </w:p>
        </w:tc>
        <w:tc>
          <w:tcPr>
            <w:tcW w:w="5760" w:type="dxa"/>
          </w:tcPr>
          <w:p w:rsidR="00FF4F2F" w:rsidRDefault="00FF4F2F">
            <w:pPr>
              <w:keepNext w:val="0"/>
            </w:pPr>
            <w:r>
              <w:t>Engine Torque Control</w:t>
            </w:r>
          </w:p>
        </w:tc>
      </w:tr>
      <w:tr w:rsidR="00FF4F2F">
        <w:trPr>
          <w:cantSplit/>
          <w:jc w:val="center"/>
        </w:trPr>
        <w:tc>
          <w:tcPr>
            <w:tcW w:w="1440" w:type="dxa"/>
          </w:tcPr>
          <w:p w:rsidR="00FF4F2F" w:rsidRDefault="00FF4F2F">
            <w:pPr>
              <w:keepNext w:val="0"/>
            </w:pPr>
            <w:r>
              <w:t>TRTR</w:t>
            </w:r>
          </w:p>
        </w:tc>
        <w:tc>
          <w:tcPr>
            <w:tcW w:w="5760" w:type="dxa"/>
          </w:tcPr>
          <w:p w:rsidR="00FF4F2F" w:rsidRDefault="00FF4F2F">
            <w:pPr>
              <w:keepNext w:val="0"/>
            </w:pPr>
            <w:r>
              <w:t>Transmission Ratio</w:t>
            </w:r>
          </w:p>
        </w:tc>
      </w:tr>
      <w:tr w:rsidR="00FF4F2F">
        <w:trPr>
          <w:cantSplit/>
          <w:jc w:val="center"/>
        </w:trPr>
        <w:tc>
          <w:tcPr>
            <w:tcW w:w="1440" w:type="dxa"/>
          </w:tcPr>
          <w:p w:rsidR="00FF4F2F" w:rsidRDefault="00FF4F2F">
            <w:pPr>
              <w:keepNext w:val="0"/>
            </w:pPr>
            <w:r>
              <w:t>TTQR</w:t>
            </w:r>
          </w:p>
        </w:tc>
        <w:tc>
          <w:tcPr>
            <w:tcW w:w="5760" w:type="dxa"/>
          </w:tcPr>
          <w:p w:rsidR="00FF4F2F" w:rsidRDefault="00FF4F2F">
            <w:pPr>
              <w:keepNext w:val="0"/>
            </w:pPr>
            <w:r>
              <w:t>Transmission Torque Management</w:t>
            </w:r>
          </w:p>
        </w:tc>
      </w:tr>
      <w:tr w:rsidR="00FF4F2F">
        <w:trPr>
          <w:cantSplit/>
          <w:jc w:val="center"/>
        </w:trPr>
        <w:tc>
          <w:tcPr>
            <w:tcW w:w="1440" w:type="dxa"/>
          </w:tcPr>
          <w:p w:rsidR="00FF4F2F" w:rsidRDefault="00FF4F2F">
            <w:pPr>
              <w:keepNext w:val="0"/>
            </w:pPr>
            <w:r>
              <w:t>TUDR</w:t>
            </w:r>
          </w:p>
        </w:tc>
        <w:tc>
          <w:tcPr>
            <w:tcW w:w="5760" w:type="dxa"/>
          </w:tcPr>
          <w:p w:rsidR="00FF4F2F" w:rsidRDefault="00FF4F2F">
            <w:pPr>
              <w:keepNext w:val="0"/>
            </w:pPr>
            <w:r>
              <w:t>Tap Up / Tap Down</w:t>
            </w:r>
          </w:p>
        </w:tc>
      </w:tr>
      <w:tr w:rsidR="00FF4F2F">
        <w:trPr>
          <w:cantSplit/>
          <w:jc w:val="center"/>
        </w:trPr>
        <w:tc>
          <w:tcPr>
            <w:tcW w:w="1440" w:type="dxa"/>
          </w:tcPr>
          <w:p w:rsidR="00FF4F2F" w:rsidRDefault="00FF4F2F">
            <w:pPr>
              <w:keepNext w:val="0"/>
            </w:pPr>
            <w:r>
              <w:t>VSPR</w:t>
            </w:r>
          </w:p>
        </w:tc>
        <w:tc>
          <w:tcPr>
            <w:tcW w:w="5760" w:type="dxa"/>
          </w:tcPr>
          <w:p w:rsidR="00FF4F2F" w:rsidRDefault="00FF4F2F">
            <w:pPr>
              <w:keepNext w:val="0"/>
            </w:pPr>
            <w:r>
              <w:t>Vehicle Speed</w:t>
            </w:r>
          </w:p>
        </w:tc>
      </w:tr>
      <w:tr w:rsidR="00FF4F2F">
        <w:trPr>
          <w:cantSplit/>
          <w:jc w:val="center"/>
        </w:trPr>
        <w:tc>
          <w:tcPr>
            <w:tcW w:w="1440" w:type="dxa"/>
          </w:tcPr>
          <w:p w:rsidR="00FF4F2F" w:rsidRDefault="00FF4F2F">
            <w:pPr>
              <w:keepNext w:val="0"/>
            </w:pPr>
            <w:r>
              <w:t>VTDR</w:t>
            </w:r>
          </w:p>
        </w:tc>
        <w:tc>
          <w:tcPr>
            <w:tcW w:w="5760" w:type="dxa"/>
          </w:tcPr>
          <w:p w:rsidR="00FF4F2F" w:rsidRDefault="00FF4F2F">
            <w:pPr>
              <w:keepNext w:val="0"/>
            </w:pPr>
            <w:r>
              <w:t>Vehicle Theft Deterrent</w:t>
            </w:r>
          </w:p>
        </w:tc>
      </w:tr>
    </w:tbl>
    <w:p w:rsidR="00FF4F2F" w:rsidRDefault="00FF4F2F"/>
    <w:p w:rsidR="00FF4F2F" w:rsidRDefault="00FF4F2F">
      <w:pPr>
        <w:keepNext w:val="0"/>
        <w:keepLines w:val="0"/>
      </w:pPr>
    </w:p>
    <w:p w:rsidR="00FF4F2F" w:rsidRDefault="00FF4F2F">
      <w:pPr>
        <w:pStyle w:val="Header"/>
        <w:pageBreakBefore w:val="0"/>
      </w:pPr>
      <w:bookmarkStart w:id="1428" w:name="_Toc276633197"/>
      <w:r>
        <w:lastRenderedPageBreak/>
        <w:t xml:space="preserve">Appendix C </w:t>
      </w:r>
      <w:r>
        <w:noBreakHyphen/>
        <w:t xml:space="preserve"> Related Documents</w:t>
      </w:r>
      <w:bookmarkEnd w:id="1428"/>
    </w:p>
    <w:p w:rsidR="00FF4F2F" w:rsidRDefault="00FF4F2F"/>
    <w:p w:rsidR="00FF4F2F" w:rsidRDefault="00FF4F2F">
      <w:r>
        <w:t>The following documents are either referenced by this document or contain related information.  These documents may provide useful information to the reader and should be reviewed for compatibility in the event that this document (or any of the related documents) undergoes revision.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576"/>
        <w:gridCol w:w="1872"/>
        <w:gridCol w:w="1440"/>
        <w:gridCol w:w="5472"/>
      </w:tblGrid>
      <w:tr w:rsidR="00FF4F2F">
        <w:trPr>
          <w:cantSplit/>
          <w:jc w:val="center"/>
        </w:trPr>
        <w:tc>
          <w:tcPr>
            <w:tcW w:w="576" w:type="dxa"/>
            <w:tcBorders>
              <w:bottom w:val="single" w:sz="12" w:space="0" w:color="000000"/>
            </w:tcBorders>
          </w:tcPr>
          <w:p w:rsidR="00FF4F2F" w:rsidRDefault="00FF4F2F">
            <w:pPr>
              <w:jc w:val="center"/>
              <w:rPr>
                <w:b/>
              </w:rPr>
            </w:pPr>
          </w:p>
        </w:tc>
        <w:tc>
          <w:tcPr>
            <w:tcW w:w="1872" w:type="dxa"/>
            <w:tcBorders>
              <w:bottom w:val="single" w:sz="12" w:space="0" w:color="000000"/>
            </w:tcBorders>
          </w:tcPr>
          <w:p w:rsidR="00FF4F2F" w:rsidRDefault="00FF4F2F">
            <w:pPr>
              <w:jc w:val="center"/>
              <w:rPr>
                <w:b/>
              </w:rPr>
            </w:pPr>
            <w:r>
              <w:rPr>
                <w:b/>
              </w:rPr>
              <w:t>Document Number</w:t>
            </w:r>
          </w:p>
        </w:tc>
        <w:tc>
          <w:tcPr>
            <w:tcW w:w="1440" w:type="dxa"/>
            <w:tcBorders>
              <w:bottom w:val="single" w:sz="12" w:space="0" w:color="000000"/>
            </w:tcBorders>
          </w:tcPr>
          <w:p w:rsidR="00FF4F2F" w:rsidRDefault="00FF4F2F">
            <w:pPr>
              <w:jc w:val="center"/>
              <w:rPr>
                <w:b/>
              </w:rPr>
            </w:pPr>
            <w:r>
              <w:rPr>
                <w:b/>
              </w:rPr>
              <w:t>Version</w:t>
            </w:r>
          </w:p>
        </w:tc>
        <w:tc>
          <w:tcPr>
            <w:tcW w:w="5472" w:type="dxa"/>
            <w:tcBorders>
              <w:bottom w:val="single" w:sz="12" w:space="0" w:color="000000"/>
            </w:tcBorders>
          </w:tcPr>
          <w:p w:rsidR="00FF4F2F" w:rsidRDefault="00FF4F2F">
            <w:pPr>
              <w:jc w:val="center"/>
              <w:rPr>
                <w:b/>
              </w:rPr>
            </w:pPr>
            <w:r>
              <w:rPr>
                <w:b/>
              </w:rPr>
              <w:t>Document Title</w:t>
            </w:r>
          </w:p>
        </w:tc>
      </w:tr>
      <w:tr w:rsidR="00FF4F2F">
        <w:trPr>
          <w:cantSplit/>
          <w:jc w:val="center"/>
        </w:trPr>
        <w:tc>
          <w:tcPr>
            <w:tcW w:w="576" w:type="dxa"/>
            <w:tcBorders>
              <w:top w:val="nil"/>
            </w:tcBorders>
          </w:tcPr>
          <w:p w:rsidR="00FF4F2F" w:rsidRDefault="00FF4F2F">
            <w:pPr>
              <w:jc w:val="center"/>
            </w:pPr>
            <w:r>
              <w:t>[1]</w:t>
            </w:r>
          </w:p>
        </w:tc>
        <w:tc>
          <w:tcPr>
            <w:tcW w:w="1872" w:type="dxa"/>
            <w:tcBorders>
              <w:top w:val="nil"/>
            </w:tcBorders>
          </w:tcPr>
          <w:p w:rsidR="00FF4F2F" w:rsidRDefault="00FF4F2F">
            <w:r>
              <w:t>GMW 3110</w:t>
            </w:r>
          </w:p>
        </w:tc>
        <w:tc>
          <w:tcPr>
            <w:tcW w:w="1440" w:type="dxa"/>
            <w:tcBorders>
              <w:top w:val="nil"/>
            </w:tcBorders>
          </w:tcPr>
          <w:p w:rsidR="00FF4F2F" w:rsidRDefault="00FF4F2F">
            <w:r>
              <w:t>1.4</w:t>
            </w:r>
          </w:p>
        </w:tc>
        <w:tc>
          <w:tcPr>
            <w:tcW w:w="5472" w:type="dxa"/>
            <w:tcBorders>
              <w:top w:val="nil"/>
            </w:tcBorders>
          </w:tcPr>
          <w:p w:rsidR="00FF4F2F" w:rsidRDefault="00FF4F2F">
            <w:r>
              <w:t>GMLAN Enhanced Diagnostic Test Mode Specification</w:t>
            </w:r>
          </w:p>
          <w:p w:rsidR="00FF4F2F" w:rsidRDefault="00FF4F2F">
            <w:r>
              <w:t>http://www.ived.gm.com/electrical/warren/ssltexpt/gmlan/specs/index.html</w:t>
            </w:r>
          </w:p>
        </w:tc>
      </w:tr>
      <w:tr w:rsidR="00FF4F2F">
        <w:trPr>
          <w:cantSplit/>
          <w:jc w:val="center"/>
        </w:trPr>
        <w:tc>
          <w:tcPr>
            <w:tcW w:w="576" w:type="dxa"/>
            <w:tcBorders>
              <w:top w:val="nil"/>
            </w:tcBorders>
          </w:tcPr>
          <w:p w:rsidR="00FF4F2F" w:rsidRDefault="00FF4F2F">
            <w:pPr>
              <w:jc w:val="center"/>
            </w:pPr>
            <w:r>
              <w:t>[2]</w:t>
            </w:r>
          </w:p>
        </w:tc>
        <w:tc>
          <w:tcPr>
            <w:tcW w:w="1872" w:type="dxa"/>
            <w:tcBorders>
              <w:top w:val="nil"/>
            </w:tcBorders>
          </w:tcPr>
          <w:p w:rsidR="00FF4F2F" w:rsidRDefault="00FF4F2F">
            <w:r>
              <w:t>GMW 3203</w:t>
            </w:r>
          </w:p>
        </w:tc>
        <w:tc>
          <w:tcPr>
            <w:tcW w:w="1440" w:type="dxa"/>
            <w:tcBorders>
              <w:top w:val="nil"/>
            </w:tcBorders>
          </w:tcPr>
          <w:p w:rsidR="00FF4F2F" w:rsidRDefault="00FF4F2F">
            <w:r>
              <w:t>0.2</w:t>
            </w:r>
          </w:p>
        </w:tc>
        <w:tc>
          <w:tcPr>
            <w:tcW w:w="5472" w:type="dxa"/>
            <w:tcBorders>
              <w:top w:val="nil"/>
            </w:tcBorders>
          </w:tcPr>
          <w:p w:rsidR="00FF4F2F" w:rsidRDefault="00FF4F2F">
            <w:r>
              <w:t>GMLAN Signal and Frame Definition Guidelines</w:t>
            </w:r>
          </w:p>
          <w:p w:rsidR="00FF4F2F" w:rsidRDefault="00FF4F2F">
            <w:r>
              <w:tab/>
              <w:t>Section 3, Standard Data Types</w:t>
            </w:r>
          </w:p>
          <w:p w:rsidR="00FF4F2F" w:rsidRDefault="00FF4F2F">
            <w:r>
              <w:t>http://www.ived.gm.com/electrical/warren/ssltexpt/gmlan/specs/index.html</w:t>
            </w:r>
          </w:p>
        </w:tc>
      </w:tr>
      <w:tr w:rsidR="00FF4F2F">
        <w:trPr>
          <w:cantSplit/>
          <w:jc w:val="center"/>
        </w:trPr>
        <w:tc>
          <w:tcPr>
            <w:tcW w:w="576" w:type="dxa"/>
            <w:tcBorders>
              <w:top w:val="nil"/>
            </w:tcBorders>
          </w:tcPr>
          <w:p w:rsidR="00FF4F2F" w:rsidRDefault="00FF4F2F">
            <w:pPr>
              <w:jc w:val="center"/>
            </w:pPr>
            <w:r>
              <w:t>[3]</w:t>
            </w:r>
          </w:p>
        </w:tc>
        <w:tc>
          <w:tcPr>
            <w:tcW w:w="1872" w:type="dxa"/>
            <w:tcBorders>
              <w:top w:val="nil"/>
            </w:tcBorders>
          </w:tcPr>
          <w:p w:rsidR="00FF4F2F" w:rsidRDefault="00FF4F2F">
            <w:r>
              <w:t>ISO 15031</w:t>
            </w:r>
            <w:r>
              <w:noBreakHyphen/>
              <w:t>5</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5: Emission</w:t>
            </w:r>
            <w:r>
              <w:noBreakHyphen/>
              <w:t>Related Diagnostic Services</w:t>
            </w:r>
          </w:p>
        </w:tc>
      </w:tr>
      <w:tr w:rsidR="00FF4F2F">
        <w:trPr>
          <w:cantSplit/>
          <w:jc w:val="center"/>
        </w:trPr>
        <w:tc>
          <w:tcPr>
            <w:tcW w:w="576" w:type="dxa"/>
            <w:tcBorders>
              <w:top w:val="nil"/>
            </w:tcBorders>
          </w:tcPr>
          <w:p w:rsidR="00FF4F2F" w:rsidRDefault="00FF4F2F">
            <w:pPr>
              <w:jc w:val="center"/>
            </w:pPr>
            <w:r>
              <w:t>[4]</w:t>
            </w:r>
          </w:p>
        </w:tc>
        <w:tc>
          <w:tcPr>
            <w:tcW w:w="1872" w:type="dxa"/>
            <w:tcBorders>
              <w:top w:val="nil"/>
            </w:tcBorders>
          </w:tcPr>
          <w:p w:rsidR="00FF4F2F" w:rsidRDefault="00FF4F2F">
            <w:r>
              <w:t>ISO 15031</w:t>
            </w:r>
            <w:r>
              <w:noBreakHyphen/>
              <w:t>6</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6: Diagnostic Trouble Code Definitions</w:t>
            </w:r>
          </w:p>
        </w:tc>
      </w:tr>
      <w:tr w:rsidR="00FF4F2F">
        <w:trPr>
          <w:cantSplit/>
          <w:jc w:val="center"/>
        </w:trPr>
        <w:tc>
          <w:tcPr>
            <w:tcW w:w="576" w:type="dxa"/>
            <w:tcBorders>
              <w:top w:val="nil"/>
            </w:tcBorders>
          </w:tcPr>
          <w:p w:rsidR="00FF4F2F" w:rsidRDefault="00FF4F2F">
            <w:pPr>
              <w:jc w:val="center"/>
            </w:pPr>
            <w:r>
              <w:t>[5]</w:t>
            </w:r>
          </w:p>
        </w:tc>
        <w:tc>
          <w:tcPr>
            <w:tcW w:w="1872" w:type="dxa"/>
            <w:tcBorders>
              <w:top w:val="nil"/>
            </w:tcBorders>
          </w:tcPr>
          <w:p w:rsidR="00FF4F2F" w:rsidRDefault="00FF4F2F">
            <w:r>
              <w:t>corp_pid.xls</w:t>
            </w:r>
          </w:p>
        </w:tc>
        <w:tc>
          <w:tcPr>
            <w:tcW w:w="1440" w:type="dxa"/>
            <w:tcBorders>
              <w:top w:val="nil"/>
            </w:tcBorders>
          </w:tcPr>
          <w:p w:rsidR="00FF4F2F" w:rsidRDefault="00FF4F2F"/>
        </w:tc>
        <w:tc>
          <w:tcPr>
            <w:tcW w:w="5472" w:type="dxa"/>
            <w:tcBorders>
              <w:top w:val="nil"/>
            </w:tcBorders>
          </w:tcPr>
          <w:p w:rsidR="00FF4F2F" w:rsidRDefault="00FF4F2F">
            <w:r>
              <w:t>Parameter Identification (PID) List (All)</w:t>
            </w:r>
          </w:p>
          <w:p w:rsidR="00FF4F2F" w:rsidRDefault="00FF4F2F">
            <w:r>
              <w:t>http://so.gm.com/product/tech2/tech2a.htm</w:t>
            </w:r>
          </w:p>
        </w:tc>
      </w:tr>
      <w:tr w:rsidR="00FF4F2F">
        <w:trPr>
          <w:cantSplit/>
          <w:jc w:val="center"/>
        </w:trPr>
        <w:tc>
          <w:tcPr>
            <w:tcW w:w="576" w:type="dxa"/>
            <w:tcBorders>
              <w:top w:val="nil"/>
            </w:tcBorders>
          </w:tcPr>
          <w:p w:rsidR="00FF4F2F" w:rsidRDefault="00FF4F2F">
            <w:pPr>
              <w:jc w:val="center"/>
            </w:pPr>
            <w:r>
              <w:t>[6]</w:t>
            </w:r>
          </w:p>
        </w:tc>
        <w:tc>
          <w:tcPr>
            <w:tcW w:w="1872" w:type="dxa"/>
            <w:tcBorders>
              <w:top w:val="nil"/>
            </w:tcBorders>
          </w:tcPr>
          <w:p w:rsidR="00FF4F2F" w:rsidRDefault="00FF4F2F">
            <w:r>
              <w:t>GM_Master_DTC_List.xls</w:t>
            </w:r>
          </w:p>
        </w:tc>
        <w:tc>
          <w:tcPr>
            <w:tcW w:w="1440" w:type="dxa"/>
            <w:tcBorders>
              <w:top w:val="nil"/>
            </w:tcBorders>
          </w:tcPr>
          <w:p w:rsidR="00FF4F2F" w:rsidRDefault="00FF4F2F">
            <w:r>
              <w:t>PCC.08.02.00</w:t>
            </w:r>
          </w:p>
        </w:tc>
        <w:tc>
          <w:tcPr>
            <w:tcW w:w="5472" w:type="dxa"/>
            <w:tcBorders>
              <w:top w:val="nil"/>
            </w:tcBorders>
          </w:tcPr>
          <w:p w:rsidR="00FF4F2F" w:rsidRDefault="00FF4F2F">
            <w:r>
              <w:t>DTC Master List</w:t>
            </w:r>
          </w:p>
          <w:p w:rsidR="00FF4F2F" w:rsidRDefault="00FF4F2F">
            <w:r>
              <w:t>http://powertrain.gm.com/engineer/controls/eis/algo_private/inf/dfir/index.htm</w:t>
            </w:r>
          </w:p>
        </w:tc>
      </w:tr>
      <w:tr w:rsidR="00FF4F2F">
        <w:trPr>
          <w:cantSplit/>
          <w:jc w:val="center"/>
        </w:trPr>
        <w:tc>
          <w:tcPr>
            <w:tcW w:w="576" w:type="dxa"/>
            <w:tcBorders>
              <w:top w:val="nil"/>
            </w:tcBorders>
          </w:tcPr>
          <w:p w:rsidR="00FF4F2F" w:rsidRDefault="00FF4F2F">
            <w:pPr>
              <w:jc w:val="center"/>
            </w:pPr>
            <w:r>
              <w:t>[7]</w:t>
            </w:r>
          </w:p>
        </w:tc>
        <w:tc>
          <w:tcPr>
            <w:tcW w:w="1872" w:type="dxa"/>
            <w:tcBorders>
              <w:top w:val="nil"/>
            </w:tcBorders>
          </w:tcPr>
          <w:p w:rsidR="00FF4F2F" w:rsidRDefault="00E80CF9">
            <w:r>
              <w:t>ffmaster.txt</w:t>
            </w:r>
          </w:p>
        </w:tc>
        <w:tc>
          <w:tcPr>
            <w:tcW w:w="1440" w:type="dxa"/>
            <w:tcBorders>
              <w:top w:val="nil"/>
            </w:tcBorders>
          </w:tcPr>
          <w:p w:rsidR="00FF4F2F" w:rsidRDefault="00FF4F2F">
            <w:r>
              <w:t>PT1#08.02.00</w:t>
            </w:r>
          </w:p>
        </w:tc>
        <w:tc>
          <w:tcPr>
            <w:tcW w:w="5472" w:type="dxa"/>
            <w:tcBorders>
              <w:top w:val="nil"/>
            </w:tcBorders>
          </w:tcPr>
          <w:p w:rsidR="00FF4F2F" w:rsidRDefault="00FF4F2F">
            <w:r>
              <w:t>Freeze Frame / Failure Record Master List</w:t>
            </w:r>
          </w:p>
          <w:p w:rsidR="00FF4F2F" w:rsidRDefault="00FF4F2F">
            <w:r>
              <w:t>http://powertrain.gm.com/engineer/controls/eis/algo_private/inf/ffrr/index.htm</w:t>
            </w:r>
          </w:p>
        </w:tc>
      </w:tr>
      <w:tr w:rsidR="00E80CF9">
        <w:trPr>
          <w:cantSplit/>
          <w:jc w:val="center"/>
        </w:trPr>
        <w:tc>
          <w:tcPr>
            <w:tcW w:w="576" w:type="dxa"/>
            <w:tcBorders>
              <w:top w:val="nil"/>
            </w:tcBorders>
          </w:tcPr>
          <w:p w:rsidR="00E80CF9" w:rsidRDefault="00E80CF9">
            <w:pPr>
              <w:jc w:val="center"/>
            </w:pPr>
            <w:r>
              <w:t>[8]</w:t>
            </w:r>
          </w:p>
        </w:tc>
        <w:tc>
          <w:tcPr>
            <w:tcW w:w="1872" w:type="dxa"/>
            <w:tcBorders>
              <w:top w:val="nil"/>
            </w:tcBorders>
          </w:tcPr>
          <w:p w:rsidR="00E80CF9" w:rsidRDefault="00E80CF9">
            <w:r>
              <w:t>FreezeFrameFailureRecordList.xls</w:t>
            </w:r>
          </w:p>
        </w:tc>
        <w:tc>
          <w:tcPr>
            <w:tcW w:w="1440" w:type="dxa"/>
            <w:tcBorders>
              <w:top w:val="nil"/>
            </w:tcBorders>
          </w:tcPr>
          <w:p w:rsidR="00E80CF9" w:rsidRDefault="00E80CF9"/>
        </w:tc>
        <w:tc>
          <w:tcPr>
            <w:tcW w:w="5472" w:type="dxa"/>
            <w:tcBorders>
              <w:top w:val="nil"/>
            </w:tcBorders>
          </w:tcPr>
          <w:p w:rsidR="00E80CF9" w:rsidRDefault="00E80CF9">
            <w:r>
              <w:t>Freeze Frame Failure Record List.xls</w:t>
            </w:r>
          </w:p>
        </w:tc>
      </w:tr>
      <w:tr w:rsidR="00FF4F2F">
        <w:trPr>
          <w:cantSplit/>
          <w:jc w:val="center"/>
        </w:trPr>
        <w:tc>
          <w:tcPr>
            <w:tcW w:w="576" w:type="dxa"/>
            <w:tcBorders>
              <w:top w:val="nil"/>
            </w:tcBorders>
          </w:tcPr>
          <w:p w:rsidR="00FF4F2F" w:rsidRDefault="00FF4F2F">
            <w:pPr>
              <w:jc w:val="center"/>
            </w:pPr>
            <w:r>
              <w:t>[9]</w:t>
            </w:r>
          </w:p>
        </w:tc>
        <w:tc>
          <w:tcPr>
            <w:tcW w:w="1872" w:type="dxa"/>
            <w:tcBorders>
              <w:top w:val="nil"/>
            </w:tcBorders>
          </w:tcPr>
          <w:p w:rsidR="00FF4F2F" w:rsidRDefault="00FF4F2F">
            <w:r>
              <w:t>ISO 15031</w:t>
            </w:r>
            <w:r>
              <w:noBreakHyphen/>
              <w:t>4</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5: External Test Equipment</w:t>
            </w:r>
          </w:p>
        </w:tc>
      </w:tr>
      <w:tr w:rsidR="00FF4F2F">
        <w:trPr>
          <w:cantSplit/>
          <w:jc w:val="center"/>
        </w:trPr>
        <w:tc>
          <w:tcPr>
            <w:tcW w:w="576" w:type="dxa"/>
            <w:tcBorders>
              <w:top w:val="nil"/>
            </w:tcBorders>
          </w:tcPr>
          <w:p w:rsidR="00FF4F2F" w:rsidRDefault="00FF4F2F">
            <w:pPr>
              <w:jc w:val="center"/>
            </w:pPr>
            <w:r>
              <w:t>[10]</w:t>
            </w:r>
          </w:p>
        </w:tc>
        <w:tc>
          <w:tcPr>
            <w:tcW w:w="1872" w:type="dxa"/>
            <w:tcBorders>
              <w:top w:val="nil"/>
            </w:tcBorders>
          </w:tcPr>
          <w:p w:rsidR="00FF4F2F" w:rsidRDefault="00E80CF9">
            <w:r>
              <w:t>ovirkmode06tmp.doc</w:t>
            </w:r>
          </w:p>
        </w:tc>
        <w:tc>
          <w:tcPr>
            <w:tcW w:w="1440" w:type="dxa"/>
            <w:tcBorders>
              <w:top w:val="nil"/>
            </w:tcBorders>
          </w:tcPr>
          <w:p w:rsidR="00FF4F2F" w:rsidRDefault="00FF4F2F">
            <w:r>
              <w:t>08.02.00</w:t>
            </w:r>
          </w:p>
        </w:tc>
        <w:tc>
          <w:tcPr>
            <w:tcW w:w="5472" w:type="dxa"/>
            <w:tcBorders>
              <w:top w:val="nil"/>
            </w:tcBorders>
          </w:tcPr>
          <w:p w:rsidR="00FF4F2F" w:rsidRDefault="00FF4F2F">
            <w:r>
              <w:t>OBD Mode 6 Test Value and Limit Template</w:t>
            </w:r>
          </w:p>
        </w:tc>
      </w:tr>
      <w:tr w:rsidR="00FF4F2F">
        <w:trPr>
          <w:cantSplit/>
          <w:jc w:val="center"/>
        </w:trPr>
        <w:tc>
          <w:tcPr>
            <w:tcW w:w="576" w:type="dxa"/>
            <w:tcBorders>
              <w:top w:val="nil"/>
            </w:tcBorders>
          </w:tcPr>
          <w:p w:rsidR="00FF4F2F" w:rsidRDefault="00FF4F2F">
            <w:pPr>
              <w:jc w:val="center"/>
            </w:pPr>
            <w:r>
              <w:t>[11]</w:t>
            </w:r>
          </w:p>
        </w:tc>
        <w:tc>
          <w:tcPr>
            <w:tcW w:w="1872" w:type="dxa"/>
            <w:tcBorders>
              <w:top w:val="nil"/>
            </w:tcBorders>
          </w:tcPr>
          <w:p w:rsidR="00FF4F2F" w:rsidRDefault="00E80CF9">
            <w:r>
              <w:t>ovirkgmptJ1979.doc</w:t>
            </w:r>
          </w:p>
        </w:tc>
        <w:tc>
          <w:tcPr>
            <w:tcW w:w="1440" w:type="dxa"/>
            <w:tcBorders>
              <w:top w:val="nil"/>
            </w:tcBorders>
          </w:tcPr>
          <w:p w:rsidR="00FF4F2F" w:rsidRDefault="00FF4F2F">
            <w:r>
              <w:t>08.02.00</w:t>
            </w:r>
          </w:p>
        </w:tc>
        <w:tc>
          <w:tcPr>
            <w:tcW w:w="5472" w:type="dxa"/>
            <w:tcBorders>
              <w:top w:val="nil"/>
            </w:tcBorders>
          </w:tcPr>
          <w:p w:rsidR="00FF4F2F" w:rsidRDefault="00FF4F2F">
            <w:r>
              <w:t>Implementation Specification for SAE J1979 Test Modes</w:t>
            </w:r>
          </w:p>
          <w:p w:rsidR="00FF4F2F" w:rsidRDefault="00FF4F2F">
            <w:r>
              <w:t>http://powertrain.gm.com/engineer/controls/eis/algo_private/inf/ovir/index.htm</w:t>
            </w:r>
          </w:p>
        </w:tc>
      </w:tr>
    </w:tbl>
    <w:p w:rsidR="00FF4F2F" w:rsidRDefault="00FF4F2F"/>
    <w:p w:rsidR="00FF4F2F" w:rsidRDefault="00FF4F2F">
      <w:pPr>
        <w:keepNext w:val="0"/>
        <w:keepLines w:val="0"/>
      </w:pPr>
    </w:p>
    <w:sectPr w:rsidR="00FF4F2F" w:rsidSect="00425155">
      <w:type w:val="oddPage"/>
      <w:pgSz w:w="12240" w:h="15840"/>
      <w:pgMar w:top="1440" w:right="1440" w:bottom="1440" w:left="1440" w:header="706" w:footer="7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70CC" w:rsidRDefault="00A370CC">
      <w:r>
        <w:separator/>
      </w:r>
    </w:p>
  </w:endnote>
  <w:endnote w:type="continuationSeparator" w:id="0">
    <w:p w:rsidR="00A370CC" w:rsidRDefault="00A370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w:panose1 w:val="02020603050405020304"/>
    <w:charset w:val="00"/>
    <w:family w:val="roman"/>
    <w:pitch w:val="variable"/>
    <w:sig w:usb0="20002A87" w:usb1="80000000" w:usb2="00000008"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pPr>
      <w:pBdr>
        <w:top w:val="single" w:sz="6" w:space="1" w:color="auto"/>
      </w:pBdr>
      <w:tabs>
        <w:tab w:val="left" w:pos="0"/>
        <w:tab w:val="center" w:pos="4680"/>
        <w:tab w:val="right" w:pos="9360"/>
      </w:tabs>
    </w:pPr>
    <w:r>
      <w:t xml:space="preserve">GMPT GMLAN Diagnostic Test Mode </w:t>
    </w:r>
    <w:r>
      <w:tab/>
      <w:t>GM Confidential</w:t>
    </w:r>
    <w:r>
      <w:tab/>
      <w:t>GM Powertrain</w:t>
    </w:r>
  </w:p>
  <w:p w:rsidR="00A370CC" w:rsidRDefault="00A370CC">
    <w:pPr>
      <w:tabs>
        <w:tab w:val="left" w:pos="0"/>
        <w:tab w:val="center" w:pos="4680"/>
        <w:tab w:val="right" w:pos="9360"/>
      </w:tabs>
    </w:pPr>
    <w:r>
      <w:t>Configuration Specification</w:t>
    </w:r>
    <w:r>
      <w:tab/>
    </w:r>
    <w:r>
      <w:tab/>
      <w:t>Product Engineering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70CC" w:rsidRDefault="00A370CC">
      <w:r>
        <w:separator/>
      </w:r>
    </w:p>
  </w:footnote>
  <w:footnote w:type="continuationSeparator" w:id="0">
    <w:p w:rsidR="00A370CC" w:rsidRDefault="00A370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rsidP="00D53EAC">
    <w:pPr>
      <w:pBdr>
        <w:bottom w:val="single" w:sz="6" w:space="1" w:color="auto"/>
      </w:pBdr>
      <w:tabs>
        <w:tab w:val="left" w:pos="0"/>
        <w:tab w:val="center" w:pos="4680"/>
        <w:tab w:val="right" w:pos="9360"/>
      </w:tabs>
    </w:pPr>
    <w:del w:id="5" w:author="Eric B Rayford" w:date="2010-11-04T10:48:00Z">
      <w:r w:rsidDel="006505D4">
        <w:delText>September 23</w:delText>
      </w:r>
    </w:del>
    <w:ins w:id="6" w:author="Eric B Rayford" w:date="2010-11-04T10:49:00Z">
      <w:r>
        <w:t>November</w:t>
      </w:r>
    </w:ins>
    <w:ins w:id="7" w:author="Eric B Rayford" w:date="2010-11-04T10:48:00Z">
      <w:r>
        <w:t xml:space="preserve"> 4</w:t>
      </w:r>
    </w:ins>
    <w:r>
      <w:t>, 2010</w:t>
    </w:r>
    <w:r>
      <w:tab/>
      <w:t>DiagTestModeConfigSpec.doc</w:t>
    </w:r>
    <w:r>
      <w:noBreakHyphen/>
      <w:t>08.11.4</w:t>
    </w:r>
    <w:ins w:id="8" w:author="Eric B Rayford" w:date="2010-11-04T10:48:00Z">
      <w:r>
        <w:t>3</w:t>
      </w:r>
    </w:ins>
    <w:del w:id="9" w:author="Eric B Rayford" w:date="2010-11-04T10:48:00Z">
      <w:r w:rsidDel="006505D4">
        <w:delText>1</w:delText>
      </w:r>
    </w:del>
    <w:r>
      <w:t>.00</w:t>
    </w:r>
    <w:r>
      <w:tab/>
      <w:t xml:space="preserve">Page </w:t>
    </w:r>
    <w:r>
      <w:noBreakHyphen/>
      <w:t xml:space="preserve"> </w:t>
    </w:r>
    <w:r w:rsidR="00195F6E">
      <w:rPr>
        <w:rStyle w:val="PageNumber"/>
      </w:rPr>
      <w:fldChar w:fldCharType="begin"/>
    </w:r>
    <w:r>
      <w:rPr>
        <w:rStyle w:val="PageNumber"/>
      </w:rPr>
      <w:instrText xml:space="preserve"> PAGE </w:instrText>
    </w:r>
    <w:r w:rsidR="00195F6E">
      <w:rPr>
        <w:rStyle w:val="PageNumber"/>
      </w:rPr>
      <w:fldChar w:fldCharType="separate"/>
    </w:r>
    <w:r w:rsidR="003B1804">
      <w:rPr>
        <w:rStyle w:val="PageNumber"/>
        <w:noProof/>
      </w:rPr>
      <w:t>xv</w:t>
    </w:r>
    <w:r w:rsidR="00195F6E">
      <w:rPr>
        <w:rStyle w:val="PageNumber"/>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rsidP="00D53EAC">
    <w:pPr>
      <w:pBdr>
        <w:bottom w:val="single" w:sz="6" w:space="1" w:color="auto"/>
      </w:pBdr>
      <w:tabs>
        <w:tab w:val="left" w:pos="0"/>
        <w:tab w:val="center" w:pos="4680"/>
        <w:tab w:val="right" w:pos="9360"/>
      </w:tabs>
      <w:jc w:val="center"/>
    </w:pPr>
    <w:del w:id="13" w:author="Eric B Rayford" w:date="2010-11-04T10:49:00Z">
      <w:r w:rsidDel="006505D4">
        <w:delText>September 23</w:delText>
      </w:r>
    </w:del>
    <w:ins w:id="14" w:author="Eric B Rayford" w:date="2010-11-04T10:49:00Z">
      <w:r>
        <w:t>November 4</w:t>
      </w:r>
    </w:ins>
    <w:r>
      <w:t>, 2010</w:t>
    </w:r>
    <w:r>
      <w:tab/>
      <w:t>DiagTestModeConfigSpec.doc</w:t>
    </w:r>
    <w:r>
      <w:noBreakHyphen/>
      <w:t>08.11.4</w:t>
    </w:r>
    <w:ins w:id="15" w:author="Eric B Rayford" w:date="2010-11-04T10:49:00Z">
      <w:r>
        <w:t>3</w:t>
      </w:r>
    </w:ins>
    <w:del w:id="16" w:author="Eric B Rayford" w:date="2010-11-04T10:49:00Z">
      <w:r w:rsidDel="006505D4">
        <w:delText>1</w:delText>
      </w:r>
    </w:del>
    <w:r>
      <w:t>.00</w:t>
    </w:r>
    <w:r>
      <w:tab/>
      <w:t xml:space="preserve">Page </w:t>
    </w:r>
    <w:r>
      <w:noBreakHyphen/>
      <w:t xml:space="preserve"> </w:t>
    </w:r>
    <w:r w:rsidR="00195F6E">
      <w:rPr>
        <w:rStyle w:val="PageNumber"/>
      </w:rPr>
      <w:fldChar w:fldCharType="begin"/>
    </w:r>
    <w:r>
      <w:rPr>
        <w:rStyle w:val="PageNumber"/>
      </w:rPr>
      <w:instrText xml:space="preserve"> PAGE </w:instrText>
    </w:r>
    <w:r w:rsidR="00195F6E">
      <w:rPr>
        <w:rStyle w:val="PageNumber"/>
      </w:rPr>
      <w:fldChar w:fldCharType="separate"/>
    </w:r>
    <w:r w:rsidR="003B1804">
      <w:rPr>
        <w:rStyle w:val="PageNumber"/>
        <w:noProof/>
      </w:rPr>
      <w:t>396</w:t>
    </w:r>
    <w:r w:rsidR="00195F6E">
      <w:rPr>
        <w:rStyle w:val="PageNumber"/>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0CC" w:rsidRDefault="00A370C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B6E6FB2"/>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4"/>
      </w:rPr>
    </w:lvl>
    <w:lvl w:ilvl="2">
      <w:start w:val="1"/>
      <w:numFmt w:val="decimal"/>
      <w:pStyle w:val="Heading3"/>
      <w:lvlText w:val="%1.%2.%3"/>
      <w:lvlJc w:val="left"/>
      <w:pPr>
        <w:tabs>
          <w:tab w:val="num" w:pos="720"/>
        </w:tabs>
        <w:ind w:left="0" w:firstLine="0"/>
      </w:pPr>
      <w:rPr>
        <w:rFonts w:ascii="Times New Roman" w:hAnsi="Times New Roman" w:hint="default"/>
        <w:b/>
        <w:i w:val="0"/>
        <w:sz w:val="24"/>
      </w:rPr>
    </w:lvl>
    <w:lvl w:ilvl="3">
      <w:start w:val="1"/>
      <w:numFmt w:val="decimal"/>
      <w:pStyle w:val="Heading4"/>
      <w:lvlText w:val="%1.%2.%3.%4"/>
      <w:lvlJc w:val="left"/>
      <w:pPr>
        <w:tabs>
          <w:tab w:val="num" w:pos="720"/>
        </w:tabs>
        <w:ind w:left="0" w:firstLine="0"/>
      </w:pPr>
      <w:rPr>
        <w:rFonts w:ascii="Times New Roman" w:hAnsi="Times New Roman" w:hint="default"/>
        <w:b/>
        <w:i w:val="0"/>
        <w:sz w:val="24"/>
      </w:rPr>
    </w:lvl>
    <w:lvl w:ilvl="4">
      <w:start w:val="1"/>
      <w:numFmt w:val="decimal"/>
      <w:pStyle w:val="Heading5"/>
      <w:lvlText w:val="%1.%2.%3.%4.%5"/>
      <w:lvlJc w:val="left"/>
      <w:pPr>
        <w:tabs>
          <w:tab w:val="num" w:pos="1080"/>
        </w:tabs>
        <w:ind w:left="0" w:firstLine="0"/>
      </w:pPr>
      <w:rPr>
        <w:rFonts w:ascii="Times New Roman" w:hAnsi="Times New Roman" w:hint="default"/>
        <w:b/>
        <w:i w:val="0"/>
        <w:sz w:val="24"/>
      </w:rPr>
    </w:lvl>
    <w:lvl w:ilvl="5">
      <w:start w:val="1"/>
      <w:numFmt w:val="decimal"/>
      <w:pStyle w:val="Heading6"/>
      <w:lvlText w:val="%1.%2.%3.%4.%5.%6"/>
      <w:lvlJc w:val="left"/>
      <w:pPr>
        <w:tabs>
          <w:tab w:val="num" w:pos="1080"/>
        </w:tabs>
        <w:ind w:left="0" w:firstLine="0"/>
      </w:pPr>
      <w:rPr>
        <w:rFonts w:ascii="Times New Roman" w:hAnsi="Times New Roman" w:hint="default"/>
        <w:b/>
        <w:i w:val="0"/>
        <w:sz w:val="24"/>
      </w:rPr>
    </w:lvl>
    <w:lvl w:ilvl="6">
      <w:start w:val="1"/>
      <w:numFmt w:val="decimal"/>
      <w:pStyle w:val="Heading7"/>
      <w:lvlText w:val="%1.%2.%3.%4.%5.%6.%7"/>
      <w:lvlJc w:val="left"/>
      <w:pPr>
        <w:tabs>
          <w:tab w:val="num" w:pos="1440"/>
        </w:tabs>
        <w:ind w:left="0" w:firstLine="0"/>
      </w:pPr>
      <w:rPr>
        <w:rFonts w:ascii="Times New Roman" w:hAnsi="Times New Roman" w:hint="default"/>
        <w:b/>
        <w:i w:val="0"/>
        <w:sz w:val="24"/>
      </w:rPr>
    </w:lvl>
    <w:lvl w:ilvl="7">
      <w:start w:val="1"/>
      <w:numFmt w:val="decimal"/>
      <w:pStyle w:val="Heading8"/>
      <w:lvlText w:val="%1.%2.%3.%4.%5.%6.%7.%8"/>
      <w:lvlJc w:val="left"/>
      <w:pPr>
        <w:tabs>
          <w:tab w:val="num" w:pos="1440"/>
        </w:tabs>
        <w:ind w:left="0" w:firstLine="0"/>
      </w:pPr>
      <w:rPr>
        <w:rFonts w:ascii="Times New Roman" w:hAnsi="Times New Roman" w:hint="default"/>
        <w:b/>
        <w:i w:val="0"/>
        <w:sz w:val="24"/>
      </w:rPr>
    </w:lvl>
    <w:lvl w:ilvl="8">
      <w:start w:val="1"/>
      <w:numFmt w:val="decimal"/>
      <w:pStyle w:val="Heading9"/>
      <w:lvlText w:val="%1.%2.%3.%4.%5.%6.%7.%8.%9"/>
      <w:lvlJc w:val="left"/>
      <w:pPr>
        <w:tabs>
          <w:tab w:val="num" w:pos="1800"/>
        </w:tabs>
        <w:ind w:left="0" w:firstLine="0"/>
      </w:pPr>
      <w:rPr>
        <w:rFonts w:ascii="Times New Roman" w:hAnsi="Times New Roman" w:hint="default"/>
        <w:b/>
        <w:i w:val="0"/>
        <w:sz w:val="24"/>
      </w:rPr>
    </w:lvl>
  </w:abstractNum>
  <w:abstractNum w:abstractNumId="1">
    <w:nsid w:val="FFFFFFFE"/>
    <w:multiLevelType w:val="singleLevel"/>
    <w:tmpl w:val="FFFFFFFF"/>
    <w:lvl w:ilvl="0">
      <w:numFmt w:val="decimal"/>
      <w:lvlText w:val="*"/>
      <w:lvlJc w:val="left"/>
    </w:lvl>
  </w:abstractNum>
  <w:abstractNum w:abstractNumId="2">
    <w:nsid w:val="00000187"/>
    <w:multiLevelType w:val="multilevel"/>
    <w:tmpl w:val="00000187"/>
    <w:name w:val="WW8Num539"/>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decimal"/>
      <w:suff w:val="nothing"/>
      <w:lvlText w:val="%2.%3"/>
      <w:lvlJc w:val="left"/>
      <w:pPr>
        <w:ind w:left="720" w:hanging="720"/>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3">
    <w:nsid w:val="00317E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0AC7D43"/>
    <w:multiLevelType w:val="singleLevel"/>
    <w:tmpl w:val="247CEC24"/>
    <w:name w:val="WW8Num5392222222"/>
    <w:lvl w:ilvl="0">
      <w:start w:val="1"/>
      <w:numFmt w:val="bullet"/>
      <w:lvlText w:val=""/>
      <w:lvlJc w:val="left"/>
      <w:pPr>
        <w:tabs>
          <w:tab w:val="num" w:pos="360"/>
        </w:tabs>
        <w:ind w:left="360" w:hanging="360"/>
      </w:pPr>
      <w:rPr>
        <w:rFonts w:ascii="Symbol" w:hAnsi="Symbol" w:hint="default"/>
        <w:sz w:val="22"/>
      </w:rPr>
    </w:lvl>
  </w:abstractNum>
  <w:abstractNum w:abstractNumId="5">
    <w:nsid w:val="02104DBF"/>
    <w:multiLevelType w:val="hybridMultilevel"/>
    <w:tmpl w:val="DE54C6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02EF3CDC"/>
    <w:multiLevelType w:val="hybridMultilevel"/>
    <w:tmpl w:val="21AE58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0B666C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0D314A37"/>
    <w:multiLevelType w:val="hybridMultilevel"/>
    <w:tmpl w:val="AC1C4C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0D911C4B"/>
    <w:multiLevelType w:val="hybridMultilevel"/>
    <w:tmpl w:val="28DA99A8"/>
    <w:lvl w:ilvl="0" w:tplc="0EE4B3A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F5433E0"/>
    <w:multiLevelType w:val="hybridMultilevel"/>
    <w:tmpl w:val="BCDA7A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0F6C5B28"/>
    <w:multiLevelType w:val="hybridMultilevel"/>
    <w:tmpl w:val="CFB272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11691818"/>
    <w:multiLevelType w:val="hybridMultilevel"/>
    <w:tmpl w:val="30464B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5875D0"/>
    <w:multiLevelType w:val="hybridMultilevel"/>
    <w:tmpl w:val="D9E60E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30C554B"/>
    <w:multiLevelType w:val="hybridMultilevel"/>
    <w:tmpl w:val="CAF838C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15243C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16F27346"/>
    <w:multiLevelType w:val="multilevel"/>
    <w:tmpl w:val="4D6CAAF6"/>
    <w:name w:val="WW8Num53922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lvlText w:val="2.1.1"/>
      <w:lvlJc w:val="left"/>
      <w:pPr>
        <w:tabs>
          <w:tab w:val="num" w:pos="720"/>
        </w:tabs>
        <w:ind w:left="72" w:hanging="72"/>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17">
    <w:nsid w:val="17A545FA"/>
    <w:multiLevelType w:val="hybridMultilevel"/>
    <w:tmpl w:val="836C45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186E792F"/>
    <w:multiLevelType w:val="singleLevel"/>
    <w:tmpl w:val="11288966"/>
    <w:lvl w:ilvl="0">
      <w:numFmt w:val="bullet"/>
      <w:lvlText w:val="•"/>
      <w:lvlJc w:val="left"/>
      <w:pPr>
        <w:tabs>
          <w:tab w:val="num" w:pos="648"/>
        </w:tabs>
        <w:ind w:left="0" w:firstLine="288"/>
      </w:pPr>
      <w:rPr>
        <w:rFonts w:ascii="Arial" w:hAnsi="Arial" w:hint="default"/>
        <w:sz w:val="20"/>
      </w:rPr>
    </w:lvl>
  </w:abstractNum>
  <w:abstractNum w:abstractNumId="19">
    <w:nsid w:val="19772340"/>
    <w:multiLevelType w:val="hybridMultilevel"/>
    <w:tmpl w:val="BA76D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1E4A358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
    <w:nsid w:val="1F4A1E6A"/>
    <w:multiLevelType w:val="hybridMultilevel"/>
    <w:tmpl w:val="0F709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0F34A27"/>
    <w:multiLevelType w:val="hybridMultilevel"/>
    <w:tmpl w:val="DFC407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212B22AB"/>
    <w:multiLevelType w:val="hybridMultilevel"/>
    <w:tmpl w:val="6EF88064"/>
    <w:lvl w:ilvl="0" w:tplc="E83025F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22526C30"/>
    <w:multiLevelType w:val="hybridMultilevel"/>
    <w:tmpl w:val="78E2F4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24C66ACA"/>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26">
    <w:nsid w:val="25A560FB"/>
    <w:multiLevelType w:val="hybridMultilevel"/>
    <w:tmpl w:val="7310C9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25E8708A"/>
    <w:multiLevelType w:val="hybridMultilevel"/>
    <w:tmpl w:val="596A91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25F276B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26B81988"/>
    <w:multiLevelType w:val="hybridMultilevel"/>
    <w:tmpl w:val="6C00BC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27743619"/>
    <w:multiLevelType w:val="singleLevel"/>
    <w:tmpl w:val="CC66F21A"/>
    <w:lvl w:ilvl="0">
      <w:start w:val="1"/>
      <w:numFmt w:val="bullet"/>
      <w:lvlText w:val=""/>
      <w:lvlJc w:val="left"/>
      <w:pPr>
        <w:tabs>
          <w:tab w:val="num" w:pos="360"/>
        </w:tabs>
        <w:ind w:left="0" w:firstLine="0"/>
      </w:pPr>
      <w:rPr>
        <w:rFonts w:ascii="Symbol" w:hAnsi="Symbol" w:hint="default"/>
      </w:rPr>
    </w:lvl>
  </w:abstractNum>
  <w:abstractNum w:abstractNumId="31">
    <w:nsid w:val="278316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28726A6F"/>
    <w:multiLevelType w:val="hybridMultilevel"/>
    <w:tmpl w:val="DBDE83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28ED569F"/>
    <w:multiLevelType w:val="hybridMultilevel"/>
    <w:tmpl w:val="9B6E56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2B267FC4"/>
    <w:multiLevelType w:val="multilevel"/>
    <w:tmpl w:val="201EA504"/>
    <w:name w:val="WW8Num53922"/>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decimal"/>
      <w:suff w:val="nothing"/>
      <w:lvlText w:val="2.1.%3"/>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35">
    <w:nsid w:val="2B743B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2C100DED"/>
    <w:multiLevelType w:val="hybridMultilevel"/>
    <w:tmpl w:val="D8D4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C7A069B"/>
    <w:multiLevelType w:val="hybridMultilevel"/>
    <w:tmpl w:val="10EEC2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nsid w:val="2C933A91"/>
    <w:multiLevelType w:val="hybridMultilevel"/>
    <w:tmpl w:val="00BECD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30EE5AA7"/>
    <w:multiLevelType w:val="multilevel"/>
    <w:tmpl w:val="F340A5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nsid w:val="31F25C22"/>
    <w:multiLevelType w:val="hybridMultilevel"/>
    <w:tmpl w:val="A5B0EA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nsid w:val="328F4A14"/>
    <w:multiLevelType w:val="hybridMultilevel"/>
    <w:tmpl w:val="64E2D1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nsid w:val="32CC0A5E"/>
    <w:multiLevelType w:val="hybridMultilevel"/>
    <w:tmpl w:val="BB507D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nsid w:val="3443392D"/>
    <w:multiLevelType w:val="hybridMultilevel"/>
    <w:tmpl w:val="5624F3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nsid w:val="34794401"/>
    <w:multiLevelType w:val="hybridMultilevel"/>
    <w:tmpl w:val="79ECC9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nsid w:val="354A276F"/>
    <w:multiLevelType w:val="hybridMultilevel"/>
    <w:tmpl w:val="1C065E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nsid w:val="356360F4"/>
    <w:multiLevelType w:val="hybridMultilevel"/>
    <w:tmpl w:val="C52E1E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nsid w:val="356C3192"/>
    <w:multiLevelType w:val="hybridMultilevel"/>
    <w:tmpl w:val="BB7630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nsid w:val="35E37E68"/>
    <w:multiLevelType w:val="hybridMultilevel"/>
    <w:tmpl w:val="39BC74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nsid w:val="37E57E8C"/>
    <w:multiLevelType w:val="hybridMultilevel"/>
    <w:tmpl w:val="29A05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nsid w:val="3A161C5E"/>
    <w:multiLevelType w:val="hybridMultilevel"/>
    <w:tmpl w:val="10C23E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nsid w:val="3C5E11DC"/>
    <w:multiLevelType w:val="hybridMultilevel"/>
    <w:tmpl w:val="BB982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3E2B46EC"/>
    <w:multiLevelType w:val="hybridMultilevel"/>
    <w:tmpl w:val="24DEAA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
    <w:nsid w:val="3E61520C"/>
    <w:multiLevelType w:val="hybridMultilevel"/>
    <w:tmpl w:val="9E5499B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nsid w:val="3F5730EE"/>
    <w:multiLevelType w:val="hybridMultilevel"/>
    <w:tmpl w:val="503C99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nsid w:val="41AD5535"/>
    <w:multiLevelType w:val="multilevel"/>
    <w:tmpl w:val="59F0C49A"/>
    <w:name w:val="WW8Num5392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suff w:val="space"/>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57">
    <w:nsid w:val="42F4506A"/>
    <w:multiLevelType w:val="hybridMultilevel"/>
    <w:tmpl w:val="792649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nsid w:val="43D16CB2"/>
    <w:multiLevelType w:val="singleLevel"/>
    <w:tmpl w:val="11288966"/>
    <w:lvl w:ilvl="0">
      <w:numFmt w:val="bullet"/>
      <w:lvlText w:val="•"/>
      <w:lvlJc w:val="left"/>
      <w:pPr>
        <w:tabs>
          <w:tab w:val="num" w:pos="648"/>
        </w:tabs>
        <w:ind w:left="0" w:firstLine="288"/>
      </w:pPr>
      <w:rPr>
        <w:rFonts w:ascii="Arial" w:hAnsi="Arial" w:hint="default"/>
        <w:sz w:val="20"/>
      </w:rPr>
    </w:lvl>
  </w:abstractNum>
  <w:abstractNum w:abstractNumId="59">
    <w:nsid w:val="44ED6D54"/>
    <w:multiLevelType w:val="hybridMultilevel"/>
    <w:tmpl w:val="E6B67D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nsid w:val="4712359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1">
    <w:nsid w:val="48830F64"/>
    <w:multiLevelType w:val="hybridMultilevel"/>
    <w:tmpl w:val="3384B0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nsid w:val="4BD56492"/>
    <w:multiLevelType w:val="hybridMultilevel"/>
    <w:tmpl w:val="0BE231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nsid w:val="4BE96F12"/>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64">
    <w:nsid w:val="514F0640"/>
    <w:multiLevelType w:val="hybridMultilevel"/>
    <w:tmpl w:val="E6803E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nsid w:val="51BD106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nsid w:val="53006FEF"/>
    <w:multiLevelType w:val="hybridMultilevel"/>
    <w:tmpl w:val="D3E46E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7">
    <w:nsid w:val="5317635E"/>
    <w:multiLevelType w:val="hybridMultilevel"/>
    <w:tmpl w:val="D3BAFF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nsid w:val="56652923"/>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69">
    <w:nsid w:val="56B05B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0">
    <w:nsid w:val="575F1AF9"/>
    <w:multiLevelType w:val="hybridMultilevel"/>
    <w:tmpl w:val="088EA4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nsid w:val="583238E5"/>
    <w:multiLevelType w:val="hybridMultilevel"/>
    <w:tmpl w:val="CDDABB7C"/>
    <w:lvl w:ilvl="0" w:tplc="E83025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nsid w:val="58AF68E2"/>
    <w:multiLevelType w:val="hybridMultilevel"/>
    <w:tmpl w:val="E8A0DE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nsid w:val="5A3F7A3E"/>
    <w:multiLevelType w:val="hybridMultilevel"/>
    <w:tmpl w:val="DFBA7B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4">
    <w:nsid w:val="5BBE5D16"/>
    <w:multiLevelType w:val="hybridMultilevel"/>
    <w:tmpl w:val="C16825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5">
    <w:nsid w:val="5C4342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6">
    <w:nsid w:val="5CB84910"/>
    <w:multiLevelType w:val="multilevel"/>
    <w:tmpl w:val="38F697B8"/>
    <w:name w:val="WW8Num539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suff w:val="nothing"/>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77">
    <w:nsid w:val="5E1058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8">
    <w:nsid w:val="5EAB0803"/>
    <w:multiLevelType w:val="hybridMultilevel"/>
    <w:tmpl w:val="38C66F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9">
    <w:nsid w:val="63382B27"/>
    <w:multiLevelType w:val="hybridMultilevel"/>
    <w:tmpl w:val="83062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63921AC5"/>
    <w:multiLevelType w:val="hybridMultilevel"/>
    <w:tmpl w:val="7C0E94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nsid w:val="642235C8"/>
    <w:multiLevelType w:val="hybridMultilevel"/>
    <w:tmpl w:val="090C7E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nsid w:val="65565A59"/>
    <w:multiLevelType w:val="hybridMultilevel"/>
    <w:tmpl w:val="ABDA46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nsid w:val="671F5FAD"/>
    <w:multiLevelType w:val="hybridMultilevel"/>
    <w:tmpl w:val="76EA8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682E6A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5">
    <w:nsid w:val="68474048"/>
    <w:multiLevelType w:val="hybridMultilevel"/>
    <w:tmpl w:val="79F8C1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6">
    <w:nsid w:val="69B93DCC"/>
    <w:multiLevelType w:val="hybridMultilevel"/>
    <w:tmpl w:val="0CBE58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7">
    <w:nsid w:val="69DD0A9E"/>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88">
    <w:nsid w:val="6B0E40E8"/>
    <w:multiLevelType w:val="hybridMultilevel"/>
    <w:tmpl w:val="A24844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nsid w:val="6B6A1CB9"/>
    <w:multiLevelType w:val="hybridMultilevel"/>
    <w:tmpl w:val="37F28B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0">
    <w:nsid w:val="6C862BEB"/>
    <w:multiLevelType w:val="hybridMultilevel"/>
    <w:tmpl w:val="369418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1">
    <w:nsid w:val="6E481DFA"/>
    <w:multiLevelType w:val="hybridMultilevel"/>
    <w:tmpl w:val="54468C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nsid w:val="6FED3472"/>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93">
    <w:nsid w:val="710100A8"/>
    <w:multiLevelType w:val="hybridMultilevel"/>
    <w:tmpl w:val="957AFE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4">
    <w:nsid w:val="71691949"/>
    <w:multiLevelType w:val="multilevel"/>
    <w:tmpl w:val="88F6A790"/>
    <w:name w:val="WW8Num539222"/>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none"/>
      <w:suff w:val="nothing"/>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95">
    <w:nsid w:val="71AD5305"/>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96">
    <w:nsid w:val="732363A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7">
    <w:nsid w:val="735C69DB"/>
    <w:multiLevelType w:val="hybridMultilevel"/>
    <w:tmpl w:val="A3EC3E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nsid w:val="746D3A49"/>
    <w:multiLevelType w:val="hybridMultilevel"/>
    <w:tmpl w:val="9F9CC4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9">
    <w:nsid w:val="76A902C6"/>
    <w:multiLevelType w:val="hybridMultilevel"/>
    <w:tmpl w:val="0DD05A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0">
    <w:nsid w:val="76C773E3"/>
    <w:multiLevelType w:val="hybridMultilevel"/>
    <w:tmpl w:val="3CBEAAB0"/>
    <w:lvl w:ilvl="0" w:tplc="E83025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1">
    <w:nsid w:val="7B0F5483"/>
    <w:multiLevelType w:val="hybridMultilevel"/>
    <w:tmpl w:val="F19A61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nsid w:val="7E043EBB"/>
    <w:multiLevelType w:val="singleLevel"/>
    <w:tmpl w:val="CC66F21A"/>
    <w:lvl w:ilvl="0">
      <w:start w:val="1"/>
      <w:numFmt w:val="bullet"/>
      <w:lvlText w:val=""/>
      <w:lvlJc w:val="left"/>
      <w:pPr>
        <w:tabs>
          <w:tab w:val="num" w:pos="360"/>
        </w:tabs>
        <w:ind w:left="0" w:firstLine="0"/>
      </w:pPr>
      <w:rPr>
        <w:rFonts w:ascii="Symbol" w:hAnsi="Symbol" w:hint="default"/>
      </w:rPr>
    </w:lvl>
  </w:abstractNum>
  <w:abstractNum w:abstractNumId="103">
    <w:nsid w:val="7F065588"/>
    <w:multiLevelType w:val="hybridMultilevel"/>
    <w:tmpl w:val="F3C8CF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31"/>
  </w:num>
  <w:num w:numId="3">
    <w:abstractNumId w:val="7"/>
  </w:num>
  <w:num w:numId="4">
    <w:abstractNumId w:val="28"/>
  </w:num>
  <w:num w:numId="5">
    <w:abstractNumId w:val="20"/>
  </w:num>
  <w:num w:numId="6">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7">
    <w:abstractNumId w:val="96"/>
  </w:num>
  <w:num w:numId="8">
    <w:abstractNumId w:val="18"/>
  </w:num>
  <w:num w:numId="9">
    <w:abstractNumId w:val="58"/>
  </w:num>
  <w:num w:numId="10">
    <w:abstractNumId w:val="102"/>
  </w:num>
  <w:num w:numId="11">
    <w:abstractNumId w:val="30"/>
  </w:num>
  <w:num w:numId="12">
    <w:abstractNumId w:val="60"/>
  </w:num>
  <w:num w:numId="13">
    <w:abstractNumId w:val="3"/>
  </w:num>
  <w:num w:numId="14">
    <w:abstractNumId w:val="84"/>
  </w:num>
  <w:num w:numId="15">
    <w:abstractNumId w:val="65"/>
  </w:num>
  <w:num w:numId="16">
    <w:abstractNumId w:val="77"/>
  </w:num>
  <w:num w:numId="17">
    <w:abstractNumId w:val="75"/>
  </w:num>
  <w:num w:numId="18">
    <w:abstractNumId w:val="35"/>
  </w:num>
  <w:num w:numId="19">
    <w:abstractNumId w:val="69"/>
  </w:num>
  <w:num w:numId="20">
    <w:abstractNumId w:val="15"/>
  </w:num>
  <w:num w:numId="21">
    <w:abstractNumId w:val="92"/>
  </w:num>
  <w:num w:numId="22">
    <w:abstractNumId w:val="25"/>
  </w:num>
  <w:num w:numId="23">
    <w:abstractNumId w:val="68"/>
  </w:num>
  <w:num w:numId="24">
    <w:abstractNumId w:val="63"/>
  </w:num>
  <w:num w:numId="25">
    <w:abstractNumId w:val="87"/>
  </w:num>
  <w:num w:numId="26">
    <w:abstractNumId w:val="95"/>
  </w:num>
  <w:num w:numId="27">
    <w:abstractNumId w:val="49"/>
  </w:num>
  <w:num w:numId="28">
    <w:abstractNumId w:val="9"/>
  </w:num>
  <w:num w:numId="29">
    <w:abstractNumId w:val="42"/>
  </w:num>
  <w:num w:numId="30">
    <w:abstractNumId w:val="17"/>
  </w:num>
  <w:num w:numId="31">
    <w:abstractNumId w:val="89"/>
  </w:num>
  <w:num w:numId="32">
    <w:abstractNumId w:val="90"/>
  </w:num>
  <w:num w:numId="33">
    <w:abstractNumId w:val="51"/>
  </w:num>
  <w:num w:numId="34">
    <w:abstractNumId w:val="40"/>
  </w:num>
  <w:num w:numId="35">
    <w:abstractNumId w:val="57"/>
  </w:num>
  <w:num w:numId="36">
    <w:abstractNumId w:val="99"/>
  </w:num>
  <w:num w:numId="37">
    <w:abstractNumId w:val="97"/>
  </w:num>
  <w:num w:numId="38">
    <w:abstractNumId w:val="67"/>
  </w:num>
  <w:num w:numId="39">
    <w:abstractNumId w:val="23"/>
  </w:num>
  <w:num w:numId="40">
    <w:abstractNumId w:val="71"/>
  </w:num>
  <w:num w:numId="41">
    <w:abstractNumId w:val="100"/>
  </w:num>
  <w:num w:numId="42">
    <w:abstractNumId w:val="11"/>
  </w:num>
  <w:num w:numId="43">
    <w:abstractNumId w:val="53"/>
  </w:num>
  <w:num w:numId="44">
    <w:abstractNumId w:val="26"/>
  </w:num>
  <w:num w:numId="45">
    <w:abstractNumId w:val="8"/>
  </w:num>
  <w:num w:numId="46">
    <w:abstractNumId w:val="48"/>
  </w:num>
  <w:num w:numId="47">
    <w:abstractNumId w:val="33"/>
  </w:num>
  <w:num w:numId="48">
    <w:abstractNumId w:val="10"/>
  </w:num>
  <w:num w:numId="49">
    <w:abstractNumId w:val="78"/>
  </w:num>
  <w:num w:numId="50">
    <w:abstractNumId w:val="29"/>
  </w:num>
  <w:num w:numId="51">
    <w:abstractNumId w:val="24"/>
  </w:num>
  <w:num w:numId="52">
    <w:abstractNumId w:val="86"/>
  </w:num>
  <w:num w:numId="53">
    <w:abstractNumId w:val="14"/>
  </w:num>
  <w:num w:numId="54">
    <w:abstractNumId w:val="70"/>
  </w:num>
  <w:num w:numId="55">
    <w:abstractNumId w:val="66"/>
  </w:num>
  <w:num w:numId="56">
    <w:abstractNumId w:val="80"/>
  </w:num>
  <w:num w:numId="57">
    <w:abstractNumId w:val="41"/>
  </w:num>
  <w:num w:numId="58">
    <w:abstractNumId w:val="103"/>
  </w:num>
  <w:num w:numId="59">
    <w:abstractNumId w:val="61"/>
  </w:num>
  <w:num w:numId="60">
    <w:abstractNumId w:val="32"/>
  </w:num>
  <w:num w:numId="61">
    <w:abstractNumId w:val="85"/>
  </w:num>
  <w:num w:numId="62">
    <w:abstractNumId w:val="93"/>
  </w:num>
  <w:num w:numId="63">
    <w:abstractNumId w:val="82"/>
  </w:num>
  <w:num w:numId="64">
    <w:abstractNumId w:val="54"/>
  </w:num>
  <w:num w:numId="65">
    <w:abstractNumId w:val="64"/>
  </w:num>
  <w:num w:numId="66">
    <w:abstractNumId w:val="98"/>
  </w:num>
  <w:num w:numId="67">
    <w:abstractNumId w:val="43"/>
  </w:num>
  <w:num w:numId="68">
    <w:abstractNumId w:val="81"/>
  </w:num>
  <w:num w:numId="69">
    <w:abstractNumId w:val="45"/>
  </w:num>
  <w:num w:numId="70">
    <w:abstractNumId w:val="72"/>
  </w:num>
  <w:num w:numId="71">
    <w:abstractNumId w:val="47"/>
  </w:num>
  <w:num w:numId="72">
    <w:abstractNumId w:val="88"/>
  </w:num>
  <w:num w:numId="73">
    <w:abstractNumId w:val="74"/>
  </w:num>
  <w:num w:numId="74">
    <w:abstractNumId w:val="73"/>
  </w:num>
  <w:num w:numId="75">
    <w:abstractNumId w:val="55"/>
  </w:num>
  <w:num w:numId="76">
    <w:abstractNumId w:val="27"/>
  </w:num>
  <w:num w:numId="77">
    <w:abstractNumId w:val="59"/>
  </w:num>
  <w:num w:numId="78">
    <w:abstractNumId w:val="5"/>
  </w:num>
  <w:num w:numId="79">
    <w:abstractNumId w:val="6"/>
  </w:num>
  <w:num w:numId="80">
    <w:abstractNumId w:val="44"/>
  </w:num>
  <w:num w:numId="81">
    <w:abstractNumId w:val="62"/>
  </w:num>
  <w:num w:numId="82">
    <w:abstractNumId w:val="46"/>
  </w:num>
  <w:num w:numId="83">
    <w:abstractNumId w:val="38"/>
  </w:num>
  <w:num w:numId="84">
    <w:abstractNumId w:val="19"/>
  </w:num>
  <w:num w:numId="85">
    <w:abstractNumId w:val="13"/>
  </w:num>
  <w:num w:numId="86">
    <w:abstractNumId w:val="12"/>
  </w:num>
  <w:num w:numId="87">
    <w:abstractNumId w:val="83"/>
  </w:num>
  <w:num w:numId="88">
    <w:abstractNumId w:val="101"/>
  </w:num>
  <w:num w:numId="89">
    <w:abstractNumId w:val="91"/>
  </w:num>
  <w:num w:numId="90">
    <w:abstractNumId w:val="37"/>
  </w:num>
  <w:num w:numId="91">
    <w:abstractNumId w:val="22"/>
  </w:num>
  <w:num w:numId="92">
    <w:abstractNumId w:val="36"/>
  </w:num>
  <w:num w:numId="93">
    <w:abstractNumId w:val="79"/>
  </w:num>
  <w:num w:numId="94">
    <w:abstractNumId w:val="39"/>
  </w:num>
  <w:num w:numId="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1"/>
  </w:num>
  <w:num w:numId="97">
    <w:abstractNumId w:val="52"/>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ctiveWritingStyle w:appName="MSWord" w:lang="en-US" w:vendorID="8" w:dllVersion="513" w:checkStyle="1"/>
  <w:stylePaneFormatFilter w:val="3F01"/>
  <w:trackRevisions/>
  <w:defaultTabStop w:val="360"/>
  <w:displayHorizontalDrawingGridEvery w:val="0"/>
  <w:displayVerticalDrawingGridEvery w:val="0"/>
  <w:doNotUseMarginsForDrawingGridOrigin/>
  <w:noPunctuationKerning/>
  <w:characterSpacingControl w:val="doNotCompress"/>
  <w:hdrShapeDefaults>
    <o:shapedefaults v:ext="edit" spidmax="47105"/>
  </w:hdrShapeDefaults>
  <w:footnotePr>
    <w:footnote w:id="-1"/>
    <w:footnote w:id="0"/>
  </w:footnotePr>
  <w:endnotePr>
    <w:endnote w:id="-1"/>
    <w:endnote w:id="0"/>
  </w:endnotePr>
  <w:compat/>
  <w:rsids>
    <w:rsidRoot w:val="00FF4F2F"/>
    <w:rsid w:val="00004D00"/>
    <w:rsid w:val="00007AF8"/>
    <w:rsid w:val="00025179"/>
    <w:rsid w:val="000544C8"/>
    <w:rsid w:val="00061177"/>
    <w:rsid w:val="00067A3C"/>
    <w:rsid w:val="0007329A"/>
    <w:rsid w:val="00092BF4"/>
    <w:rsid w:val="000B3F05"/>
    <w:rsid w:val="000B4816"/>
    <w:rsid w:val="000C7A34"/>
    <w:rsid w:val="000E20DF"/>
    <w:rsid w:val="000F7616"/>
    <w:rsid w:val="00105218"/>
    <w:rsid w:val="0012240E"/>
    <w:rsid w:val="00136E51"/>
    <w:rsid w:val="00141E1B"/>
    <w:rsid w:val="0014304E"/>
    <w:rsid w:val="00143C8B"/>
    <w:rsid w:val="00167323"/>
    <w:rsid w:val="00194D20"/>
    <w:rsid w:val="00195F6E"/>
    <w:rsid w:val="001A043E"/>
    <w:rsid w:val="001E022A"/>
    <w:rsid w:val="001E02DC"/>
    <w:rsid w:val="001E78F1"/>
    <w:rsid w:val="002039F4"/>
    <w:rsid w:val="002236BB"/>
    <w:rsid w:val="00230569"/>
    <w:rsid w:val="002353FD"/>
    <w:rsid w:val="00235DDC"/>
    <w:rsid w:val="00247FF0"/>
    <w:rsid w:val="00270A6F"/>
    <w:rsid w:val="00273491"/>
    <w:rsid w:val="00276C33"/>
    <w:rsid w:val="00287CCB"/>
    <w:rsid w:val="002949F5"/>
    <w:rsid w:val="002B73CD"/>
    <w:rsid w:val="0031744C"/>
    <w:rsid w:val="00323179"/>
    <w:rsid w:val="00323A41"/>
    <w:rsid w:val="003271EC"/>
    <w:rsid w:val="00340AF5"/>
    <w:rsid w:val="003566E3"/>
    <w:rsid w:val="00385B3F"/>
    <w:rsid w:val="00390B79"/>
    <w:rsid w:val="003A1855"/>
    <w:rsid w:val="003A72DF"/>
    <w:rsid w:val="003A7CE6"/>
    <w:rsid w:val="003B0378"/>
    <w:rsid w:val="003B1804"/>
    <w:rsid w:val="003B23EE"/>
    <w:rsid w:val="003D0C3C"/>
    <w:rsid w:val="003D26BC"/>
    <w:rsid w:val="003D3608"/>
    <w:rsid w:val="003D5E5A"/>
    <w:rsid w:val="003D67A6"/>
    <w:rsid w:val="003D7CB8"/>
    <w:rsid w:val="003F1311"/>
    <w:rsid w:val="00403A68"/>
    <w:rsid w:val="00420E95"/>
    <w:rsid w:val="004216AC"/>
    <w:rsid w:val="00425155"/>
    <w:rsid w:val="00437484"/>
    <w:rsid w:val="00463F23"/>
    <w:rsid w:val="004A660C"/>
    <w:rsid w:val="004B21F9"/>
    <w:rsid w:val="004C06B8"/>
    <w:rsid w:val="004C2351"/>
    <w:rsid w:val="004D7D76"/>
    <w:rsid w:val="004E1EA3"/>
    <w:rsid w:val="004E2C03"/>
    <w:rsid w:val="004F4328"/>
    <w:rsid w:val="004F6EED"/>
    <w:rsid w:val="00500962"/>
    <w:rsid w:val="0051607B"/>
    <w:rsid w:val="005178B8"/>
    <w:rsid w:val="00537CE7"/>
    <w:rsid w:val="0057107B"/>
    <w:rsid w:val="00573C29"/>
    <w:rsid w:val="00586395"/>
    <w:rsid w:val="00590331"/>
    <w:rsid w:val="00591157"/>
    <w:rsid w:val="005B101C"/>
    <w:rsid w:val="005C5F87"/>
    <w:rsid w:val="005C6B9F"/>
    <w:rsid w:val="005C6E7F"/>
    <w:rsid w:val="00607299"/>
    <w:rsid w:val="00620AA9"/>
    <w:rsid w:val="00624DB2"/>
    <w:rsid w:val="00626BEE"/>
    <w:rsid w:val="006429A2"/>
    <w:rsid w:val="00647A75"/>
    <w:rsid w:val="006505D4"/>
    <w:rsid w:val="006675EA"/>
    <w:rsid w:val="006857BB"/>
    <w:rsid w:val="00686E50"/>
    <w:rsid w:val="00697D08"/>
    <w:rsid w:val="006B6627"/>
    <w:rsid w:val="006B7C9C"/>
    <w:rsid w:val="006C7CD0"/>
    <w:rsid w:val="006D29E0"/>
    <w:rsid w:val="006E60CC"/>
    <w:rsid w:val="00700BE2"/>
    <w:rsid w:val="00702035"/>
    <w:rsid w:val="00740791"/>
    <w:rsid w:val="0075279F"/>
    <w:rsid w:val="00764F59"/>
    <w:rsid w:val="00776E28"/>
    <w:rsid w:val="00777A11"/>
    <w:rsid w:val="00780864"/>
    <w:rsid w:val="007832AA"/>
    <w:rsid w:val="007848C7"/>
    <w:rsid w:val="007A0ED2"/>
    <w:rsid w:val="007B5166"/>
    <w:rsid w:val="007F4FAC"/>
    <w:rsid w:val="008120E3"/>
    <w:rsid w:val="00823F4F"/>
    <w:rsid w:val="00833518"/>
    <w:rsid w:val="0083561C"/>
    <w:rsid w:val="008562FC"/>
    <w:rsid w:val="00863595"/>
    <w:rsid w:val="00864BCA"/>
    <w:rsid w:val="008828CF"/>
    <w:rsid w:val="00885725"/>
    <w:rsid w:val="008901F6"/>
    <w:rsid w:val="008904B5"/>
    <w:rsid w:val="008C78DF"/>
    <w:rsid w:val="008E682D"/>
    <w:rsid w:val="008F6CB9"/>
    <w:rsid w:val="009003DD"/>
    <w:rsid w:val="00921DB6"/>
    <w:rsid w:val="00943FD6"/>
    <w:rsid w:val="00961EF1"/>
    <w:rsid w:val="00961FBA"/>
    <w:rsid w:val="00975B45"/>
    <w:rsid w:val="00982382"/>
    <w:rsid w:val="009A7BE0"/>
    <w:rsid w:val="009B6E66"/>
    <w:rsid w:val="009B72A3"/>
    <w:rsid w:val="009C0EE9"/>
    <w:rsid w:val="009D2E89"/>
    <w:rsid w:val="009F0031"/>
    <w:rsid w:val="009F5B48"/>
    <w:rsid w:val="00A13DB5"/>
    <w:rsid w:val="00A30728"/>
    <w:rsid w:val="00A370CC"/>
    <w:rsid w:val="00A73E66"/>
    <w:rsid w:val="00A776B2"/>
    <w:rsid w:val="00A83775"/>
    <w:rsid w:val="00A87C7B"/>
    <w:rsid w:val="00A94DB6"/>
    <w:rsid w:val="00AA367B"/>
    <w:rsid w:val="00AB2379"/>
    <w:rsid w:val="00AB7164"/>
    <w:rsid w:val="00AD3FAA"/>
    <w:rsid w:val="00AF48C9"/>
    <w:rsid w:val="00B017CF"/>
    <w:rsid w:val="00B32BF7"/>
    <w:rsid w:val="00B3565C"/>
    <w:rsid w:val="00B62114"/>
    <w:rsid w:val="00B87411"/>
    <w:rsid w:val="00B934FB"/>
    <w:rsid w:val="00BA1421"/>
    <w:rsid w:val="00BA231C"/>
    <w:rsid w:val="00BA399E"/>
    <w:rsid w:val="00BA4FC7"/>
    <w:rsid w:val="00BC10DF"/>
    <w:rsid w:val="00BC5FCD"/>
    <w:rsid w:val="00BC75ED"/>
    <w:rsid w:val="00BD3209"/>
    <w:rsid w:val="00BF3645"/>
    <w:rsid w:val="00BF4663"/>
    <w:rsid w:val="00BF5257"/>
    <w:rsid w:val="00C104A4"/>
    <w:rsid w:val="00C11B2E"/>
    <w:rsid w:val="00C1516A"/>
    <w:rsid w:val="00C16833"/>
    <w:rsid w:val="00C26BC0"/>
    <w:rsid w:val="00C31A68"/>
    <w:rsid w:val="00C31B24"/>
    <w:rsid w:val="00C45928"/>
    <w:rsid w:val="00C5243B"/>
    <w:rsid w:val="00C60CCC"/>
    <w:rsid w:val="00C6613D"/>
    <w:rsid w:val="00C77A0D"/>
    <w:rsid w:val="00C81D4C"/>
    <w:rsid w:val="00C90E3B"/>
    <w:rsid w:val="00CB1784"/>
    <w:rsid w:val="00CF1373"/>
    <w:rsid w:val="00D02E7C"/>
    <w:rsid w:val="00D27D47"/>
    <w:rsid w:val="00D35AC8"/>
    <w:rsid w:val="00D44CE0"/>
    <w:rsid w:val="00D53EAC"/>
    <w:rsid w:val="00D647E0"/>
    <w:rsid w:val="00D66292"/>
    <w:rsid w:val="00D732FA"/>
    <w:rsid w:val="00DC4293"/>
    <w:rsid w:val="00DC477D"/>
    <w:rsid w:val="00DD2ECF"/>
    <w:rsid w:val="00DD50DD"/>
    <w:rsid w:val="00DE2E05"/>
    <w:rsid w:val="00DF0608"/>
    <w:rsid w:val="00E03B11"/>
    <w:rsid w:val="00E15E16"/>
    <w:rsid w:val="00E253AB"/>
    <w:rsid w:val="00E32D76"/>
    <w:rsid w:val="00E4622E"/>
    <w:rsid w:val="00E5464E"/>
    <w:rsid w:val="00E55D57"/>
    <w:rsid w:val="00E57660"/>
    <w:rsid w:val="00E71743"/>
    <w:rsid w:val="00E74FA2"/>
    <w:rsid w:val="00E80CF9"/>
    <w:rsid w:val="00E91E17"/>
    <w:rsid w:val="00EA36DC"/>
    <w:rsid w:val="00EC4173"/>
    <w:rsid w:val="00EE4737"/>
    <w:rsid w:val="00EE6555"/>
    <w:rsid w:val="00F02F47"/>
    <w:rsid w:val="00F03066"/>
    <w:rsid w:val="00F107DC"/>
    <w:rsid w:val="00F17753"/>
    <w:rsid w:val="00F2293C"/>
    <w:rsid w:val="00F26143"/>
    <w:rsid w:val="00F64E34"/>
    <w:rsid w:val="00F66D70"/>
    <w:rsid w:val="00F82AAF"/>
    <w:rsid w:val="00FA0AED"/>
    <w:rsid w:val="00FA3C12"/>
    <w:rsid w:val="00FC2E58"/>
    <w:rsid w:val="00FE003F"/>
    <w:rsid w:val="00FE1009"/>
    <w:rsid w:val="00FF4F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471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5155"/>
    <w:pPr>
      <w:keepNext/>
      <w:keepLines/>
    </w:pPr>
  </w:style>
  <w:style w:type="paragraph" w:styleId="Heading1">
    <w:name w:val="heading 1"/>
    <w:basedOn w:val="Normal"/>
    <w:next w:val="Normal"/>
    <w:qFormat/>
    <w:rsid w:val="00425155"/>
    <w:pPr>
      <w:pageBreakBefore/>
      <w:numPr>
        <w:numId w:val="1"/>
      </w:numPr>
      <w:spacing w:before="240" w:after="60"/>
      <w:outlineLvl w:val="0"/>
    </w:pPr>
    <w:rPr>
      <w:b/>
      <w:kern w:val="28"/>
      <w:sz w:val="24"/>
    </w:rPr>
  </w:style>
  <w:style w:type="paragraph" w:styleId="Heading2">
    <w:name w:val="heading 2"/>
    <w:aliases w:val="h2"/>
    <w:basedOn w:val="Normal"/>
    <w:next w:val="Normal"/>
    <w:qFormat/>
    <w:rsid w:val="00425155"/>
    <w:pPr>
      <w:numPr>
        <w:ilvl w:val="1"/>
        <w:numId w:val="1"/>
      </w:numPr>
      <w:spacing w:before="240" w:after="60"/>
      <w:outlineLvl w:val="1"/>
    </w:pPr>
    <w:rPr>
      <w:b/>
      <w:sz w:val="24"/>
    </w:rPr>
  </w:style>
  <w:style w:type="paragraph" w:styleId="Heading3">
    <w:name w:val="heading 3"/>
    <w:aliases w:val="h3"/>
    <w:basedOn w:val="Normal"/>
    <w:next w:val="Normal"/>
    <w:link w:val="Heading3Char"/>
    <w:qFormat/>
    <w:rsid w:val="00425155"/>
    <w:pPr>
      <w:numPr>
        <w:ilvl w:val="2"/>
        <w:numId w:val="1"/>
      </w:numPr>
      <w:spacing w:before="240" w:after="60"/>
      <w:outlineLvl w:val="2"/>
    </w:pPr>
    <w:rPr>
      <w:b/>
      <w:sz w:val="24"/>
    </w:rPr>
  </w:style>
  <w:style w:type="paragraph" w:styleId="Heading4">
    <w:name w:val="heading 4"/>
    <w:aliases w:val="h4"/>
    <w:basedOn w:val="Normal"/>
    <w:next w:val="Normal"/>
    <w:qFormat/>
    <w:rsid w:val="00425155"/>
    <w:pPr>
      <w:numPr>
        <w:ilvl w:val="3"/>
        <w:numId w:val="1"/>
      </w:numPr>
      <w:spacing w:before="240" w:after="60"/>
      <w:outlineLvl w:val="3"/>
    </w:pPr>
    <w:rPr>
      <w:b/>
      <w:sz w:val="24"/>
    </w:rPr>
  </w:style>
  <w:style w:type="paragraph" w:styleId="Heading5">
    <w:name w:val="heading 5"/>
    <w:aliases w:val="h5"/>
    <w:basedOn w:val="Normal"/>
    <w:next w:val="Normal"/>
    <w:qFormat/>
    <w:rsid w:val="00425155"/>
    <w:pPr>
      <w:numPr>
        <w:ilvl w:val="4"/>
        <w:numId w:val="1"/>
      </w:numPr>
      <w:spacing w:before="240" w:after="60"/>
      <w:outlineLvl w:val="4"/>
    </w:pPr>
    <w:rPr>
      <w:b/>
      <w:sz w:val="24"/>
    </w:rPr>
  </w:style>
  <w:style w:type="paragraph" w:styleId="Heading6">
    <w:name w:val="heading 6"/>
    <w:aliases w:val="h6"/>
    <w:basedOn w:val="Normal"/>
    <w:next w:val="Normal"/>
    <w:qFormat/>
    <w:rsid w:val="00425155"/>
    <w:pPr>
      <w:numPr>
        <w:ilvl w:val="5"/>
        <w:numId w:val="1"/>
      </w:numPr>
      <w:spacing w:before="240" w:after="60"/>
      <w:outlineLvl w:val="5"/>
    </w:pPr>
    <w:rPr>
      <w:b/>
      <w:sz w:val="24"/>
    </w:rPr>
  </w:style>
  <w:style w:type="paragraph" w:styleId="Heading7">
    <w:name w:val="heading 7"/>
    <w:basedOn w:val="Normal"/>
    <w:next w:val="Normal"/>
    <w:qFormat/>
    <w:rsid w:val="00425155"/>
    <w:pPr>
      <w:numPr>
        <w:ilvl w:val="6"/>
        <w:numId w:val="1"/>
      </w:numPr>
      <w:spacing w:before="240" w:after="60"/>
      <w:outlineLvl w:val="6"/>
    </w:pPr>
    <w:rPr>
      <w:b/>
      <w:sz w:val="24"/>
    </w:rPr>
  </w:style>
  <w:style w:type="paragraph" w:styleId="Heading8">
    <w:name w:val="heading 8"/>
    <w:basedOn w:val="Normal"/>
    <w:next w:val="Normal"/>
    <w:qFormat/>
    <w:rsid w:val="00425155"/>
    <w:pPr>
      <w:numPr>
        <w:ilvl w:val="7"/>
        <w:numId w:val="1"/>
      </w:numPr>
      <w:spacing w:before="240" w:after="60"/>
      <w:outlineLvl w:val="7"/>
    </w:pPr>
    <w:rPr>
      <w:b/>
      <w:sz w:val="24"/>
    </w:rPr>
  </w:style>
  <w:style w:type="paragraph" w:styleId="Heading9">
    <w:name w:val="heading 9"/>
    <w:basedOn w:val="Normal"/>
    <w:next w:val="Normal"/>
    <w:qFormat/>
    <w:rsid w:val="00425155"/>
    <w:pPr>
      <w:numPr>
        <w:ilvl w:val="8"/>
        <w:numId w:val="1"/>
      </w:numPr>
      <w:spacing w:before="240" w:after="60"/>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425155"/>
    <w:pPr>
      <w:tabs>
        <w:tab w:val="right" w:leader="underscore" w:pos="9360"/>
      </w:tabs>
      <w:spacing w:before="120"/>
    </w:pPr>
    <w:rPr>
      <w:b/>
      <w:sz w:val="24"/>
    </w:rPr>
  </w:style>
  <w:style w:type="paragraph" w:styleId="TOC2">
    <w:name w:val="toc 2"/>
    <w:basedOn w:val="Normal"/>
    <w:next w:val="Normal"/>
    <w:uiPriority w:val="39"/>
    <w:rsid w:val="00425155"/>
    <w:pPr>
      <w:tabs>
        <w:tab w:val="right" w:leader="underscore" w:pos="9360"/>
      </w:tabs>
      <w:spacing w:before="120"/>
    </w:pPr>
    <w:rPr>
      <w:b/>
      <w:sz w:val="24"/>
    </w:rPr>
  </w:style>
  <w:style w:type="paragraph" w:styleId="TOC3">
    <w:name w:val="toc 3"/>
    <w:basedOn w:val="Normal"/>
    <w:next w:val="Normal"/>
    <w:uiPriority w:val="39"/>
    <w:rsid w:val="00425155"/>
    <w:pPr>
      <w:tabs>
        <w:tab w:val="right" w:leader="underscore" w:pos="9360"/>
      </w:tabs>
      <w:ind w:left="202"/>
    </w:pPr>
    <w:rPr>
      <w:b/>
      <w:sz w:val="24"/>
    </w:rPr>
  </w:style>
  <w:style w:type="paragraph" w:styleId="TOC4">
    <w:name w:val="toc 4"/>
    <w:basedOn w:val="Normal"/>
    <w:next w:val="Normal"/>
    <w:uiPriority w:val="39"/>
    <w:rsid w:val="00425155"/>
    <w:pPr>
      <w:tabs>
        <w:tab w:val="right" w:leader="underscore" w:pos="9360"/>
      </w:tabs>
      <w:ind w:left="403"/>
    </w:pPr>
    <w:rPr>
      <w:b/>
      <w:sz w:val="24"/>
    </w:rPr>
  </w:style>
  <w:style w:type="paragraph" w:styleId="TOC5">
    <w:name w:val="toc 5"/>
    <w:basedOn w:val="Normal"/>
    <w:next w:val="Normal"/>
    <w:uiPriority w:val="39"/>
    <w:rsid w:val="00425155"/>
    <w:pPr>
      <w:tabs>
        <w:tab w:val="right" w:leader="underscore" w:pos="9360"/>
      </w:tabs>
      <w:ind w:left="605"/>
    </w:pPr>
    <w:rPr>
      <w:b/>
      <w:sz w:val="24"/>
    </w:rPr>
  </w:style>
  <w:style w:type="paragraph" w:styleId="TOC6">
    <w:name w:val="toc 6"/>
    <w:basedOn w:val="Normal"/>
    <w:next w:val="Normal"/>
    <w:uiPriority w:val="39"/>
    <w:rsid w:val="00425155"/>
    <w:pPr>
      <w:tabs>
        <w:tab w:val="right" w:leader="underscore" w:pos="9360"/>
      </w:tabs>
      <w:ind w:left="806"/>
    </w:pPr>
    <w:rPr>
      <w:b/>
      <w:sz w:val="24"/>
    </w:rPr>
  </w:style>
  <w:style w:type="paragraph" w:styleId="TOC7">
    <w:name w:val="toc 7"/>
    <w:basedOn w:val="Normal"/>
    <w:next w:val="Normal"/>
    <w:uiPriority w:val="39"/>
    <w:rsid w:val="00425155"/>
    <w:pPr>
      <w:tabs>
        <w:tab w:val="right" w:leader="underscore" w:pos="9360"/>
      </w:tabs>
      <w:ind w:left="994"/>
    </w:pPr>
    <w:rPr>
      <w:b/>
      <w:sz w:val="24"/>
    </w:rPr>
  </w:style>
  <w:style w:type="paragraph" w:styleId="TOC8">
    <w:name w:val="toc 8"/>
    <w:basedOn w:val="Normal"/>
    <w:next w:val="Normal"/>
    <w:uiPriority w:val="39"/>
    <w:rsid w:val="00425155"/>
    <w:pPr>
      <w:tabs>
        <w:tab w:val="right" w:leader="underscore" w:pos="9360"/>
      </w:tabs>
      <w:ind w:left="1195"/>
    </w:pPr>
    <w:rPr>
      <w:b/>
      <w:sz w:val="24"/>
    </w:rPr>
  </w:style>
  <w:style w:type="paragraph" w:styleId="TOC9">
    <w:name w:val="toc 9"/>
    <w:basedOn w:val="Normal"/>
    <w:next w:val="Normal"/>
    <w:uiPriority w:val="39"/>
    <w:rsid w:val="00425155"/>
    <w:pPr>
      <w:tabs>
        <w:tab w:val="right" w:leader="underscore" w:pos="9360"/>
      </w:tabs>
      <w:ind w:left="1397"/>
    </w:pPr>
    <w:rPr>
      <w:b/>
      <w:sz w:val="24"/>
    </w:rPr>
  </w:style>
  <w:style w:type="paragraph" w:styleId="Header">
    <w:name w:val="header"/>
    <w:basedOn w:val="Normal"/>
    <w:rsid w:val="00425155"/>
    <w:pPr>
      <w:pageBreakBefore/>
      <w:tabs>
        <w:tab w:val="center" w:pos="4320"/>
        <w:tab w:val="right" w:pos="8640"/>
      </w:tabs>
      <w:jc w:val="center"/>
    </w:pPr>
    <w:rPr>
      <w:b/>
      <w:sz w:val="24"/>
    </w:rPr>
  </w:style>
  <w:style w:type="character" w:styleId="PageNumber">
    <w:name w:val="page number"/>
    <w:basedOn w:val="DefaultParagraphFont"/>
    <w:rsid w:val="00425155"/>
    <w:rPr>
      <w:rFonts w:ascii="Times New Roman" w:hAnsi="Times New Roman"/>
      <w:sz w:val="20"/>
    </w:rPr>
  </w:style>
  <w:style w:type="paragraph" w:styleId="Caption">
    <w:name w:val="caption"/>
    <w:basedOn w:val="Normal"/>
    <w:next w:val="Normal"/>
    <w:qFormat/>
    <w:rsid w:val="00425155"/>
    <w:pPr>
      <w:spacing w:before="120" w:after="120"/>
      <w:jc w:val="center"/>
    </w:pPr>
    <w:rPr>
      <w:b/>
    </w:rPr>
  </w:style>
  <w:style w:type="paragraph" w:styleId="TableofFigures">
    <w:name w:val="table of figures"/>
    <w:basedOn w:val="Normal"/>
    <w:next w:val="Normal"/>
    <w:uiPriority w:val="99"/>
    <w:rsid w:val="00425155"/>
    <w:pPr>
      <w:tabs>
        <w:tab w:val="right" w:leader="underscore" w:pos="9360"/>
      </w:tabs>
      <w:ind w:left="403" w:hanging="403"/>
    </w:pPr>
    <w:rPr>
      <w:b/>
      <w:sz w:val="24"/>
    </w:rPr>
  </w:style>
  <w:style w:type="paragraph" w:styleId="Footer">
    <w:name w:val="footer"/>
    <w:basedOn w:val="Normal"/>
    <w:rsid w:val="00425155"/>
    <w:pPr>
      <w:tabs>
        <w:tab w:val="center" w:pos="4320"/>
        <w:tab w:val="right" w:pos="8640"/>
      </w:tabs>
      <w:jc w:val="center"/>
    </w:pPr>
  </w:style>
  <w:style w:type="paragraph" w:styleId="FootnoteText">
    <w:name w:val="footnote text"/>
    <w:basedOn w:val="Normal"/>
    <w:link w:val="FootnoteTextChar"/>
    <w:uiPriority w:val="99"/>
    <w:rsid w:val="00425155"/>
    <w:rPr>
      <w:sz w:val="16"/>
    </w:rPr>
  </w:style>
  <w:style w:type="character" w:styleId="FootnoteReference">
    <w:name w:val="footnote reference"/>
    <w:basedOn w:val="DefaultParagraphFont"/>
    <w:semiHidden/>
    <w:rsid w:val="00425155"/>
    <w:rPr>
      <w:vertAlign w:val="superscript"/>
    </w:rPr>
  </w:style>
  <w:style w:type="paragraph" w:styleId="BodyText">
    <w:name w:val="Body Text"/>
    <w:basedOn w:val="Normal"/>
    <w:rsid w:val="00425155"/>
    <w:rPr>
      <w:color w:val="0000FF"/>
      <w:u w:val="single"/>
    </w:rPr>
  </w:style>
  <w:style w:type="paragraph" w:styleId="ListContinue">
    <w:name w:val="List Continue"/>
    <w:aliases w:val="list-1"/>
    <w:basedOn w:val="Normal"/>
    <w:rsid w:val="00425155"/>
    <w:pPr>
      <w:keepNext w:val="0"/>
      <w:keepLines w:val="0"/>
      <w:tabs>
        <w:tab w:val="left" w:pos="400"/>
      </w:tabs>
      <w:spacing w:after="240" w:line="230" w:lineRule="atLeast"/>
      <w:ind w:left="400" w:hanging="400"/>
      <w:jc w:val="both"/>
    </w:pPr>
    <w:rPr>
      <w:rFonts w:ascii="Arial" w:eastAsia="MS Mincho" w:hAnsi="Arial"/>
      <w:lang w:val="en-GB" w:eastAsia="ja-JP"/>
    </w:rPr>
  </w:style>
  <w:style w:type="paragraph" w:styleId="ListContinue4">
    <w:name w:val="List Continue 4"/>
    <w:basedOn w:val="ListContinue"/>
    <w:rsid w:val="00425155"/>
    <w:pPr>
      <w:tabs>
        <w:tab w:val="clear" w:pos="400"/>
        <w:tab w:val="num" w:pos="360"/>
        <w:tab w:val="left" w:pos="1600"/>
      </w:tabs>
      <w:ind w:left="0" w:firstLine="0"/>
    </w:pPr>
  </w:style>
  <w:style w:type="paragraph" w:customStyle="1" w:styleId="Arial10Justified">
    <w:name w:val="Arial10Justified"/>
    <w:basedOn w:val="Normal"/>
    <w:rsid w:val="00425155"/>
    <w:pPr>
      <w:keepNext w:val="0"/>
      <w:keepLines w:val="0"/>
      <w:jc w:val="both"/>
    </w:pPr>
  </w:style>
  <w:style w:type="paragraph" w:styleId="BodyTextIndent">
    <w:name w:val="Body Text Indent"/>
    <w:basedOn w:val="Normal"/>
    <w:rsid w:val="00425155"/>
    <w:pPr>
      <w:ind w:left="360"/>
    </w:pPr>
  </w:style>
  <w:style w:type="paragraph" w:styleId="BodyTextIndent2">
    <w:name w:val="Body Text Indent 2"/>
    <w:basedOn w:val="Normal"/>
    <w:rsid w:val="00425155"/>
    <w:pPr>
      <w:ind w:left="1080"/>
    </w:pPr>
  </w:style>
  <w:style w:type="paragraph" w:styleId="BodyTextIndent3">
    <w:name w:val="Body Text Indent 3"/>
    <w:basedOn w:val="Normal"/>
    <w:rsid w:val="00425155"/>
    <w:pPr>
      <w:ind w:left="720"/>
    </w:pPr>
  </w:style>
  <w:style w:type="paragraph" w:customStyle="1" w:styleId="TableDataByteArial9Centered">
    <w:name w:val="TableDataByteArial9Centered"/>
    <w:basedOn w:val="Normal"/>
    <w:rsid w:val="00425155"/>
    <w:pPr>
      <w:spacing w:before="60" w:after="60"/>
      <w:jc w:val="center"/>
    </w:pPr>
    <w:rPr>
      <w:rFonts w:ascii="Arial" w:hAnsi="Arial"/>
      <w:sz w:val="18"/>
      <w:lang w:val="en-GB"/>
    </w:rPr>
  </w:style>
  <w:style w:type="character" w:styleId="Hyperlink">
    <w:name w:val="Hyperlink"/>
    <w:basedOn w:val="DefaultParagraphFont"/>
    <w:uiPriority w:val="99"/>
    <w:rsid w:val="00425155"/>
    <w:rPr>
      <w:color w:val="0000FF"/>
      <w:u w:val="single"/>
    </w:rPr>
  </w:style>
  <w:style w:type="character" w:styleId="FollowedHyperlink">
    <w:name w:val="FollowedHyperlink"/>
    <w:basedOn w:val="DefaultParagraphFont"/>
    <w:rsid w:val="00425155"/>
    <w:rPr>
      <w:color w:val="800080"/>
      <w:u w:val="single"/>
    </w:rPr>
  </w:style>
  <w:style w:type="character" w:styleId="CommentReference">
    <w:name w:val="annotation reference"/>
    <w:basedOn w:val="DefaultParagraphFont"/>
    <w:semiHidden/>
    <w:rsid w:val="00425155"/>
    <w:rPr>
      <w:sz w:val="16"/>
      <w:szCs w:val="16"/>
    </w:rPr>
  </w:style>
  <w:style w:type="paragraph" w:styleId="CommentText">
    <w:name w:val="annotation text"/>
    <w:basedOn w:val="Normal"/>
    <w:semiHidden/>
    <w:rsid w:val="00425155"/>
    <w:pPr>
      <w:keepNext w:val="0"/>
      <w:keepLines w:val="0"/>
    </w:pPr>
  </w:style>
  <w:style w:type="paragraph" w:styleId="BalloonText">
    <w:name w:val="Balloon Text"/>
    <w:basedOn w:val="Normal"/>
    <w:semiHidden/>
    <w:rsid w:val="00F02F47"/>
    <w:rPr>
      <w:rFonts w:ascii="Tahoma" w:hAnsi="Tahoma" w:cs="Tahoma"/>
      <w:sz w:val="16"/>
      <w:szCs w:val="16"/>
    </w:rPr>
  </w:style>
  <w:style w:type="paragraph" w:styleId="ListParagraph">
    <w:name w:val="List Paragraph"/>
    <w:basedOn w:val="Normal"/>
    <w:uiPriority w:val="34"/>
    <w:qFormat/>
    <w:rsid w:val="0057107B"/>
    <w:pPr>
      <w:ind w:left="720"/>
      <w:contextualSpacing/>
    </w:pPr>
  </w:style>
  <w:style w:type="character" w:customStyle="1" w:styleId="Heading3Char">
    <w:name w:val="Heading 3 Char"/>
    <w:aliases w:val="h3 Char"/>
    <w:basedOn w:val="DefaultParagraphFont"/>
    <w:link w:val="Heading3"/>
    <w:rsid w:val="0057107B"/>
    <w:rPr>
      <w:b/>
      <w:sz w:val="24"/>
    </w:rPr>
  </w:style>
  <w:style w:type="character" w:customStyle="1" w:styleId="FootnoteTextChar">
    <w:name w:val="Footnote Text Char"/>
    <w:basedOn w:val="DefaultParagraphFont"/>
    <w:link w:val="FootnoteText"/>
    <w:uiPriority w:val="99"/>
    <w:rsid w:val="0057107B"/>
    <w:rPr>
      <w:sz w:val="16"/>
    </w:rPr>
  </w:style>
  <w:style w:type="paragraph" w:customStyle="1" w:styleId="CellBody">
    <w:name w:val="CellBody"/>
    <w:basedOn w:val="Normal"/>
    <w:rsid w:val="006D29E0"/>
    <w:pPr>
      <w:keepNext w:val="0"/>
      <w:keepLines w:val="0"/>
      <w:jc w:val="center"/>
    </w:pPr>
    <w:rPr>
      <w:rFonts w:ascii="Helvetica" w:hAnsi="Helvetica"/>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o.gm.com/dept/eng/nade/general/index.html"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20D8F-2A78-4C6F-A93A-38387213E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396</Pages>
  <Words>115132</Words>
  <Characters>656254</Characters>
  <Application>Microsoft Office Word</Application>
  <DocSecurity>0</DocSecurity>
  <Lines>5468</Lines>
  <Paragraphs>1539</Paragraphs>
  <ScaleCrop>false</ScaleCrop>
  <HeadingPairs>
    <vt:vector size="2" baseType="variant">
      <vt:variant>
        <vt:lpstr>Title</vt:lpstr>
      </vt:variant>
      <vt:variant>
        <vt:i4>1</vt:i4>
      </vt:variant>
    </vt:vector>
  </HeadingPairs>
  <TitlesOfParts>
    <vt:vector size="1" baseType="lpstr">
      <vt:lpstr>Algorithm Description for the Task Ring (TSKR)</vt:lpstr>
    </vt:vector>
  </TitlesOfParts>
  <Company>GM</Company>
  <LinksUpToDate>false</LinksUpToDate>
  <CharactersWithSpaces>769847</CharactersWithSpaces>
  <SharedDoc>false</SharedDoc>
  <HLinks>
    <vt:vector size="4386" baseType="variant">
      <vt:variant>
        <vt:i4>3801095</vt:i4>
      </vt:variant>
      <vt:variant>
        <vt:i4>4803</vt:i4>
      </vt:variant>
      <vt:variant>
        <vt:i4>0</vt:i4>
      </vt:variant>
      <vt:variant>
        <vt:i4>5</vt:i4>
      </vt:variant>
      <vt:variant>
        <vt:lpwstr/>
      </vt:variant>
      <vt:variant>
        <vt:lpwstr>_Transmission_Fast_Learn</vt:lpwstr>
      </vt:variant>
      <vt:variant>
        <vt:i4>539361309</vt:i4>
      </vt:variant>
      <vt:variant>
        <vt:i4>4800</vt:i4>
      </vt:variant>
      <vt:variant>
        <vt:i4>0</vt:i4>
      </vt:variant>
      <vt:variant>
        <vt:i4>5</vt:i4>
      </vt:variant>
      <vt:variant>
        <vt:lpwstr/>
      </vt:variant>
      <vt:variant>
        <vt:lpwstr>_–_Reverse_Inhibit_1</vt:lpwstr>
      </vt:variant>
      <vt:variant>
        <vt:i4>538378306</vt:i4>
      </vt:variant>
      <vt:variant>
        <vt:i4>4797</vt:i4>
      </vt:variant>
      <vt:variant>
        <vt:i4>0</vt:i4>
      </vt:variant>
      <vt:variant>
        <vt:i4>5</vt:i4>
      </vt:variant>
      <vt:variant>
        <vt:lpwstr/>
      </vt:variant>
      <vt:variant>
        <vt:lpwstr>_–_Reverse_Inhibit</vt:lpwstr>
      </vt:variant>
      <vt:variant>
        <vt:i4>8060973</vt:i4>
      </vt:variant>
      <vt:variant>
        <vt:i4>4770</vt:i4>
      </vt:variant>
      <vt:variant>
        <vt:i4>0</vt:i4>
      </vt:variant>
      <vt:variant>
        <vt:i4>5</vt:i4>
      </vt:variant>
      <vt:variant>
        <vt:lpwstr>http://spo.gm.com/dept/eng/nade/general/index.html</vt:lpwstr>
      </vt:variant>
      <vt:variant>
        <vt:lpwstr/>
      </vt:variant>
      <vt:variant>
        <vt:i4>1966131</vt:i4>
      </vt:variant>
      <vt:variant>
        <vt:i4>4358</vt:i4>
      </vt:variant>
      <vt:variant>
        <vt:i4>0</vt:i4>
      </vt:variant>
      <vt:variant>
        <vt:i4>5</vt:i4>
      </vt:variant>
      <vt:variant>
        <vt:lpwstr/>
      </vt:variant>
      <vt:variant>
        <vt:lpwstr>_Toc201382886</vt:lpwstr>
      </vt:variant>
      <vt:variant>
        <vt:i4>1966131</vt:i4>
      </vt:variant>
      <vt:variant>
        <vt:i4>4352</vt:i4>
      </vt:variant>
      <vt:variant>
        <vt:i4>0</vt:i4>
      </vt:variant>
      <vt:variant>
        <vt:i4>5</vt:i4>
      </vt:variant>
      <vt:variant>
        <vt:lpwstr/>
      </vt:variant>
      <vt:variant>
        <vt:lpwstr>_Toc201382885</vt:lpwstr>
      </vt:variant>
      <vt:variant>
        <vt:i4>1966131</vt:i4>
      </vt:variant>
      <vt:variant>
        <vt:i4>4346</vt:i4>
      </vt:variant>
      <vt:variant>
        <vt:i4>0</vt:i4>
      </vt:variant>
      <vt:variant>
        <vt:i4>5</vt:i4>
      </vt:variant>
      <vt:variant>
        <vt:lpwstr/>
      </vt:variant>
      <vt:variant>
        <vt:lpwstr>_Toc201382884</vt:lpwstr>
      </vt:variant>
      <vt:variant>
        <vt:i4>1966131</vt:i4>
      </vt:variant>
      <vt:variant>
        <vt:i4>4340</vt:i4>
      </vt:variant>
      <vt:variant>
        <vt:i4>0</vt:i4>
      </vt:variant>
      <vt:variant>
        <vt:i4>5</vt:i4>
      </vt:variant>
      <vt:variant>
        <vt:lpwstr/>
      </vt:variant>
      <vt:variant>
        <vt:lpwstr>_Toc201382883</vt:lpwstr>
      </vt:variant>
      <vt:variant>
        <vt:i4>1966131</vt:i4>
      </vt:variant>
      <vt:variant>
        <vt:i4>4334</vt:i4>
      </vt:variant>
      <vt:variant>
        <vt:i4>0</vt:i4>
      </vt:variant>
      <vt:variant>
        <vt:i4>5</vt:i4>
      </vt:variant>
      <vt:variant>
        <vt:lpwstr/>
      </vt:variant>
      <vt:variant>
        <vt:lpwstr>_Toc201382882</vt:lpwstr>
      </vt:variant>
      <vt:variant>
        <vt:i4>1966131</vt:i4>
      </vt:variant>
      <vt:variant>
        <vt:i4>4328</vt:i4>
      </vt:variant>
      <vt:variant>
        <vt:i4>0</vt:i4>
      </vt:variant>
      <vt:variant>
        <vt:i4>5</vt:i4>
      </vt:variant>
      <vt:variant>
        <vt:lpwstr/>
      </vt:variant>
      <vt:variant>
        <vt:lpwstr>_Toc201382881</vt:lpwstr>
      </vt:variant>
      <vt:variant>
        <vt:i4>1966131</vt:i4>
      </vt:variant>
      <vt:variant>
        <vt:i4>4322</vt:i4>
      </vt:variant>
      <vt:variant>
        <vt:i4>0</vt:i4>
      </vt:variant>
      <vt:variant>
        <vt:i4>5</vt:i4>
      </vt:variant>
      <vt:variant>
        <vt:lpwstr/>
      </vt:variant>
      <vt:variant>
        <vt:lpwstr>_Toc201382880</vt:lpwstr>
      </vt:variant>
      <vt:variant>
        <vt:i4>1114163</vt:i4>
      </vt:variant>
      <vt:variant>
        <vt:i4>4316</vt:i4>
      </vt:variant>
      <vt:variant>
        <vt:i4>0</vt:i4>
      </vt:variant>
      <vt:variant>
        <vt:i4>5</vt:i4>
      </vt:variant>
      <vt:variant>
        <vt:lpwstr/>
      </vt:variant>
      <vt:variant>
        <vt:lpwstr>_Toc201382879</vt:lpwstr>
      </vt:variant>
      <vt:variant>
        <vt:i4>1114163</vt:i4>
      </vt:variant>
      <vt:variant>
        <vt:i4>4310</vt:i4>
      </vt:variant>
      <vt:variant>
        <vt:i4>0</vt:i4>
      </vt:variant>
      <vt:variant>
        <vt:i4>5</vt:i4>
      </vt:variant>
      <vt:variant>
        <vt:lpwstr/>
      </vt:variant>
      <vt:variant>
        <vt:lpwstr>_Toc201382878</vt:lpwstr>
      </vt:variant>
      <vt:variant>
        <vt:i4>1114163</vt:i4>
      </vt:variant>
      <vt:variant>
        <vt:i4>4304</vt:i4>
      </vt:variant>
      <vt:variant>
        <vt:i4>0</vt:i4>
      </vt:variant>
      <vt:variant>
        <vt:i4>5</vt:i4>
      </vt:variant>
      <vt:variant>
        <vt:lpwstr/>
      </vt:variant>
      <vt:variant>
        <vt:lpwstr>_Toc201382877</vt:lpwstr>
      </vt:variant>
      <vt:variant>
        <vt:i4>1114163</vt:i4>
      </vt:variant>
      <vt:variant>
        <vt:i4>4298</vt:i4>
      </vt:variant>
      <vt:variant>
        <vt:i4>0</vt:i4>
      </vt:variant>
      <vt:variant>
        <vt:i4>5</vt:i4>
      </vt:variant>
      <vt:variant>
        <vt:lpwstr/>
      </vt:variant>
      <vt:variant>
        <vt:lpwstr>_Toc201382876</vt:lpwstr>
      </vt:variant>
      <vt:variant>
        <vt:i4>1114163</vt:i4>
      </vt:variant>
      <vt:variant>
        <vt:i4>4292</vt:i4>
      </vt:variant>
      <vt:variant>
        <vt:i4>0</vt:i4>
      </vt:variant>
      <vt:variant>
        <vt:i4>5</vt:i4>
      </vt:variant>
      <vt:variant>
        <vt:lpwstr/>
      </vt:variant>
      <vt:variant>
        <vt:lpwstr>_Toc201382875</vt:lpwstr>
      </vt:variant>
      <vt:variant>
        <vt:i4>1114163</vt:i4>
      </vt:variant>
      <vt:variant>
        <vt:i4>4286</vt:i4>
      </vt:variant>
      <vt:variant>
        <vt:i4>0</vt:i4>
      </vt:variant>
      <vt:variant>
        <vt:i4>5</vt:i4>
      </vt:variant>
      <vt:variant>
        <vt:lpwstr/>
      </vt:variant>
      <vt:variant>
        <vt:lpwstr>_Toc201382874</vt:lpwstr>
      </vt:variant>
      <vt:variant>
        <vt:i4>1114163</vt:i4>
      </vt:variant>
      <vt:variant>
        <vt:i4>4280</vt:i4>
      </vt:variant>
      <vt:variant>
        <vt:i4>0</vt:i4>
      </vt:variant>
      <vt:variant>
        <vt:i4>5</vt:i4>
      </vt:variant>
      <vt:variant>
        <vt:lpwstr/>
      </vt:variant>
      <vt:variant>
        <vt:lpwstr>_Toc201382873</vt:lpwstr>
      </vt:variant>
      <vt:variant>
        <vt:i4>1114163</vt:i4>
      </vt:variant>
      <vt:variant>
        <vt:i4>4274</vt:i4>
      </vt:variant>
      <vt:variant>
        <vt:i4>0</vt:i4>
      </vt:variant>
      <vt:variant>
        <vt:i4>5</vt:i4>
      </vt:variant>
      <vt:variant>
        <vt:lpwstr/>
      </vt:variant>
      <vt:variant>
        <vt:lpwstr>_Toc201382872</vt:lpwstr>
      </vt:variant>
      <vt:variant>
        <vt:i4>1114163</vt:i4>
      </vt:variant>
      <vt:variant>
        <vt:i4>4268</vt:i4>
      </vt:variant>
      <vt:variant>
        <vt:i4>0</vt:i4>
      </vt:variant>
      <vt:variant>
        <vt:i4>5</vt:i4>
      </vt:variant>
      <vt:variant>
        <vt:lpwstr/>
      </vt:variant>
      <vt:variant>
        <vt:lpwstr>_Toc201382871</vt:lpwstr>
      </vt:variant>
      <vt:variant>
        <vt:i4>1114163</vt:i4>
      </vt:variant>
      <vt:variant>
        <vt:i4>4262</vt:i4>
      </vt:variant>
      <vt:variant>
        <vt:i4>0</vt:i4>
      </vt:variant>
      <vt:variant>
        <vt:i4>5</vt:i4>
      </vt:variant>
      <vt:variant>
        <vt:lpwstr/>
      </vt:variant>
      <vt:variant>
        <vt:lpwstr>_Toc201382870</vt:lpwstr>
      </vt:variant>
      <vt:variant>
        <vt:i4>1048627</vt:i4>
      </vt:variant>
      <vt:variant>
        <vt:i4>4256</vt:i4>
      </vt:variant>
      <vt:variant>
        <vt:i4>0</vt:i4>
      </vt:variant>
      <vt:variant>
        <vt:i4>5</vt:i4>
      </vt:variant>
      <vt:variant>
        <vt:lpwstr/>
      </vt:variant>
      <vt:variant>
        <vt:lpwstr>_Toc201382869</vt:lpwstr>
      </vt:variant>
      <vt:variant>
        <vt:i4>1048627</vt:i4>
      </vt:variant>
      <vt:variant>
        <vt:i4>4250</vt:i4>
      </vt:variant>
      <vt:variant>
        <vt:i4>0</vt:i4>
      </vt:variant>
      <vt:variant>
        <vt:i4>5</vt:i4>
      </vt:variant>
      <vt:variant>
        <vt:lpwstr/>
      </vt:variant>
      <vt:variant>
        <vt:lpwstr>_Toc201382868</vt:lpwstr>
      </vt:variant>
      <vt:variant>
        <vt:i4>1048627</vt:i4>
      </vt:variant>
      <vt:variant>
        <vt:i4>4244</vt:i4>
      </vt:variant>
      <vt:variant>
        <vt:i4>0</vt:i4>
      </vt:variant>
      <vt:variant>
        <vt:i4>5</vt:i4>
      </vt:variant>
      <vt:variant>
        <vt:lpwstr/>
      </vt:variant>
      <vt:variant>
        <vt:lpwstr>_Toc201382867</vt:lpwstr>
      </vt:variant>
      <vt:variant>
        <vt:i4>1048627</vt:i4>
      </vt:variant>
      <vt:variant>
        <vt:i4>4238</vt:i4>
      </vt:variant>
      <vt:variant>
        <vt:i4>0</vt:i4>
      </vt:variant>
      <vt:variant>
        <vt:i4>5</vt:i4>
      </vt:variant>
      <vt:variant>
        <vt:lpwstr/>
      </vt:variant>
      <vt:variant>
        <vt:lpwstr>_Toc201382866</vt:lpwstr>
      </vt:variant>
      <vt:variant>
        <vt:i4>1048627</vt:i4>
      </vt:variant>
      <vt:variant>
        <vt:i4>4232</vt:i4>
      </vt:variant>
      <vt:variant>
        <vt:i4>0</vt:i4>
      </vt:variant>
      <vt:variant>
        <vt:i4>5</vt:i4>
      </vt:variant>
      <vt:variant>
        <vt:lpwstr/>
      </vt:variant>
      <vt:variant>
        <vt:lpwstr>_Toc201382865</vt:lpwstr>
      </vt:variant>
      <vt:variant>
        <vt:i4>1048627</vt:i4>
      </vt:variant>
      <vt:variant>
        <vt:i4>4226</vt:i4>
      </vt:variant>
      <vt:variant>
        <vt:i4>0</vt:i4>
      </vt:variant>
      <vt:variant>
        <vt:i4>5</vt:i4>
      </vt:variant>
      <vt:variant>
        <vt:lpwstr/>
      </vt:variant>
      <vt:variant>
        <vt:lpwstr>_Toc201382864</vt:lpwstr>
      </vt:variant>
      <vt:variant>
        <vt:i4>1048627</vt:i4>
      </vt:variant>
      <vt:variant>
        <vt:i4>4220</vt:i4>
      </vt:variant>
      <vt:variant>
        <vt:i4>0</vt:i4>
      </vt:variant>
      <vt:variant>
        <vt:i4>5</vt:i4>
      </vt:variant>
      <vt:variant>
        <vt:lpwstr/>
      </vt:variant>
      <vt:variant>
        <vt:lpwstr>_Toc201382863</vt:lpwstr>
      </vt:variant>
      <vt:variant>
        <vt:i4>1048627</vt:i4>
      </vt:variant>
      <vt:variant>
        <vt:i4>4214</vt:i4>
      </vt:variant>
      <vt:variant>
        <vt:i4>0</vt:i4>
      </vt:variant>
      <vt:variant>
        <vt:i4>5</vt:i4>
      </vt:variant>
      <vt:variant>
        <vt:lpwstr/>
      </vt:variant>
      <vt:variant>
        <vt:lpwstr>_Toc201382862</vt:lpwstr>
      </vt:variant>
      <vt:variant>
        <vt:i4>1048627</vt:i4>
      </vt:variant>
      <vt:variant>
        <vt:i4>4208</vt:i4>
      </vt:variant>
      <vt:variant>
        <vt:i4>0</vt:i4>
      </vt:variant>
      <vt:variant>
        <vt:i4>5</vt:i4>
      </vt:variant>
      <vt:variant>
        <vt:lpwstr/>
      </vt:variant>
      <vt:variant>
        <vt:lpwstr>_Toc201382861</vt:lpwstr>
      </vt:variant>
      <vt:variant>
        <vt:i4>1048627</vt:i4>
      </vt:variant>
      <vt:variant>
        <vt:i4>4202</vt:i4>
      </vt:variant>
      <vt:variant>
        <vt:i4>0</vt:i4>
      </vt:variant>
      <vt:variant>
        <vt:i4>5</vt:i4>
      </vt:variant>
      <vt:variant>
        <vt:lpwstr/>
      </vt:variant>
      <vt:variant>
        <vt:lpwstr>_Toc201382860</vt:lpwstr>
      </vt:variant>
      <vt:variant>
        <vt:i4>1245235</vt:i4>
      </vt:variant>
      <vt:variant>
        <vt:i4>4196</vt:i4>
      </vt:variant>
      <vt:variant>
        <vt:i4>0</vt:i4>
      </vt:variant>
      <vt:variant>
        <vt:i4>5</vt:i4>
      </vt:variant>
      <vt:variant>
        <vt:lpwstr/>
      </vt:variant>
      <vt:variant>
        <vt:lpwstr>_Toc201382859</vt:lpwstr>
      </vt:variant>
      <vt:variant>
        <vt:i4>1245235</vt:i4>
      </vt:variant>
      <vt:variant>
        <vt:i4>4190</vt:i4>
      </vt:variant>
      <vt:variant>
        <vt:i4>0</vt:i4>
      </vt:variant>
      <vt:variant>
        <vt:i4>5</vt:i4>
      </vt:variant>
      <vt:variant>
        <vt:lpwstr/>
      </vt:variant>
      <vt:variant>
        <vt:lpwstr>_Toc201382858</vt:lpwstr>
      </vt:variant>
      <vt:variant>
        <vt:i4>1245235</vt:i4>
      </vt:variant>
      <vt:variant>
        <vt:i4>4184</vt:i4>
      </vt:variant>
      <vt:variant>
        <vt:i4>0</vt:i4>
      </vt:variant>
      <vt:variant>
        <vt:i4>5</vt:i4>
      </vt:variant>
      <vt:variant>
        <vt:lpwstr/>
      </vt:variant>
      <vt:variant>
        <vt:lpwstr>_Toc201382857</vt:lpwstr>
      </vt:variant>
      <vt:variant>
        <vt:i4>1245235</vt:i4>
      </vt:variant>
      <vt:variant>
        <vt:i4>4178</vt:i4>
      </vt:variant>
      <vt:variant>
        <vt:i4>0</vt:i4>
      </vt:variant>
      <vt:variant>
        <vt:i4>5</vt:i4>
      </vt:variant>
      <vt:variant>
        <vt:lpwstr/>
      </vt:variant>
      <vt:variant>
        <vt:lpwstr>_Toc201382856</vt:lpwstr>
      </vt:variant>
      <vt:variant>
        <vt:i4>1245235</vt:i4>
      </vt:variant>
      <vt:variant>
        <vt:i4>4172</vt:i4>
      </vt:variant>
      <vt:variant>
        <vt:i4>0</vt:i4>
      </vt:variant>
      <vt:variant>
        <vt:i4>5</vt:i4>
      </vt:variant>
      <vt:variant>
        <vt:lpwstr/>
      </vt:variant>
      <vt:variant>
        <vt:lpwstr>_Toc201382855</vt:lpwstr>
      </vt:variant>
      <vt:variant>
        <vt:i4>1245235</vt:i4>
      </vt:variant>
      <vt:variant>
        <vt:i4>4166</vt:i4>
      </vt:variant>
      <vt:variant>
        <vt:i4>0</vt:i4>
      </vt:variant>
      <vt:variant>
        <vt:i4>5</vt:i4>
      </vt:variant>
      <vt:variant>
        <vt:lpwstr/>
      </vt:variant>
      <vt:variant>
        <vt:lpwstr>_Toc201382854</vt:lpwstr>
      </vt:variant>
      <vt:variant>
        <vt:i4>1245235</vt:i4>
      </vt:variant>
      <vt:variant>
        <vt:i4>4160</vt:i4>
      </vt:variant>
      <vt:variant>
        <vt:i4>0</vt:i4>
      </vt:variant>
      <vt:variant>
        <vt:i4>5</vt:i4>
      </vt:variant>
      <vt:variant>
        <vt:lpwstr/>
      </vt:variant>
      <vt:variant>
        <vt:lpwstr>_Toc201382853</vt:lpwstr>
      </vt:variant>
      <vt:variant>
        <vt:i4>1245235</vt:i4>
      </vt:variant>
      <vt:variant>
        <vt:i4>4154</vt:i4>
      </vt:variant>
      <vt:variant>
        <vt:i4>0</vt:i4>
      </vt:variant>
      <vt:variant>
        <vt:i4>5</vt:i4>
      </vt:variant>
      <vt:variant>
        <vt:lpwstr/>
      </vt:variant>
      <vt:variant>
        <vt:lpwstr>_Toc201382852</vt:lpwstr>
      </vt:variant>
      <vt:variant>
        <vt:i4>1245235</vt:i4>
      </vt:variant>
      <vt:variant>
        <vt:i4>4148</vt:i4>
      </vt:variant>
      <vt:variant>
        <vt:i4>0</vt:i4>
      </vt:variant>
      <vt:variant>
        <vt:i4>5</vt:i4>
      </vt:variant>
      <vt:variant>
        <vt:lpwstr/>
      </vt:variant>
      <vt:variant>
        <vt:lpwstr>_Toc201382851</vt:lpwstr>
      </vt:variant>
      <vt:variant>
        <vt:i4>1245235</vt:i4>
      </vt:variant>
      <vt:variant>
        <vt:i4>4142</vt:i4>
      </vt:variant>
      <vt:variant>
        <vt:i4>0</vt:i4>
      </vt:variant>
      <vt:variant>
        <vt:i4>5</vt:i4>
      </vt:variant>
      <vt:variant>
        <vt:lpwstr/>
      </vt:variant>
      <vt:variant>
        <vt:lpwstr>_Toc201382850</vt:lpwstr>
      </vt:variant>
      <vt:variant>
        <vt:i4>1179699</vt:i4>
      </vt:variant>
      <vt:variant>
        <vt:i4>4136</vt:i4>
      </vt:variant>
      <vt:variant>
        <vt:i4>0</vt:i4>
      </vt:variant>
      <vt:variant>
        <vt:i4>5</vt:i4>
      </vt:variant>
      <vt:variant>
        <vt:lpwstr/>
      </vt:variant>
      <vt:variant>
        <vt:lpwstr>_Toc201382849</vt:lpwstr>
      </vt:variant>
      <vt:variant>
        <vt:i4>1179699</vt:i4>
      </vt:variant>
      <vt:variant>
        <vt:i4>4130</vt:i4>
      </vt:variant>
      <vt:variant>
        <vt:i4>0</vt:i4>
      </vt:variant>
      <vt:variant>
        <vt:i4>5</vt:i4>
      </vt:variant>
      <vt:variant>
        <vt:lpwstr/>
      </vt:variant>
      <vt:variant>
        <vt:lpwstr>_Toc201382848</vt:lpwstr>
      </vt:variant>
      <vt:variant>
        <vt:i4>1179699</vt:i4>
      </vt:variant>
      <vt:variant>
        <vt:i4>4124</vt:i4>
      </vt:variant>
      <vt:variant>
        <vt:i4>0</vt:i4>
      </vt:variant>
      <vt:variant>
        <vt:i4>5</vt:i4>
      </vt:variant>
      <vt:variant>
        <vt:lpwstr/>
      </vt:variant>
      <vt:variant>
        <vt:lpwstr>_Toc201382847</vt:lpwstr>
      </vt:variant>
      <vt:variant>
        <vt:i4>1179699</vt:i4>
      </vt:variant>
      <vt:variant>
        <vt:i4>4118</vt:i4>
      </vt:variant>
      <vt:variant>
        <vt:i4>0</vt:i4>
      </vt:variant>
      <vt:variant>
        <vt:i4>5</vt:i4>
      </vt:variant>
      <vt:variant>
        <vt:lpwstr/>
      </vt:variant>
      <vt:variant>
        <vt:lpwstr>_Toc201382846</vt:lpwstr>
      </vt:variant>
      <vt:variant>
        <vt:i4>1179699</vt:i4>
      </vt:variant>
      <vt:variant>
        <vt:i4>4112</vt:i4>
      </vt:variant>
      <vt:variant>
        <vt:i4>0</vt:i4>
      </vt:variant>
      <vt:variant>
        <vt:i4>5</vt:i4>
      </vt:variant>
      <vt:variant>
        <vt:lpwstr/>
      </vt:variant>
      <vt:variant>
        <vt:lpwstr>_Toc201382845</vt:lpwstr>
      </vt:variant>
      <vt:variant>
        <vt:i4>1179699</vt:i4>
      </vt:variant>
      <vt:variant>
        <vt:i4>4106</vt:i4>
      </vt:variant>
      <vt:variant>
        <vt:i4>0</vt:i4>
      </vt:variant>
      <vt:variant>
        <vt:i4>5</vt:i4>
      </vt:variant>
      <vt:variant>
        <vt:lpwstr/>
      </vt:variant>
      <vt:variant>
        <vt:lpwstr>_Toc201382844</vt:lpwstr>
      </vt:variant>
      <vt:variant>
        <vt:i4>1179699</vt:i4>
      </vt:variant>
      <vt:variant>
        <vt:i4>4100</vt:i4>
      </vt:variant>
      <vt:variant>
        <vt:i4>0</vt:i4>
      </vt:variant>
      <vt:variant>
        <vt:i4>5</vt:i4>
      </vt:variant>
      <vt:variant>
        <vt:lpwstr/>
      </vt:variant>
      <vt:variant>
        <vt:lpwstr>_Toc201382843</vt:lpwstr>
      </vt:variant>
      <vt:variant>
        <vt:i4>1179699</vt:i4>
      </vt:variant>
      <vt:variant>
        <vt:i4>4094</vt:i4>
      </vt:variant>
      <vt:variant>
        <vt:i4>0</vt:i4>
      </vt:variant>
      <vt:variant>
        <vt:i4>5</vt:i4>
      </vt:variant>
      <vt:variant>
        <vt:lpwstr/>
      </vt:variant>
      <vt:variant>
        <vt:lpwstr>_Toc201382842</vt:lpwstr>
      </vt:variant>
      <vt:variant>
        <vt:i4>1179699</vt:i4>
      </vt:variant>
      <vt:variant>
        <vt:i4>4088</vt:i4>
      </vt:variant>
      <vt:variant>
        <vt:i4>0</vt:i4>
      </vt:variant>
      <vt:variant>
        <vt:i4>5</vt:i4>
      </vt:variant>
      <vt:variant>
        <vt:lpwstr/>
      </vt:variant>
      <vt:variant>
        <vt:lpwstr>_Toc201382841</vt:lpwstr>
      </vt:variant>
      <vt:variant>
        <vt:i4>1179699</vt:i4>
      </vt:variant>
      <vt:variant>
        <vt:i4>4082</vt:i4>
      </vt:variant>
      <vt:variant>
        <vt:i4>0</vt:i4>
      </vt:variant>
      <vt:variant>
        <vt:i4>5</vt:i4>
      </vt:variant>
      <vt:variant>
        <vt:lpwstr/>
      </vt:variant>
      <vt:variant>
        <vt:lpwstr>_Toc201382840</vt:lpwstr>
      </vt:variant>
      <vt:variant>
        <vt:i4>1376307</vt:i4>
      </vt:variant>
      <vt:variant>
        <vt:i4>4076</vt:i4>
      </vt:variant>
      <vt:variant>
        <vt:i4>0</vt:i4>
      </vt:variant>
      <vt:variant>
        <vt:i4>5</vt:i4>
      </vt:variant>
      <vt:variant>
        <vt:lpwstr/>
      </vt:variant>
      <vt:variant>
        <vt:lpwstr>_Toc201382839</vt:lpwstr>
      </vt:variant>
      <vt:variant>
        <vt:i4>1376307</vt:i4>
      </vt:variant>
      <vt:variant>
        <vt:i4>4070</vt:i4>
      </vt:variant>
      <vt:variant>
        <vt:i4>0</vt:i4>
      </vt:variant>
      <vt:variant>
        <vt:i4>5</vt:i4>
      </vt:variant>
      <vt:variant>
        <vt:lpwstr/>
      </vt:variant>
      <vt:variant>
        <vt:lpwstr>_Toc201382838</vt:lpwstr>
      </vt:variant>
      <vt:variant>
        <vt:i4>1376307</vt:i4>
      </vt:variant>
      <vt:variant>
        <vt:i4>4064</vt:i4>
      </vt:variant>
      <vt:variant>
        <vt:i4>0</vt:i4>
      </vt:variant>
      <vt:variant>
        <vt:i4>5</vt:i4>
      </vt:variant>
      <vt:variant>
        <vt:lpwstr/>
      </vt:variant>
      <vt:variant>
        <vt:lpwstr>_Toc201382837</vt:lpwstr>
      </vt:variant>
      <vt:variant>
        <vt:i4>1376307</vt:i4>
      </vt:variant>
      <vt:variant>
        <vt:i4>4058</vt:i4>
      </vt:variant>
      <vt:variant>
        <vt:i4>0</vt:i4>
      </vt:variant>
      <vt:variant>
        <vt:i4>5</vt:i4>
      </vt:variant>
      <vt:variant>
        <vt:lpwstr/>
      </vt:variant>
      <vt:variant>
        <vt:lpwstr>_Toc201382836</vt:lpwstr>
      </vt:variant>
      <vt:variant>
        <vt:i4>1376307</vt:i4>
      </vt:variant>
      <vt:variant>
        <vt:i4>4052</vt:i4>
      </vt:variant>
      <vt:variant>
        <vt:i4>0</vt:i4>
      </vt:variant>
      <vt:variant>
        <vt:i4>5</vt:i4>
      </vt:variant>
      <vt:variant>
        <vt:lpwstr/>
      </vt:variant>
      <vt:variant>
        <vt:lpwstr>_Toc201382835</vt:lpwstr>
      </vt:variant>
      <vt:variant>
        <vt:i4>1376307</vt:i4>
      </vt:variant>
      <vt:variant>
        <vt:i4>4046</vt:i4>
      </vt:variant>
      <vt:variant>
        <vt:i4>0</vt:i4>
      </vt:variant>
      <vt:variant>
        <vt:i4>5</vt:i4>
      </vt:variant>
      <vt:variant>
        <vt:lpwstr/>
      </vt:variant>
      <vt:variant>
        <vt:lpwstr>_Toc201382834</vt:lpwstr>
      </vt:variant>
      <vt:variant>
        <vt:i4>1376307</vt:i4>
      </vt:variant>
      <vt:variant>
        <vt:i4>4040</vt:i4>
      </vt:variant>
      <vt:variant>
        <vt:i4>0</vt:i4>
      </vt:variant>
      <vt:variant>
        <vt:i4>5</vt:i4>
      </vt:variant>
      <vt:variant>
        <vt:lpwstr/>
      </vt:variant>
      <vt:variant>
        <vt:lpwstr>_Toc201382833</vt:lpwstr>
      </vt:variant>
      <vt:variant>
        <vt:i4>1376307</vt:i4>
      </vt:variant>
      <vt:variant>
        <vt:i4>4034</vt:i4>
      </vt:variant>
      <vt:variant>
        <vt:i4>0</vt:i4>
      </vt:variant>
      <vt:variant>
        <vt:i4>5</vt:i4>
      </vt:variant>
      <vt:variant>
        <vt:lpwstr/>
      </vt:variant>
      <vt:variant>
        <vt:lpwstr>_Toc201382832</vt:lpwstr>
      </vt:variant>
      <vt:variant>
        <vt:i4>1376307</vt:i4>
      </vt:variant>
      <vt:variant>
        <vt:i4>4028</vt:i4>
      </vt:variant>
      <vt:variant>
        <vt:i4>0</vt:i4>
      </vt:variant>
      <vt:variant>
        <vt:i4>5</vt:i4>
      </vt:variant>
      <vt:variant>
        <vt:lpwstr/>
      </vt:variant>
      <vt:variant>
        <vt:lpwstr>_Toc201382831</vt:lpwstr>
      </vt:variant>
      <vt:variant>
        <vt:i4>1376307</vt:i4>
      </vt:variant>
      <vt:variant>
        <vt:i4>4022</vt:i4>
      </vt:variant>
      <vt:variant>
        <vt:i4>0</vt:i4>
      </vt:variant>
      <vt:variant>
        <vt:i4>5</vt:i4>
      </vt:variant>
      <vt:variant>
        <vt:lpwstr/>
      </vt:variant>
      <vt:variant>
        <vt:lpwstr>_Toc201382830</vt:lpwstr>
      </vt:variant>
      <vt:variant>
        <vt:i4>1310771</vt:i4>
      </vt:variant>
      <vt:variant>
        <vt:i4>4016</vt:i4>
      </vt:variant>
      <vt:variant>
        <vt:i4>0</vt:i4>
      </vt:variant>
      <vt:variant>
        <vt:i4>5</vt:i4>
      </vt:variant>
      <vt:variant>
        <vt:lpwstr/>
      </vt:variant>
      <vt:variant>
        <vt:lpwstr>_Toc201382829</vt:lpwstr>
      </vt:variant>
      <vt:variant>
        <vt:i4>1310771</vt:i4>
      </vt:variant>
      <vt:variant>
        <vt:i4>4010</vt:i4>
      </vt:variant>
      <vt:variant>
        <vt:i4>0</vt:i4>
      </vt:variant>
      <vt:variant>
        <vt:i4>5</vt:i4>
      </vt:variant>
      <vt:variant>
        <vt:lpwstr/>
      </vt:variant>
      <vt:variant>
        <vt:lpwstr>_Toc201382828</vt:lpwstr>
      </vt:variant>
      <vt:variant>
        <vt:i4>1310771</vt:i4>
      </vt:variant>
      <vt:variant>
        <vt:i4>4004</vt:i4>
      </vt:variant>
      <vt:variant>
        <vt:i4>0</vt:i4>
      </vt:variant>
      <vt:variant>
        <vt:i4>5</vt:i4>
      </vt:variant>
      <vt:variant>
        <vt:lpwstr/>
      </vt:variant>
      <vt:variant>
        <vt:lpwstr>_Toc201382827</vt:lpwstr>
      </vt:variant>
      <vt:variant>
        <vt:i4>1310771</vt:i4>
      </vt:variant>
      <vt:variant>
        <vt:i4>3998</vt:i4>
      </vt:variant>
      <vt:variant>
        <vt:i4>0</vt:i4>
      </vt:variant>
      <vt:variant>
        <vt:i4>5</vt:i4>
      </vt:variant>
      <vt:variant>
        <vt:lpwstr/>
      </vt:variant>
      <vt:variant>
        <vt:lpwstr>_Toc201382826</vt:lpwstr>
      </vt:variant>
      <vt:variant>
        <vt:i4>1310771</vt:i4>
      </vt:variant>
      <vt:variant>
        <vt:i4>3992</vt:i4>
      </vt:variant>
      <vt:variant>
        <vt:i4>0</vt:i4>
      </vt:variant>
      <vt:variant>
        <vt:i4>5</vt:i4>
      </vt:variant>
      <vt:variant>
        <vt:lpwstr/>
      </vt:variant>
      <vt:variant>
        <vt:lpwstr>_Toc201382825</vt:lpwstr>
      </vt:variant>
      <vt:variant>
        <vt:i4>1310771</vt:i4>
      </vt:variant>
      <vt:variant>
        <vt:i4>3986</vt:i4>
      </vt:variant>
      <vt:variant>
        <vt:i4>0</vt:i4>
      </vt:variant>
      <vt:variant>
        <vt:i4>5</vt:i4>
      </vt:variant>
      <vt:variant>
        <vt:lpwstr/>
      </vt:variant>
      <vt:variant>
        <vt:lpwstr>_Toc201382824</vt:lpwstr>
      </vt:variant>
      <vt:variant>
        <vt:i4>1310771</vt:i4>
      </vt:variant>
      <vt:variant>
        <vt:i4>3980</vt:i4>
      </vt:variant>
      <vt:variant>
        <vt:i4>0</vt:i4>
      </vt:variant>
      <vt:variant>
        <vt:i4>5</vt:i4>
      </vt:variant>
      <vt:variant>
        <vt:lpwstr/>
      </vt:variant>
      <vt:variant>
        <vt:lpwstr>_Toc201382823</vt:lpwstr>
      </vt:variant>
      <vt:variant>
        <vt:i4>1310771</vt:i4>
      </vt:variant>
      <vt:variant>
        <vt:i4>3974</vt:i4>
      </vt:variant>
      <vt:variant>
        <vt:i4>0</vt:i4>
      </vt:variant>
      <vt:variant>
        <vt:i4>5</vt:i4>
      </vt:variant>
      <vt:variant>
        <vt:lpwstr/>
      </vt:variant>
      <vt:variant>
        <vt:lpwstr>_Toc201382822</vt:lpwstr>
      </vt:variant>
      <vt:variant>
        <vt:i4>1310771</vt:i4>
      </vt:variant>
      <vt:variant>
        <vt:i4>3968</vt:i4>
      </vt:variant>
      <vt:variant>
        <vt:i4>0</vt:i4>
      </vt:variant>
      <vt:variant>
        <vt:i4>5</vt:i4>
      </vt:variant>
      <vt:variant>
        <vt:lpwstr/>
      </vt:variant>
      <vt:variant>
        <vt:lpwstr>_Toc201382821</vt:lpwstr>
      </vt:variant>
      <vt:variant>
        <vt:i4>1310771</vt:i4>
      </vt:variant>
      <vt:variant>
        <vt:i4>3962</vt:i4>
      </vt:variant>
      <vt:variant>
        <vt:i4>0</vt:i4>
      </vt:variant>
      <vt:variant>
        <vt:i4>5</vt:i4>
      </vt:variant>
      <vt:variant>
        <vt:lpwstr/>
      </vt:variant>
      <vt:variant>
        <vt:lpwstr>_Toc201382820</vt:lpwstr>
      </vt:variant>
      <vt:variant>
        <vt:i4>1507379</vt:i4>
      </vt:variant>
      <vt:variant>
        <vt:i4>3956</vt:i4>
      </vt:variant>
      <vt:variant>
        <vt:i4>0</vt:i4>
      </vt:variant>
      <vt:variant>
        <vt:i4>5</vt:i4>
      </vt:variant>
      <vt:variant>
        <vt:lpwstr/>
      </vt:variant>
      <vt:variant>
        <vt:lpwstr>_Toc201382819</vt:lpwstr>
      </vt:variant>
      <vt:variant>
        <vt:i4>1507379</vt:i4>
      </vt:variant>
      <vt:variant>
        <vt:i4>3950</vt:i4>
      </vt:variant>
      <vt:variant>
        <vt:i4>0</vt:i4>
      </vt:variant>
      <vt:variant>
        <vt:i4>5</vt:i4>
      </vt:variant>
      <vt:variant>
        <vt:lpwstr/>
      </vt:variant>
      <vt:variant>
        <vt:lpwstr>_Toc201382818</vt:lpwstr>
      </vt:variant>
      <vt:variant>
        <vt:i4>1507379</vt:i4>
      </vt:variant>
      <vt:variant>
        <vt:i4>3944</vt:i4>
      </vt:variant>
      <vt:variant>
        <vt:i4>0</vt:i4>
      </vt:variant>
      <vt:variant>
        <vt:i4>5</vt:i4>
      </vt:variant>
      <vt:variant>
        <vt:lpwstr/>
      </vt:variant>
      <vt:variant>
        <vt:lpwstr>_Toc201382817</vt:lpwstr>
      </vt:variant>
      <vt:variant>
        <vt:i4>1507379</vt:i4>
      </vt:variant>
      <vt:variant>
        <vt:i4>3938</vt:i4>
      </vt:variant>
      <vt:variant>
        <vt:i4>0</vt:i4>
      </vt:variant>
      <vt:variant>
        <vt:i4>5</vt:i4>
      </vt:variant>
      <vt:variant>
        <vt:lpwstr/>
      </vt:variant>
      <vt:variant>
        <vt:lpwstr>_Toc201382816</vt:lpwstr>
      </vt:variant>
      <vt:variant>
        <vt:i4>1507379</vt:i4>
      </vt:variant>
      <vt:variant>
        <vt:i4>3932</vt:i4>
      </vt:variant>
      <vt:variant>
        <vt:i4>0</vt:i4>
      </vt:variant>
      <vt:variant>
        <vt:i4>5</vt:i4>
      </vt:variant>
      <vt:variant>
        <vt:lpwstr/>
      </vt:variant>
      <vt:variant>
        <vt:lpwstr>_Toc201382815</vt:lpwstr>
      </vt:variant>
      <vt:variant>
        <vt:i4>1507379</vt:i4>
      </vt:variant>
      <vt:variant>
        <vt:i4>3926</vt:i4>
      </vt:variant>
      <vt:variant>
        <vt:i4>0</vt:i4>
      </vt:variant>
      <vt:variant>
        <vt:i4>5</vt:i4>
      </vt:variant>
      <vt:variant>
        <vt:lpwstr/>
      </vt:variant>
      <vt:variant>
        <vt:lpwstr>_Toc201382814</vt:lpwstr>
      </vt:variant>
      <vt:variant>
        <vt:i4>1507379</vt:i4>
      </vt:variant>
      <vt:variant>
        <vt:i4>3920</vt:i4>
      </vt:variant>
      <vt:variant>
        <vt:i4>0</vt:i4>
      </vt:variant>
      <vt:variant>
        <vt:i4>5</vt:i4>
      </vt:variant>
      <vt:variant>
        <vt:lpwstr/>
      </vt:variant>
      <vt:variant>
        <vt:lpwstr>_Toc201382813</vt:lpwstr>
      </vt:variant>
      <vt:variant>
        <vt:i4>1507379</vt:i4>
      </vt:variant>
      <vt:variant>
        <vt:i4>3914</vt:i4>
      </vt:variant>
      <vt:variant>
        <vt:i4>0</vt:i4>
      </vt:variant>
      <vt:variant>
        <vt:i4>5</vt:i4>
      </vt:variant>
      <vt:variant>
        <vt:lpwstr/>
      </vt:variant>
      <vt:variant>
        <vt:lpwstr>_Toc201382812</vt:lpwstr>
      </vt:variant>
      <vt:variant>
        <vt:i4>1507379</vt:i4>
      </vt:variant>
      <vt:variant>
        <vt:i4>3908</vt:i4>
      </vt:variant>
      <vt:variant>
        <vt:i4>0</vt:i4>
      </vt:variant>
      <vt:variant>
        <vt:i4>5</vt:i4>
      </vt:variant>
      <vt:variant>
        <vt:lpwstr/>
      </vt:variant>
      <vt:variant>
        <vt:lpwstr>_Toc201382811</vt:lpwstr>
      </vt:variant>
      <vt:variant>
        <vt:i4>1507379</vt:i4>
      </vt:variant>
      <vt:variant>
        <vt:i4>3902</vt:i4>
      </vt:variant>
      <vt:variant>
        <vt:i4>0</vt:i4>
      </vt:variant>
      <vt:variant>
        <vt:i4>5</vt:i4>
      </vt:variant>
      <vt:variant>
        <vt:lpwstr/>
      </vt:variant>
      <vt:variant>
        <vt:lpwstr>_Toc201382810</vt:lpwstr>
      </vt:variant>
      <vt:variant>
        <vt:i4>1441843</vt:i4>
      </vt:variant>
      <vt:variant>
        <vt:i4>3896</vt:i4>
      </vt:variant>
      <vt:variant>
        <vt:i4>0</vt:i4>
      </vt:variant>
      <vt:variant>
        <vt:i4>5</vt:i4>
      </vt:variant>
      <vt:variant>
        <vt:lpwstr/>
      </vt:variant>
      <vt:variant>
        <vt:lpwstr>_Toc201382809</vt:lpwstr>
      </vt:variant>
      <vt:variant>
        <vt:i4>1441843</vt:i4>
      </vt:variant>
      <vt:variant>
        <vt:i4>3890</vt:i4>
      </vt:variant>
      <vt:variant>
        <vt:i4>0</vt:i4>
      </vt:variant>
      <vt:variant>
        <vt:i4>5</vt:i4>
      </vt:variant>
      <vt:variant>
        <vt:lpwstr/>
      </vt:variant>
      <vt:variant>
        <vt:lpwstr>_Toc201382808</vt:lpwstr>
      </vt:variant>
      <vt:variant>
        <vt:i4>1441843</vt:i4>
      </vt:variant>
      <vt:variant>
        <vt:i4>3884</vt:i4>
      </vt:variant>
      <vt:variant>
        <vt:i4>0</vt:i4>
      </vt:variant>
      <vt:variant>
        <vt:i4>5</vt:i4>
      </vt:variant>
      <vt:variant>
        <vt:lpwstr/>
      </vt:variant>
      <vt:variant>
        <vt:lpwstr>_Toc201382807</vt:lpwstr>
      </vt:variant>
      <vt:variant>
        <vt:i4>1441843</vt:i4>
      </vt:variant>
      <vt:variant>
        <vt:i4>3878</vt:i4>
      </vt:variant>
      <vt:variant>
        <vt:i4>0</vt:i4>
      </vt:variant>
      <vt:variant>
        <vt:i4>5</vt:i4>
      </vt:variant>
      <vt:variant>
        <vt:lpwstr/>
      </vt:variant>
      <vt:variant>
        <vt:lpwstr>_Toc201382806</vt:lpwstr>
      </vt:variant>
      <vt:variant>
        <vt:i4>1441843</vt:i4>
      </vt:variant>
      <vt:variant>
        <vt:i4>3872</vt:i4>
      </vt:variant>
      <vt:variant>
        <vt:i4>0</vt:i4>
      </vt:variant>
      <vt:variant>
        <vt:i4>5</vt:i4>
      </vt:variant>
      <vt:variant>
        <vt:lpwstr/>
      </vt:variant>
      <vt:variant>
        <vt:lpwstr>_Toc201382805</vt:lpwstr>
      </vt:variant>
      <vt:variant>
        <vt:i4>1441843</vt:i4>
      </vt:variant>
      <vt:variant>
        <vt:i4>3866</vt:i4>
      </vt:variant>
      <vt:variant>
        <vt:i4>0</vt:i4>
      </vt:variant>
      <vt:variant>
        <vt:i4>5</vt:i4>
      </vt:variant>
      <vt:variant>
        <vt:lpwstr/>
      </vt:variant>
      <vt:variant>
        <vt:lpwstr>_Toc201382804</vt:lpwstr>
      </vt:variant>
      <vt:variant>
        <vt:i4>1441843</vt:i4>
      </vt:variant>
      <vt:variant>
        <vt:i4>3860</vt:i4>
      </vt:variant>
      <vt:variant>
        <vt:i4>0</vt:i4>
      </vt:variant>
      <vt:variant>
        <vt:i4>5</vt:i4>
      </vt:variant>
      <vt:variant>
        <vt:lpwstr/>
      </vt:variant>
      <vt:variant>
        <vt:lpwstr>_Toc201382803</vt:lpwstr>
      </vt:variant>
      <vt:variant>
        <vt:i4>1441843</vt:i4>
      </vt:variant>
      <vt:variant>
        <vt:i4>3854</vt:i4>
      </vt:variant>
      <vt:variant>
        <vt:i4>0</vt:i4>
      </vt:variant>
      <vt:variant>
        <vt:i4>5</vt:i4>
      </vt:variant>
      <vt:variant>
        <vt:lpwstr/>
      </vt:variant>
      <vt:variant>
        <vt:lpwstr>_Toc201382802</vt:lpwstr>
      </vt:variant>
      <vt:variant>
        <vt:i4>1441843</vt:i4>
      </vt:variant>
      <vt:variant>
        <vt:i4>3848</vt:i4>
      </vt:variant>
      <vt:variant>
        <vt:i4>0</vt:i4>
      </vt:variant>
      <vt:variant>
        <vt:i4>5</vt:i4>
      </vt:variant>
      <vt:variant>
        <vt:lpwstr/>
      </vt:variant>
      <vt:variant>
        <vt:lpwstr>_Toc201382801</vt:lpwstr>
      </vt:variant>
      <vt:variant>
        <vt:i4>1441843</vt:i4>
      </vt:variant>
      <vt:variant>
        <vt:i4>3842</vt:i4>
      </vt:variant>
      <vt:variant>
        <vt:i4>0</vt:i4>
      </vt:variant>
      <vt:variant>
        <vt:i4>5</vt:i4>
      </vt:variant>
      <vt:variant>
        <vt:lpwstr/>
      </vt:variant>
      <vt:variant>
        <vt:lpwstr>_Toc201382800</vt:lpwstr>
      </vt:variant>
      <vt:variant>
        <vt:i4>2031676</vt:i4>
      </vt:variant>
      <vt:variant>
        <vt:i4>3836</vt:i4>
      </vt:variant>
      <vt:variant>
        <vt:i4>0</vt:i4>
      </vt:variant>
      <vt:variant>
        <vt:i4>5</vt:i4>
      </vt:variant>
      <vt:variant>
        <vt:lpwstr/>
      </vt:variant>
      <vt:variant>
        <vt:lpwstr>_Toc201382799</vt:lpwstr>
      </vt:variant>
      <vt:variant>
        <vt:i4>2031676</vt:i4>
      </vt:variant>
      <vt:variant>
        <vt:i4>3830</vt:i4>
      </vt:variant>
      <vt:variant>
        <vt:i4>0</vt:i4>
      </vt:variant>
      <vt:variant>
        <vt:i4>5</vt:i4>
      </vt:variant>
      <vt:variant>
        <vt:lpwstr/>
      </vt:variant>
      <vt:variant>
        <vt:lpwstr>_Toc201382798</vt:lpwstr>
      </vt:variant>
      <vt:variant>
        <vt:i4>2031676</vt:i4>
      </vt:variant>
      <vt:variant>
        <vt:i4>3824</vt:i4>
      </vt:variant>
      <vt:variant>
        <vt:i4>0</vt:i4>
      </vt:variant>
      <vt:variant>
        <vt:i4>5</vt:i4>
      </vt:variant>
      <vt:variant>
        <vt:lpwstr/>
      </vt:variant>
      <vt:variant>
        <vt:lpwstr>_Toc201382797</vt:lpwstr>
      </vt:variant>
      <vt:variant>
        <vt:i4>2031676</vt:i4>
      </vt:variant>
      <vt:variant>
        <vt:i4>3818</vt:i4>
      </vt:variant>
      <vt:variant>
        <vt:i4>0</vt:i4>
      </vt:variant>
      <vt:variant>
        <vt:i4>5</vt:i4>
      </vt:variant>
      <vt:variant>
        <vt:lpwstr/>
      </vt:variant>
      <vt:variant>
        <vt:lpwstr>_Toc201382796</vt:lpwstr>
      </vt:variant>
      <vt:variant>
        <vt:i4>2031676</vt:i4>
      </vt:variant>
      <vt:variant>
        <vt:i4>3812</vt:i4>
      </vt:variant>
      <vt:variant>
        <vt:i4>0</vt:i4>
      </vt:variant>
      <vt:variant>
        <vt:i4>5</vt:i4>
      </vt:variant>
      <vt:variant>
        <vt:lpwstr/>
      </vt:variant>
      <vt:variant>
        <vt:lpwstr>_Toc201382795</vt:lpwstr>
      </vt:variant>
      <vt:variant>
        <vt:i4>2031676</vt:i4>
      </vt:variant>
      <vt:variant>
        <vt:i4>3806</vt:i4>
      </vt:variant>
      <vt:variant>
        <vt:i4>0</vt:i4>
      </vt:variant>
      <vt:variant>
        <vt:i4>5</vt:i4>
      </vt:variant>
      <vt:variant>
        <vt:lpwstr/>
      </vt:variant>
      <vt:variant>
        <vt:lpwstr>_Toc201382794</vt:lpwstr>
      </vt:variant>
      <vt:variant>
        <vt:i4>2031676</vt:i4>
      </vt:variant>
      <vt:variant>
        <vt:i4>3800</vt:i4>
      </vt:variant>
      <vt:variant>
        <vt:i4>0</vt:i4>
      </vt:variant>
      <vt:variant>
        <vt:i4>5</vt:i4>
      </vt:variant>
      <vt:variant>
        <vt:lpwstr/>
      </vt:variant>
      <vt:variant>
        <vt:lpwstr>_Toc201382793</vt:lpwstr>
      </vt:variant>
      <vt:variant>
        <vt:i4>2031676</vt:i4>
      </vt:variant>
      <vt:variant>
        <vt:i4>3794</vt:i4>
      </vt:variant>
      <vt:variant>
        <vt:i4>0</vt:i4>
      </vt:variant>
      <vt:variant>
        <vt:i4>5</vt:i4>
      </vt:variant>
      <vt:variant>
        <vt:lpwstr/>
      </vt:variant>
      <vt:variant>
        <vt:lpwstr>_Toc201382792</vt:lpwstr>
      </vt:variant>
      <vt:variant>
        <vt:i4>2031676</vt:i4>
      </vt:variant>
      <vt:variant>
        <vt:i4>3788</vt:i4>
      </vt:variant>
      <vt:variant>
        <vt:i4>0</vt:i4>
      </vt:variant>
      <vt:variant>
        <vt:i4>5</vt:i4>
      </vt:variant>
      <vt:variant>
        <vt:lpwstr/>
      </vt:variant>
      <vt:variant>
        <vt:lpwstr>_Toc201382791</vt:lpwstr>
      </vt:variant>
      <vt:variant>
        <vt:i4>2031676</vt:i4>
      </vt:variant>
      <vt:variant>
        <vt:i4>3782</vt:i4>
      </vt:variant>
      <vt:variant>
        <vt:i4>0</vt:i4>
      </vt:variant>
      <vt:variant>
        <vt:i4>5</vt:i4>
      </vt:variant>
      <vt:variant>
        <vt:lpwstr/>
      </vt:variant>
      <vt:variant>
        <vt:lpwstr>_Toc201382790</vt:lpwstr>
      </vt:variant>
      <vt:variant>
        <vt:i4>1966140</vt:i4>
      </vt:variant>
      <vt:variant>
        <vt:i4>3776</vt:i4>
      </vt:variant>
      <vt:variant>
        <vt:i4>0</vt:i4>
      </vt:variant>
      <vt:variant>
        <vt:i4>5</vt:i4>
      </vt:variant>
      <vt:variant>
        <vt:lpwstr/>
      </vt:variant>
      <vt:variant>
        <vt:lpwstr>_Toc201382789</vt:lpwstr>
      </vt:variant>
      <vt:variant>
        <vt:i4>1966140</vt:i4>
      </vt:variant>
      <vt:variant>
        <vt:i4>3770</vt:i4>
      </vt:variant>
      <vt:variant>
        <vt:i4>0</vt:i4>
      </vt:variant>
      <vt:variant>
        <vt:i4>5</vt:i4>
      </vt:variant>
      <vt:variant>
        <vt:lpwstr/>
      </vt:variant>
      <vt:variant>
        <vt:lpwstr>_Toc201382788</vt:lpwstr>
      </vt:variant>
      <vt:variant>
        <vt:i4>1966140</vt:i4>
      </vt:variant>
      <vt:variant>
        <vt:i4>3764</vt:i4>
      </vt:variant>
      <vt:variant>
        <vt:i4>0</vt:i4>
      </vt:variant>
      <vt:variant>
        <vt:i4>5</vt:i4>
      </vt:variant>
      <vt:variant>
        <vt:lpwstr/>
      </vt:variant>
      <vt:variant>
        <vt:lpwstr>_Toc201382787</vt:lpwstr>
      </vt:variant>
      <vt:variant>
        <vt:i4>1966140</vt:i4>
      </vt:variant>
      <vt:variant>
        <vt:i4>3758</vt:i4>
      </vt:variant>
      <vt:variant>
        <vt:i4>0</vt:i4>
      </vt:variant>
      <vt:variant>
        <vt:i4>5</vt:i4>
      </vt:variant>
      <vt:variant>
        <vt:lpwstr/>
      </vt:variant>
      <vt:variant>
        <vt:lpwstr>_Toc201382786</vt:lpwstr>
      </vt:variant>
      <vt:variant>
        <vt:i4>1966140</vt:i4>
      </vt:variant>
      <vt:variant>
        <vt:i4>3752</vt:i4>
      </vt:variant>
      <vt:variant>
        <vt:i4>0</vt:i4>
      </vt:variant>
      <vt:variant>
        <vt:i4>5</vt:i4>
      </vt:variant>
      <vt:variant>
        <vt:lpwstr/>
      </vt:variant>
      <vt:variant>
        <vt:lpwstr>_Toc201382785</vt:lpwstr>
      </vt:variant>
      <vt:variant>
        <vt:i4>1966140</vt:i4>
      </vt:variant>
      <vt:variant>
        <vt:i4>3746</vt:i4>
      </vt:variant>
      <vt:variant>
        <vt:i4>0</vt:i4>
      </vt:variant>
      <vt:variant>
        <vt:i4>5</vt:i4>
      </vt:variant>
      <vt:variant>
        <vt:lpwstr/>
      </vt:variant>
      <vt:variant>
        <vt:lpwstr>_Toc201382784</vt:lpwstr>
      </vt:variant>
      <vt:variant>
        <vt:i4>1966140</vt:i4>
      </vt:variant>
      <vt:variant>
        <vt:i4>3740</vt:i4>
      </vt:variant>
      <vt:variant>
        <vt:i4>0</vt:i4>
      </vt:variant>
      <vt:variant>
        <vt:i4>5</vt:i4>
      </vt:variant>
      <vt:variant>
        <vt:lpwstr/>
      </vt:variant>
      <vt:variant>
        <vt:lpwstr>_Toc201382783</vt:lpwstr>
      </vt:variant>
      <vt:variant>
        <vt:i4>1966140</vt:i4>
      </vt:variant>
      <vt:variant>
        <vt:i4>3734</vt:i4>
      </vt:variant>
      <vt:variant>
        <vt:i4>0</vt:i4>
      </vt:variant>
      <vt:variant>
        <vt:i4>5</vt:i4>
      </vt:variant>
      <vt:variant>
        <vt:lpwstr/>
      </vt:variant>
      <vt:variant>
        <vt:lpwstr>_Toc201382782</vt:lpwstr>
      </vt:variant>
      <vt:variant>
        <vt:i4>1966140</vt:i4>
      </vt:variant>
      <vt:variant>
        <vt:i4>3728</vt:i4>
      </vt:variant>
      <vt:variant>
        <vt:i4>0</vt:i4>
      </vt:variant>
      <vt:variant>
        <vt:i4>5</vt:i4>
      </vt:variant>
      <vt:variant>
        <vt:lpwstr/>
      </vt:variant>
      <vt:variant>
        <vt:lpwstr>_Toc201382781</vt:lpwstr>
      </vt:variant>
      <vt:variant>
        <vt:i4>1966140</vt:i4>
      </vt:variant>
      <vt:variant>
        <vt:i4>3722</vt:i4>
      </vt:variant>
      <vt:variant>
        <vt:i4>0</vt:i4>
      </vt:variant>
      <vt:variant>
        <vt:i4>5</vt:i4>
      </vt:variant>
      <vt:variant>
        <vt:lpwstr/>
      </vt:variant>
      <vt:variant>
        <vt:lpwstr>_Toc201382780</vt:lpwstr>
      </vt:variant>
      <vt:variant>
        <vt:i4>1114172</vt:i4>
      </vt:variant>
      <vt:variant>
        <vt:i4>3716</vt:i4>
      </vt:variant>
      <vt:variant>
        <vt:i4>0</vt:i4>
      </vt:variant>
      <vt:variant>
        <vt:i4>5</vt:i4>
      </vt:variant>
      <vt:variant>
        <vt:lpwstr/>
      </vt:variant>
      <vt:variant>
        <vt:lpwstr>_Toc201382779</vt:lpwstr>
      </vt:variant>
      <vt:variant>
        <vt:i4>1114172</vt:i4>
      </vt:variant>
      <vt:variant>
        <vt:i4>3710</vt:i4>
      </vt:variant>
      <vt:variant>
        <vt:i4>0</vt:i4>
      </vt:variant>
      <vt:variant>
        <vt:i4>5</vt:i4>
      </vt:variant>
      <vt:variant>
        <vt:lpwstr/>
      </vt:variant>
      <vt:variant>
        <vt:lpwstr>_Toc201382778</vt:lpwstr>
      </vt:variant>
      <vt:variant>
        <vt:i4>1114172</vt:i4>
      </vt:variant>
      <vt:variant>
        <vt:i4>3704</vt:i4>
      </vt:variant>
      <vt:variant>
        <vt:i4>0</vt:i4>
      </vt:variant>
      <vt:variant>
        <vt:i4>5</vt:i4>
      </vt:variant>
      <vt:variant>
        <vt:lpwstr/>
      </vt:variant>
      <vt:variant>
        <vt:lpwstr>_Toc201382777</vt:lpwstr>
      </vt:variant>
      <vt:variant>
        <vt:i4>1114172</vt:i4>
      </vt:variant>
      <vt:variant>
        <vt:i4>3698</vt:i4>
      </vt:variant>
      <vt:variant>
        <vt:i4>0</vt:i4>
      </vt:variant>
      <vt:variant>
        <vt:i4>5</vt:i4>
      </vt:variant>
      <vt:variant>
        <vt:lpwstr/>
      </vt:variant>
      <vt:variant>
        <vt:lpwstr>_Toc201382776</vt:lpwstr>
      </vt:variant>
      <vt:variant>
        <vt:i4>1114172</vt:i4>
      </vt:variant>
      <vt:variant>
        <vt:i4>3692</vt:i4>
      </vt:variant>
      <vt:variant>
        <vt:i4>0</vt:i4>
      </vt:variant>
      <vt:variant>
        <vt:i4>5</vt:i4>
      </vt:variant>
      <vt:variant>
        <vt:lpwstr/>
      </vt:variant>
      <vt:variant>
        <vt:lpwstr>_Toc201382775</vt:lpwstr>
      </vt:variant>
      <vt:variant>
        <vt:i4>1114172</vt:i4>
      </vt:variant>
      <vt:variant>
        <vt:i4>3686</vt:i4>
      </vt:variant>
      <vt:variant>
        <vt:i4>0</vt:i4>
      </vt:variant>
      <vt:variant>
        <vt:i4>5</vt:i4>
      </vt:variant>
      <vt:variant>
        <vt:lpwstr/>
      </vt:variant>
      <vt:variant>
        <vt:lpwstr>_Toc201382774</vt:lpwstr>
      </vt:variant>
      <vt:variant>
        <vt:i4>1114172</vt:i4>
      </vt:variant>
      <vt:variant>
        <vt:i4>3680</vt:i4>
      </vt:variant>
      <vt:variant>
        <vt:i4>0</vt:i4>
      </vt:variant>
      <vt:variant>
        <vt:i4>5</vt:i4>
      </vt:variant>
      <vt:variant>
        <vt:lpwstr/>
      </vt:variant>
      <vt:variant>
        <vt:lpwstr>_Toc201382773</vt:lpwstr>
      </vt:variant>
      <vt:variant>
        <vt:i4>1114172</vt:i4>
      </vt:variant>
      <vt:variant>
        <vt:i4>3674</vt:i4>
      </vt:variant>
      <vt:variant>
        <vt:i4>0</vt:i4>
      </vt:variant>
      <vt:variant>
        <vt:i4>5</vt:i4>
      </vt:variant>
      <vt:variant>
        <vt:lpwstr/>
      </vt:variant>
      <vt:variant>
        <vt:lpwstr>_Toc201382772</vt:lpwstr>
      </vt:variant>
      <vt:variant>
        <vt:i4>1114172</vt:i4>
      </vt:variant>
      <vt:variant>
        <vt:i4>3668</vt:i4>
      </vt:variant>
      <vt:variant>
        <vt:i4>0</vt:i4>
      </vt:variant>
      <vt:variant>
        <vt:i4>5</vt:i4>
      </vt:variant>
      <vt:variant>
        <vt:lpwstr/>
      </vt:variant>
      <vt:variant>
        <vt:lpwstr>_Toc201382771</vt:lpwstr>
      </vt:variant>
      <vt:variant>
        <vt:i4>1114172</vt:i4>
      </vt:variant>
      <vt:variant>
        <vt:i4>3662</vt:i4>
      </vt:variant>
      <vt:variant>
        <vt:i4>0</vt:i4>
      </vt:variant>
      <vt:variant>
        <vt:i4>5</vt:i4>
      </vt:variant>
      <vt:variant>
        <vt:lpwstr/>
      </vt:variant>
      <vt:variant>
        <vt:lpwstr>_Toc201382770</vt:lpwstr>
      </vt:variant>
      <vt:variant>
        <vt:i4>1048636</vt:i4>
      </vt:variant>
      <vt:variant>
        <vt:i4>3656</vt:i4>
      </vt:variant>
      <vt:variant>
        <vt:i4>0</vt:i4>
      </vt:variant>
      <vt:variant>
        <vt:i4>5</vt:i4>
      </vt:variant>
      <vt:variant>
        <vt:lpwstr/>
      </vt:variant>
      <vt:variant>
        <vt:lpwstr>_Toc201382769</vt:lpwstr>
      </vt:variant>
      <vt:variant>
        <vt:i4>1048636</vt:i4>
      </vt:variant>
      <vt:variant>
        <vt:i4>3650</vt:i4>
      </vt:variant>
      <vt:variant>
        <vt:i4>0</vt:i4>
      </vt:variant>
      <vt:variant>
        <vt:i4>5</vt:i4>
      </vt:variant>
      <vt:variant>
        <vt:lpwstr/>
      </vt:variant>
      <vt:variant>
        <vt:lpwstr>_Toc201382768</vt:lpwstr>
      </vt:variant>
      <vt:variant>
        <vt:i4>1048636</vt:i4>
      </vt:variant>
      <vt:variant>
        <vt:i4>3644</vt:i4>
      </vt:variant>
      <vt:variant>
        <vt:i4>0</vt:i4>
      </vt:variant>
      <vt:variant>
        <vt:i4>5</vt:i4>
      </vt:variant>
      <vt:variant>
        <vt:lpwstr/>
      </vt:variant>
      <vt:variant>
        <vt:lpwstr>_Toc201382767</vt:lpwstr>
      </vt:variant>
      <vt:variant>
        <vt:i4>1048636</vt:i4>
      </vt:variant>
      <vt:variant>
        <vt:i4>3638</vt:i4>
      </vt:variant>
      <vt:variant>
        <vt:i4>0</vt:i4>
      </vt:variant>
      <vt:variant>
        <vt:i4>5</vt:i4>
      </vt:variant>
      <vt:variant>
        <vt:lpwstr/>
      </vt:variant>
      <vt:variant>
        <vt:lpwstr>_Toc201382766</vt:lpwstr>
      </vt:variant>
      <vt:variant>
        <vt:i4>1048636</vt:i4>
      </vt:variant>
      <vt:variant>
        <vt:i4>3632</vt:i4>
      </vt:variant>
      <vt:variant>
        <vt:i4>0</vt:i4>
      </vt:variant>
      <vt:variant>
        <vt:i4>5</vt:i4>
      </vt:variant>
      <vt:variant>
        <vt:lpwstr/>
      </vt:variant>
      <vt:variant>
        <vt:lpwstr>_Toc201382765</vt:lpwstr>
      </vt:variant>
      <vt:variant>
        <vt:i4>1048636</vt:i4>
      </vt:variant>
      <vt:variant>
        <vt:i4>3626</vt:i4>
      </vt:variant>
      <vt:variant>
        <vt:i4>0</vt:i4>
      </vt:variant>
      <vt:variant>
        <vt:i4>5</vt:i4>
      </vt:variant>
      <vt:variant>
        <vt:lpwstr/>
      </vt:variant>
      <vt:variant>
        <vt:lpwstr>_Toc201382764</vt:lpwstr>
      </vt:variant>
      <vt:variant>
        <vt:i4>1048636</vt:i4>
      </vt:variant>
      <vt:variant>
        <vt:i4>3620</vt:i4>
      </vt:variant>
      <vt:variant>
        <vt:i4>0</vt:i4>
      </vt:variant>
      <vt:variant>
        <vt:i4>5</vt:i4>
      </vt:variant>
      <vt:variant>
        <vt:lpwstr/>
      </vt:variant>
      <vt:variant>
        <vt:lpwstr>_Toc201382763</vt:lpwstr>
      </vt:variant>
      <vt:variant>
        <vt:i4>1048636</vt:i4>
      </vt:variant>
      <vt:variant>
        <vt:i4>3614</vt:i4>
      </vt:variant>
      <vt:variant>
        <vt:i4>0</vt:i4>
      </vt:variant>
      <vt:variant>
        <vt:i4>5</vt:i4>
      </vt:variant>
      <vt:variant>
        <vt:lpwstr/>
      </vt:variant>
      <vt:variant>
        <vt:lpwstr>_Toc201382762</vt:lpwstr>
      </vt:variant>
      <vt:variant>
        <vt:i4>1048636</vt:i4>
      </vt:variant>
      <vt:variant>
        <vt:i4>3608</vt:i4>
      </vt:variant>
      <vt:variant>
        <vt:i4>0</vt:i4>
      </vt:variant>
      <vt:variant>
        <vt:i4>5</vt:i4>
      </vt:variant>
      <vt:variant>
        <vt:lpwstr/>
      </vt:variant>
      <vt:variant>
        <vt:lpwstr>_Toc201382761</vt:lpwstr>
      </vt:variant>
      <vt:variant>
        <vt:i4>1048636</vt:i4>
      </vt:variant>
      <vt:variant>
        <vt:i4>3602</vt:i4>
      </vt:variant>
      <vt:variant>
        <vt:i4>0</vt:i4>
      </vt:variant>
      <vt:variant>
        <vt:i4>5</vt:i4>
      </vt:variant>
      <vt:variant>
        <vt:lpwstr/>
      </vt:variant>
      <vt:variant>
        <vt:lpwstr>_Toc201382760</vt:lpwstr>
      </vt:variant>
      <vt:variant>
        <vt:i4>1245244</vt:i4>
      </vt:variant>
      <vt:variant>
        <vt:i4>3596</vt:i4>
      </vt:variant>
      <vt:variant>
        <vt:i4>0</vt:i4>
      </vt:variant>
      <vt:variant>
        <vt:i4>5</vt:i4>
      </vt:variant>
      <vt:variant>
        <vt:lpwstr/>
      </vt:variant>
      <vt:variant>
        <vt:lpwstr>_Toc201382759</vt:lpwstr>
      </vt:variant>
      <vt:variant>
        <vt:i4>1245244</vt:i4>
      </vt:variant>
      <vt:variant>
        <vt:i4>3590</vt:i4>
      </vt:variant>
      <vt:variant>
        <vt:i4>0</vt:i4>
      </vt:variant>
      <vt:variant>
        <vt:i4>5</vt:i4>
      </vt:variant>
      <vt:variant>
        <vt:lpwstr/>
      </vt:variant>
      <vt:variant>
        <vt:lpwstr>_Toc201382758</vt:lpwstr>
      </vt:variant>
      <vt:variant>
        <vt:i4>1245244</vt:i4>
      </vt:variant>
      <vt:variant>
        <vt:i4>3584</vt:i4>
      </vt:variant>
      <vt:variant>
        <vt:i4>0</vt:i4>
      </vt:variant>
      <vt:variant>
        <vt:i4>5</vt:i4>
      </vt:variant>
      <vt:variant>
        <vt:lpwstr/>
      </vt:variant>
      <vt:variant>
        <vt:lpwstr>_Toc201382757</vt:lpwstr>
      </vt:variant>
      <vt:variant>
        <vt:i4>1245244</vt:i4>
      </vt:variant>
      <vt:variant>
        <vt:i4>3578</vt:i4>
      </vt:variant>
      <vt:variant>
        <vt:i4>0</vt:i4>
      </vt:variant>
      <vt:variant>
        <vt:i4>5</vt:i4>
      </vt:variant>
      <vt:variant>
        <vt:lpwstr/>
      </vt:variant>
      <vt:variant>
        <vt:lpwstr>_Toc201382756</vt:lpwstr>
      </vt:variant>
      <vt:variant>
        <vt:i4>1245244</vt:i4>
      </vt:variant>
      <vt:variant>
        <vt:i4>3572</vt:i4>
      </vt:variant>
      <vt:variant>
        <vt:i4>0</vt:i4>
      </vt:variant>
      <vt:variant>
        <vt:i4>5</vt:i4>
      </vt:variant>
      <vt:variant>
        <vt:lpwstr/>
      </vt:variant>
      <vt:variant>
        <vt:lpwstr>_Toc201382755</vt:lpwstr>
      </vt:variant>
      <vt:variant>
        <vt:i4>1245244</vt:i4>
      </vt:variant>
      <vt:variant>
        <vt:i4>3566</vt:i4>
      </vt:variant>
      <vt:variant>
        <vt:i4>0</vt:i4>
      </vt:variant>
      <vt:variant>
        <vt:i4>5</vt:i4>
      </vt:variant>
      <vt:variant>
        <vt:lpwstr/>
      </vt:variant>
      <vt:variant>
        <vt:lpwstr>_Toc201382754</vt:lpwstr>
      </vt:variant>
      <vt:variant>
        <vt:i4>1245244</vt:i4>
      </vt:variant>
      <vt:variant>
        <vt:i4>3560</vt:i4>
      </vt:variant>
      <vt:variant>
        <vt:i4>0</vt:i4>
      </vt:variant>
      <vt:variant>
        <vt:i4>5</vt:i4>
      </vt:variant>
      <vt:variant>
        <vt:lpwstr/>
      </vt:variant>
      <vt:variant>
        <vt:lpwstr>_Toc201382753</vt:lpwstr>
      </vt:variant>
      <vt:variant>
        <vt:i4>1245244</vt:i4>
      </vt:variant>
      <vt:variant>
        <vt:i4>3554</vt:i4>
      </vt:variant>
      <vt:variant>
        <vt:i4>0</vt:i4>
      </vt:variant>
      <vt:variant>
        <vt:i4>5</vt:i4>
      </vt:variant>
      <vt:variant>
        <vt:lpwstr/>
      </vt:variant>
      <vt:variant>
        <vt:lpwstr>_Toc201382752</vt:lpwstr>
      </vt:variant>
      <vt:variant>
        <vt:i4>1245244</vt:i4>
      </vt:variant>
      <vt:variant>
        <vt:i4>3548</vt:i4>
      </vt:variant>
      <vt:variant>
        <vt:i4>0</vt:i4>
      </vt:variant>
      <vt:variant>
        <vt:i4>5</vt:i4>
      </vt:variant>
      <vt:variant>
        <vt:lpwstr/>
      </vt:variant>
      <vt:variant>
        <vt:lpwstr>_Toc201382751</vt:lpwstr>
      </vt:variant>
      <vt:variant>
        <vt:i4>1245244</vt:i4>
      </vt:variant>
      <vt:variant>
        <vt:i4>3542</vt:i4>
      </vt:variant>
      <vt:variant>
        <vt:i4>0</vt:i4>
      </vt:variant>
      <vt:variant>
        <vt:i4>5</vt:i4>
      </vt:variant>
      <vt:variant>
        <vt:lpwstr/>
      </vt:variant>
      <vt:variant>
        <vt:lpwstr>_Toc201382750</vt:lpwstr>
      </vt:variant>
      <vt:variant>
        <vt:i4>1179708</vt:i4>
      </vt:variant>
      <vt:variant>
        <vt:i4>3536</vt:i4>
      </vt:variant>
      <vt:variant>
        <vt:i4>0</vt:i4>
      </vt:variant>
      <vt:variant>
        <vt:i4>5</vt:i4>
      </vt:variant>
      <vt:variant>
        <vt:lpwstr/>
      </vt:variant>
      <vt:variant>
        <vt:lpwstr>_Toc201382749</vt:lpwstr>
      </vt:variant>
      <vt:variant>
        <vt:i4>1179708</vt:i4>
      </vt:variant>
      <vt:variant>
        <vt:i4>3530</vt:i4>
      </vt:variant>
      <vt:variant>
        <vt:i4>0</vt:i4>
      </vt:variant>
      <vt:variant>
        <vt:i4>5</vt:i4>
      </vt:variant>
      <vt:variant>
        <vt:lpwstr/>
      </vt:variant>
      <vt:variant>
        <vt:lpwstr>_Toc201382748</vt:lpwstr>
      </vt:variant>
      <vt:variant>
        <vt:i4>1179708</vt:i4>
      </vt:variant>
      <vt:variant>
        <vt:i4>3524</vt:i4>
      </vt:variant>
      <vt:variant>
        <vt:i4>0</vt:i4>
      </vt:variant>
      <vt:variant>
        <vt:i4>5</vt:i4>
      </vt:variant>
      <vt:variant>
        <vt:lpwstr/>
      </vt:variant>
      <vt:variant>
        <vt:lpwstr>_Toc201382747</vt:lpwstr>
      </vt:variant>
      <vt:variant>
        <vt:i4>1179708</vt:i4>
      </vt:variant>
      <vt:variant>
        <vt:i4>3518</vt:i4>
      </vt:variant>
      <vt:variant>
        <vt:i4>0</vt:i4>
      </vt:variant>
      <vt:variant>
        <vt:i4>5</vt:i4>
      </vt:variant>
      <vt:variant>
        <vt:lpwstr/>
      </vt:variant>
      <vt:variant>
        <vt:lpwstr>_Toc201382746</vt:lpwstr>
      </vt:variant>
      <vt:variant>
        <vt:i4>1179708</vt:i4>
      </vt:variant>
      <vt:variant>
        <vt:i4>3512</vt:i4>
      </vt:variant>
      <vt:variant>
        <vt:i4>0</vt:i4>
      </vt:variant>
      <vt:variant>
        <vt:i4>5</vt:i4>
      </vt:variant>
      <vt:variant>
        <vt:lpwstr/>
      </vt:variant>
      <vt:variant>
        <vt:lpwstr>_Toc201382745</vt:lpwstr>
      </vt:variant>
      <vt:variant>
        <vt:i4>1179708</vt:i4>
      </vt:variant>
      <vt:variant>
        <vt:i4>3506</vt:i4>
      </vt:variant>
      <vt:variant>
        <vt:i4>0</vt:i4>
      </vt:variant>
      <vt:variant>
        <vt:i4>5</vt:i4>
      </vt:variant>
      <vt:variant>
        <vt:lpwstr/>
      </vt:variant>
      <vt:variant>
        <vt:lpwstr>_Toc201382744</vt:lpwstr>
      </vt:variant>
      <vt:variant>
        <vt:i4>1179708</vt:i4>
      </vt:variant>
      <vt:variant>
        <vt:i4>3500</vt:i4>
      </vt:variant>
      <vt:variant>
        <vt:i4>0</vt:i4>
      </vt:variant>
      <vt:variant>
        <vt:i4>5</vt:i4>
      </vt:variant>
      <vt:variant>
        <vt:lpwstr/>
      </vt:variant>
      <vt:variant>
        <vt:lpwstr>_Toc201382743</vt:lpwstr>
      </vt:variant>
      <vt:variant>
        <vt:i4>1179708</vt:i4>
      </vt:variant>
      <vt:variant>
        <vt:i4>3494</vt:i4>
      </vt:variant>
      <vt:variant>
        <vt:i4>0</vt:i4>
      </vt:variant>
      <vt:variant>
        <vt:i4>5</vt:i4>
      </vt:variant>
      <vt:variant>
        <vt:lpwstr/>
      </vt:variant>
      <vt:variant>
        <vt:lpwstr>_Toc201382742</vt:lpwstr>
      </vt:variant>
      <vt:variant>
        <vt:i4>1179708</vt:i4>
      </vt:variant>
      <vt:variant>
        <vt:i4>3488</vt:i4>
      </vt:variant>
      <vt:variant>
        <vt:i4>0</vt:i4>
      </vt:variant>
      <vt:variant>
        <vt:i4>5</vt:i4>
      </vt:variant>
      <vt:variant>
        <vt:lpwstr/>
      </vt:variant>
      <vt:variant>
        <vt:lpwstr>_Toc201382741</vt:lpwstr>
      </vt:variant>
      <vt:variant>
        <vt:i4>1179708</vt:i4>
      </vt:variant>
      <vt:variant>
        <vt:i4>3482</vt:i4>
      </vt:variant>
      <vt:variant>
        <vt:i4>0</vt:i4>
      </vt:variant>
      <vt:variant>
        <vt:i4>5</vt:i4>
      </vt:variant>
      <vt:variant>
        <vt:lpwstr/>
      </vt:variant>
      <vt:variant>
        <vt:lpwstr>_Toc201382740</vt:lpwstr>
      </vt:variant>
      <vt:variant>
        <vt:i4>1376316</vt:i4>
      </vt:variant>
      <vt:variant>
        <vt:i4>3476</vt:i4>
      </vt:variant>
      <vt:variant>
        <vt:i4>0</vt:i4>
      </vt:variant>
      <vt:variant>
        <vt:i4>5</vt:i4>
      </vt:variant>
      <vt:variant>
        <vt:lpwstr/>
      </vt:variant>
      <vt:variant>
        <vt:lpwstr>_Toc201382739</vt:lpwstr>
      </vt:variant>
      <vt:variant>
        <vt:i4>1376316</vt:i4>
      </vt:variant>
      <vt:variant>
        <vt:i4>3470</vt:i4>
      </vt:variant>
      <vt:variant>
        <vt:i4>0</vt:i4>
      </vt:variant>
      <vt:variant>
        <vt:i4>5</vt:i4>
      </vt:variant>
      <vt:variant>
        <vt:lpwstr/>
      </vt:variant>
      <vt:variant>
        <vt:lpwstr>_Toc201382738</vt:lpwstr>
      </vt:variant>
      <vt:variant>
        <vt:i4>1376316</vt:i4>
      </vt:variant>
      <vt:variant>
        <vt:i4>3464</vt:i4>
      </vt:variant>
      <vt:variant>
        <vt:i4>0</vt:i4>
      </vt:variant>
      <vt:variant>
        <vt:i4>5</vt:i4>
      </vt:variant>
      <vt:variant>
        <vt:lpwstr/>
      </vt:variant>
      <vt:variant>
        <vt:lpwstr>_Toc201382737</vt:lpwstr>
      </vt:variant>
      <vt:variant>
        <vt:i4>1376316</vt:i4>
      </vt:variant>
      <vt:variant>
        <vt:i4>3458</vt:i4>
      </vt:variant>
      <vt:variant>
        <vt:i4>0</vt:i4>
      </vt:variant>
      <vt:variant>
        <vt:i4>5</vt:i4>
      </vt:variant>
      <vt:variant>
        <vt:lpwstr/>
      </vt:variant>
      <vt:variant>
        <vt:lpwstr>_Toc201382736</vt:lpwstr>
      </vt:variant>
      <vt:variant>
        <vt:i4>1376316</vt:i4>
      </vt:variant>
      <vt:variant>
        <vt:i4>3452</vt:i4>
      </vt:variant>
      <vt:variant>
        <vt:i4>0</vt:i4>
      </vt:variant>
      <vt:variant>
        <vt:i4>5</vt:i4>
      </vt:variant>
      <vt:variant>
        <vt:lpwstr/>
      </vt:variant>
      <vt:variant>
        <vt:lpwstr>_Toc201382735</vt:lpwstr>
      </vt:variant>
      <vt:variant>
        <vt:i4>1376316</vt:i4>
      </vt:variant>
      <vt:variant>
        <vt:i4>3446</vt:i4>
      </vt:variant>
      <vt:variant>
        <vt:i4>0</vt:i4>
      </vt:variant>
      <vt:variant>
        <vt:i4>5</vt:i4>
      </vt:variant>
      <vt:variant>
        <vt:lpwstr/>
      </vt:variant>
      <vt:variant>
        <vt:lpwstr>_Toc201382734</vt:lpwstr>
      </vt:variant>
      <vt:variant>
        <vt:i4>1376316</vt:i4>
      </vt:variant>
      <vt:variant>
        <vt:i4>3440</vt:i4>
      </vt:variant>
      <vt:variant>
        <vt:i4>0</vt:i4>
      </vt:variant>
      <vt:variant>
        <vt:i4>5</vt:i4>
      </vt:variant>
      <vt:variant>
        <vt:lpwstr/>
      </vt:variant>
      <vt:variant>
        <vt:lpwstr>_Toc201382733</vt:lpwstr>
      </vt:variant>
      <vt:variant>
        <vt:i4>1376316</vt:i4>
      </vt:variant>
      <vt:variant>
        <vt:i4>3434</vt:i4>
      </vt:variant>
      <vt:variant>
        <vt:i4>0</vt:i4>
      </vt:variant>
      <vt:variant>
        <vt:i4>5</vt:i4>
      </vt:variant>
      <vt:variant>
        <vt:lpwstr/>
      </vt:variant>
      <vt:variant>
        <vt:lpwstr>_Toc201382732</vt:lpwstr>
      </vt:variant>
      <vt:variant>
        <vt:i4>1376316</vt:i4>
      </vt:variant>
      <vt:variant>
        <vt:i4>3428</vt:i4>
      </vt:variant>
      <vt:variant>
        <vt:i4>0</vt:i4>
      </vt:variant>
      <vt:variant>
        <vt:i4>5</vt:i4>
      </vt:variant>
      <vt:variant>
        <vt:lpwstr/>
      </vt:variant>
      <vt:variant>
        <vt:lpwstr>_Toc201382731</vt:lpwstr>
      </vt:variant>
      <vt:variant>
        <vt:i4>1376316</vt:i4>
      </vt:variant>
      <vt:variant>
        <vt:i4>3422</vt:i4>
      </vt:variant>
      <vt:variant>
        <vt:i4>0</vt:i4>
      </vt:variant>
      <vt:variant>
        <vt:i4>5</vt:i4>
      </vt:variant>
      <vt:variant>
        <vt:lpwstr/>
      </vt:variant>
      <vt:variant>
        <vt:lpwstr>_Toc201382730</vt:lpwstr>
      </vt:variant>
      <vt:variant>
        <vt:i4>1310780</vt:i4>
      </vt:variant>
      <vt:variant>
        <vt:i4>3416</vt:i4>
      </vt:variant>
      <vt:variant>
        <vt:i4>0</vt:i4>
      </vt:variant>
      <vt:variant>
        <vt:i4>5</vt:i4>
      </vt:variant>
      <vt:variant>
        <vt:lpwstr/>
      </vt:variant>
      <vt:variant>
        <vt:lpwstr>_Toc201382729</vt:lpwstr>
      </vt:variant>
      <vt:variant>
        <vt:i4>1310780</vt:i4>
      </vt:variant>
      <vt:variant>
        <vt:i4>3410</vt:i4>
      </vt:variant>
      <vt:variant>
        <vt:i4>0</vt:i4>
      </vt:variant>
      <vt:variant>
        <vt:i4>5</vt:i4>
      </vt:variant>
      <vt:variant>
        <vt:lpwstr/>
      </vt:variant>
      <vt:variant>
        <vt:lpwstr>_Toc201382728</vt:lpwstr>
      </vt:variant>
      <vt:variant>
        <vt:i4>1310780</vt:i4>
      </vt:variant>
      <vt:variant>
        <vt:i4>3404</vt:i4>
      </vt:variant>
      <vt:variant>
        <vt:i4>0</vt:i4>
      </vt:variant>
      <vt:variant>
        <vt:i4>5</vt:i4>
      </vt:variant>
      <vt:variant>
        <vt:lpwstr/>
      </vt:variant>
      <vt:variant>
        <vt:lpwstr>_Toc201382727</vt:lpwstr>
      </vt:variant>
      <vt:variant>
        <vt:i4>1310780</vt:i4>
      </vt:variant>
      <vt:variant>
        <vt:i4>3398</vt:i4>
      </vt:variant>
      <vt:variant>
        <vt:i4>0</vt:i4>
      </vt:variant>
      <vt:variant>
        <vt:i4>5</vt:i4>
      </vt:variant>
      <vt:variant>
        <vt:lpwstr/>
      </vt:variant>
      <vt:variant>
        <vt:lpwstr>_Toc201382726</vt:lpwstr>
      </vt:variant>
      <vt:variant>
        <vt:i4>1310780</vt:i4>
      </vt:variant>
      <vt:variant>
        <vt:i4>3392</vt:i4>
      </vt:variant>
      <vt:variant>
        <vt:i4>0</vt:i4>
      </vt:variant>
      <vt:variant>
        <vt:i4>5</vt:i4>
      </vt:variant>
      <vt:variant>
        <vt:lpwstr/>
      </vt:variant>
      <vt:variant>
        <vt:lpwstr>_Toc201382725</vt:lpwstr>
      </vt:variant>
      <vt:variant>
        <vt:i4>1310780</vt:i4>
      </vt:variant>
      <vt:variant>
        <vt:i4>3386</vt:i4>
      </vt:variant>
      <vt:variant>
        <vt:i4>0</vt:i4>
      </vt:variant>
      <vt:variant>
        <vt:i4>5</vt:i4>
      </vt:variant>
      <vt:variant>
        <vt:lpwstr/>
      </vt:variant>
      <vt:variant>
        <vt:lpwstr>_Toc201382724</vt:lpwstr>
      </vt:variant>
      <vt:variant>
        <vt:i4>1310780</vt:i4>
      </vt:variant>
      <vt:variant>
        <vt:i4>3380</vt:i4>
      </vt:variant>
      <vt:variant>
        <vt:i4>0</vt:i4>
      </vt:variant>
      <vt:variant>
        <vt:i4>5</vt:i4>
      </vt:variant>
      <vt:variant>
        <vt:lpwstr/>
      </vt:variant>
      <vt:variant>
        <vt:lpwstr>_Toc201382723</vt:lpwstr>
      </vt:variant>
      <vt:variant>
        <vt:i4>1310780</vt:i4>
      </vt:variant>
      <vt:variant>
        <vt:i4>3374</vt:i4>
      </vt:variant>
      <vt:variant>
        <vt:i4>0</vt:i4>
      </vt:variant>
      <vt:variant>
        <vt:i4>5</vt:i4>
      </vt:variant>
      <vt:variant>
        <vt:lpwstr/>
      </vt:variant>
      <vt:variant>
        <vt:lpwstr>_Toc201382722</vt:lpwstr>
      </vt:variant>
      <vt:variant>
        <vt:i4>1310780</vt:i4>
      </vt:variant>
      <vt:variant>
        <vt:i4>3368</vt:i4>
      </vt:variant>
      <vt:variant>
        <vt:i4>0</vt:i4>
      </vt:variant>
      <vt:variant>
        <vt:i4>5</vt:i4>
      </vt:variant>
      <vt:variant>
        <vt:lpwstr/>
      </vt:variant>
      <vt:variant>
        <vt:lpwstr>_Toc201382721</vt:lpwstr>
      </vt:variant>
      <vt:variant>
        <vt:i4>1310780</vt:i4>
      </vt:variant>
      <vt:variant>
        <vt:i4>3362</vt:i4>
      </vt:variant>
      <vt:variant>
        <vt:i4>0</vt:i4>
      </vt:variant>
      <vt:variant>
        <vt:i4>5</vt:i4>
      </vt:variant>
      <vt:variant>
        <vt:lpwstr/>
      </vt:variant>
      <vt:variant>
        <vt:lpwstr>_Toc201382720</vt:lpwstr>
      </vt:variant>
      <vt:variant>
        <vt:i4>1507388</vt:i4>
      </vt:variant>
      <vt:variant>
        <vt:i4>3356</vt:i4>
      </vt:variant>
      <vt:variant>
        <vt:i4>0</vt:i4>
      </vt:variant>
      <vt:variant>
        <vt:i4>5</vt:i4>
      </vt:variant>
      <vt:variant>
        <vt:lpwstr/>
      </vt:variant>
      <vt:variant>
        <vt:lpwstr>_Toc201382719</vt:lpwstr>
      </vt:variant>
      <vt:variant>
        <vt:i4>1507388</vt:i4>
      </vt:variant>
      <vt:variant>
        <vt:i4>3350</vt:i4>
      </vt:variant>
      <vt:variant>
        <vt:i4>0</vt:i4>
      </vt:variant>
      <vt:variant>
        <vt:i4>5</vt:i4>
      </vt:variant>
      <vt:variant>
        <vt:lpwstr/>
      </vt:variant>
      <vt:variant>
        <vt:lpwstr>_Toc201382718</vt:lpwstr>
      </vt:variant>
      <vt:variant>
        <vt:i4>1507388</vt:i4>
      </vt:variant>
      <vt:variant>
        <vt:i4>3344</vt:i4>
      </vt:variant>
      <vt:variant>
        <vt:i4>0</vt:i4>
      </vt:variant>
      <vt:variant>
        <vt:i4>5</vt:i4>
      </vt:variant>
      <vt:variant>
        <vt:lpwstr/>
      </vt:variant>
      <vt:variant>
        <vt:lpwstr>_Toc201382717</vt:lpwstr>
      </vt:variant>
      <vt:variant>
        <vt:i4>1507388</vt:i4>
      </vt:variant>
      <vt:variant>
        <vt:i4>3338</vt:i4>
      </vt:variant>
      <vt:variant>
        <vt:i4>0</vt:i4>
      </vt:variant>
      <vt:variant>
        <vt:i4>5</vt:i4>
      </vt:variant>
      <vt:variant>
        <vt:lpwstr/>
      </vt:variant>
      <vt:variant>
        <vt:lpwstr>_Toc201382716</vt:lpwstr>
      </vt:variant>
      <vt:variant>
        <vt:i4>1507388</vt:i4>
      </vt:variant>
      <vt:variant>
        <vt:i4>3332</vt:i4>
      </vt:variant>
      <vt:variant>
        <vt:i4>0</vt:i4>
      </vt:variant>
      <vt:variant>
        <vt:i4>5</vt:i4>
      </vt:variant>
      <vt:variant>
        <vt:lpwstr/>
      </vt:variant>
      <vt:variant>
        <vt:lpwstr>_Toc201382715</vt:lpwstr>
      </vt:variant>
      <vt:variant>
        <vt:i4>1507388</vt:i4>
      </vt:variant>
      <vt:variant>
        <vt:i4>3326</vt:i4>
      </vt:variant>
      <vt:variant>
        <vt:i4>0</vt:i4>
      </vt:variant>
      <vt:variant>
        <vt:i4>5</vt:i4>
      </vt:variant>
      <vt:variant>
        <vt:lpwstr/>
      </vt:variant>
      <vt:variant>
        <vt:lpwstr>_Toc201382714</vt:lpwstr>
      </vt:variant>
      <vt:variant>
        <vt:i4>1507388</vt:i4>
      </vt:variant>
      <vt:variant>
        <vt:i4>3320</vt:i4>
      </vt:variant>
      <vt:variant>
        <vt:i4>0</vt:i4>
      </vt:variant>
      <vt:variant>
        <vt:i4>5</vt:i4>
      </vt:variant>
      <vt:variant>
        <vt:lpwstr/>
      </vt:variant>
      <vt:variant>
        <vt:lpwstr>_Toc201382713</vt:lpwstr>
      </vt:variant>
      <vt:variant>
        <vt:i4>1507388</vt:i4>
      </vt:variant>
      <vt:variant>
        <vt:i4>3314</vt:i4>
      </vt:variant>
      <vt:variant>
        <vt:i4>0</vt:i4>
      </vt:variant>
      <vt:variant>
        <vt:i4>5</vt:i4>
      </vt:variant>
      <vt:variant>
        <vt:lpwstr/>
      </vt:variant>
      <vt:variant>
        <vt:lpwstr>_Toc201382712</vt:lpwstr>
      </vt:variant>
      <vt:variant>
        <vt:i4>1507388</vt:i4>
      </vt:variant>
      <vt:variant>
        <vt:i4>3308</vt:i4>
      </vt:variant>
      <vt:variant>
        <vt:i4>0</vt:i4>
      </vt:variant>
      <vt:variant>
        <vt:i4>5</vt:i4>
      </vt:variant>
      <vt:variant>
        <vt:lpwstr/>
      </vt:variant>
      <vt:variant>
        <vt:lpwstr>_Toc201382711</vt:lpwstr>
      </vt:variant>
      <vt:variant>
        <vt:i4>1507388</vt:i4>
      </vt:variant>
      <vt:variant>
        <vt:i4>3302</vt:i4>
      </vt:variant>
      <vt:variant>
        <vt:i4>0</vt:i4>
      </vt:variant>
      <vt:variant>
        <vt:i4>5</vt:i4>
      </vt:variant>
      <vt:variant>
        <vt:lpwstr/>
      </vt:variant>
      <vt:variant>
        <vt:lpwstr>_Toc201382710</vt:lpwstr>
      </vt:variant>
      <vt:variant>
        <vt:i4>1441852</vt:i4>
      </vt:variant>
      <vt:variant>
        <vt:i4>3296</vt:i4>
      </vt:variant>
      <vt:variant>
        <vt:i4>0</vt:i4>
      </vt:variant>
      <vt:variant>
        <vt:i4>5</vt:i4>
      </vt:variant>
      <vt:variant>
        <vt:lpwstr/>
      </vt:variant>
      <vt:variant>
        <vt:lpwstr>_Toc201382709</vt:lpwstr>
      </vt:variant>
      <vt:variant>
        <vt:i4>1441852</vt:i4>
      </vt:variant>
      <vt:variant>
        <vt:i4>3290</vt:i4>
      </vt:variant>
      <vt:variant>
        <vt:i4>0</vt:i4>
      </vt:variant>
      <vt:variant>
        <vt:i4>5</vt:i4>
      </vt:variant>
      <vt:variant>
        <vt:lpwstr/>
      </vt:variant>
      <vt:variant>
        <vt:lpwstr>_Toc201382708</vt:lpwstr>
      </vt:variant>
      <vt:variant>
        <vt:i4>1441852</vt:i4>
      </vt:variant>
      <vt:variant>
        <vt:i4>3284</vt:i4>
      </vt:variant>
      <vt:variant>
        <vt:i4>0</vt:i4>
      </vt:variant>
      <vt:variant>
        <vt:i4>5</vt:i4>
      </vt:variant>
      <vt:variant>
        <vt:lpwstr/>
      </vt:variant>
      <vt:variant>
        <vt:lpwstr>_Toc201382707</vt:lpwstr>
      </vt:variant>
      <vt:variant>
        <vt:i4>1441852</vt:i4>
      </vt:variant>
      <vt:variant>
        <vt:i4>3278</vt:i4>
      </vt:variant>
      <vt:variant>
        <vt:i4>0</vt:i4>
      </vt:variant>
      <vt:variant>
        <vt:i4>5</vt:i4>
      </vt:variant>
      <vt:variant>
        <vt:lpwstr/>
      </vt:variant>
      <vt:variant>
        <vt:lpwstr>_Toc201382706</vt:lpwstr>
      </vt:variant>
      <vt:variant>
        <vt:i4>1441852</vt:i4>
      </vt:variant>
      <vt:variant>
        <vt:i4>3272</vt:i4>
      </vt:variant>
      <vt:variant>
        <vt:i4>0</vt:i4>
      </vt:variant>
      <vt:variant>
        <vt:i4>5</vt:i4>
      </vt:variant>
      <vt:variant>
        <vt:lpwstr/>
      </vt:variant>
      <vt:variant>
        <vt:lpwstr>_Toc201382705</vt:lpwstr>
      </vt:variant>
      <vt:variant>
        <vt:i4>1441852</vt:i4>
      </vt:variant>
      <vt:variant>
        <vt:i4>3266</vt:i4>
      </vt:variant>
      <vt:variant>
        <vt:i4>0</vt:i4>
      </vt:variant>
      <vt:variant>
        <vt:i4>5</vt:i4>
      </vt:variant>
      <vt:variant>
        <vt:lpwstr/>
      </vt:variant>
      <vt:variant>
        <vt:lpwstr>_Toc201382704</vt:lpwstr>
      </vt:variant>
      <vt:variant>
        <vt:i4>1441852</vt:i4>
      </vt:variant>
      <vt:variant>
        <vt:i4>3260</vt:i4>
      </vt:variant>
      <vt:variant>
        <vt:i4>0</vt:i4>
      </vt:variant>
      <vt:variant>
        <vt:i4>5</vt:i4>
      </vt:variant>
      <vt:variant>
        <vt:lpwstr/>
      </vt:variant>
      <vt:variant>
        <vt:lpwstr>_Toc201382703</vt:lpwstr>
      </vt:variant>
      <vt:variant>
        <vt:i4>1441852</vt:i4>
      </vt:variant>
      <vt:variant>
        <vt:i4>3254</vt:i4>
      </vt:variant>
      <vt:variant>
        <vt:i4>0</vt:i4>
      </vt:variant>
      <vt:variant>
        <vt:i4>5</vt:i4>
      </vt:variant>
      <vt:variant>
        <vt:lpwstr/>
      </vt:variant>
      <vt:variant>
        <vt:lpwstr>_Toc201382702</vt:lpwstr>
      </vt:variant>
      <vt:variant>
        <vt:i4>1441852</vt:i4>
      </vt:variant>
      <vt:variant>
        <vt:i4>3248</vt:i4>
      </vt:variant>
      <vt:variant>
        <vt:i4>0</vt:i4>
      </vt:variant>
      <vt:variant>
        <vt:i4>5</vt:i4>
      </vt:variant>
      <vt:variant>
        <vt:lpwstr/>
      </vt:variant>
      <vt:variant>
        <vt:lpwstr>_Toc201382701</vt:lpwstr>
      </vt:variant>
      <vt:variant>
        <vt:i4>1441852</vt:i4>
      </vt:variant>
      <vt:variant>
        <vt:i4>3242</vt:i4>
      </vt:variant>
      <vt:variant>
        <vt:i4>0</vt:i4>
      </vt:variant>
      <vt:variant>
        <vt:i4>5</vt:i4>
      </vt:variant>
      <vt:variant>
        <vt:lpwstr/>
      </vt:variant>
      <vt:variant>
        <vt:lpwstr>_Toc201382700</vt:lpwstr>
      </vt:variant>
      <vt:variant>
        <vt:i4>2031677</vt:i4>
      </vt:variant>
      <vt:variant>
        <vt:i4>3236</vt:i4>
      </vt:variant>
      <vt:variant>
        <vt:i4>0</vt:i4>
      </vt:variant>
      <vt:variant>
        <vt:i4>5</vt:i4>
      </vt:variant>
      <vt:variant>
        <vt:lpwstr/>
      </vt:variant>
      <vt:variant>
        <vt:lpwstr>_Toc201382699</vt:lpwstr>
      </vt:variant>
      <vt:variant>
        <vt:i4>2031677</vt:i4>
      </vt:variant>
      <vt:variant>
        <vt:i4>3230</vt:i4>
      </vt:variant>
      <vt:variant>
        <vt:i4>0</vt:i4>
      </vt:variant>
      <vt:variant>
        <vt:i4>5</vt:i4>
      </vt:variant>
      <vt:variant>
        <vt:lpwstr/>
      </vt:variant>
      <vt:variant>
        <vt:lpwstr>_Toc201382698</vt:lpwstr>
      </vt:variant>
      <vt:variant>
        <vt:i4>2031677</vt:i4>
      </vt:variant>
      <vt:variant>
        <vt:i4>3224</vt:i4>
      </vt:variant>
      <vt:variant>
        <vt:i4>0</vt:i4>
      </vt:variant>
      <vt:variant>
        <vt:i4>5</vt:i4>
      </vt:variant>
      <vt:variant>
        <vt:lpwstr/>
      </vt:variant>
      <vt:variant>
        <vt:lpwstr>_Toc201382697</vt:lpwstr>
      </vt:variant>
      <vt:variant>
        <vt:i4>2031677</vt:i4>
      </vt:variant>
      <vt:variant>
        <vt:i4>3218</vt:i4>
      </vt:variant>
      <vt:variant>
        <vt:i4>0</vt:i4>
      </vt:variant>
      <vt:variant>
        <vt:i4>5</vt:i4>
      </vt:variant>
      <vt:variant>
        <vt:lpwstr/>
      </vt:variant>
      <vt:variant>
        <vt:lpwstr>_Toc201382696</vt:lpwstr>
      </vt:variant>
      <vt:variant>
        <vt:i4>2031677</vt:i4>
      </vt:variant>
      <vt:variant>
        <vt:i4>3212</vt:i4>
      </vt:variant>
      <vt:variant>
        <vt:i4>0</vt:i4>
      </vt:variant>
      <vt:variant>
        <vt:i4>5</vt:i4>
      </vt:variant>
      <vt:variant>
        <vt:lpwstr/>
      </vt:variant>
      <vt:variant>
        <vt:lpwstr>_Toc201382695</vt:lpwstr>
      </vt:variant>
      <vt:variant>
        <vt:i4>2031677</vt:i4>
      </vt:variant>
      <vt:variant>
        <vt:i4>3206</vt:i4>
      </vt:variant>
      <vt:variant>
        <vt:i4>0</vt:i4>
      </vt:variant>
      <vt:variant>
        <vt:i4>5</vt:i4>
      </vt:variant>
      <vt:variant>
        <vt:lpwstr/>
      </vt:variant>
      <vt:variant>
        <vt:lpwstr>_Toc201382694</vt:lpwstr>
      </vt:variant>
      <vt:variant>
        <vt:i4>2031677</vt:i4>
      </vt:variant>
      <vt:variant>
        <vt:i4>3200</vt:i4>
      </vt:variant>
      <vt:variant>
        <vt:i4>0</vt:i4>
      </vt:variant>
      <vt:variant>
        <vt:i4>5</vt:i4>
      </vt:variant>
      <vt:variant>
        <vt:lpwstr/>
      </vt:variant>
      <vt:variant>
        <vt:lpwstr>_Toc201382693</vt:lpwstr>
      </vt:variant>
      <vt:variant>
        <vt:i4>2031677</vt:i4>
      </vt:variant>
      <vt:variant>
        <vt:i4>3194</vt:i4>
      </vt:variant>
      <vt:variant>
        <vt:i4>0</vt:i4>
      </vt:variant>
      <vt:variant>
        <vt:i4>5</vt:i4>
      </vt:variant>
      <vt:variant>
        <vt:lpwstr/>
      </vt:variant>
      <vt:variant>
        <vt:lpwstr>_Toc201382692</vt:lpwstr>
      </vt:variant>
      <vt:variant>
        <vt:i4>2031677</vt:i4>
      </vt:variant>
      <vt:variant>
        <vt:i4>3188</vt:i4>
      </vt:variant>
      <vt:variant>
        <vt:i4>0</vt:i4>
      </vt:variant>
      <vt:variant>
        <vt:i4>5</vt:i4>
      </vt:variant>
      <vt:variant>
        <vt:lpwstr/>
      </vt:variant>
      <vt:variant>
        <vt:lpwstr>_Toc201382691</vt:lpwstr>
      </vt:variant>
      <vt:variant>
        <vt:i4>2031677</vt:i4>
      </vt:variant>
      <vt:variant>
        <vt:i4>3182</vt:i4>
      </vt:variant>
      <vt:variant>
        <vt:i4>0</vt:i4>
      </vt:variant>
      <vt:variant>
        <vt:i4>5</vt:i4>
      </vt:variant>
      <vt:variant>
        <vt:lpwstr/>
      </vt:variant>
      <vt:variant>
        <vt:lpwstr>_Toc201382690</vt:lpwstr>
      </vt:variant>
      <vt:variant>
        <vt:i4>1966141</vt:i4>
      </vt:variant>
      <vt:variant>
        <vt:i4>3176</vt:i4>
      </vt:variant>
      <vt:variant>
        <vt:i4>0</vt:i4>
      </vt:variant>
      <vt:variant>
        <vt:i4>5</vt:i4>
      </vt:variant>
      <vt:variant>
        <vt:lpwstr/>
      </vt:variant>
      <vt:variant>
        <vt:lpwstr>_Toc201382689</vt:lpwstr>
      </vt:variant>
      <vt:variant>
        <vt:i4>1966141</vt:i4>
      </vt:variant>
      <vt:variant>
        <vt:i4>3170</vt:i4>
      </vt:variant>
      <vt:variant>
        <vt:i4>0</vt:i4>
      </vt:variant>
      <vt:variant>
        <vt:i4>5</vt:i4>
      </vt:variant>
      <vt:variant>
        <vt:lpwstr/>
      </vt:variant>
      <vt:variant>
        <vt:lpwstr>_Toc201382688</vt:lpwstr>
      </vt:variant>
      <vt:variant>
        <vt:i4>1966141</vt:i4>
      </vt:variant>
      <vt:variant>
        <vt:i4>3164</vt:i4>
      </vt:variant>
      <vt:variant>
        <vt:i4>0</vt:i4>
      </vt:variant>
      <vt:variant>
        <vt:i4>5</vt:i4>
      </vt:variant>
      <vt:variant>
        <vt:lpwstr/>
      </vt:variant>
      <vt:variant>
        <vt:lpwstr>_Toc201382687</vt:lpwstr>
      </vt:variant>
      <vt:variant>
        <vt:i4>1966141</vt:i4>
      </vt:variant>
      <vt:variant>
        <vt:i4>3158</vt:i4>
      </vt:variant>
      <vt:variant>
        <vt:i4>0</vt:i4>
      </vt:variant>
      <vt:variant>
        <vt:i4>5</vt:i4>
      </vt:variant>
      <vt:variant>
        <vt:lpwstr/>
      </vt:variant>
      <vt:variant>
        <vt:lpwstr>_Toc201382686</vt:lpwstr>
      </vt:variant>
      <vt:variant>
        <vt:i4>1966141</vt:i4>
      </vt:variant>
      <vt:variant>
        <vt:i4>3152</vt:i4>
      </vt:variant>
      <vt:variant>
        <vt:i4>0</vt:i4>
      </vt:variant>
      <vt:variant>
        <vt:i4>5</vt:i4>
      </vt:variant>
      <vt:variant>
        <vt:lpwstr/>
      </vt:variant>
      <vt:variant>
        <vt:lpwstr>_Toc201382685</vt:lpwstr>
      </vt:variant>
      <vt:variant>
        <vt:i4>1966141</vt:i4>
      </vt:variant>
      <vt:variant>
        <vt:i4>3146</vt:i4>
      </vt:variant>
      <vt:variant>
        <vt:i4>0</vt:i4>
      </vt:variant>
      <vt:variant>
        <vt:i4>5</vt:i4>
      </vt:variant>
      <vt:variant>
        <vt:lpwstr/>
      </vt:variant>
      <vt:variant>
        <vt:lpwstr>_Toc201382684</vt:lpwstr>
      </vt:variant>
      <vt:variant>
        <vt:i4>1966141</vt:i4>
      </vt:variant>
      <vt:variant>
        <vt:i4>3140</vt:i4>
      </vt:variant>
      <vt:variant>
        <vt:i4>0</vt:i4>
      </vt:variant>
      <vt:variant>
        <vt:i4>5</vt:i4>
      </vt:variant>
      <vt:variant>
        <vt:lpwstr/>
      </vt:variant>
      <vt:variant>
        <vt:lpwstr>_Toc201382683</vt:lpwstr>
      </vt:variant>
      <vt:variant>
        <vt:i4>1966141</vt:i4>
      </vt:variant>
      <vt:variant>
        <vt:i4>3134</vt:i4>
      </vt:variant>
      <vt:variant>
        <vt:i4>0</vt:i4>
      </vt:variant>
      <vt:variant>
        <vt:i4>5</vt:i4>
      </vt:variant>
      <vt:variant>
        <vt:lpwstr/>
      </vt:variant>
      <vt:variant>
        <vt:lpwstr>_Toc201382682</vt:lpwstr>
      </vt:variant>
      <vt:variant>
        <vt:i4>1966141</vt:i4>
      </vt:variant>
      <vt:variant>
        <vt:i4>3128</vt:i4>
      </vt:variant>
      <vt:variant>
        <vt:i4>0</vt:i4>
      </vt:variant>
      <vt:variant>
        <vt:i4>5</vt:i4>
      </vt:variant>
      <vt:variant>
        <vt:lpwstr/>
      </vt:variant>
      <vt:variant>
        <vt:lpwstr>_Toc201382681</vt:lpwstr>
      </vt:variant>
      <vt:variant>
        <vt:i4>1966141</vt:i4>
      </vt:variant>
      <vt:variant>
        <vt:i4>3122</vt:i4>
      </vt:variant>
      <vt:variant>
        <vt:i4>0</vt:i4>
      </vt:variant>
      <vt:variant>
        <vt:i4>5</vt:i4>
      </vt:variant>
      <vt:variant>
        <vt:lpwstr/>
      </vt:variant>
      <vt:variant>
        <vt:lpwstr>_Toc201382680</vt:lpwstr>
      </vt:variant>
      <vt:variant>
        <vt:i4>1114173</vt:i4>
      </vt:variant>
      <vt:variant>
        <vt:i4>3116</vt:i4>
      </vt:variant>
      <vt:variant>
        <vt:i4>0</vt:i4>
      </vt:variant>
      <vt:variant>
        <vt:i4>5</vt:i4>
      </vt:variant>
      <vt:variant>
        <vt:lpwstr/>
      </vt:variant>
      <vt:variant>
        <vt:lpwstr>_Toc201382679</vt:lpwstr>
      </vt:variant>
      <vt:variant>
        <vt:i4>1114173</vt:i4>
      </vt:variant>
      <vt:variant>
        <vt:i4>3110</vt:i4>
      </vt:variant>
      <vt:variant>
        <vt:i4>0</vt:i4>
      </vt:variant>
      <vt:variant>
        <vt:i4>5</vt:i4>
      </vt:variant>
      <vt:variant>
        <vt:lpwstr/>
      </vt:variant>
      <vt:variant>
        <vt:lpwstr>_Toc201382678</vt:lpwstr>
      </vt:variant>
      <vt:variant>
        <vt:i4>1114173</vt:i4>
      </vt:variant>
      <vt:variant>
        <vt:i4>3104</vt:i4>
      </vt:variant>
      <vt:variant>
        <vt:i4>0</vt:i4>
      </vt:variant>
      <vt:variant>
        <vt:i4>5</vt:i4>
      </vt:variant>
      <vt:variant>
        <vt:lpwstr/>
      </vt:variant>
      <vt:variant>
        <vt:lpwstr>_Toc201382677</vt:lpwstr>
      </vt:variant>
      <vt:variant>
        <vt:i4>1114173</vt:i4>
      </vt:variant>
      <vt:variant>
        <vt:i4>3098</vt:i4>
      </vt:variant>
      <vt:variant>
        <vt:i4>0</vt:i4>
      </vt:variant>
      <vt:variant>
        <vt:i4>5</vt:i4>
      </vt:variant>
      <vt:variant>
        <vt:lpwstr/>
      </vt:variant>
      <vt:variant>
        <vt:lpwstr>_Toc201382676</vt:lpwstr>
      </vt:variant>
      <vt:variant>
        <vt:i4>1114173</vt:i4>
      </vt:variant>
      <vt:variant>
        <vt:i4>3092</vt:i4>
      </vt:variant>
      <vt:variant>
        <vt:i4>0</vt:i4>
      </vt:variant>
      <vt:variant>
        <vt:i4>5</vt:i4>
      </vt:variant>
      <vt:variant>
        <vt:lpwstr/>
      </vt:variant>
      <vt:variant>
        <vt:lpwstr>_Toc201382675</vt:lpwstr>
      </vt:variant>
      <vt:variant>
        <vt:i4>1114173</vt:i4>
      </vt:variant>
      <vt:variant>
        <vt:i4>3086</vt:i4>
      </vt:variant>
      <vt:variant>
        <vt:i4>0</vt:i4>
      </vt:variant>
      <vt:variant>
        <vt:i4>5</vt:i4>
      </vt:variant>
      <vt:variant>
        <vt:lpwstr/>
      </vt:variant>
      <vt:variant>
        <vt:lpwstr>_Toc201382674</vt:lpwstr>
      </vt:variant>
      <vt:variant>
        <vt:i4>1114173</vt:i4>
      </vt:variant>
      <vt:variant>
        <vt:i4>3080</vt:i4>
      </vt:variant>
      <vt:variant>
        <vt:i4>0</vt:i4>
      </vt:variant>
      <vt:variant>
        <vt:i4>5</vt:i4>
      </vt:variant>
      <vt:variant>
        <vt:lpwstr/>
      </vt:variant>
      <vt:variant>
        <vt:lpwstr>_Toc201382673</vt:lpwstr>
      </vt:variant>
      <vt:variant>
        <vt:i4>1114173</vt:i4>
      </vt:variant>
      <vt:variant>
        <vt:i4>3074</vt:i4>
      </vt:variant>
      <vt:variant>
        <vt:i4>0</vt:i4>
      </vt:variant>
      <vt:variant>
        <vt:i4>5</vt:i4>
      </vt:variant>
      <vt:variant>
        <vt:lpwstr/>
      </vt:variant>
      <vt:variant>
        <vt:lpwstr>_Toc201382672</vt:lpwstr>
      </vt:variant>
      <vt:variant>
        <vt:i4>1114173</vt:i4>
      </vt:variant>
      <vt:variant>
        <vt:i4>3068</vt:i4>
      </vt:variant>
      <vt:variant>
        <vt:i4>0</vt:i4>
      </vt:variant>
      <vt:variant>
        <vt:i4>5</vt:i4>
      </vt:variant>
      <vt:variant>
        <vt:lpwstr/>
      </vt:variant>
      <vt:variant>
        <vt:lpwstr>_Toc201382671</vt:lpwstr>
      </vt:variant>
      <vt:variant>
        <vt:i4>1114173</vt:i4>
      </vt:variant>
      <vt:variant>
        <vt:i4>3062</vt:i4>
      </vt:variant>
      <vt:variant>
        <vt:i4>0</vt:i4>
      </vt:variant>
      <vt:variant>
        <vt:i4>5</vt:i4>
      </vt:variant>
      <vt:variant>
        <vt:lpwstr/>
      </vt:variant>
      <vt:variant>
        <vt:lpwstr>_Toc201382670</vt:lpwstr>
      </vt:variant>
      <vt:variant>
        <vt:i4>1048637</vt:i4>
      </vt:variant>
      <vt:variant>
        <vt:i4>3056</vt:i4>
      </vt:variant>
      <vt:variant>
        <vt:i4>0</vt:i4>
      </vt:variant>
      <vt:variant>
        <vt:i4>5</vt:i4>
      </vt:variant>
      <vt:variant>
        <vt:lpwstr/>
      </vt:variant>
      <vt:variant>
        <vt:lpwstr>_Toc201382669</vt:lpwstr>
      </vt:variant>
      <vt:variant>
        <vt:i4>1048637</vt:i4>
      </vt:variant>
      <vt:variant>
        <vt:i4>3050</vt:i4>
      </vt:variant>
      <vt:variant>
        <vt:i4>0</vt:i4>
      </vt:variant>
      <vt:variant>
        <vt:i4>5</vt:i4>
      </vt:variant>
      <vt:variant>
        <vt:lpwstr/>
      </vt:variant>
      <vt:variant>
        <vt:lpwstr>_Toc201382668</vt:lpwstr>
      </vt:variant>
      <vt:variant>
        <vt:i4>1048637</vt:i4>
      </vt:variant>
      <vt:variant>
        <vt:i4>3044</vt:i4>
      </vt:variant>
      <vt:variant>
        <vt:i4>0</vt:i4>
      </vt:variant>
      <vt:variant>
        <vt:i4>5</vt:i4>
      </vt:variant>
      <vt:variant>
        <vt:lpwstr/>
      </vt:variant>
      <vt:variant>
        <vt:lpwstr>_Toc201382667</vt:lpwstr>
      </vt:variant>
      <vt:variant>
        <vt:i4>1048637</vt:i4>
      </vt:variant>
      <vt:variant>
        <vt:i4>3038</vt:i4>
      </vt:variant>
      <vt:variant>
        <vt:i4>0</vt:i4>
      </vt:variant>
      <vt:variant>
        <vt:i4>5</vt:i4>
      </vt:variant>
      <vt:variant>
        <vt:lpwstr/>
      </vt:variant>
      <vt:variant>
        <vt:lpwstr>_Toc201382666</vt:lpwstr>
      </vt:variant>
      <vt:variant>
        <vt:i4>1048637</vt:i4>
      </vt:variant>
      <vt:variant>
        <vt:i4>3032</vt:i4>
      </vt:variant>
      <vt:variant>
        <vt:i4>0</vt:i4>
      </vt:variant>
      <vt:variant>
        <vt:i4>5</vt:i4>
      </vt:variant>
      <vt:variant>
        <vt:lpwstr/>
      </vt:variant>
      <vt:variant>
        <vt:lpwstr>_Toc201382665</vt:lpwstr>
      </vt:variant>
      <vt:variant>
        <vt:i4>1048637</vt:i4>
      </vt:variant>
      <vt:variant>
        <vt:i4>3026</vt:i4>
      </vt:variant>
      <vt:variant>
        <vt:i4>0</vt:i4>
      </vt:variant>
      <vt:variant>
        <vt:i4>5</vt:i4>
      </vt:variant>
      <vt:variant>
        <vt:lpwstr/>
      </vt:variant>
      <vt:variant>
        <vt:lpwstr>_Toc201382664</vt:lpwstr>
      </vt:variant>
      <vt:variant>
        <vt:i4>1048637</vt:i4>
      </vt:variant>
      <vt:variant>
        <vt:i4>3020</vt:i4>
      </vt:variant>
      <vt:variant>
        <vt:i4>0</vt:i4>
      </vt:variant>
      <vt:variant>
        <vt:i4>5</vt:i4>
      </vt:variant>
      <vt:variant>
        <vt:lpwstr/>
      </vt:variant>
      <vt:variant>
        <vt:lpwstr>_Toc201382663</vt:lpwstr>
      </vt:variant>
      <vt:variant>
        <vt:i4>1048637</vt:i4>
      </vt:variant>
      <vt:variant>
        <vt:i4>3014</vt:i4>
      </vt:variant>
      <vt:variant>
        <vt:i4>0</vt:i4>
      </vt:variant>
      <vt:variant>
        <vt:i4>5</vt:i4>
      </vt:variant>
      <vt:variant>
        <vt:lpwstr/>
      </vt:variant>
      <vt:variant>
        <vt:lpwstr>_Toc201382662</vt:lpwstr>
      </vt:variant>
      <vt:variant>
        <vt:i4>1048637</vt:i4>
      </vt:variant>
      <vt:variant>
        <vt:i4>3008</vt:i4>
      </vt:variant>
      <vt:variant>
        <vt:i4>0</vt:i4>
      </vt:variant>
      <vt:variant>
        <vt:i4>5</vt:i4>
      </vt:variant>
      <vt:variant>
        <vt:lpwstr/>
      </vt:variant>
      <vt:variant>
        <vt:lpwstr>_Toc201382661</vt:lpwstr>
      </vt:variant>
      <vt:variant>
        <vt:i4>1048637</vt:i4>
      </vt:variant>
      <vt:variant>
        <vt:i4>3002</vt:i4>
      </vt:variant>
      <vt:variant>
        <vt:i4>0</vt:i4>
      </vt:variant>
      <vt:variant>
        <vt:i4>5</vt:i4>
      </vt:variant>
      <vt:variant>
        <vt:lpwstr/>
      </vt:variant>
      <vt:variant>
        <vt:lpwstr>_Toc201382660</vt:lpwstr>
      </vt:variant>
      <vt:variant>
        <vt:i4>1245245</vt:i4>
      </vt:variant>
      <vt:variant>
        <vt:i4>2996</vt:i4>
      </vt:variant>
      <vt:variant>
        <vt:i4>0</vt:i4>
      </vt:variant>
      <vt:variant>
        <vt:i4>5</vt:i4>
      </vt:variant>
      <vt:variant>
        <vt:lpwstr/>
      </vt:variant>
      <vt:variant>
        <vt:lpwstr>_Toc201382659</vt:lpwstr>
      </vt:variant>
      <vt:variant>
        <vt:i4>1245245</vt:i4>
      </vt:variant>
      <vt:variant>
        <vt:i4>2990</vt:i4>
      </vt:variant>
      <vt:variant>
        <vt:i4>0</vt:i4>
      </vt:variant>
      <vt:variant>
        <vt:i4>5</vt:i4>
      </vt:variant>
      <vt:variant>
        <vt:lpwstr/>
      </vt:variant>
      <vt:variant>
        <vt:lpwstr>_Toc201382658</vt:lpwstr>
      </vt:variant>
      <vt:variant>
        <vt:i4>1245245</vt:i4>
      </vt:variant>
      <vt:variant>
        <vt:i4>2984</vt:i4>
      </vt:variant>
      <vt:variant>
        <vt:i4>0</vt:i4>
      </vt:variant>
      <vt:variant>
        <vt:i4>5</vt:i4>
      </vt:variant>
      <vt:variant>
        <vt:lpwstr/>
      </vt:variant>
      <vt:variant>
        <vt:lpwstr>_Toc201382657</vt:lpwstr>
      </vt:variant>
      <vt:variant>
        <vt:i4>1245245</vt:i4>
      </vt:variant>
      <vt:variant>
        <vt:i4>2978</vt:i4>
      </vt:variant>
      <vt:variant>
        <vt:i4>0</vt:i4>
      </vt:variant>
      <vt:variant>
        <vt:i4>5</vt:i4>
      </vt:variant>
      <vt:variant>
        <vt:lpwstr/>
      </vt:variant>
      <vt:variant>
        <vt:lpwstr>_Toc201382656</vt:lpwstr>
      </vt:variant>
      <vt:variant>
        <vt:i4>1245245</vt:i4>
      </vt:variant>
      <vt:variant>
        <vt:i4>2972</vt:i4>
      </vt:variant>
      <vt:variant>
        <vt:i4>0</vt:i4>
      </vt:variant>
      <vt:variant>
        <vt:i4>5</vt:i4>
      </vt:variant>
      <vt:variant>
        <vt:lpwstr/>
      </vt:variant>
      <vt:variant>
        <vt:lpwstr>_Toc201382655</vt:lpwstr>
      </vt:variant>
      <vt:variant>
        <vt:i4>1245245</vt:i4>
      </vt:variant>
      <vt:variant>
        <vt:i4>2966</vt:i4>
      </vt:variant>
      <vt:variant>
        <vt:i4>0</vt:i4>
      </vt:variant>
      <vt:variant>
        <vt:i4>5</vt:i4>
      </vt:variant>
      <vt:variant>
        <vt:lpwstr/>
      </vt:variant>
      <vt:variant>
        <vt:lpwstr>_Toc201382654</vt:lpwstr>
      </vt:variant>
      <vt:variant>
        <vt:i4>1245245</vt:i4>
      </vt:variant>
      <vt:variant>
        <vt:i4>2960</vt:i4>
      </vt:variant>
      <vt:variant>
        <vt:i4>0</vt:i4>
      </vt:variant>
      <vt:variant>
        <vt:i4>5</vt:i4>
      </vt:variant>
      <vt:variant>
        <vt:lpwstr/>
      </vt:variant>
      <vt:variant>
        <vt:lpwstr>_Toc201382653</vt:lpwstr>
      </vt:variant>
      <vt:variant>
        <vt:i4>1245245</vt:i4>
      </vt:variant>
      <vt:variant>
        <vt:i4>2954</vt:i4>
      </vt:variant>
      <vt:variant>
        <vt:i4>0</vt:i4>
      </vt:variant>
      <vt:variant>
        <vt:i4>5</vt:i4>
      </vt:variant>
      <vt:variant>
        <vt:lpwstr/>
      </vt:variant>
      <vt:variant>
        <vt:lpwstr>_Toc201382652</vt:lpwstr>
      </vt:variant>
      <vt:variant>
        <vt:i4>1245245</vt:i4>
      </vt:variant>
      <vt:variant>
        <vt:i4>2948</vt:i4>
      </vt:variant>
      <vt:variant>
        <vt:i4>0</vt:i4>
      </vt:variant>
      <vt:variant>
        <vt:i4>5</vt:i4>
      </vt:variant>
      <vt:variant>
        <vt:lpwstr/>
      </vt:variant>
      <vt:variant>
        <vt:lpwstr>_Toc201382651</vt:lpwstr>
      </vt:variant>
      <vt:variant>
        <vt:i4>1245245</vt:i4>
      </vt:variant>
      <vt:variant>
        <vt:i4>2942</vt:i4>
      </vt:variant>
      <vt:variant>
        <vt:i4>0</vt:i4>
      </vt:variant>
      <vt:variant>
        <vt:i4>5</vt:i4>
      </vt:variant>
      <vt:variant>
        <vt:lpwstr/>
      </vt:variant>
      <vt:variant>
        <vt:lpwstr>_Toc201382650</vt:lpwstr>
      </vt:variant>
      <vt:variant>
        <vt:i4>1179709</vt:i4>
      </vt:variant>
      <vt:variant>
        <vt:i4>2936</vt:i4>
      </vt:variant>
      <vt:variant>
        <vt:i4>0</vt:i4>
      </vt:variant>
      <vt:variant>
        <vt:i4>5</vt:i4>
      </vt:variant>
      <vt:variant>
        <vt:lpwstr/>
      </vt:variant>
      <vt:variant>
        <vt:lpwstr>_Toc201382649</vt:lpwstr>
      </vt:variant>
      <vt:variant>
        <vt:i4>1179709</vt:i4>
      </vt:variant>
      <vt:variant>
        <vt:i4>2930</vt:i4>
      </vt:variant>
      <vt:variant>
        <vt:i4>0</vt:i4>
      </vt:variant>
      <vt:variant>
        <vt:i4>5</vt:i4>
      </vt:variant>
      <vt:variant>
        <vt:lpwstr/>
      </vt:variant>
      <vt:variant>
        <vt:lpwstr>_Toc201382648</vt:lpwstr>
      </vt:variant>
      <vt:variant>
        <vt:i4>1179709</vt:i4>
      </vt:variant>
      <vt:variant>
        <vt:i4>2924</vt:i4>
      </vt:variant>
      <vt:variant>
        <vt:i4>0</vt:i4>
      </vt:variant>
      <vt:variant>
        <vt:i4>5</vt:i4>
      </vt:variant>
      <vt:variant>
        <vt:lpwstr/>
      </vt:variant>
      <vt:variant>
        <vt:lpwstr>_Toc201382647</vt:lpwstr>
      </vt:variant>
      <vt:variant>
        <vt:i4>1179709</vt:i4>
      </vt:variant>
      <vt:variant>
        <vt:i4>2918</vt:i4>
      </vt:variant>
      <vt:variant>
        <vt:i4>0</vt:i4>
      </vt:variant>
      <vt:variant>
        <vt:i4>5</vt:i4>
      </vt:variant>
      <vt:variant>
        <vt:lpwstr/>
      </vt:variant>
      <vt:variant>
        <vt:lpwstr>_Toc201382646</vt:lpwstr>
      </vt:variant>
      <vt:variant>
        <vt:i4>1179709</vt:i4>
      </vt:variant>
      <vt:variant>
        <vt:i4>2912</vt:i4>
      </vt:variant>
      <vt:variant>
        <vt:i4>0</vt:i4>
      </vt:variant>
      <vt:variant>
        <vt:i4>5</vt:i4>
      </vt:variant>
      <vt:variant>
        <vt:lpwstr/>
      </vt:variant>
      <vt:variant>
        <vt:lpwstr>_Toc201382645</vt:lpwstr>
      </vt:variant>
      <vt:variant>
        <vt:i4>1179709</vt:i4>
      </vt:variant>
      <vt:variant>
        <vt:i4>2906</vt:i4>
      </vt:variant>
      <vt:variant>
        <vt:i4>0</vt:i4>
      </vt:variant>
      <vt:variant>
        <vt:i4>5</vt:i4>
      </vt:variant>
      <vt:variant>
        <vt:lpwstr/>
      </vt:variant>
      <vt:variant>
        <vt:lpwstr>_Toc201382644</vt:lpwstr>
      </vt:variant>
      <vt:variant>
        <vt:i4>1179709</vt:i4>
      </vt:variant>
      <vt:variant>
        <vt:i4>2900</vt:i4>
      </vt:variant>
      <vt:variant>
        <vt:i4>0</vt:i4>
      </vt:variant>
      <vt:variant>
        <vt:i4>5</vt:i4>
      </vt:variant>
      <vt:variant>
        <vt:lpwstr/>
      </vt:variant>
      <vt:variant>
        <vt:lpwstr>_Toc201382643</vt:lpwstr>
      </vt:variant>
      <vt:variant>
        <vt:i4>1179709</vt:i4>
      </vt:variant>
      <vt:variant>
        <vt:i4>2894</vt:i4>
      </vt:variant>
      <vt:variant>
        <vt:i4>0</vt:i4>
      </vt:variant>
      <vt:variant>
        <vt:i4>5</vt:i4>
      </vt:variant>
      <vt:variant>
        <vt:lpwstr/>
      </vt:variant>
      <vt:variant>
        <vt:lpwstr>_Toc201382642</vt:lpwstr>
      </vt:variant>
      <vt:variant>
        <vt:i4>1179709</vt:i4>
      </vt:variant>
      <vt:variant>
        <vt:i4>2888</vt:i4>
      </vt:variant>
      <vt:variant>
        <vt:i4>0</vt:i4>
      </vt:variant>
      <vt:variant>
        <vt:i4>5</vt:i4>
      </vt:variant>
      <vt:variant>
        <vt:lpwstr/>
      </vt:variant>
      <vt:variant>
        <vt:lpwstr>_Toc201382641</vt:lpwstr>
      </vt:variant>
      <vt:variant>
        <vt:i4>1179709</vt:i4>
      </vt:variant>
      <vt:variant>
        <vt:i4>2882</vt:i4>
      </vt:variant>
      <vt:variant>
        <vt:i4>0</vt:i4>
      </vt:variant>
      <vt:variant>
        <vt:i4>5</vt:i4>
      </vt:variant>
      <vt:variant>
        <vt:lpwstr/>
      </vt:variant>
      <vt:variant>
        <vt:lpwstr>_Toc201382640</vt:lpwstr>
      </vt:variant>
      <vt:variant>
        <vt:i4>1376317</vt:i4>
      </vt:variant>
      <vt:variant>
        <vt:i4>2876</vt:i4>
      </vt:variant>
      <vt:variant>
        <vt:i4>0</vt:i4>
      </vt:variant>
      <vt:variant>
        <vt:i4>5</vt:i4>
      </vt:variant>
      <vt:variant>
        <vt:lpwstr/>
      </vt:variant>
      <vt:variant>
        <vt:lpwstr>_Toc201382639</vt:lpwstr>
      </vt:variant>
      <vt:variant>
        <vt:i4>1376317</vt:i4>
      </vt:variant>
      <vt:variant>
        <vt:i4>2870</vt:i4>
      </vt:variant>
      <vt:variant>
        <vt:i4>0</vt:i4>
      </vt:variant>
      <vt:variant>
        <vt:i4>5</vt:i4>
      </vt:variant>
      <vt:variant>
        <vt:lpwstr/>
      </vt:variant>
      <vt:variant>
        <vt:lpwstr>_Toc201382638</vt:lpwstr>
      </vt:variant>
      <vt:variant>
        <vt:i4>1376317</vt:i4>
      </vt:variant>
      <vt:variant>
        <vt:i4>2864</vt:i4>
      </vt:variant>
      <vt:variant>
        <vt:i4>0</vt:i4>
      </vt:variant>
      <vt:variant>
        <vt:i4>5</vt:i4>
      </vt:variant>
      <vt:variant>
        <vt:lpwstr/>
      </vt:variant>
      <vt:variant>
        <vt:lpwstr>_Toc201382637</vt:lpwstr>
      </vt:variant>
      <vt:variant>
        <vt:i4>1376317</vt:i4>
      </vt:variant>
      <vt:variant>
        <vt:i4>2858</vt:i4>
      </vt:variant>
      <vt:variant>
        <vt:i4>0</vt:i4>
      </vt:variant>
      <vt:variant>
        <vt:i4>5</vt:i4>
      </vt:variant>
      <vt:variant>
        <vt:lpwstr/>
      </vt:variant>
      <vt:variant>
        <vt:lpwstr>_Toc201382636</vt:lpwstr>
      </vt:variant>
      <vt:variant>
        <vt:i4>1376317</vt:i4>
      </vt:variant>
      <vt:variant>
        <vt:i4>2852</vt:i4>
      </vt:variant>
      <vt:variant>
        <vt:i4>0</vt:i4>
      </vt:variant>
      <vt:variant>
        <vt:i4>5</vt:i4>
      </vt:variant>
      <vt:variant>
        <vt:lpwstr/>
      </vt:variant>
      <vt:variant>
        <vt:lpwstr>_Toc201382635</vt:lpwstr>
      </vt:variant>
      <vt:variant>
        <vt:i4>1376317</vt:i4>
      </vt:variant>
      <vt:variant>
        <vt:i4>2846</vt:i4>
      </vt:variant>
      <vt:variant>
        <vt:i4>0</vt:i4>
      </vt:variant>
      <vt:variant>
        <vt:i4>5</vt:i4>
      </vt:variant>
      <vt:variant>
        <vt:lpwstr/>
      </vt:variant>
      <vt:variant>
        <vt:lpwstr>_Toc201382634</vt:lpwstr>
      </vt:variant>
      <vt:variant>
        <vt:i4>1376317</vt:i4>
      </vt:variant>
      <vt:variant>
        <vt:i4>2840</vt:i4>
      </vt:variant>
      <vt:variant>
        <vt:i4>0</vt:i4>
      </vt:variant>
      <vt:variant>
        <vt:i4>5</vt:i4>
      </vt:variant>
      <vt:variant>
        <vt:lpwstr/>
      </vt:variant>
      <vt:variant>
        <vt:lpwstr>_Toc201382633</vt:lpwstr>
      </vt:variant>
      <vt:variant>
        <vt:i4>1376317</vt:i4>
      </vt:variant>
      <vt:variant>
        <vt:i4>2834</vt:i4>
      </vt:variant>
      <vt:variant>
        <vt:i4>0</vt:i4>
      </vt:variant>
      <vt:variant>
        <vt:i4>5</vt:i4>
      </vt:variant>
      <vt:variant>
        <vt:lpwstr/>
      </vt:variant>
      <vt:variant>
        <vt:lpwstr>_Toc201382632</vt:lpwstr>
      </vt:variant>
      <vt:variant>
        <vt:i4>1376317</vt:i4>
      </vt:variant>
      <vt:variant>
        <vt:i4>2828</vt:i4>
      </vt:variant>
      <vt:variant>
        <vt:i4>0</vt:i4>
      </vt:variant>
      <vt:variant>
        <vt:i4>5</vt:i4>
      </vt:variant>
      <vt:variant>
        <vt:lpwstr/>
      </vt:variant>
      <vt:variant>
        <vt:lpwstr>_Toc201382631</vt:lpwstr>
      </vt:variant>
      <vt:variant>
        <vt:i4>1376317</vt:i4>
      </vt:variant>
      <vt:variant>
        <vt:i4>2822</vt:i4>
      </vt:variant>
      <vt:variant>
        <vt:i4>0</vt:i4>
      </vt:variant>
      <vt:variant>
        <vt:i4>5</vt:i4>
      </vt:variant>
      <vt:variant>
        <vt:lpwstr/>
      </vt:variant>
      <vt:variant>
        <vt:lpwstr>_Toc201382630</vt:lpwstr>
      </vt:variant>
      <vt:variant>
        <vt:i4>1310781</vt:i4>
      </vt:variant>
      <vt:variant>
        <vt:i4>2816</vt:i4>
      </vt:variant>
      <vt:variant>
        <vt:i4>0</vt:i4>
      </vt:variant>
      <vt:variant>
        <vt:i4>5</vt:i4>
      </vt:variant>
      <vt:variant>
        <vt:lpwstr/>
      </vt:variant>
      <vt:variant>
        <vt:lpwstr>_Toc201382629</vt:lpwstr>
      </vt:variant>
      <vt:variant>
        <vt:i4>1310781</vt:i4>
      </vt:variant>
      <vt:variant>
        <vt:i4>2810</vt:i4>
      </vt:variant>
      <vt:variant>
        <vt:i4>0</vt:i4>
      </vt:variant>
      <vt:variant>
        <vt:i4>5</vt:i4>
      </vt:variant>
      <vt:variant>
        <vt:lpwstr/>
      </vt:variant>
      <vt:variant>
        <vt:lpwstr>_Toc201382628</vt:lpwstr>
      </vt:variant>
      <vt:variant>
        <vt:i4>1310781</vt:i4>
      </vt:variant>
      <vt:variant>
        <vt:i4>2804</vt:i4>
      </vt:variant>
      <vt:variant>
        <vt:i4>0</vt:i4>
      </vt:variant>
      <vt:variant>
        <vt:i4>5</vt:i4>
      </vt:variant>
      <vt:variant>
        <vt:lpwstr/>
      </vt:variant>
      <vt:variant>
        <vt:lpwstr>_Toc201382627</vt:lpwstr>
      </vt:variant>
      <vt:variant>
        <vt:i4>1310781</vt:i4>
      </vt:variant>
      <vt:variant>
        <vt:i4>2798</vt:i4>
      </vt:variant>
      <vt:variant>
        <vt:i4>0</vt:i4>
      </vt:variant>
      <vt:variant>
        <vt:i4>5</vt:i4>
      </vt:variant>
      <vt:variant>
        <vt:lpwstr/>
      </vt:variant>
      <vt:variant>
        <vt:lpwstr>_Toc201382626</vt:lpwstr>
      </vt:variant>
      <vt:variant>
        <vt:i4>1310781</vt:i4>
      </vt:variant>
      <vt:variant>
        <vt:i4>2792</vt:i4>
      </vt:variant>
      <vt:variant>
        <vt:i4>0</vt:i4>
      </vt:variant>
      <vt:variant>
        <vt:i4>5</vt:i4>
      </vt:variant>
      <vt:variant>
        <vt:lpwstr/>
      </vt:variant>
      <vt:variant>
        <vt:lpwstr>_Toc201382625</vt:lpwstr>
      </vt:variant>
      <vt:variant>
        <vt:i4>1310781</vt:i4>
      </vt:variant>
      <vt:variant>
        <vt:i4>2786</vt:i4>
      </vt:variant>
      <vt:variant>
        <vt:i4>0</vt:i4>
      </vt:variant>
      <vt:variant>
        <vt:i4>5</vt:i4>
      </vt:variant>
      <vt:variant>
        <vt:lpwstr/>
      </vt:variant>
      <vt:variant>
        <vt:lpwstr>_Toc201382624</vt:lpwstr>
      </vt:variant>
      <vt:variant>
        <vt:i4>1310781</vt:i4>
      </vt:variant>
      <vt:variant>
        <vt:i4>2780</vt:i4>
      </vt:variant>
      <vt:variant>
        <vt:i4>0</vt:i4>
      </vt:variant>
      <vt:variant>
        <vt:i4>5</vt:i4>
      </vt:variant>
      <vt:variant>
        <vt:lpwstr/>
      </vt:variant>
      <vt:variant>
        <vt:lpwstr>_Toc201382623</vt:lpwstr>
      </vt:variant>
      <vt:variant>
        <vt:i4>1310781</vt:i4>
      </vt:variant>
      <vt:variant>
        <vt:i4>2774</vt:i4>
      </vt:variant>
      <vt:variant>
        <vt:i4>0</vt:i4>
      </vt:variant>
      <vt:variant>
        <vt:i4>5</vt:i4>
      </vt:variant>
      <vt:variant>
        <vt:lpwstr/>
      </vt:variant>
      <vt:variant>
        <vt:lpwstr>_Toc201382622</vt:lpwstr>
      </vt:variant>
      <vt:variant>
        <vt:i4>1310781</vt:i4>
      </vt:variant>
      <vt:variant>
        <vt:i4>2768</vt:i4>
      </vt:variant>
      <vt:variant>
        <vt:i4>0</vt:i4>
      </vt:variant>
      <vt:variant>
        <vt:i4>5</vt:i4>
      </vt:variant>
      <vt:variant>
        <vt:lpwstr/>
      </vt:variant>
      <vt:variant>
        <vt:lpwstr>_Toc201382621</vt:lpwstr>
      </vt:variant>
      <vt:variant>
        <vt:i4>1310781</vt:i4>
      </vt:variant>
      <vt:variant>
        <vt:i4>2762</vt:i4>
      </vt:variant>
      <vt:variant>
        <vt:i4>0</vt:i4>
      </vt:variant>
      <vt:variant>
        <vt:i4>5</vt:i4>
      </vt:variant>
      <vt:variant>
        <vt:lpwstr/>
      </vt:variant>
      <vt:variant>
        <vt:lpwstr>_Toc201382620</vt:lpwstr>
      </vt:variant>
      <vt:variant>
        <vt:i4>1507389</vt:i4>
      </vt:variant>
      <vt:variant>
        <vt:i4>2756</vt:i4>
      </vt:variant>
      <vt:variant>
        <vt:i4>0</vt:i4>
      </vt:variant>
      <vt:variant>
        <vt:i4>5</vt:i4>
      </vt:variant>
      <vt:variant>
        <vt:lpwstr/>
      </vt:variant>
      <vt:variant>
        <vt:lpwstr>_Toc201382619</vt:lpwstr>
      </vt:variant>
      <vt:variant>
        <vt:i4>1507389</vt:i4>
      </vt:variant>
      <vt:variant>
        <vt:i4>2750</vt:i4>
      </vt:variant>
      <vt:variant>
        <vt:i4>0</vt:i4>
      </vt:variant>
      <vt:variant>
        <vt:i4>5</vt:i4>
      </vt:variant>
      <vt:variant>
        <vt:lpwstr/>
      </vt:variant>
      <vt:variant>
        <vt:lpwstr>_Toc201382618</vt:lpwstr>
      </vt:variant>
      <vt:variant>
        <vt:i4>1507389</vt:i4>
      </vt:variant>
      <vt:variant>
        <vt:i4>2744</vt:i4>
      </vt:variant>
      <vt:variant>
        <vt:i4>0</vt:i4>
      </vt:variant>
      <vt:variant>
        <vt:i4>5</vt:i4>
      </vt:variant>
      <vt:variant>
        <vt:lpwstr/>
      </vt:variant>
      <vt:variant>
        <vt:lpwstr>_Toc201382617</vt:lpwstr>
      </vt:variant>
      <vt:variant>
        <vt:i4>1507389</vt:i4>
      </vt:variant>
      <vt:variant>
        <vt:i4>2738</vt:i4>
      </vt:variant>
      <vt:variant>
        <vt:i4>0</vt:i4>
      </vt:variant>
      <vt:variant>
        <vt:i4>5</vt:i4>
      </vt:variant>
      <vt:variant>
        <vt:lpwstr/>
      </vt:variant>
      <vt:variant>
        <vt:lpwstr>_Toc201382616</vt:lpwstr>
      </vt:variant>
      <vt:variant>
        <vt:i4>1507389</vt:i4>
      </vt:variant>
      <vt:variant>
        <vt:i4>2732</vt:i4>
      </vt:variant>
      <vt:variant>
        <vt:i4>0</vt:i4>
      </vt:variant>
      <vt:variant>
        <vt:i4>5</vt:i4>
      </vt:variant>
      <vt:variant>
        <vt:lpwstr/>
      </vt:variant>
      <vt:variant>
        <vt:lpwstr>_Toc201382615</vt:lpwstr>
      </vt:variant>
      <vt:variant>
        <vt:i4>1507389</vt:i4>
      </vt:variant>
      <vt:variant>
        <vt:i4>2726</vt:i4>
      </vt:variant>
      <vt:variant>
        <vt:i4>0</vt:i4>
      </vt:variant>
      <vt:variant>
        <vt:i4>5</vt:i4>
      </vt:variant>
      <vt:variant>
        <vt:lpwstr/>
      </vt:variant>
      <vt:variant>
        <vt:lpwstr>_Toc201382614</vt:lpwstr>
      </vt:variant>
      <vt:variant>
        <vt:i4>1507389</vt:i4>
      </vt:variant>
      <vt:variant>
        <vt:i4>2720</vt:i4>
      </vt:variant>
      <vt:variant>
        <vt:i4>0</vt:i4>
      </vt:variant>
      <vt:variant>
        <vt:i4>5</vt:i4>
      </vt:variant>
      <vt:variant>
        <vt:lpwstr/>
      </vt:variant>
      <vt:variant>
        <vt:lpwstr>_Toc201382613</vt:lpwstr>
      </vt:variant>
      <vt:variant>
        <vt:i4>1507389</vt:i4>
      </vt:variant>
      <vt:variant>
        <vt:i4>2714</vt:i4>
      </vt:variant>
      <vt:variant>
        <vt:i4>0</vt:i4>
      </vt:variant>
      <vt:variant>
        <vt:i4>5</vt:i4>
      </vt:variant>
      <vt:variant>
        <vt:lpwstr/>
      </vt:variant>
      <vt:variant>
        <vt:lpwstr>_Toc201382612</vt:lpwstr>
      </vt:variant>
      <vt:variant>
        <vt:i4>1507389</vt:i4>
      </vt:variant>
      <vt:variant>
        <vt:i4>2708</vt:i4>
      </vt:variant>
      <vt:variant>
        <vt:i4>0</vt:i4>
      </vt:variant>
      <vt:variant>
        <vt:i4>5</vt:i4>
      </vt:variant>
      <vt:variant>
        <vt:lpwstr/>
      </vt:variant>
      <vt:variant>
        <vt:lpwstr>_Toc201382611</vt:lpwstr>
      </vt:variant>
      <vt:variant>
        <vt:i4>1507389</vt:i4>
      </vt:variant>
      <vt:variant>
        <vt:i4>2702</vt:i4>
      </vt:variant>
      <vt:variant>
        <vt:i4>0</vt:i4>
      </vt:variant>
      <vt:variant>
        <vt:i4>5</vt:i4>
      </vt:variant>
      <vt:variant>
        <vt:lpwstr/>
      </vt:variant>
      <vt:variant>
        <vt:lpwstr>_Toc201382610</vt:lpwstr>
      </vt:variant>
      <vt:variant>
        <vt:i4>1441853</vt:i4>
      </vt:variant>
      <vt:variant>
        <vt:i4>2696</vt:i4>
      </vt:variant>
      <vt:variant>
        <vt:i4>0</vt:i4>
      </vt:variant>
      <vt:variant>
        <vt:i4>5</vt:i4>
      </vt:variant>
      <vt:variant>
        <vt:lpwstr/>
      </vt:variant>
      <vt:variant>
        <vt:lpwstr>_Toc201382609</vt:lpwstr>
      </vt:variant>
      <vt:variant>
        <vt:i4>1441853</vt:i4>
      </vt:variant>
      <vt:variant>
        <vt:i4>2690</vt:i4>
      </vt:variant>
      <vt:variant>
        <vt:i4>0</vt:i4>
      </vt:variant>
      <vt:variant>
        <vt:i4>5</vt:i4>
      </vt:variant>
      <vt:variant>
        <vt:lpwstr/>
      </vt:variant>
      <vt:variant>
        <vt:lpwstr>_Toc201382608</vt:lpwstr>
      </vt:variant>
      <vt:variant>
        <vt:i4>1441853</vt:i4>
      </vt:variant>
      <vt:variant>
        <vt:i4>2684</vt:i4>
      </vt:variant>
      <vt:variant>
        <vt:i4>0</vt:i4>
      </vt:variant>
      <vt:variant>
        <vt:i4>5</vt:i4>
      </vt:variant>
      <vt:variant>
        <vt:lpwstr/>
      </vt:variant>
      <vt:variant>
        <vt:lpwstr>_Toc201382607</vt:lpwstr>
      </vt:variant>
      <vt:variant>
        <vt:i4>1441853</vt:i4>
      </vt:variant>
      <vt:variant>
        <vt:i4>2678</vt:i4>
      </vt:variant>
      <vt:variant>
        <vt:i4>0</vt:i4>
      </vt:variant>
      <vt:variant>
        <vt:i4>5</vt:i4>
      </vt:variant>
      <vt:variant>
        <vt:lpwstr/>
      </vt:variant>
      <vt:variant>
        <vt:lpwstr>_Toc201382606</vt:lpwstr>
      </vt:variant>
      <vt:variant>
        <vt:i4>1441853</vt:i4>
      </vt:variant>
      <vt:variant>
        <vt:i4>2672</vt:i4>
      </vt:variant>
      <vt:variant>
        <vt:i4>0</vt:i4>
      </vt:variant>
      <vt:variant>
        <vt:i4>5</vt:i4>
      </vt:variant>
      <vt:variant>
        <vt:lpwstr/>
      </vt:variant>
      <vt:variant>
        <vt:lpwstr>_Toc201382605</vt:lpwstr>
      </vt:variant>
      <vt:variant>
        <vt:i4>1441853</vt:i4>
      </vt:variant>
      <vt:variant>
        <vt:i4>2666</vt:i4>
      </vt:variant>
      <vt:variant>
        <vt:i4>0</vt:i4>
      </vt:variant>
      <vt:variant>
        <vt:i4>5</vt:i4>
      </vt:variant>
      <vt:variant>
        <vt:lpwstr/>
      </vt:variant>
      <vt:variant>
        <vt:lpwstr>_Toc201382604</vt:lpwstr>
      </vt:variant>
      <vt:variant>
        <vt:i4>1441853</vt:i4>
      </vt:variant>
      <vt:variant>
        <vt:i4>2660</vt:i4>
      </vt:variant>
      <vt:variant>
        <vt:i4>0</vt:i4>
      </vt:variant>
      <vt:variant>
        <vt:i4>5</vt:i4>
      </vt:variant>
      <vt:variant>
        <vt:lpwstr/>
      </vt:variant>
      <vt:variant>
        <vt:lpwstr>_Toc201382603</vt:lpwstr>
      </vt:variant>
      <vt:variant>
        <vt:i4>1441853</vt:i4>
      </vt:variant>
      <vt:variant>
        <vt:i4>2654</vt:i4>
      </vt:variant>
      <vt:variant>
        <vt:i4>0</vt:i4>
      </vt:variant>
      <vt:variant>
        <vt:i4>5</vt:i4>
      </vt:variant>
      <vt:variant>
        <vt:lpwstr/>
      </vt:variant>
      <vt:variant>
        <vt:lpwstr>_Toc201382602</vt:lpwstr>
      </vt:variant>
      <vt:variant>
        <vt:i4>1441853</vt:i4>
      </vt:variant>
      <vt:variant>
        <vt:i4>2648</vt:i4>
      </vt:variant>
      <vt:variant>
        <vt:i4>0</vt:i4>
      </vt:variant>
      <vt:variant>
        <vt:i4>5</vt:i4>
      </vt:variant>
      <vt:variant>
        <vt:lpwstr/>
      </vt:variant>
      <vt:variant>
        <vt:lpwstr>_Toc201382601</vt:lpwstr>
      </vt:variant>
      <vt:variant>
        <vt:i4>1441853</vt:i4>
      </vt:variant>
      <vt:variant>
        <vt:i4>2642</vt:i4>
      </vt:variant>
      <vt:variant>
        <vt:i4>0</vt:i4>
      </vt:variant>
      <vt:variant>
        <vt:i4>5</vt:i4>
      </vt:variant>
      <vt:variant>
        <vt:lpwstr/>
      </vt:variant>
      <vt:variant>
        <vt:lpwstr>_Toc201382600</vt:lpwstr>
      </vt:variant>
      <vt:variant>
        <vt:i4>2031678</vt:i4>
      </vt:variant>
      <vt:variant>
        <vt:i4>2636</vt:i4>
      </vt:variant>
      <vt:variant>
        <vt:i4>0</vt:i4>
      </vt:variant>
      <vt:variant>
        <vt:i4>5</vt:i4>
      </vt:variant>
      <vt:variant>
        <vt:lpwstr/>
      </vt:variant>
      <vt:variant>
        <vt:lpwstr>_Toc201382599</vt:lpwstr>
      </vt:variant>
      <vt:variant>
        <vt:i4>2031678</vt:i4>
      </vt:variant>
      <vt:variant>
        <vt:i4>2630</vt:i4>
      </vt:variant>
      <vt:variant>
        <vt:i4>0</vt:i4>
      </vt:variant>
      <vt:variant>
        <vt:i4>5</vt:i4>
      </vt:variant>
      <vt:variant>
        <vt:lpwstr/>
      </vt:variant>
      <vt:variant>
        <vt:lpwstr>_Toc201382598</vt:lpwstr>
      </vt:variant>
      <vt:variant>
        <vt:i4>2031678</vt:i4>
      </vt:variant>
      <vt:variant>
        <vt:i4>2624</vt:i4>
      </vt:variant>
      <vt:variant>
        <vt:i4>0</vt:i4>
      </vt:variant>
      <vt:variant>
        <vt:i4>5</vt:i4>
      </vt:variant>
      <vt:variant>
        <vt:lpwstr/>
      </vt:variant>
      <vt:variant>
        <vt:lpwstr>_Toc201382597</vt:lpwstr>
      </vt:variant>
      <vt:variant>
        <vt:i4>2031678</vt:i4>
      </vt:variant>
      <vt:variant>
        <vt:i4>2618</vt:i4>
      </vt:variant>
      <vt:variant>
        <vt:i4>0</vt:i4>
      </vt:variant>
      <vt:variant>
        <vt:i4>5</vt:i4>
      </vt:variant>
      <vt:variant>
        <vt:lpwstr/>
      </vt:variant>
      <vt:variant>
        <vt:lpwstr>_Toc201382596</vt:lpwstr>
      </vt:variant>
      <vt:variant>
        <vt:i4>2031678</vt:i4>
      </vt:variant>
      <vt:variant>
        <vt:i4>2612</vt:i4>
      </vt:variant>
      <vt:variant>
        <vt:i4>0</vt:i4>
      </vt:variant>
      <vt:variant>
        <vt:i4>5</vt:i4>
      </vt:variant>
      <vt:variant>
        <vt:lpwstr/>
      </vt:variant>
      <vt:variant>
        <vt:lpwstr>_Toc201382595</vt:lpwstr>
      </vt:variant>
      <vt:variant>
        <vt:i4>2031678</vt:i4>
      </vt:variant>
      <vt:variant>
        <vt:i4>2606</vt:i4>
      </vt:variant>
      <vt:variant>
        <vt:i4>0</vt:i4>
      </vt:variant>
      <vt:variant>
        <vt:i4>5</vt:i4>
      </vt:variant>
      <vt:variant>
        <vt:lpwstr/>
      </vt:variant>
      <vt:variant>
        <vt:lpwstr>_Toc201382594</vt:lpwstr>
      </vt:variant>
      <vt:variant>
        <vt:i4>2031678</vt:i4>
      </vt:variant>
      <vt:variant>
        <vt:i4>2600</vt:i4>
      </vt:variant>
      <vt:variant>
        <vt:i4>0</vt:i4>
      </vt:variant>
      <vt:variant>
        <vt:i4>5</vt:i4>
      </vt:variant>
      <vt:variant>
        <vt:lpwstr/>
      </vt:variant>
      <vt:variant>
        <vt:lpwstr>_Toc201382593</vt:lpwstr>
      </vt:variant>
      <vt:variant>
        <vt:i4>2031678</vt:i4>
      </vt:variant>
      <vt:variant>
        <vt:i4>2594</vt:i4>
      </vt:variant>
      <vt:variant>
        <vt:i4>0</vt:i4>
      </vt:variant>
      <vt:variant>
        <vt:i4>5</vt:i4>
      </vt:variant>
      <vt:variant>
        <vt:lpwstr/>
      </vt:variant>
      <vt:variant>
        <vt:lpwstr>_Toc201382592</vt:lpwstr>
      </vt:variant>
      <vt:variant>
        <vt:i4>2031678</vt:i4>
      </vt:variant>
      <vt:variant>
        <vt:i4>2588</vt:i4>
      </vt:variant>
      <vt:variant>
        <vt:i4>0</vt:i4>
      </vt:variant>
      <vt:variant>
        <vt:i4>5</vt:i4>
      </vt:variant>
      <vt:variant>
        <vt:lpwstr/>
      </vt:variant>
      <vt:variant>
        <vt:lpwstr>_Toc201382591</vt:lpwstr>
      </vt:variant>
      <vt:variant>
        <vt:i4>2031678</vt:i4>
      </vt:variant>
      <vt:variant>
        <vt:i4>2582</vt:i4>
      </vt:variant>
      <vt:variant>
        <vt:i4>0</vt:i4>
      </vt:variant>
      <vt:variant>
        <vt:i4>5</vt:i4>
      </vt:variant>
      <vt:variant>
        <vt:lpwstr/>
      </vt:variant>
      <vt:variant>
        <vt:lpwstr>_Toc201382590</vt:lpwstr>
      </vt:variant>
      <vt:variant>
        <vt:i4>1966142</vt:i4>
      </vt:variant>
      <vt:variant>
        <vt:i4>2576</vt:i4>
      </vt:variant>
      <vt:variant>
        <vt:i4>0</vt:i4>
      </vt:variant>
      <vt:variant>
        <vt:i4>5</vt:i4>
      </vt:variant>
      <vt:variant>
        <vt:lpwstr/>
      </vt:variant>
      <vt:variant>
        <vt:lpwstr>_Toc201382589</vt:lpwstr>
      </vt:variant>
      <vt:variant>
        <vt:i4>1966142</vt:i4>
      </vt:variant>
      <vt:variant>
        <vt:i4>2570</vt:i4>
      </vt:variant>
      <vt:variant>
        <vt:i4>0</vt:i4>
      </vt:variant>
      <vt:variant>
        <vt:i4>5</vt:i4>
      </vt:variant>
      <vt:variant>
        <vt:lpwstr/>
      </vt:variant>
      <vt:variant>
        <vt:lpwstr>_Toc201382588</vt:lpwstr>
      </vt:variant>
      <vt:variant>
        <vt:i4>1966142</vt:i4>
      </vt:variant>
      <vt:variant>
        <vt:i4>2564</vt:i4>
      </vt:variant>
      <vt:variant>
        <vt:i4>0</vt:i4>
      </vt:variant>
      <vt:variant>
        <vt:i4>5</vt:i4>
      </vt:variant>
      <vt:variant>
        <vt:lpwstr/>
      </vt:variant>
      <vt:variant>
        <vt:lpwstr>_Toc201382587</vt:lpwstr>
      </vt:variant>
      <vt:variant>
        <vt:i4>1966142</vt:i4>
      </vt:variant>
      <vt:variant>
        <vt:i4>2558</vt:i4>
      </vt:variant>
      <vt:variant>
        <vt:i4>0</vt:i4>
      </vt:variant>
      <vt:variant>
        <vt:i4>5</vt:i4>
      </vt:variant>
      <vt:variant>
        <vt:lpwstr/>
      </vt:variant>
      <vt:variant>
        <vt:lpwstr>_Toc201382586</vt:lpwstr>
      </vt:variant>
      <vt:variant>
        <vt:i4>1966142</vt:i4>
      </vt:variant>
      <vt:variant>
        <vt:i4>2552</vt:i4>
      </vt:variant>
      <vt:variant>
        <vt:i4>0</vt:i4>
      </vt:variant>
      <vt:variant>
        <vt:i4>5</vt:i4>
      </vt:variant>
      <vt:variant>
        <vt:lpwstr/>
      </vt:variant>
      <vt:variant>
        <vt:lpwstr>_Toc201382585</vt:lpwstr>
      </vt:variant>
      <vt:variant>
        <vt:i4>1966142</vt:i4>
      </vt:variant>
      <vt:variant>
        <vt:i4>2546</vt:i4>
      </vt:variant>
      <vt:variant>
        <vt:i4>0</vt:i4>
      </vt:variant>
      <vt:variant>
        <vt:i4>5</vt:i4>
      </vt:variant>
      <vt:variant>
        <vt:lpwstr/>
      </vt:variant>
      <vt:variant>
        <vt:lpwstr>_Toc201382584</vt:lpwstr>
      </vt:variant>
      <vt:variant>
        <vt:i4>1966142</vt:i4>
      </vt:variant>
      <vt:variant>
        <vt:i4>2540</vt:i4>
      </vt:variant>
      <vt:variant>
        <vt:i4>0</vt:i4>
      </vt:variant>
      <vt:variant>
        <vt:i4>5</vt:i4>
      </vt:variant>
      <vt:variant>
        <vt:lpwstr/>
      </vt:variant>
      <vt:variant>
        <vt:lpwstr>_Toc201382583</vt:lpwstr>
      </vt:variant>
      <vt:variant>
        <vt:i4>1966142</vt:i4>
      </vt:variant>
      <vt:variant>
        <vt:i4>2534</vt:i4>
      </vt:variant>
      <vt:variant>
        <vt:i4>0</vt:i4>
      </vt:variant>
      <vt:variant>
        <vt:i4>5</vt:i4>
      </vt:variant>
      <vt:variant>
        <vt:lpwstr/>
      </vt:variant>
      <vt:variant>
        <vt:lpwstr>_Toc201382582</vt:lpwstr>
      </vt:variant>
      <vt:variant>
        <vt:i4>1966142</vt:i4>
      </vt:variant>
      <vt:variant>
        <vt:i4>2528</vt:i4>
      </vt:variant>
      <vt:variant>
        <vt:i4>0</vt:i4>
      </vt:variant>
      <vt:variant>
        <vt:i4>5</vt:i4>
      </vt:variant>
      <vt:variant>
        <vt:lpwstr/>
      </vt:variant>
      <vt:variant>
        <vt:lpwstr>_Toc201382581</vt:lpwstr>
      </vt:variant>
      <vt:variant>
        <vt:i4>1966142</vt:i4>
      </vt:variant>
      <vt:variant>
        <vt:i4>2522</vt:i4>
      </vt:variant>
      <vt:variant>
        <vt:i4>0</vt:i4>
      </vt:variant>
      <vt:variant>
        <vt:i4>5</vt:i4>
      </vt:variant>
      <vt:variant>
        <vt:lpwstr/>
      </vt:variant>
      <vt:variant>
        <vt:lpwstr>_Toc201382580</vt:lpwstr>
      </vt:variant>
      <vt:variant>
        <vt:i4>1114174</vt:i4>
      </vt:variant>
      <vt:variant>
        <vt:i4>2516</vt:i4>
      </vt:variant>
      <vt:variant>
        <vt:i4>0</vt:i4>
      </vt:variant>
      <vt:variant>
        <vt:i4>5</vt:i4>
      </vt:variant>
      <vt:variant>
        <vt:lpwstr/>
      </vt:variant>
      <vt:variant>
        <vt:lpwstr>_Toc201382579</vt:lpwstr>
      </vt:variant>
      <vt:variant>
        <vt:i4>1114174</vt:i4>
      </vt:variant>
      <vt:variant>
        <vt:i4>2510</vt:i4>
      </vt:variant>
      <vt:variant>
        <vt:i4>0</vt:i4>
      </vt:variant>
      <vt:variant>
        <vt:i4>5</vt:i4>
      </vt:variant>
      <vt:variant>
        <vt:lpwstr/>
      </vt:variant>
      <vt:variant>
        <vt:lpwstr>_Toc201382578</vt:lpwstr>
      </vt:variant>
      <vt:variant>
        <vt:i4>1114174</vt:i4>
      </vt:variant>
      <vt:variant>
        <vt:i4>2504</vt:i4>
      </vt:variant>
      <vt:variant>
        <vt:i4>0</vt:i4>
      </vt:variant>
      <vt:variant>
        <vt:i4>5</vt:i4>
      </vt:variant>
      <vt:variant>
        <vt:lpwstr/>
      </vt:variant>
      <vt:variant>
        <vt:lpwstr>_Toc201382577</vt:lpwstr>
      </vt:variant>
      <vt:variant>
        <vt:i4>1114174</vt:i4>
      </vt:variant>
      <vt:variant>
        <vt:i4>2498</vt:i4>
      </vt:variant>
      <vt:variant>
        <vt:i4>0</vt:i4>
      </vt:variant>
      <vt:variant>
        <vt:i4>5</vt:i4>
      </vt:variant>
      <vt:variant>
        <vt:lpwstr/>
      </vt:variant>
      <vt:variant>
        <vt:lpwstr>_Toc201382576</vt:lpwstr>
      </vt:variant>
      <vt:variant>
        <vt:i4>1114174</vt:i4>
      </vt:variant>
      <vt:variant>
        <vt:i4>2492</vt:i4>
      </vt:variant>
      <vt:variant>
        <vt:i4>0</vt:i4>
      </vt:variant>
      <vt:variant>
        <vt:i4>5</vt:i4>
      </vt:variant>
      <vt:variant>
        <vt:lpwstr/>
      </vt:variant>
      <vt:variant>
        <vt:lpwstr>_Toc201382575</vt:lpwstr>
      </vt:variant>
      <vt:variant>
        <vt:i4>1114174</vt:i4>
      </vt:variant>
      <vt:variant>
        <vt:i4>2486</vt:i4>
      </vt:variant>
      <vt:variant>
        <vt:i4>0</vt:i4>
      </vt:variant>
      <vt:variant>
        <vt:i4>5</vt:i4>
      </vt:variant>
      <vt:variant>
        <vt:lpwstr/>
      </vt:variant>
      <vt:variant>
        <vt:lpwstr>_Toc201382574</vt:lpwstr>
      </vt:variant>
      <vt:variant>
        <vt:i4>1114174</vt:i4>
      </vt:variant>
      <vt:variant>
        <vt:i4>2480</vt:i4>
      </vt:variant>
      <vt:variant>
        <vt:i4>0</vt:i4>
      </vt:variant>
      <vt:variant>
        <vt:i4>5</vt:i4>
      </vt:variant>
      <vt:variant>
        <vt:lpwstr/>
      </vt:variant>
      <vt:variant>
        <vt:lpwstr>_Toc201382573</vt:lpwstr>
      </vt:variant>
      <vt:variant>
        <vt:i4>1114174</vt:i4>
      </vt:variant>
      <vt:variant>
        <vt:i4>2474</vt:i4>
      </vt:variant>
      <vt:variant>
        <vt:i4>0</vt:i4>
      </vt:variant>
      <vt:variant>
        <vt:i4>5</vt:i4>
      </vt:variant>
      <vt:variant>
        <vt:lpwstr/>
      </vt:variant>
      <vt:variant>
        <vt:lpwstr>_Toc201382572</vt:lpwstr>
      </vt:variant>
      <vt:variant>
        <vt:i4>1114174</vt:i4>
      </vt:variant>
      <vt:variant>
        <vt:i4>2468</vt:i4>
      </vt:variant>
      <vt:variant>
        <vt:i4>0</vt:i4>
      </vt:variant>
      <vt:variant>
        <vt:i4>5</vt:i4>
      </vt:variant>
      <vt:variant>
        <vt:lpwstr/>
      </vt:variant>
      <vt:variant>
        <vt:lpwstr>_Toc201382571</vt:lpwstr>
      </vt:variant>
      <vt:variant>
        <vt:i4>1114174</vt:i4>
      </vt:variant>
      <vt:variant>
        <vt:i4>2462</vt:i4>
      </vt:variant>
      <vt:variant>
        <vt:i4>0</vt:i4>
      </vt:variant>
      <vt:variant>
        <vt:i4>5</vt:i4>
      </vt:variant>
      <vt:variant>
        <vt:lpwstr/>
      </vt:variant>
      <vt:variant>
        <vt:lpwstr>_Toc201382570</vt:lpwstr>
      </vt:variant>
      <vt:variant>
        <vt:i4>1048638</vt:i4>
      </vt:variant>
      <vt:variant>
        <vt:i4>2456</vt:i4>
      </vt:variant>
      <vt:variant>
        <vt:i4>0</vt:i4>
      </vt:variant>
      <vt:variant>
        <vt:i4>5</vt:i4>
      </vt:variant>
      <vt:variant>
        <vt:lpwstr/>
      </vt:variant>
      <vt:variant>
        <vt:lpwstr>_Toc201382569</vt:lpwstr>
      </vt:variant>
      <vt:variant>
        <vt:i4>1048638</vt:i4>
      </vt:variant>
      <vt:variant>
        <vt:i4>2450</vt:i4>
      </vt:variant>
      <vt:variant>
        <vt:i4>0</vt:i4>
      </vt:variant>
      <vt:variant>
        <vt:i4>5</vt:i4>
      </vt:variant>
      <vt:variant>
        <vt:lpwstr/>
      </vt:variant>
      <vt:variant>
        <vt:lpwstr>_Toc201382568</vt:lpwstr>
      </vt:variant>
      <vt:variant>
        <vt:i4>1048638</vt:i4>
      </vt:variant>
      <vt:variant>
        <vt:i4>2444</vt:i4>
      </vt:variant>
      <vt:variant>
        <vt:i4>0</vt:i4>
      </vt:variant>
      <vt:variant>
        <vt:i4>5</vt:i4>
      </vt:variant>
      <vt:variant>
        <vt:lpwstr/>
      </vt:variant>
      <vt:variant>
        <vt:lpwstr>_Toc201382567</vt:lpwstr>
      </vt:variant>
      <vt:variant>
        <vt:i4>1048638</vt:i4>
      </vt:variant>
      <vt:variant>
        <vt:i4>2438</vt:i4>
      </vt:variant>
      <vt:variant>
        <vt:i4>0</vt:i4>
      </vt:variant>
      <vt:variant>
        <vt:i4>5</vt:i4>
      </vt:variant>
      <vt:variant>
        <vt:lpwstr/>
      </vt:variant>
      <vt:variant>
        <vt:lpwstr>_Toc201382566</vt:lpwstr>
      </vt:variant>
      <vt:variant>
        <vt:i4>1048638</vt:i4>
      </vt:variant>
      <vt:variant>
        <vt:i4>2432</vt:i4>
      </vt:variant>
      <vt:variant>
        <vt:i4>0</vt:i4>
      </vt:variant>
      <vt:variant>
        <vt:i4>5</vt:i4>
      </vt:variant>
      <vt:variant>
        <vt:lpwstr/>
      </vt:variant>
      <vt:variant>
        <vt:lpwstr>_Toc201382565</vt:lpwstr>
      </vt:variant>
      <vt:variant>
        <vt:i4>1048638</vt:i4>
      </vt:variant>
      <vt:variant>
        <vt:i4>2426</vt:i4>
      </vt:variant>
      <vt:variant>
        <vt:i4>0</vt:i4>
      </vt:variant>
      <vt:variant>
        <vt:i4>5</vt:i4>
      </vt:variant>
      <vt:variant>
        <vt:lpwstr/>
      </vt:variant>
      <vt:variant>
        <vt:lpwstr>_Toc201382564</vt:lpwstr>
      </vt:variant>
      <vt:variant>
        <vt:i4>1048638</vt:i4>
      </vt:variant>
      <vt:variant>
        <vt:i4>2420</vt:i4>
      </vt:variant>
      <vt:variant>
        <vt:i4>0</vt:i4>
      </vt:variant>
      <vt:variant>
        <vt:i4>5</vt:i4>
      </vt:variant>
      <vt:variant>
        <vt:lpwstr/>
      </vt:variant>
      <vt:variant>
        <vt:lpwstr>_Toc201382563</vt:lpwstr>
      </vt:variant>
      <vt:variant>
        <vt:i4>1048638</vt:i4>
      </vt:variant>
      <vt:variant>
        <vt:i4>2414</vt:i4>
      </vt:variant>
      <vt:variant>
        <vt:i4>0</vt:i4>
      </vt:variant>
      <vt:variant>
        <vt:i4>5</vt:i4>
      </vt:variant>
      <vt:variant>
        <vt:lpwstr/>
      </vt:variant>
      <vt:variant>
        <vt:lpwstr>_Toc201382562</vt:lpwstr>
      </vt:variant>
      <vt:variant>
        <vt:i4>1048638</vt:i4>
      </vt:variant>
      <vt:variant>
        <vt:i4>2408</vt:i4>
      </vt:variant>
      <vt:variant>
        <vt:i4>0</vt:i4>
      </vt:variant>
      <vt:variant>
        <vt:i4>5</vt:i4>
      </vt:variant>
      <vt:variant>
        <vt:lpwstr/>
      </vt:variant>
      <vt:variant>
        <vt:lpwstr>_Toc201382561</vt:lpwstr>
      </vt:variant>
      <vt:variant>
        <vt:i4>1048638</vt:i4>
      </vt:variant>
      <vt:variant>
        <vt:i4>2402</vt:i4>
      </vt:variant>
      <vt:variant>
        <vt:i4>0</vt:i4>
      </vt:variant>
      <vt:variant>
        <vt:i4>5</vt:i4>
      </vt:variant>
      <vt:variant>
        <vt:lpwstr/>
      </vt:variant>
      <vt:variant>
        <vt:lpwstr>_Toc201382560</vt:lpwstr>
      </vt:variant>
      <vt:variant>
        <vt:i4>1245246</vt:i4>
      </vt:variant>
      <vt:variant>
        <vt:i4>2396</vt:i4>
      </vt:variant>
      <vt:variant>
        <vt:i4>0</vt:i4>
      </vt:variant>
      <vt:variant>
        <vt:i4>5</vt:i4>
      </vt:variant>
      <vt:variant>
        <vt:lpwstr/>
      </vt:variant>
      <vt:variant>
        <vt:lpwstr>_Toc201382559</vt:lpwstr>
      </vt:variant>
      <vt:variant>
        <vt:i4>1245246</vt:i4>
      </vt:variant>
      <vt:variant>
        <vt:i4>2390</vt:i4>
      </vt:variant>
      <vt:variant>
        <vt:i4>0</vt:i4>
      </vt:variant>
      <vt:variant>
        <vt:i4>5</vt:i4>
      </vt:variant>
      <vt:variant>
        <vt:lpwstr/>
      </vt:variant>
      <vt:variant>
        <vt:lpwstr>_Toc201382558</vt:lpwstr>
      </vt:variant>
      <vt:variant>
        <vt:i4>1245246</vt:i4>
      </vt:variant>
      <vt:variant>
        <vt:i4>2384</vt:i4>
      </vt:variant>
      <vt:variant>
        <vt:i4>0</vt:i4>
      </vt:variant>
      <vt:variant>
        <vt:i4>5</vt:i4>
      </vt:variant>
      <vt:variant>
        <vt:lpwstr/>
      </vt:variant>
      <vt:variant>
        <vt:lpwstr>_Toc201382557</vt:lpwstr>
      </vt:variant>
      <vt:variant>
        <vt:i4>1245246</vt:i4>
      </vt:variant>
      <vt:variant>
        <vt:i4>2378</vt:i4>
      </vt:variant>
      <vt:variant>
        <vt:i4>0</vt:i4>
      </vt:variant>
      <vt:variant>
        <vt:i4>5</vt:i4>
      </vt:variant>
      <vt:variant>
        <vt:lpwstr/>
      </vt:variant>
      <vt:variant>
        <vt:lpwstr>_Toc201382556</vt:lpwstr>
      </vt:variant>
      <vt:variant>
        <vt:i4>1245246</vt:i4>
      </vt:variant>
      <vt:variant>
        <vt:i4>2372</vt:i4>
      </vt:variant>
      <vt:variant>
        <vt:i4>0</vt:i4>
      </vt:variant>
      <vt:variant>
        <vt:i4>5</vt:i4>
      </vt:variant>
      <vt:variant>
        <vt:lpwstr/>
      </vt:variant>
      <vt:variant>
        <vt:lpwstr>_Toc201382555</vt:lpwstr>
      </vt:variant>
      <vt:variant>
        <vt:i4>1245246</vt:i4>
      </vt:variant>
      <vt:variant>
        <vt:i4>2366</vt:i4>
      </vt:variant>
      <vt:variant>
        <vt:i4>0</vt:i4>
      </vt:variant>
      <vt:variant>
        <vt:i4>5</vt:i4>
      </vt:variant>
      <vt:variant>
        <vt:lpwstr/>
      </vt:variant>
      <vt:variant>
        <vt:lpwstr>_Toc201382554</vt:lpwstr>
      </vt:variant>
      <vt:variant>
        <vt:i4>1245246</vt:i4>
      </vt:variant>
      <vt:variant>
        <vt:i4>2360</vt:i4>
      </vt:variant>
      <vt:variant>
        <vt:i4>0</vt:i4>
      </vt:variant>
      <vt:variant>
        <vt:i4>5</vt:i4>
      </vt:variant>
      <vt:variant>
        <vt:lpwstr/>
      </vt:variant>
      <vt:variant>
        <vt:lpwstr>_Toc201382553</vt:lpwstr>
      </vt:variant>
      <vt:variant>
        <vt:i4>1245246</vt:i4>
      </vt:variant>
      <vt:variant>
        <vt:i4>2354</vt:i4>
      </vt:variant>
      <vt:variant>
        <vt:i4>0</vt:i4>
      </vt:variant>
      <vt:variant>
        <vt:i4>5</vt:i4>
      </vt:variant>
      <vt:variant>
        <vt:lpwstr/>
      </vt:variant>
      <vt:variant>
        <vt:lpwstr>_Toc201382552</vt:lpwstr>
      </vt:variant>
      <vt:variant>
        <vt:i4>1245246</vt:i4>
      </vt:variant>
      <vt:variant>
        <vt:i4>2348</vt:i4>
      </vt:variant>
      <vt:variant>
        <vt:i4>0</vt:i4>
      </vt:variant>
      <vt:variant>
        <vt:i4>5</vt:i4>
      </vt:variant>
      <vt:variant>
        <vt:lpwstr/>
      </vt:variant>
      <vt:variant>
        <vt:lpwstr>_Toc201382551</vt:lpwstr>
      </vt:variant>
      <vt:variant>
        <vt:i4>1245246</vt:i4>
      </vt:variant>
      <vt:variant>
        <vt:i4>2342</vt:i4>
      </vt:variant>
      <vt:variant>
        <vt:i4>0</vt:i4>
      </vt:variant>
      <vt:variant>
        <vt:i4>5</vt:i4>
      </vt:variant>
      <vt:variant>
        <vt:lpwstr/>
      </vt:variant>
      <vt:variant>
        <vt:lpwstr>_Toc201382550</vt:lpwstr>
      </vt:variant>
      <vt:variant>
        <vt:i4>1179710</vt:i4>
      </vt:variant>
      <vt:variant>
        <vt:i4>2336</vt:i4>
      </vt:variant>
      <vt:variant>
        <vt:i4>0</vt:i4>
      </vt:variant>
      <vt:variant>
        <vt:i4>5</vt:i4>
      </vt:variant>
      <vt:variant>
        <vt:lpwstr/>
      </vt:variant>
      <vt:variant>
        <vt:lpwstr>_Toc201382549</vt:lpwstr>
      </vt:variant>
      <vt:variant>
        <vt:i4>1179710</vt:i4>
      </vt:variant>
      <vt:variant>
        <vt:i4>2330</vt:i4>
      </vt:variant>
      <vt:variant>
        <vt:i4>0</vt:i4>
      </vt:variant>
      <vt:variant>
        <vt:i4>5</vt:i4>
      </vt:variant>
      <vt:variant>
        <vt:lpwstr/>
      </vt:variant>
      <vt:variant>
        <vt:lpwstr>_Toc201382548</vt:lpwstr>
      </vt:variant>
      <vt:variant>
        <vt:i4>1179710</vt:i4>
      </vt:variant>
      <vt:variant>
        <vt:i4>2324</vt:i4>
      </vt:variant>
      <vt:variant>
        <vt:i4>0</vt:i4>
      </vt:variant>
      <vt:variant>
        <vt:i4>5</vt:i4>
      </vt:variant>
      <vt:variant>
        <vt:lpwstr/>
      </vt:variant>
      <vt:variant>
        <vt:lpwstr>_Toc201382547</vt:lpwstr>
      </vt:variant>
      <vt:variant>
        <vt:i4>1179710</vt:i4>
      </vt:variant>
      <vt:variant>
        <vt:i4>2318</vt:i4>
      </vt:variant>
      <vt:variant>
        <vt:i4>0</vt:i4>
      </vt:variant>
      <vt:variant>
        <vt:i4>5</vt:i4>
      </vt:variant>
      <vt:variant>
        <vt:lpwstr/>
      </vt:variant>
      <vt:variant>
        <vt:lpwstr>_Toc201382546</vt:lpwstr>
      </vt:variant>
      <vt:variant>
        <vt:i4>1179710</vt:i4>
      </vt:variant>
      <vt:variant>
        <vt:i4>2312</vt:i4>
      </vt:variant>
      <vt:variant>
        <vt:i4>0</vt:i4>
      </vt:variant>
      <vt:variant>
        <vt:i4>5</vt:i4>
      </vt:variant>
      <vt:variant>
        <vt:lpwstr/>
      </vt:variant>
      <vt:variant>
        <vt:lpwstr>_Toc201382545</vt:lpwstr>
      </vt:variant>
      <vt:variant>
        <vt:i4>1179710</vt:i4>
      </vt:variant>
      <vt:variant>
        <vt:i4>2306</vt:i4>
      </vt:variant>
      <vt:variant>
        <vt:i4>0</vt:i4>
      </vt:variant>
      <vt:variant>
        <vt:i4>5</vt:i4>
      </vt:variant>
      <vt:variant>
        <vt:lpwstr/>
      </vt:variant>
      <vt:variant>
        <vt:lpwstr>_Toc201382544</vt:lpwstr>
      </vt:variant>
      <vt:variant>
        <vt:i4>1179710</vt:i4>
      </vt:variant>
      <vt:variant>
        <vt:i4>2300</vt:i4>
      </vt:variant>
      <vt:variant>
        <vt:i4>0</vt:i4>
      </vt:variant>
      <vt:variant>
        <vt:i4>5</vt:i4>
      </vt:variant>
      <vt:variant>
        <vt:lpwstr/>
      </vt:variant>
      <vt:variant>
        <vt:lpwstr>_Toc201382543</vt:lpwstr>
      </vt:variant>
      <vt:variant>
        <vt:i4>1179710</vt:i4>
      </vt:variant>
      <vt:variant>
        <vt:i4>2294</vt:i4>
      </vt:variant>
      <vt:variant>
        <vt:i4>0</vt:i4>
      </vt:variant>
      <vt:variant>
        <vt:i4>5</vt:i4>
      </vt:variant>
      <vt:variant>
        <vt:lpwstr/>
      </vt:variant>
      <vt:variant>
        <vt:lpwstr>_Toc201382542</vt:lpwstr>
      </vt:variant>
      <vt:variant>
        <vt:i4>1179710</vt:i4>
      </vt:variant>
      <vt:variant>
        <vt:i4>2288</vt:i4>
      </vt:variant>
      <vt:variant>
        <vt:i4>0</vt:i4>
      </vt:variant>
      <vt:variant>
        <vt:i4>5</vt:i4>
      </vt:variant>
      <vt:variant>
        <vt:lpwstr/>
      </vt:variant>
      <vt:variant>
        <vt:lpwstr>_Toc201382541</vt:lpwstr>
      </vt:variant>
      <vt:variant>
        <vt:i4>1179710</vt:i4>
      </vt:variant>
      <vt:variant>
        <vt:i4>2282</vt:i4>
      </vt:variant>
      <vt:variant>
        <vt:i4>0</vt:i4>
      </vt:variant>
      <vt:variant>
        <vt:i4>5</vt:i4>
      </vt:variant>
      <vt:variant>
        <vt:lpwstr/>
      </vt:variant>
      <vt:variant>
        <vt:lpwstr>_Toc201382540</vt:lpwstr>
      </vt:variant>
      <vt:variant>
        <vt:i4>1376318</vt:i4>
      </vt:variant>
      <vt:variant>
        <vt:i4>2276</vt:i4>
      </vt:variant>
      <vt:variant>
        <vt:i4>0</vt:i4>
      </vt:variant>
      <vt:variant>
        <vt:i4>5</vt:i4>
      </vt:variant>
      <vt:variant>
        <vt:lpwstr/>
      </vt:variant>
      <vt:variant>
        <vt:lpwstr>_Toc201382539</vt:lpwstr>
      </vt:variant>
      <vt:variant>
        <vt:i4>1376318</vt:i4>
      </vt:variant>
      <vt:variant>
        <vt:i4>2270</vt:i4>
      </vt:variant>
      <vt:variant>
        <vt:i4>0</vt:i4>
      </vt:variant>
      <vt:variant>
        <vt:i4>5</vt:i4>
      </vt:variant>
      <vt:variant>
        <vt:lpwstr/>
      </vt:variant>
      <vt:variant>
        <vt:lpwstr>_Toc201382538</vt:lpwstr>
      </vt:variant>
      <vt:variant>
        <vt:i4>1376318</vt:i4>
      </vt:variant>
      <vt:variant>
        <vt:i4>2264</vt:i4>
      </vt:variant>
      <vt:variant>
        <vt:i4>0</vt:i4>
      </vt:variant>
      <vt:variant>
        <vt:i4>5</vt:i4>
      </vt:variant>
      <vt:variant>
        <vt:lpwstr/>
      </vt:variant>
      <vt:variant>
        <vt:lpwstr>_Toc201382537</vt:lpwstr>
      </vt:variant>
      <vt:variant>
        <vt:i4>1376318</vt:i4>
      </vt:variant>
      <vt:variant>
        <vt:i4>2258</vt:i4>
      </vt:variant>
      <vt:variant>
        <vt:i4>0</vt:i4>
      </vt:variant>
      <vt:variant>
        <vt:i4>5</vt:i4>
      </vt:variant>
      <vt:variant>
        <vt:lpwstr/>
      </vt:variant>
      <vt:variant>
        <vt:lpwstr>_Toc201382536</vt:lpwstr>
      </vt:variant>
      <vt:variant>
        <vt:i4>1376318</vt:i4>
      </vt:variant>
      <vt:variant>
        <vt:i4>2252</vt:i4>
      </vt:variant>
      <vt:variant>
        <vt:i4>0</vt:i4>
      </vt:variant>
      <vt:variant>
        <vt:i4>5</vt:i4>
      </vt:variant>
      <vt:variant>
        <vt:lpwstr/>
      </vt:variant>
      <vt:variant>
        <vt:lpwstr>_Toc201382535</vt:lpwstr>
      </vt:variant>
      <vt:variant>
        <vt:i4>1376318</vt:i4>
      </vt:variant>
      <vt:variant>
        <vt:i4>2246</vt:i4>
      </vt:variant>
      <vt:variant>
        <vt:i4>0</vt:i4>
      </vt:variant>
      <vt:variant>
        <vt:i4>5</vt:i4>
      </vt:variant>
      <vt:variant>
        <vt:lpwstr/>
      </vt:variant>
      <vt:variant>
        <vt:lpwstr>_Toc201382534</vt:lpwstr>
      </vt:variant>
      <vt:variant>
        <vt:i4>1376318</vt:i4>
      </vt:variant>
      <vt:variant>
        <vt:i4>2240</vt:i4>
      </vt:variant>
      <vt:variant>
        <vt:i4>0</vt:i4>
      </vt:variant>
      <vt:variant>
        <vt:i4>5</vt:i4>
      </vt:variant>
      <vt:variant>
        <vt:lpwstr/>
      </vt:variant>
      <vt:variant>
        <vt:lpwstr>_Toc201382533</vt:lpwstr>
      </vt:variant>
      <vt:variant>
        <vt:i4>1376318</vt:i4>
      </vt:variant>
      <vt:variant>
        <vt:i4>2234</vt:i4>
      </vt:variant>
      <vt:variant>
        <vt:i4>0</vt:i4>
      </vt:variant>
      <vt:variant>
        <vt:i4>5</vt:i4>
      </vt:variant>
      <vt:variant>
        <vt:lpwstr/>
      </vt:variant>
      <vt:variant>
        <vt:lpwstr>_Toc201382532</vt:lpwstr>
      </vt:variant>
      <vt:variant>
        <vt:i4>1376318</vt:i4>
      </vt:variant>
      <vt:variant>
        <vt:i4>2228</vt:i4>
      </vt:variant>
      <vt:variant>
        <vt:i4>0</vt:i4>
      </vt:variant>
      <vt:variant>
        <vt:i4>5</vt:i4>
      </vt:variant>
      <vt:variant>
        <vt:lpwstr/>
      </vt:variant>
      <vt:variant>
        <vt:lpwstr>_Toc201382531</vt:lpwstr>
      </vt:variant>
      <vt:variant>
        <vt:i4>1376318</vt:i4>
      </vt:variant>
      <vt:variant>
        <vt:i4>2222</vt:i4>
      </vt:variant>
      <vt:variant>
        <vt:i4>0</vt:i4>
      </vt:variant>
      <vt:variant>
        <vt:i4>5</vt:i4>
      </vt:variant>
      <vt:variant>
        <vt:lpwstr/>
      </vt:variant>
      <vt:variant>
        <vt:lpwstr>_Toc201382530</vt:lpwstr>
      </vt:variant>
      <vt:variant>
        <vt:i4>1310782</vt:i4>
      </vt:variant>
      <vt:variant>
        <vt:i4>2216</vt:i4>
      </vt:variant>
      <vt:variant>
        <vt:i4>0</vt:i4>
      </vt:variant>
      <vt:variant>
        <vt:i4>5</vt:i4>
      </vt:variant>
      <vt:variant>
        <vt:lpwstr/>
      </vt:variant>
      <vt:variant>
        <vt:lpwstr>_Toc201382529</vt:lpwstr>
      </vt:variant>
      <vt:variant>
        <vt:i4>1310782</vt:i4>
      </vt:variant>
      <vt:variant>
        <vt:i4>2210</vt:i4>
      </vt:variant>
      <vt:variant>
        <vt:i4>0</vt:i4>
      </vt:variant>
      <vt:variant>
        <vt:i4>5</vt:i4>
      </vt:variant>
      <vt:variant>
        <vt:lpwstr/>
      </vt:variant>
      <vt:variant>
        <vt:lpwstr>_Toc201382528</vt:lpwstr>
      </vt:variant>
      <vt:variant>
        <vt:i4>1310782</vt:i4>
      </vt:variant>
      <vt:variant>
        <vt:i4>2204</vt:i4>
      </vt:variant>
      <vt:variant>
        <vt:i4>0</vt:i4>
      </vt:variant>
      <vt:variant>
        <vt:i4>5</vt:i4>
      </vt:variant>
      <vt:variant>
        <vt:lpwstr/>
      </vt:variant>
      <vt:variant>
        <vt:lpwstr>_Toc201382527</vt:lpwstr>
      </vt:variant>
      <vt:variant>
        <vt:i4>1310782</vt:i4>
      </vt:variant>
      <vt:variant>
        <vt:i4>2198</vt:i4>
      </vt:variant>
      <vt:variant>
        <vt:i4>0</vt:i4>
      </vt:variant>
      <vt:variant>
        <vt:i4>5</vt:i4>
      </vt:variant>
      <vt:variant>
        <vt:lpwstr/>
      </vt:variant>
      <vt:variant>
        <vt:lpwstr>_Toc201382526</vt:lpwstr>
      </vt:variant>
      <vt:variant>
        <vt:i4>1310782</vt:i4>
      </vt:variant>
      <vt:variant>
        <vt:i4>2192</vt:i4>
      </vt:variant>
      <vt:variant>
        <vt:i4>0</vt:i4>
      </vt:variant>
      <vt:variant>
        <vt:i4>5</vt:i4>
      </vt:variant>
      <vt:variant>
        <vt:lpwstr/>
      </vt:variant>
      <vt:variant>
        <vt:lpwstr>_Toc201382525</vt:lpwstr>
      </vt:variant>
      <vt:variant>
        <vt:i4>1310782</vt:i4>
      </vt:variant>
      <vt:variant>
        <vt:i4>2186</vt:i4>
      </vt:variant>
      <vt:variant>
        <vt:i4>0</vt:i4>
      </vt:variant>
      <vt:variant>
        <vt:i4>5</vt:i4>
      </vt:variant>
      <vt:variant>
        <vt:lpwstr/>
      </vt:variant>
      <vt:variant>
        <vt:lpwstr>_Toc201382524</vt:lpwstr>
      </vt:variant>
      <vt:variant>
        <vt:i4>1310782</vt:i4>
      </vt:variant>
      <vt:variant>
        <vt:i4>2180</vt:i4>
      </vt:variant>
      <vt:variant>
        <vt:i4>0</vt:i4>
      </vt:variant>
      <vt:variant>
        <vt:i4>5</vt:i4>
      </vt:variant>
      <vt:variant>
        <vt:lpwstr/>
      </vt:variant>
      <vt:variant>
        <vt:lpwstr>_Toc201382523</vt:lpwstr>
      </vt:variant>
      <vt:variant>
        <vt:i4>1310782</vt:i4>
      </vt:variant>
      <vt:variant>
        <vt:i4>2174</vt:i4>
      </vt:variant>
      <vt:variant>
        <vt:i4>0</vt:i4>
      </vt:variant>
      <vt:variant>
        <vt:i4>5</vt:i4>
      </vt:variant>
      <vt:variant>
        <vt:lpwstr/>
      </vt:variant>
      <vt:variant>
        <vt:lpwstr>_Toc201382522</vt:lpwstr>
      </vt:variant>
      <vt:variant>
        <vt:i4>1310782</vt:i4>
      </vt:variant>
      <vt:variant>
        <vt:i4>2168</vt:i4>
      </vt:variant>
      <vt:variant>
        <vt:i4>0</vt:i4>
      </vt:variant>
      <vt:variant>
        <vt:i4>5</vt:i4>
      </vt:variant>
      <vt:variant>
        <vt:lpwstr/>
      </vt:variant>
      <vt:variant>
        <vt:lpwstr>_Toc201382521</vt:lpwstr>
      </vt:variant>
      <vt:variant>
        <vt:i4>1310782</vt:i4>
      </vt:variant>
      <vt:variant>
        <vt:i4>2162</vt:i4>
      </vt:variant>
      <vt:variant>
        <vt:i4>0</vt:i4>
      </vt:variant>
      <vt:variant>
        <vt:i4>5</vt:i4>
      </vt:variant>
      <vt:variant>
        <vt:lpwstr/>
      </vt:variant>
      <vt:variant>
        <vt:lpwstr>_Toc201382520</vt:lpwstr>
      </vt:variant>
      <vt:variant>
        <vt:i4>1507390</vt:i4>
      </vt:variant>
      <vt:variant>
        <vt:i4>2156</vt:i4>
      </vt:variant>
      <vt:variant>
        <vt:i4>0</vt:i4>
      </vt:variant>
      <vt:variant>
        <vt:i4>5</vt:i4>
      </vt:variant>
      <vt:variant>
        <vt:lpwstr/>
      </vt:variant>
      <vt:variant>
        <vt:lpwstr>_Toc201382519</vt:lpwstr>
      </vt:variant>
      <vt:variant>
        <vt:i4>1507390</vt:i4>
      </vt:variant>
      <vt:variant>
        <vt:i4>2150</vt:i4>
      </vt:variant>
      <vt:variant>
        <vt:i4>0</vt:i4>
      </vt:variant>
      <vt:variant>
        <vt:i4>5</vt:i4>
      </vt:variant>
      <vt:variant>
        <vt:lpwstr/>
      </vt:variant>
      <vt:variant>
        <vt:lpwstr>_Toc201382518</vt:lpwstr>
      </vt:variant>
      <vt:variant>
        <vt:i4>1507390</vt:i4>
      </vt:variant>
      <vt:variant>
        <vt:i4>2144</vt:i4>
      </vt:variant>
      <vt:variant>
        <vt:i4>0</vt:i4>
      </vt:variant>
      <vt:variant>
        <vt:i4>5</vt:i4>
      </vt:variant>
      <vt:variant>
        <vt:lpwstr/>
      </vt:variant>
      <vt:variant>
        <vt:lpwstr>_Toc201382517</vt:lpwstr>
      </vt:variant>
      <vt:variant>
        <vt:i4>1507390</vt:i4>
      </vt:variant>
      <vt:variant>
        <vt:i4>2138</vt:i4>
      </vt:variant>
      <vt:variant>
        <vt:i4>0</vt:i4>
      </vt:variant>
      <vt:variant>
        <vt:i4>5</vt:i4>
      </vt:variant>
      <vt:variant>
        <vt:lpwstr/>
      </vt:variant>
      <vt:variant>
        <vt:lpwstr>_Toc201382516</vt:lpwstr>
      </vt:variant>
      <vt:variant>
        <vt:i4>1507390</vt:i4>
      </vt:variant>
      <vt:variant>
        <vt:i4>2132</vt:i4>
      </vt:variant>
      <vt:variant>
        <vt:i4>0</vt:i4>
      </vt:variant>
      <vt:variant>
        <vt:i4>5</vt:i4>
      </vt:variant>
      <vt:variant>
        <vt:lpwstr/>
      </vt:variant>
      <vt:variant>
        <vt:lpwstr>_Toc201382515</vt:lpwstr>
      </vt:variant>
      <vt:variant>
        <vt:i4>1507390</vt:i4>
      </vt:variant>
      <vt:variant>
        <vt:i4>2126</vt:i4>
      </vt:variant>
      <vt:variant>
        <vt:i4>0</vt:i4>
      </vt:variant>
      <vt:variant>
        <vt:i4>5</vt:i4>
      </vt:variant>
      <vt:variant>
        <vt:lpwstr/>
      </vt:variant>
      <vt:variant>
        <vt:lpwstr>_Toc201382514</vt:lpwstr>
      </vt:variant>
      <vt:variant>
        <vt:i4>1507390</vt:i4>
      </vt:variant>
      <vt:variant>
        <vt:i4>2120</vt:i4>
      </vt:variant>
      <vt:variant>
        <vt:i4>0</vt:i4>
      </vt:variant>
      <vt:variant>
        <vt:i4>5</vt:i4>
      </vt:variant>
      <vt:variant>
        <vt:lpwstr/>
      </vt:variant>
      <vt:variant>
        <vt:lpwstr>_Toc201382513</vt:lpwstr>
      </vt:variant>
      <vt:variant>
        <vt:i4>1507390</vt:i4>
      </vt:variant>
      <vt:variant>
        <vt:i4>2114</vt:i4>
      </vt:variant>
      <vt:variant>
        <vt:i4>0</vt:i4>
      </vt:variant>
      <vt:variant>
        <vt:i4>5</vt:i4>
      </vt:variant>
      <vt:variant>
        <vt:lpwstr/>
      </vt:variant>
      <vt:variant>
        <vt:lpwstr>_Toc201382512</vt:lpwstr>
      </vt:variant>
      <vt:variant>
        <vt:i4>1507390</vt:i4>
      </vt:variant>
      <vt:variant>
        <vt:i4>2108</vt:i4>
      </vt:variant>
      <vt:variant>
        <vt:i4>0</vt:i4>
      </vt:variant>
      <vt:variant>
        <vt:i4>5</vt:i4>
      </vt:variant>
      <vt:variant>
        <vt:lpwstr/>
      </vt:variant>
      <vt:variant>
        <vt:lpwstr>_Toc201382511</vt:lpwstr>
      </vt:variant>
      <vt:variant>
        <vt:i4>1507390</vt:i4>
      </vt:variant>
      <vt:variant>
        <vt:i4>2102</vt:i4>
      </vt:variant>
      <vt:variant>
        <vt:i4>0</vt:i4>
      </vt:variant>
      <vt:variant>
        <vt:i4>5</vt:i4>
      </vt:variant>
      <vt:variant>
        <vt:lpwstr/>
      </vt:variant>
      <vt:variant>
        <vt:lpwstr>_Toc201382510</vt:lpwstr>
      </vt:variant>
      <vt:variant>
        <vt:i4>1441854</vt:i4>
      </vt:variant>
      <vt:variant>
        <vt:i4>2096</vt:i4>
      </vt:variant>
      <vt:variant>
        <vt:i4>0</vt:i4>
      </vt:variant>
      <vt:variant>
        <vt:i4>5</vt:i4>
      </vt:variant>
      <vt:variant>
        <vt:lpwstr/>
      </vt:variant>
      <vt:variant>
        <vt:lpwstr>_Toc201382509</vt:lpwstr>
      </vt:variant>
      <vt:variant>
        <vt:i4>1441854</vt:i4>
      </vt:variant>
      <vt:variant>
        <vt:i4>2090</vt:i4>
      </vt:variant>
      <vt:variant>
        <vt:i4>0</vt:i4>
      </vt:variant>
      <vt:variant>
        <vt:i4>5</vt:i4>
      </vt:variant>
      <vt:variant>
        <vt:lpwstr/>
      </vt:variant>
      <vt:variant>
        <vt:lpwstr>_Toc201382508</vt:lpwstr>
      </vt:variant>
      <vt:variant>
        <vt:i4>1441854</vt:i4>
      </vt:variant>
      <vt:variant>
        <vt:i4>2084</vt:i4>
      </vt:variant>
      <vt:variant>
        <vt:i4>0</vt:i4>
      </vt:variant>
      <vt:variant>
        <vt:i4>5</vt:i4>
      </vt:variant>
      <vt:variant>
        <vt:lpwstr/>
      </vt:variant>
      <vt:variant>
        <vt:lpwstr>_Toc201382507</vt:lpwstr>
      </vt:variant>
      <vt:variant>
        <vt:i4>1441854</vt:i4>
      </vt:variant>
      <vt:variant>
        <vt:i4>2078</vt:i4>
      </vt:variant>
      <vt:variant>
        <vt:i4>0</vt:i4>
      </vt:variant>
      <vt:variant>
        <vt:i4>5</vt:i4>
      </vt:variant>
      <vt:variant>
        <vt:lpwstr/>
      </vt:variant>
      <vt:variant>
        <vt:lpwstr>_Toc201382506</vt:lpwstr>
      </vt:variant>
      <vt:variant>
        <vt:i4>1441854</vt:i4>
      </vt:variant>
      <vt:variant>
        <vt:i4>2072</vt:i4>
      </vt:variant>
      <vt:variant>
        <vt:i4>0</vt:i4>
      </vt:variant>
      <vt:variant>
        <vt:i4>5</vt:i4>
      </vt:variant>
      <vt:variant>
        <vt:lpwstr/>
      </vt:variant>
      <vt:variant>
        <vt:lpwstr>_Toc201382505</vt:lpwstr>
      </vt:variant>
      <vt:variant>
        <vt:i4>1441854</vt:i4>
      </vt:variant>
      <vt:variant>
        <vt:i4>2066</vt:i4>
      </vt:variant>
      <vt:variant>
        <vt:i4>0</vt:i4>
      </vt:variant>
      <vt:variant>
        <vt:i4>5</vt:i4>
      </vt:variant>
      <vt:variant>
        <vt:lpwstr/>
      </vt:variant>
      <vt:variant>
        <vt:lpwstr>_Toc201382504</vt:lpwstr>
      </vt:variant>
      <vt:variant>
        <vt:i4>1441854</vt:i4>
      </vt:variant>
      <vt:variant>
        <vt:i4>2060</vt:i4>
      </vt:variant>
      <vt:variant>
        <vt:i4>0</vt:i4>
      </vt:variant>
      <vt:variant>
        <vt:i4>5</vt:i4>
      </vt:variant>
      <vt:variant>
        <vt:lpwstr/>
      </vt:variant>
      <vt:variant>
        <vt:lpwstr>_Toc201382503</vt:lpwstr>
      </vt:variant>
      <vt:variant>
        <vt:i4>1441854</vt:i4>
      </vt:variant>
      <vt:variant>
        <vt:i4>2054</vt:i4>
      </vt:variant>
      <vt:variant>
        <vt:i4>0</vt:i4>
      </vt:variant>
      <vt:variant>
        <vt:i4>5</vt:i4>
      </vt:variant>
      <vt:variant>
        <vt:lpwstr/>
      </vt:variant>
      <vt:variant>
        <vt:lpwstr>_Toc201382502</vt:lpwstr>
      </vt:variant>
      <vt:variant>
        <vt:i4>1441854</vt:i4>
      </vt:variant>
      <vt:variant>
        <vt:i4>2048</vt:i4>
      </vt:variant>
      <vt:variant>
        <vt:i4>0</vt:i4>
      </vt:variant>
      <vt:variant>
        <vt:i4>5</vt:i4>
      </vt:variant>
      <vt:variant>
        <vt:lpwstr/>
      </vt:variant>
      <vt:variant>
        <vt:lpwstr>_Toc201382501</vt:lpwstr>
      </vt:variant>
      <vt:variant>
        <vt:i4>1441854</vt:i4>
      </vt:variant>
      <vt:variant>
        <vt:i4>2042</vt:i4>
      </vt:variant>
      <vt:variant>
        <vt:i4>0</vt:i4>
      </vt:variant>
      <vt:variant>
        <vt:i4>5</vt:i4>
      </vt:variant>
      <vt:variant>
        <vt:lpwstr/>
      </vt:variant>
      <vt:variant>
        <vt:lpwstr>_Toc201382500</vt:lpwstr>
      </vt:variant>
      <vt:variant>
        <vt:i4>2031679</vt:i4>
      </vt:variant>
      <vt:variant>
        <vt:i4>2036</vt:i4>
      </vt:variant>
      <vt:variant>
        <vt:i4>0</vt:i4>
      </vt:variant>
      <vt:variant>
        <vt:i4>5</vt:i4>
      </vt:variant>
      <vt:variant>
        <vt:lpwstr/>
      </vt:variant>
      <vt:variant>
        <vt:lpwstr>_Toc201382499</vt:lpwstr>
      </vt:variant>
      <vt:variant>
        <vt:i4>2031679</vt:i4>
      </vt:variant>
      <vt:variant>
        <vt:i4>2030</vt:i4>
      </vt:variant>
      <vt:variant>
        <vt:i4>0</vt:i4>
      </vt:variant>
      <vt:variant>
        <vt:i4>5</vt:i4>
      </vt:variant>
      <vt:variant>
        <vt:lpwstr/>
      </vt:variant>
      <vt:variant>
        <vt:lpwstr>_Toc201382498</vt:lpwstr>
      </vt:variant>
      <vt:variant>
        <vt:i4>2031679</vt:i4>
      </vt:variant>
      <vt:variant>
        <vt:i4>2024</vt:i4>
      </vt:variant>
      <vt:variant>
        <vt:i4>0</vt:i4>
      </vt:variant>
      <vt:variant>
        <vt:i4>5</vt:i4>
      </vt:variant>
      <vt:variant>
        <vt:lpwstr/>
      </vt:variant>
      <vt:variant>
        <vt:lpwstr>_Toc201382497</vt:lpwstr>
      </vt:variant>
      <vt:variant>
        <vt:i4>2031679</vt:i4>
      </vt:variant>
      <vt:variant>
        <vt:i4>2018</vt:i4>
      </vt:variant>
      <vt:variant>
        <vt:i4>0</vt:i4>
      </vt:variant>
      <vt:variant>
        <vt:i4>5</vt:i4>
      </vt:variant>
      <vt:variant>
        <vt:lpwstr/>
      </vt:variant>
      <vt:variant>
        <vt:lpwstr>_Toc201382496</vt:lpwstr>
      </vt:variant>
      <vt:variant>
        <vt:i4>2031679</vt:i4>
      </vt:variant>
      <vt:variant>
        <vt:i4>2012</vt:i4>
      </vt:variant>
      <vt:variant>
        <vt:i4>0</vt:i4>
      </vt:variant>
      <vt:variant>
        <vt:i4>5</vt:i4>
      </vt:variant>
      <vt:variant>
        <vt:lpwstr/>
      </vt:variant>
      <vt:variant>
        <vt:lpwstr>_Toc201382495</vt:lpwstr>
      </vt:variant>
      <vt:variant>
        <vt:i4>2031679</vt:i4>
      </vt:variant>
      <vt:variant>
        <vt:i4>2006</vt:i4>
      </vt:variant>
      <vt:variant>
        <vt:i4>0</vt:i4>
      </vt:variant>
      <vt:variant>
        <vt:i4>5</vt:i4>
      </vt:variant>
      <vt:variant>
        <vt:lpwstr/>
      </vt:variant>
      <vt:variant>
        <vt:lpwstr>_Toc201382494</vt:lpwstr>
      </vt:variant>
      <vt:variant>
        <vt:i4>2031679</vt:i4>
      </vt:variant>
      <vt:variant>
        <vt:i4>2000</vt:i4>
      </vt:variant>
      <vt:variant>
        <vt:i4>0</vt:i4>
      </vt:variant>
      <vt:variant>
        <vt:i4>5</vt:i4>
      </vt:variant>
      <vt:variant>
        <vt:lpwstr/>
      </vt:variant>
      <vt:variant>
        <vt:lpwstr>_Toc201382493</vt:lpwstr>
      </vt:variant>
      <vt:variant>
        <vt:i4>2031679</vt:i4>
      </vt:variant>
      <vt:variant>
        <vt:i4>1994</vt:i4>
      </vt:variant>
      <vt:variant>
        <vt:i4>0</vt:i4>
      </vt:variant>
      <vt:variant>
        <vt:i4>5</vt:i4>
      </vt:variant>
      <vt:variant>
        <vt:lpwstr/>
      </vt:variant>
      <vt:variant>
        <vt:lpwstr>_Toc201382492</vt:lpwstr>
      </vt:variant>
      <vt:variant>
        <vt:i4>2031679</vt:i4>
      </vt:variant>
      <vt:variant>
        <vt:i4>1988</vt:i4>
      </vt:variant>
      <vt:variant>
        <vt:i4>0</vt:i4>
      </vt:variant>
      <vt:variant>
        <vt:i4>5</vt:i4>
      </vt:variant>
      <vt:variant>
        <vt:lpwstr/>
      </vt:variant>
      <vt:variant>
        <vt:lpwstr>_Toc201382491</vt:lpwstr>
      </vt:variant>
      <vt:variant>
        <vt:i4>2031679</vt:i4>
      </vt:variant>
      <vt:variant>
        <vt:i4>1982</vt:i4>
      </vt:variant>
      <vt:variant>
        <vt:i4>0</vt:i4>
      </vt:variant>
      <vt:variant>
        <vt:i4>5</vt:i4>
      </vt:variant>
      <vt:variant>
        <vt:lpwstr/>
      </vt:variant>
      <vt:variant>
        <vt:lpwstr>_Toc201382490</vt:lpwstr>
      </vt:variant>
      <vt:variant>
        <vt:i4>1966143</vt:i4>
      </vt:variant>
      <vt:variant>
        <vt:i4>1976</vt:i4>
      </vt:variant>
      <vt:variant>
        <vt:i4>0</vt:i4>
      </vt:variant>
      <vt:variant>
        <vt:i4>5</vt:i4>
      </vt:variant>
      <vt:variant>
        <vt:lpwstr/>
      </vt:variant>
      <vt:variant>
        <vt:lpwstr>_Toc201382489</vt:lpwstr>
      </vt:variant>
      <vt:variant>
        <vt:i4>1966143</vt:i4>
      </vt:variant>
      <vt:variant>
        <vt:i4>1970</vt:i4>
      </vt:variant>
      <vt:variant>
        <vt:i4>0</vt:i4>
      </vt:variant>
      <vt:variant>
        <vt:i4>5</vt:i4>
      </vt:variant>
      <vt:variant>
        <vt:lpwstr/>
      </vt:variant>
      <vt:variant>
        <vt:lpwstr>_Toc201382488</vt:lpwstr>
      </vt:variant>
      <vt:variant>
        <vt:i4>1966143</vt:i4>
      </vt:variant>
      <vt:variant>
        <vt:i4>1964</vt:i4>
      </vt:variant>
      <vt:variant>
        <vt:i4>0</vt:i4>
      </vt:variant>
      <vt:variant>
        <vt:i4>5</vt:i4>
      </vt:variant>
      <vt:variant>
        <vt:lpwstr/>
      </vt:variant>
      <vt:variant>
        <vt:lpwstr>_Toc201382487</vt:lpwstr>
      </vt:variant>
      <vt:variant>
        <vt:i4>1966143</vt:i4>
      </vt:variant>
      <vt:variant>
        <vt:i4>1958</vt:i4>
      </vt:variant>
      <vt:variant>
        <vt:i4>0</vt:i4>
      </vt:variant>
      <vt:variant>
        <vt:i4>5</vt:i4>
      </vt:variant>
      <vt:variant>
        <vt:lpwstr/>
      </vt:variant>
      <vt:variant>
        <vt:lpwstr>_Toc201382486</vt:lpwstr>
      </vt:variant>
      <vt:variant>
        <vt:i4>1966143</vt:i4>
      </vt:variant>
      <vt:variant>
        <vt:i4>1952</vt:i4>
      </vt:variant>
      <vt:variant>
        <vt:i4>0</vt:i4>
      </vt:variant>
      <vt:variant>
        <vt:i4>5</vt:i4>
      </vt:variant>
      <vt:variant>
        <vt:lpwstr/>
      </vt:variant>
      <vt:variant>
        <vt:lpwstr>_Toc201382485</vt:lpwstr>
      </vt:variant>
      <vt:variant>
        <vt:i4>1966143</vt:i4>
      </vt:variant>
      <vt:variant>
        <vt:i4>1946</vt:i4>
      </vt:variant>
      <vt:variant>
        <vt:i4>0</vt:i4>
      </vt:variant>
      <vt:variant>
        <vt:i4>5</vt:i4>
      </vt:variant>
      <vt:variant>
        <vt:lpwstr/>
      </vt:variant>
      <vt:variant>
        <vt:lpwstr>_Toc201382484</vt:lpwstr>
      </vt:variant>
      <vt:variant>
        <vt:i4>1966143</vt:i4>
      </vt:variant>
      <vt:variant>
        <vt:i4>1940</vt:i4>
      </vt:variant>
      <vt:variant>
        <vt:i4>0</vt:i4>
      </vt:variant>
      <vt:variant>
        <vt:i4>5</vt:i4>
      </vt:variant>
      <vt:variant>
        <vt:lpwstr/>
      </vt:variant>
      <vt:variant>
        <vt:lpwstr>_Toc201382483</vt:lpwstr>
      </vt:variant>
      <vt:variant>
        <vt:i4>1966143</vt:i4>
      </vt:variant>
      <vt:variant>
        <vt:i4>1934</vt:i4>
      </vt:variant>
      <vt:variant>
        <vt:i4>0</vt:i4>
      </vt:variant>
      <vt:variant>
        <vt:i4>5</vt:i4>
      </vt:variant>
      <vt:variant>
        <vt:lpwstr/>
      </vt:variant>
      <vt:variant>
        <vt:lpwstr>_Toc201382482</vt:lpwstr>
      </vt:variant>
      <vt:variant>
        <vt:i4>1966143</vt:i4>
      </vt:variant>
      <vt:variant>
        <vt:i4>1928</vt:i4>
      </vt:variant>
      <vt:variant>
        <vt:i4>0</vt:i4>
      </vt:variant>
      <vt:variant>
        <vt:i4>5</vt:i4>
      </vt:variant>
      <vt:variant>
        <vt:lpwstr/>
      </vt:variant>
      <vt:variant>
        <vt:lpwstr>_Toc201382481</vt:lpwstr>
      </vt:variant>
      <vt:variant>
        <vt:i4>1966143</vt:i4>
      </vt:variant>
      <vt:variant>
        <vt:i4>1922</vt:i4>
      </vt:variant>
      <vt:variant>
        <vt:i4>0</vt:i4>
      </vt:variant>
      <vt:variant>
        <vt:i4>5</vt:i4>
      </vt:variant>
      <vt:variant>
        <vt:lpwstr/>
      </vt:variant>
      <vt:variant>
        <vt:lpwstr>_Toc201382480</vt:lpwstr>
      </vt:variant>
      <vt:variant>
        <vt:i4>1114175</vt:i4>
      </vt:variant>
      <vt:variant>
        <vt:i4>1916</vt:i4>
      </vt:variant>
      <vt:variant>
        <vt:i4>0</vt:i4>
      </vt:variant>
      <vt:variant>
        <vt:i4>5</vt:i4>
      </vt:variant>
      <vt:variant>
        <vt:lpwstr/>
      </vt:variant>
      <vt:variant>
        <vt:lpwstr>_Toc201382479</vt:lpwstr>
      </vt:variant>
      <vt:variant>
        <vt:i4>1114175</vt:i4>
      </vt:variant>
      <vt:variant>
        <vt:i4>1910</vt:i4>
      </vt:variant>
      <vt:variant>
        <vt:i4>0</vt:i4>
      </vt:variant>
      <vt:variant>
        <vt:i4>5</vt:i4>
      </vt:variant>
      <vt:variant>
        <vt:lpwstr/>
      </vt:variant>
      <vt:variant>
        <vt:lpwstr>_Toc201382478</vt:lpwstr>
      </vt:variant>
      <vt:variant>
        <vt:i4>1114175</vt:i4>
      </vt:variant>
      <vt:variant>
        <vt:i4>1904</vt:i4>
      </vt:variant>
      <vt:variant>
        <vt:i4>0</vt:i4>
      </vt:variant>
      <vt:variant>
        <vt:i4>5</vt:i4>
      </vt:variant>
      <vt:variant>
        <vt:lpwstr/>
      </vt:variant>
      <vt:variant>
        <vt:lpwstr>_Toc201382477</vt:lpwstr>
      </vt:variant>
      <vt:variant>
        <vt:i4>1114175</vt:i4>
      </vt:variant>
      <vt:variant>
        <vt:i4>1898</vt:i4>
      </vt:variant>
      <vt:variant>
        <vt:i4>0</vt:i4>
      </vt:variant>
      <vt:variant>
        <vt:i4>5</vt:i4>
      </vt:variant>
      <vt:variant>
        <vt:lpwstr/>
      </vt:variant>
      <vt:variant>
        <vt:lpwstr>_Toc201382476</vt:lpwstr>
      </vt:variant>
      <vt:variant>
        <vt:i4>1114175</vt:i4>
      </vt:variant>
      <vt:variant>
        <vt:i4>1892</vt:i4>
      </vt:variant>
      <vt:variant>
        <vt:i4>0</vt:i4>
      </vt:variant>
      <vt:variant>
        <vt:i4>5</vt:i4>
      </vt:variant>
      <vt:variant>
        <vt:lpwstr/>
      </vt:variant>
      <vt:variant>
        <vt:lpwstr>_Toc201382475</vt:lpwstr>
      </vt:variant>
      <vt:variant>
        <vt:i4>1114175</vt:i4>
      </vt:variant>
      <vt:variant>
        <vt:i4>1886</vt:i4>
      </vt:variant>
      <vt:variant>
        <vt:i4>0</vt:i4>
      </vt:variant>
      <vt:variant>
        <vt:i4>5</vt:i4>
      </vt:variant>
      <vt:variant>
        <vt:lpwstr/>
      </vt:variant>
      <vt:variant>
        <vt:lpwstr>_Toc201382474</vt:lpwstr>
      </vt:variant>
      <vt:variant>
        <vt:i4>1114175</vt:i4>
      </vt:variant>
      <vt:variant>
        <vt:i4>1880</vt:i4>
      </vt:variant>
      <vt:variant>
        <vt:i4>0</vt:i4>
      </vt:variant>
      <vt:variant>
        <vt:i4>5</vt:i4>
      </vt:variant>
      <vt:variant>
        <vt:lpwstr/>
      </vt:variant>
      <vt:variant>
        <vt:lpwstr>_Toc201382473</vt:lpwstr>
      </vt:variant>
      <vt:variant>
        <vt:i4>1114175</vt:i4>
      </vt:variant>
      <vt:variant>
        <vt:i4>1874</vt:i4>
      </vt:variant>
      <vt:variant>
        <vt:i4>0</vt:i4>
      </vt:variant>
      <vt:variant>
        <vt:i4>5</vt:i4>
      </vt:variant>
      <vt:variant>
        <vt:lpwstr/>
      </vt:variant>
      <vt:variant>
        <vt:lpwstr>_Toc201382472</vt:lpwstr>
      </vt:variant>
      <vt:variant>
        <vt:i4>1114175</vt:i4>
      </vt:variant>
      <vt:variant>
        <vt:i4>1868</vt:i4>
      </vt:variant>
      <vt:variant>
        <vt:i4>0</vt:i4>
      </vt:variant>
      <vt:variant>
        <vt:i4>5</vt:i4>
      </vt:variant>
      <vt:variant>
        <vt:lpwstr/>
      </vt:variant>
      <vt:variant>
        <vt:lpwstr>_Toc201382471</vt:lpwstr>
      </vt:variant>
      <vt:variant>
        <vt:i4>1114175</vt:i4>
      </vt:variant>
      <vt:variant>
        <vt:i4>1862</vt:i4>
      </vt:variant>
      <vt:variant>
        <vt:i4>0</vt:i4>
      </vt:variant>
      <vt:variant>
        <vt:i4>5</vt:i4>
      </vt:variant>
      <vt:variant>
        <vt:lpwstr/>
      </vt:variant>
      <vt:variant>
        <vt:lpwstr>_Toc201382470</vt:lpwstr>
      </vt:variant>
      <vt:variant>
        <vt:i4>1048639</vt:i4>
      </vt:variant>
      <vt:variant>
        <vt:i4>1856</vt:i4>
      </vt:variant>
      <vt:variant>
        <vt:i4>0</vt:i4>
      </vt:variant>
      <vt:variant>
        <vt:i4>5</vt:i4>
      </vt:variant>
      <vt:variant>
        <vt:lpwstr/>
      </vt:variant>
      <vt:variant>
        <vt:lpwstr>_Toc201382469</vt:lpwstr>
      </vt:variant>
      <vt:variant>
        <vt:i4>1048639</vt:i4>
      </vt:variant>
      <vt:variant>
        <vt:i4>1850</vt:i4>
      </vt:variant>
      <vt:variant>
        <vt:i4>0</vt:i4>
      </vt:variant>
      <vt:variant>
        <vt:i4>5</vt:i4>
      </vt:variant>
      <vt:variant>
        <vt:lpwstr/>
      </vt:variant>
      <vt:variant>
        <vt:lpwstr>_Toc201382468</vt:lpwstr>
      </vt:variant>
      <vt:variant>
        <vt:i4>1048639</vt:i4>
      </vt:variant>
      <vt:variant>
        <vt:i4>1844</vt:i4>
      </vt:variant>
      <vt:variant>
        <vt:i4>0</vt:i4>
      </vt:variant>
      <vt:variant>
        <vt:i4>5</vt:i4>
      </vt:variant>
      <vt:variant>
        <vt:lpwstr/>
      </vt:variant>
      <vt:variant>
        <vt:lpwstr>_Toc201382467</vt:lpwstr>
      </vt:variant>
      <vt:variant>
        <vt:i4>1048639</vt:i4>
      </vt:variant>
      <vt:variant>
        <vt:i4>1838</vt:i4>
      </vt:variant>
      <vt:variant>
        <vt:i4>0</vt:i4>
      </vt:variant>
      <vt:variant>
        <vt:i4>5</vt:i4>
      </vt:variant>
      <vt:variant>
        <vt:lpwstr/>
      </vt:variant>
      <vt:variant>
        <vt:lpwstr>_Toc201382466</vt:lpwstr>
      </vt:variant>
      <vt:variant>
        <vt:i4>1048639</vt:i4>
      </vt:variant>
      <vt:variant>
        <vt:i4>1832</vt:i4>
      </vt:variant>
      <vt:variant>
        <vt:i4>0</vt:i4>
      </vt:variant>
      <vt:variant>
        <vt:i4>5</vt:i4>
      </vt:variant>
      <vt:variant>
        <vt:lpwstr/>
      </vt:variant>
      <vt:variant>
        <vt:lpwstr>_Toc201382465</vt:lpwstr>
      </vt:variant>
      <vt:variant>
        <vt:i4>1048639</vt:i4>
      </vt:variant>
      <vt:variant>
        <vt:i4>1826</vt:i4>
      </vt:variant>
      <vt:variant>
        <vt:i4>0</vt:i4>
      </vt:variant>
      <vt:variant>
        <vt:i4>5</vt:i4>
      </vt:variant>
      <vt:variant>
        <vt:lpwstr/>
      </vt:variant>
      <vt:variant>
        <vt:lpwstr>_Toc201382464</vt:lpwstr>
      </vt:variant>
      <vt:variant>
        <vt:i4>1048639</vt:i4>
      </vt:variant>
      <vt:variant>
        <vt:i4>1820</vt:i4>
      </vt:variant>
      <vt:variant>
        <vt:i4>0</vt:i4>
      </vt:variant>
      <vt:variant>
        <vt:i4>5</vt:i4>
      </vt:variant>
      <vt:variant>
        <vt:lpwstr/>
      </vt:variant>
      <vt:variant>
        <vt:lpwstr>_Toc201382463</vt:lpwstr>
      </vt:variant>
      <vt:variant>
        <vt:i4>1048639</vt:i4>
      </vt:variant>
      <vt:variant>
        <vt:i4>1814</vt:i4>
      </vt:variant>
      <vt:variant>
        <vt:i4>0</vt:i4>
      </vt:variant>
      <vt:variant>
        <vt:i4>5</vt:i4>
      </vt:variant>
      <vt:variant>
        <vt:lpwstr/>
      </vt:variant>
      <vt:variant>
        <vt:lpwstr>_Toc201382462</vt:lpwstr>
      </vt:variant>
      <vt:variant>
        <vt:i4>1048639</vt:i4>
      </vt:variant>
      <vt:variant>
        <vt:i4>1808</vt:i4>
      </vt:variant>
      <vt:variant>
        <vt:i4>0</vt:i4>
      </vt:variant>
      <vt:variant>
        <vt:i4>5</vt:i4>
      </vt:variant>
      <vt:variant>
        <vt:lpwstr/>
      </vt:variant>
      <vt:variant>
        <vt:lpwstr>_Toc201382461</vt:lpwstr>
      </vt:variant>
      <vt:variant>
        <vt:i4>1048639</vt:i4>
      </vt:variant>
      <vt:variant>
        <vt:i4>1802</vt:i4>
      </vt:variant>
      <vt:variant>
        <vt:i4>0</vt:i4>
      </vt:variant>
      <vt:variant>
        <vt:i4>5</vt:i4>
      </vt:variant>
      <vt:variant>
        <vt:lpwstr/>
      </vt:variant>
      <vt:variant>
        <vt:lpwstr>_Toc201382460</vt:lpwstr>
      </vt:variant>
      <vt:variant>
        <vt:i4>1245247</vt:i4>
      </vt:variant>
      <vt:variant>
        <vt:i4>1796</vt:i4>
      </vt:variant>
      <vt:variant>
        <vt:i4>0</vt:i4>
      </vt:variant>
      <vt:variant>
        <vt:i4>5</vt:i4>
      </vt:variant>
      <vt:variant>
        <vt:lpwstr/>
      </vt:variant>
      <vt:variant>
        <vt:lpwstr>_Toc201382459</vt:lpwstr>
      </vt:variant>
      <vt:variant>
        <vt:i4>1245247</vt:i4>
      </vt:variant>
      <vt:variant>
        <vt:i4>1790</vt:i4>
      </vt:variant>
      <vt:variant>
        <vt:i4>0</vt:i4>
      </vt:variant>
      <vt:variant>
        <vt:i4>5</vt:i4>
      </vt:variant>
      <vt:variant>
        <vt:lpwstr/>
      </vt:variant>
      <vt:variant>
        <vt:lpwstr>_Toc201382458</vt:lpwstr>
      </vt:variant>
      <vt:variant>
        <vt:i4>1245247</vt:i4>
      </vt:variant>
      <vt:variant>
        <vt:i4>1784</vt:i4>
      </vt:variant>
      <vt:variant>
        <vt:i4>0</vt:i4>
      </vt:variant>
      <vt:variant>
        <vt:i4>5</vt:i4>
      </vt:variant>
      <vt:variant>
        <vt:lpwstr/>
      </vt:variant>
      <vt:variant>
        <vt:lpwstr>_Toc201382457</vt:lpwstr>
      </vt:variant>
      <vt:variant>
        <vt:i4>1245247</vt:i4>
      </vt:variant>
      <vt:variant>
        <vt:i4>1778</vt:i4>
      </vt:variant>
      <vt:variant>
        <vt:i4>0</vt:i4>
      </vt:variant>
      <vt:variant>
        <vt:i4>5</vt:i4>
      </vt:variant>
      <vt:variant>
        <vt:lpwstr/>
      </vt:variant>
      <vt:variant>
        <vt:lpwstr>_Toc201382456</vt:lpwstr>
      </vt:variant>
      <vt:variant>
        <vt:i4>1245247</vt:i4>
      </vt:variant>
      <vt:variant>
        <vt:i4>1772</vt:i4>
      </vt:variant>
      <vt:variant>
        <vt:i4>0</vt:i4>
      </vt:variant>
      <vt:variant>
        <vt:i4>5</vt:i4>
      </vt:variant>
      <vt:variant>
        <vt:lpwstr/>
      </vt:variant>
      <vt:variant>
        <vt:lpwstr>_Toc201382455</vt:lpwstr>
      </vt:variant>
      <vt:variant>
        <vt:i4>1245247</vt:i4>
      </vt:variant>
      <vt:variant>
        <vt:i4>1766</vt:i4>
      </vt:variant>
      <vt:variant>
        <vt:i4>0</vt:i4>
      </vt:variant>
      <vt:variant>
        <vt:i4>5</vt:i4>
      </vt:variant>
      <vt:variant>
        <vt:lpwstr/>
      </vt:variant>
      <vt:variant>
        <vt:lpwstr>_Toc201382454</vt:lpwstr>
      </vt:variant>
      <vt:variant>
        <vt:i4>1245247</vt:i4>
      </vt:variant>
      <vt:variant>
        <vt:i4>1760</vt:i4>
      </vt:variant>
      <vt:variant>
        <vt:i4>0</vt:i4>
      </vt:variant>
      <vt:variant>
        <vt:i4>5</vt:i4>
      </vt:variant>
      <vt:variant>
        <vt:lpwstr/>
      </vt:variant>
      <vt:variant>
        <vt:lpwstr>_Toc201382453</vt:lpwstr>
      </vt:variant>
      <vt:variant>
        <vt:i4>1245247</vt:i4>
      </vt:variant>
      <vt:variant>
        <vt:i4>1754</vt:i4>
      </vt:variant>
      <vt:variant>
        <vt:i4>0</vt:i4>
      </vt:variant>
      <vt:variant>
        <vt:i4>5</vt:i4>
      </vt:variant>
      <vt:variant>
        <vt:lpwstr/>
      </vt:variant>
      <vt:variant>
        <vt:lpwstr>_Toc201382452</vt:lpwstr>
      </vt:variant>
      <vt:variant>
        <vt:i4>1245247</vt:i4>
      </vt:variant>
      <vt:variant>
        <vt:i4>1748</vt:i4>
      </vt:variant>
      <vt:variant>
        <vt:i4>0</vt:i4>
      </vt:variant>
      <vt:variant>
        <vt:i4>5</vt:i4>
      </vt:variant>
      <vt:variant>
        <vt:lpwstr/>
      </vt:variant>
      <vt:variant>
        <vt:lpwstr>_Toc201382451</vt:lpwstr>
      </vt:variant>
      <vt:variant>
        <vt:i4>1245247</vt:i4>
      </vt:variant>
      <vt:variant>
        <vt:i4>1742</vt:i4>
      </vt:variant>
      <vt:variant>
        <vt:i4>0</vt:i4>
      </vt:variant>
      <vt:variant>
        <vt:i4>5</vt:i4>
      </vt:variant>
      <vt:variant>
        <vt:lpwstr/>
      </vt:variant>
      <vt:variant>
        <vt:lpwstr>_Toc201382450</vt:lpwstr>
      </vt:variant>
      <vt:variant>
        <vt:i4>1179711</vt:i4>
      </vt:variant>
      <vt:variant>
        <vt:i4>1736</vt:i4>
      </vt:variant>
      <vt:variant>
        <vt:i4>0</vt:i4>
      </vt:variant>
      <vt:variant>
        <vt:i4>5</vt:i4>
      </vt:variant>
      <vt:variant>
        <vt:lpwstr/>
      </vt:variant>
      <vt:variant>
        <vt:lpwstr>_Toc201382449</vt:lpwstr>
      </vt:variant>
      <vt:variant>
        <vt:i4>1179711</vt:i4>
      </vt:variant>
      <vt:variant>
        <vt:i4>1730</vt:i4>
      </vt:variant>
      <vt:variant>
        <vt:i4>0</vt:i4>
      </vt:variant>
      <vt:variant>
        <vt:i4>5</vt:i4>
      </vt:variant>
      <vt:variant>
        <vt:lpwstr/>
      </vt:variant>
      <vt:variant>
        <vt:lpwstr>_Toc201382448</vt:lpwstr>
      </vt:variant>
      <vt:variant>
        <vt:i4>1179711</vt:i4>
      </vt:variant>
      <vt:variant>
        <vt:i4>1724</vt:i4>
      </vt:variant>
      <vt:variant>
        <vt:i4>0</vt:i4>
      </vt:variant>
      <vt:variant>
        <vt:i4>5</vt:i4>
      </vt:variant>
      <vt:variant>
        <vt:lpwstr/>
      </vt:variant>
      <vt:variant>
        <vt:lpwstr>_Toc201382447</vt:lpwstr>
      </vt:variant>
      <vt:variant>
        <vt:i4>1179711</vt:i4>
      </vt:variant>
      <vt:variant>
        <vt:i4>1718</vt:i4>
      </vt:variant>
      <vt:variant>
        <vt:i4>0</vt:i4>
      </vt:variant>
      <vt:variant>
        <vt:i4>5</vt:i4>
      </vt:variant>
      <vt:variant>
        <vt:lpwstr/>
      </vt:variant>
      <vt:variant>
        <vt:lpwstr>_Toc201382446</vt:lpwstr>
      </vt:variant>
      <vt:variant>
        <vt:i4>1179711</vt:i4>
      </vt:variant>
      <vt:variant>
        <vt:i4>1712</vt:i4>
      </vt:variant>
      <vt:variant>
        <vt:i4>0</vt:i4>
      </vt:variant>
      <vt:variant>
        <vt:i4>5</vt:i4>
      </vt:variant>
      <vt:variant>
        <vt:lpwstr/>
      </vt:variant>
      <vt:variant>
        <vt:lpwstr>_Toc201382445</vt:lpwstr>
      </vt:variant>
      <vt:variant>
        <vt:i4>1179711</vt:i4>
      </vt:variant>
      <vt:variant>
        <vt:i4>1706</vt:i4>
      </vt:variant>
      <vt:variant>
        <vt:i4>0</vt:i4>
      </vt:variant>
      <vt:variant>
        <vt:i4>5</vt:i4>
      </vt:variant>
      <vt:variant>
        <vt:lpwstr/>
      </vt:variant>
      <vt:variant>
        <vt:lpwstr>_Toc201382444</vt:lpwstr>
      </vt:variant>
      <vt:variant>
        <vt:i4>1179711</vt:i4>
      </vt:variant>
      <vt:variant>
        <vt:i4>1700</vt:i4>
      </vt:variant>
      <vt:variant>
        <vt:i4>0</vt:i4>
      </vt:variant>
      <vt:variant>
        <vt:i4>5</vt:i4>
      </vt:variant>
      <vt:variant>
        <vt:lpwstr/>
      </vt:variant>
      <vt:variant>
        <vt:lpwstr>_Toc201382443</vt:lpwstr>
      </vt:variant>
      <vt:variant>
        <vt:i4>1179711</vt:i4>
      </vt:variant>
      <vt:variant>
        <vt:i4>1694</vt:i4>
      </vt:variant>
      <vt:variant>
        <vt:i4>0</vt:i4>
      </vt:variant>
      <vt:variant>
        <vt:i4>5</vt:i4>
      </vt:variant>
      <vt:variant>
        <vt:lpwstr/>
      </vt:variant>
      <vt:variant>
        <vt:lpwstr>_Toc201382442</vt:lpwstr>
      </vt:variant>
      <vt:variant>
        <vt:i4>1179711</vt:i4>
      </vt:variant>
      <vt:variant>
        <vt:i4>1688</vt:i4>
      </vt:variant>
      <vt:variant>
        <vt:i4>0</vt:i4>
      </vt:variant>
      <vt:variant>
        <vt:i4>5</vt:i4>
      </vt:variant>
      <vt:variant>
        <vt:lpwstr/>
      </vt:variant>
      <vt:variant>
        <vt:lpwstr>_Toc201382441</vt:lpwstr>
      </vt:variant>
      <vt:variant>
        <vt:i4>1179711</vt:i4>
      </vt:variant>
      <vt:variant>
        <vt:i4>1682</vt:i4>
      </vt:variant>
      <vt:variant>
        <vt:i4>0</vt:i4>
      </vt:variant>
      <vt:variant>
        <vt:i4>5</vt:i4>
      </vt:variant>
      <vt:variant>
        <vt:lpwstr/>
      </vt:variant>
      <vt:variant>
        <vt:lpwstr>_Toc201382440</vt:lpwstr>
      </vt:variant>
      <vt:variant>
        <vt:i4>1376319</vt:i4>
      </vt:variant>
      <vt:variant>
        <vt:i4>1676</vt:i4>
      </vt:variant>
      <vt:variant>
        <vt:i4>0</vt:i4>
      </vt:variant>
      <vt:variant>
        <vt:i4>5</vt:i4>
      </vt:variant>
      <vt:variant>
        <vt:lpwstr/>
      </vt:variant>
      <vt:variant>
        <vt:lpwstr>_Toc201382439</vt:lpwstr>
      </vt:variant>
      <vt:variant>
        <vt:i4>1376319</vt:i4>
      </vt:variant>
      <vt:variant>
        <vt:i4>1670</vt:i4>
      </vt:variant>
      <vt:variant>
        <vt:i4>0</vt:i4>
      </vt:variant>
      <vt:variant>
        <vt:i4>5</vt:i4>
      </vt:variant>
      <vt:variant>
        <vt:lpwstr/>
      </vt:variant>
      <vt:variant>
        <vt:lpwstr>_Toc201382438</vt:lpwstr>
      </vt:variant>
      <vt:variant>
        <vt:i4>1376319</vt:i4>
      </vt:variant>
      <vt:variant>
        <vt:i4>1664</vt:i4>
      </vt:variant>
      <vt:variant>
        <vt:i4>0</vt:i4>
      </vt:variant>
      <vt:variant>
        <vt:i4>5</vt:i4>
      </vt:variant>
      <vt:variant>
        <vt:lpwstr/>
      </vt:variant>
      <vt:variant>
        <vt:lpwstr>_Toc201382437</vt:lpwstr>
      </vt:variant>
      <vt:variant>
        <vt:i4>1376319</vt:i4>
      </vt:variant>
      <vt:variant>
        <vt:i4>1658</vt:i4>
      </vt:variant>
      <vt:variant>
        <vt:i4>0</vt:i4>
      </vt:variant>
      <vt:variant>
        <vt:i4>5</vt:i4>
      </vt:variant>
      <vt:variant>
        <vt:lpwstr/>
      </vt:variant>
      <vt:variant>
        <vt:lpwstr>_Toc201382436</vt:lpwstr>
      </vt:variant>
      <vt:variant>
        <vt:i4>1376319</vt:i4>
      </vt:variant>
      <vt:variant>
        <vt:i4>1652</vt:i4>
      </vt:variant>
      <vt:variant>
        <vt:i4>0</vt:i4>
      </vt:variant>
      <vt:variant>
        <vt:i4>5</vt:i4>
      </vt:variant>
      <vt:variant>
        <vt:lpwstr/>
      </vt:variant>
      <vt:variant>
        <vt:lpwstr>_Toc201382435</vt:lpwstr>
      </vt:variant>
      <vt:variant>
        <vt:i4>1376319</vt:i4>
      </vt:variant>
      <vt:variant>
        <vt:i4>1646</vt:i4>
      </vt:variant>
      <vt:variant>
        <vt:i4>0</vt:i4>
      </vt:variant>
      <vt:variant>
        <vt:i4>5</vt:i4>
      </vt:variant>
      <vt:variant>
        <vt:lpwstr/>
      </vt:variant>
      <vt:variant>
        <vt:lpwstr>_Toc201382434</vt:lpwstr>
      </vt:variant>
      <vt:variant>
        <vt:i4>1376319</vt:i4>
      </vt:variant>
      <vt:variant>
        <vt:i4>1640</vt:i4>
      </vt:variant>
      <vt:variant>
        <vt:i4>0</vt:i4>
      </vt:variant>
      <vt:variant>
        <vt:i4>5</vt:i4>
      </vt:variant>
      <vt:variant>
        <vt:lpwstr/>
      </vt:variant>
      <vt:variant>
        <vt:lpwstr>_Toc201382433</vt:lpwstr>
      </vt:variant>
      <vt:variant>
        <vt:i4>1376319</vt:i4>
      </vt:variant>
      <vt:variant>
        <vt:i4>1634</vt:i4>
      </vt:variant>
      <vt:variant>
        <vt:i4>0</vt:i4>
      </vt:variant>
      <vt:variant>
        <vt:i4>5</vt:i4>
      </vt:variant>
      <vt:variant>
        <vt:lpwstr/>
      </vt:variant>
      <vt:variant>
        <vt:lpwstr>_Toc201382432</vt:lpwstr>
      </vt:variant>
      <vt:variant>
        <vt:i4>1376319</vt:i4>
      </vt:variant>
      <vt:variant>
        <vt:i4>1628</vt:i4>
      </vt:variant>
      <vt:variant>
        <vt:i4>0</vt:i4>
      </vt:variant>
      <vt:variant>
        <vt:i4>5</vt:i4>
      </vt:variant>
      <vt:variant>
        <vt:lpwstr/>
      </vt:variant>
      <vt:variant>
        <vt:lpwstr>_Toc201382431</vt:lpwstr>
      </vt:variant>
      <vt:variant>
        <vt:i4>1376319</vt:i4>
      </vt:variant>
      <vt:variant>
        <vt:i4>1622</vt:i4>
      </vt:variant>
      <vt:variant>
        <vt:i4>0</vt:i4>
      </vt:variant>
      <vt:variant>
        <vt:i4>5</vt:i4>
      </vt:variant>
      <vt:variant>
        <vt:lpwstr/>
      </vt:variant>
      <vt:variant>
        <vt:lpwstr>_Toc201382430</vt:lpwstr>
      </vt:variant>
      <vt:variant>
        <vt:i4>1310783</vt:i4>
      </vt:variant>
      <vt:variant>
        <vt:i4>1616</vt:i4>
      </vt:variant>
      <vt:variant>
        <vt:i4>0</vt:i4>
      </vt:variant>
      <vt:variant>
        <vt:i4>5</vt:i4>
      </vt:variant>
      <vt:variant>
        <vt:lpwstr/>
      </vt:variant>
      <vt:variant>
        <vt:lpwstr>_Toc201382429</vt:lpwstr>
      </vt:variant>
      <vt:variant>
        <vt:i4>1310783</vt:i4>
      </vt:variant>
      <vt:variant>
        <vt:i4>1610</vt:i4>
      </vt:variant>
      <vt:variant>
        <vt:i4>0</vt:i4>
      </vt:variant>
      <vt:variant>
        <vt:i4>5</vt:i4>
      </vt:variant>
      <vt:variant>
        <vt:lpwstr/>
      </vt:variant>
      <vt:variant>
        <vt:lpwstr>_Toc201382428</vt:lpwstr>
      </vt:variant>
      <vt:variant>
        <vt:i4>1310783</vt:i4>
      </vt:variant>
      <vt:variant>
        <vt:i4>1604</vt:i4>
      </vt:variant>
      <vt:variant>
        <vt:i4>0</vt:i4>
      </vt:variant>
      <vt:variant>
        <vt:i4>5</vt:i4>
      </vt:variant>
      <vt:variant>
        <vt:lpwstr/>
      </vt:variant>
      <vt:variant>
        <vt:lpwstr>_Toc201382427</vt:lpwstr>
      </vt:variant>
      <vt:variant>
        <vt:i4>1310783</vt:i4>
      </vt:variant>
      <vt:variant>
        <vt:i4>1598</vt:i4>
      </vt:variant>
      <vt:variant>
        <vt:i4>0</vt:i4>
      </vt:variant>
      <vt:variant>
        <vt:i4>5</vt:i4>
      </vt:variant>
      <vt:variant>
        <vt:lpwstr/>
      </vt:variant>
      <vt:variant>
        <vt:lpwstr>_Toc201382426</vt:lpwstr>
      </vt:variant>
      <vt:variant>
        <vt:i4>1310783</vt:i4>
      </vt:variant>
      <vt:variant>
        <vt:i4>1592</vt:i4>
      </vt:variant>
      <vt:variant>
        <vt:i4>0</vt:i4>
      </vt:variant>
      <vt:variant>
        <vt:i4>5</vt:i4>
      </vt:variant>
      <vt:variant>
        <vt:lpwstr/>
      </vt:variant>
      <vt:variant>
        <vt:lpwstr>_Toc201382425</vt:lpwstr>
      </vt:variant>
      <vt:variant>
        <vt:i4>1310783</vt:i4>
      </vt:variant>
      <vt:variant>
        <vt:i4>1586</vt:i4>
      </vt:variant>
      <vt:variant>
        <vt:i4>0</vt:i4>
      </vt:variant>
      <vt:variant>
        <vt:i4>5</vt:i4>
      </vt:variant>
      <vt:variant>
        <vt:lpwstr/>
      </vt:variant>
      <vt:variant>
        <vt:lpwstr>_Toc201382424</vt:lpwstr>
      </vt:variant>
      <vt:variant>
        <vt:i4>1310783</vt:i4>
      </vt:variant>
      <vt:variant>
        <vt:i4>1580</vt:i4>
      </vt:variant>
      <vt:variant>
        <vt:i4>0</vt:i4>
      </vt:variant>
      <vt:variant>
        <vt:i4>5</vt:i4>
      </vt:variant>
      <vt:variant>
        <vt:lpwstr/>
      </vt:variant>
      <vt:variant>
        <vt:lpwstr>_Toc201382423</vt:lpwstr>
      </vt:variant>
      <vt:variant>
        <vt:i4>1310783</vt:i4>
      </vt:variant>
      <vt:variant>
        <vt:i4>1574</vt:i4>
      </vt:variant>
      <vt:variant>
        <vt:i4>0</vt:i4>
      </vt:variant>
      <vt:variant>
        <vt:i4>5</vt:i4>
      </vt:variant>
      <vt:variant>
        <vt:lpwstr/>
      </vt:variant>
      <vt:variant>
        <vt:lpwstr>_Toc201382422</vt:lpwstr>
      </vt:variant>
      <vt:variant>
        <vt:i4>1310783</vt:i4>
      </vt:variant>
      <vt:variant>
        <vt:i4>1568</vt:i4>
      </vt:variant>
      <vt:variant>
        <vt:i4>0</vt:i4>
      </vt:variant>
      <vt:variant>
        <vt:i4>5</vt:i4>
      </vt:variant>
      <vt:variant>
        <vt:lpwstr/>
      </vt:variant>
      <vt:variant>
        <vt:lpwstr>_Toc201382421</vt:lpwstr>
      </vt:variant>
      <vt:variant>
        <vt:i4>1310783</vt:i4>
      </vt:variant>
      <vt:variant>
        <vt:i4>1562</vt:i4>
      </vt:variant>
      <vt:variant>
        <vt:i4>0</vt:i4>
      </vt:variant>
      <vt:variant>
        <vt:i4>5</vt:i4>
      </vt:variant>
      <vt:variant>
        <vt:lpwstr/>
      </vt:variant>
      <vt:variant>
        <vt:lpwstr>_Toc201382420</vt:lpwstr>
      </vt:variant>
      <vt:variant>
        <vt:i4>1507391</vt:i4>
      </vt:variant>
      <vt:variant>
        <vt:i4>1556</vt:i4>
      </vt:variant>
      <vt:variant>
        <vt:i4>0</vt:i4>
      </vt:variant>
      <vt:variant>
        <vt:i4>5</vt:i4>
      </vt:variant>
      <vt:variant>
        <vt:lpwstr/>
      </vt:variant>
      <vt:variant>
        <vt:lpwstr>_Toc201382419</vt:lpwstr>
      </vt:variant>
      <vt:variant>
        <vt:i4>1507391</vt:i4>
      </vt:variant>
      <vt:variant>
        <vt:i4>1550</vt:i4>
      </vt:variant>
      <vt:variant>
        <vt:i4>0</vt:i4>
      </vt:variant>
      <vt:variant>
        <vt:i4>5</vt:i4>
      </vt:variant>
      <vt:variant>
        <vt:lpwstr/>
      </vt:variant>
      <vt:variant>
        <vt:lpwstr>_Toc201382418</vt:lpwstr>
      </vt:variant>
      <vt:variant>
        <vt:i4>1507391</vt:i4>
      </vt:variant>
      <vt:variant>
        <vt:i4>1544</vt:i4>
      </vt:variant>
      <vt:variant>
        <vt:i4>0</vt:i4>
      </vt:variant>
      <vt:variant>
        <vt:i4>5</vt:i4>
      </vt:variant>
      <vt:variant>
        <vt:lpwstr/>
      </vt:variant>
      <vt:variant>
        <vt:lpwstr>_Toc201382417</vt:lpwstr>
      </vt:variant>
      <vt:variant>
        <vt:i4>1507391</vt:i4>
      </vt:variant>
      <vt:variant>
        <vt:i4>1538</vt:i4>
      </vt:variant>
      <vt:variant>
        <vt:i4>0</vt:i4>
      </vt:variant>
      <vt:variant>
        <vt:i4>5</vt:i4>
      </vt:variant>
      <vt:variant>
        <vt:lpwstr/>
      </vt:variant>
      <vt:variant>
        <vt:lpwstr>_Toc201382416</vt:lpwstr>
      </vt:variant>
      <vt:variant>
        <vt:i4>1507391</vt:i4>
      </vt:variant>
      <vt:variant>
        <vt:i4>1532</vt:i4>
      </vt:variant>
      <vt:variant>
        <vt:i4>0</vt:i4>
      </vt:variant>
      <vt:variant>
        <vt:i4>5</vt:i4>
      </vt:variant>
      <vt:variant>
        <vt:lpwstr/>
      </vt:variant>
      <vt:variant>
        <vt:lpwstr>_Toc201382415</vt:lpwstr>
      </vt:variant>
      <vt:variant>
        <vt:i4>1507391</vt:i4>
      </vt:variant>
      <vt:variant>
        <vt:i4>1526</vt:i4>
      </vt:variant>
      <vt:variant>
        <vt:i4>0</vt:i4>
      </vt:variant>
      <vt:variant>
        <vt:i4>5</vt:i4>
      </vt:variant>
      <vt:variant>
        <vt:lpwstr/>
      </vt:variant>
      <vt:variant>
        <vt:lpwstr>_Toc201382414</vt:lpwstr>
      </vt:variant>
      <vt:variant>
        <vt:i4>1507391</vt:i4>
      </vt:variant>
      <vt:variant>
        <vt:i4>1520</vt:i4>
      </vt:variant>
      <vt:variant>
        <vt:i4>0</vt:i4>
      </vt:variant>
      <vt:variant>
        <vt:i4>5</vt:i4>
      </vt:variant>
      <vt:variant>
        <vt:lpwstr/>
      </vt:variant>
      <vt:variant>
        <vt:lpwstr>_Toc201382413</vt:lpwstr>
      </vt:variant>
      <vt:variant>
        <vt:i4>1507391</vt:i4>
      </vt:variant>
      <vt:variant>
        <vt:i4>1514</vt:i4>
      </vt:variant>
      <vt:variant>
        <vt:i4>0</vt:i4>
      </vt:variant>
      <vt:variant>
        <vt:i4>5</vt:i4>
      </vt:variant>
      <vt:variant>
        <vt:lpwstr/>
      </vt:variant>
      <vt:variant>
        <vt:lpwstr>_Toc201382412</vt:lpwstr>
      </vt:variant>
      <vt:variant>
        <vt:i4>1507391</vt:i4>
      </vt:variant>
      <vt:variant>
        <vt:i4>1508</vt:i4>
      </vt:variant>
      <vt:variant>
        <vt:i4>0</vt:i4>
      </vt:variant>
      <vt:variant>
        <vt:i4>5</vt:i4>
      </vt:variant>
      <vt:variant>
        <vt:lpwstr/>
      </vt:variant>
      <vt:variant>
        <vt:lpwstr>_Toc201382411</vt:lpwstr>
      </vt:variant>
      <vt:variant>
        <vt:i4>1507391</vt:i4>
      </vt:variant>
      <vt:variant>
        <vt:i4>1502</vt:i4>
      </vt:variant>
      <vt:variant>
        <vt:i4>0</vt:i4>
      </vt:variant>
      <vt:variant>
        <vt:i4>5</vt:i4>
      </vt:variant>
      <vt:variant>
        <vt:lpwstr/>
      </vt:variant>
      <vt:variant>
        <vt:lpwstr>_Toc201382410</vt:lpwstr>
      </vt:variant>
      <vt:variant>
        <vt:i4>1441855</vt:i4>
      </vt:variant>
      <vt:variant>
        <vt:i4>1496</vt:i4>
      </vt:variant>
      <vt:variant>
        <vt:i4>0</vt:i4>
      </vt:variant>
      <vt:variant>
        <vt:i4>5</vt:i4>
      </vt:variant>
      <vt:variant>
        <vt:lpwstr/>
      </vt:variant>
      <vt:variant>
        <vt:lpwstr>_Toc201382409</vt:lpwstr>
      </vt:variant>
      <vt:variant>
        <vt:i4>1441855</vt:i4>
      </vt:variant>
      <vt:variant>
        <vt:i4>1490</vt:i4>
      </vt:variant>
      <vt:variant>
        <vt:i4>0</vt:i4>
      </vt:variant>
      <vt:variant>
        <vt:i4>5</vt:i4>
      </vt:variant>
      <vt:variant>
        <vt:lpwstr/>
      </vt:variant>
      <vt:variant>
        <vt:lpwstr>_Toc201382408</vt:lpwstr>
      </vt:variant>
      <vt:variant>
        <vt:i4>1441855</vt:i4>
      </vt:variant>
      <vt:variant>
        <vt:i4>1484</vt:i4>
      </vt:variant>
      <vt:variant>
        <vt:i4>0</vt:i4>
      </vt:variant>
      <vt:variant>
        <vt:i4>5</vt:i4>
      </vt:variant>
      <vt:variant>
        <vt:lpwstr/>
      </vt:variant>
      <vt:variant>
        <vt:lpwstr>_Toc201382407</vt:lpwstr>
      </vt:variant>
      <vt:variant>
        <vt:i4>1441855</vt:i4>
      </vt:variant>
      <vt:variant>
        <vt:i4>1478</vt:i4>
      </vt:variant>
      <vt:variant>
        <vt:i4>0</vt:i4>
      </vt:variant>
      <vt:variant>
        <vt:i4>5</vt:i4>
      </vt:variant>
      <vt:variant>
        <vt:lpwstr/>
      </vt:variant>
      <vt:variant>
        <vt:lpwstr>_Toc201382406</vt:lpwstr>
      </vt:variant>
      <vt:variant>
        <vt:i4>1441855</vt:i4>
      </vt:variant>
      <vt:variant>
        <vt:i4>1472</vt:i4>
      </vt:variant>
      <vt:variant>
        <vt:i4>0</vt:i4>
      </vt:variant>
      <vt:variant>
        <vt:i4>5</vt:i4>
      </vt:variant>
      <vt:variant>
        <vt:lpwstr/>
      </vt:variant>
      <vt:variant>
        <vt:lpwstr>_Toc201382405</vt:lpwstr>
      </vt:variant>
      <vt:variant>
        <vt:i4>1441855</vt:i4>
      </vt:variant>
      <vt:variant>
        <vt:i4>1466</vt:i4>
      </vt:variant>
      <vt:variant>
        <vt:i4>0</vt:i4>
      </vt:variant>
      <vt:variant>
        <vt:i4>5</vt:i4>
      </vt:variant>
      <vt:variant>
        <vt:lpwstr/>
      </vt:variant>
      <vt:variant>
        <vt:lpwstr>_Toc201382404</vt:lpwstr>
      </vt:variant>
      <vt:variant>
        <vt:i4>1441855</vt:i4>
      </vt:variant>
      <vt:variant>
        <vt:i4>1460</vt:i4>
      </vt:variant>
      <vt:variant>
        <vt:i4>0</vt:i4>
      </vt:variant>
      <vt:variant>
        <vt:i4>5</vt:i4>
      </vt:variant>
      <vt:variant>
        <vt:lpwstr/>
      </vt:variant>
      <vt:variant>
        <vt:lpwstr>_Toc201382403</vt:lpwstr>
      </vt:variant>
      <vt:variant>
        <vt:i4>1441855</vt:i4>
      </vt:variant>
      <vt:variant>
        <vt:i4>1454</vt:i4>
      </vt:variant>
      <vt:variant>
        <vt:i4>0</vt:i4>
      </vt:variant>
      <vt:variant>
        <vt:i4>5</vt:i4>
      </vt:variant>
      <vt:variant>
        <vt:lpwstr/>
      </vt:variant>
      <vt:variant>
        <vt:lpwstr>_Toc201382402</vt:lpwstr>
      </vt:variant>
      <vt:variant>
        <vt:i4>1441855</vt:i4>
      </vt:variant>
      <vt:variant>
        <vt:i4>1448</vt:i4>
      </vt:variant>
      <vt:variant>
        <vt:i4>0</vt:i4>
      </vt:variant>
      <vt:variant>
        <vt:i4>5</vt:i4>
      </vt:variant>
      <vt:variant>
        <vt:lpwstr/>
      </vt:variant>
      <vt:variant>
        <vt:lpwstr>_Toc201382401</vt:lpwstr>
      </vt:variant>
      <vt:variant>
        <vt:i4>1441855</vt:i4>
      </vt:variant>
      <vt:variant>
        <vt:i4>1442</vt:i4>
      </vt:variant>
      <vt:variant>
        <vt:i4>0</vt:i4>
      </vt:variant>
      <vt:variant>
        <vt:i4>5</vt:i4>
      </vt:variant>
      <vt:variant>
        <vt:lpwstr/>
      </vt:variant>
      <vt:variant>
        <vt:lpwstr>_Toc201382400</vt:lpwstr>
      </vt:variant>
      <vt:variant>
        <vt:i4>2031672</vt:i4>
      </vt:variant>
      <vt:variant>
        <vt:i4>1436</vt:i4>
      </vt:variant>
      <vt:variant>
        <vt:i4>0</vt:i4>
      </vt:variant>
      <vt:variant>
        <vt:i4>5</vt:i4>
      </vt:variant>
      <vt:variant>
        <vt:lpwstr/>
      </vt:variant>
      <vt:variant>
        <vt:lpwstr>_Toc201382399</vt:lpwstr>
      </vt:variant>
      <vt:variant>
        <vt:i4>2031672</vt:i4>
      </vt:variant>
      <vt:variant>
        <vt:i4>1430</vt:i4>
      </vt:variant>
      <vt:variant>
        <vt:i4>0</vt:i4>
      </vt:variant>
      <vt:variant>
        <vt:i4>5</vt:i4>
      </vt:variant>
      <vt:variant>
        <vt:lpwstr/>
      </vt:variant>
      <vt:variant>
        <vt:lpwstr>_Toc201382398</vt:lpwstr>
      </vt:variant>
      <vt:variant>
        <vt:i4>2031672</vt:i4>
      </vt:variant>
      <vt:variant>
        <vt:i4>1424</vt:i4>
      </vt:variant>
      <vt:variant>
        <vt:i4>0</vt:i4>
      </vt:variant>
      <vt:variant>
        <vt:i4>5</vt:i4>
      </vt:variant>
      <vt:variant>
        <vt:lpwstr/>
      </vt:variant>
      <vt:variant>
        <vt:lpwstr>_Toc201382397</vt:lpwstr>
      </vt:variant>
      <vt:variant>
        <vt:i4>2031672</vt:i4>
      </vt:variant>
      <vt:variant>
        <vt:i4>1418</vt:i4>
      </vt:variant>
      <vt:variant>
        <vt:i4>0</vt:i4>
      </vt:variant>
      <vt:variant>
        <vt:i4>5</vt:i4>
      </vt:variant>
      <vt:variant>
        <vt:lpwstr/>
      </vt:variant>
      <vt:variant>
        <vt:lpwstr>_Toc201382396</vt:lpwstr>
      </vt:variant>
      <vt:variant>
        <vt:i4>2031672</vt:i4>
      </vt:variant>
      <vt:variant>
        <vt:i4>1412</vt:i4>
      </vt:variant>
      <vt:variant>
        <vt:i4>0</vt:i4>
      </vt:variant>
      <vt:variant>
        <vt:i4>5</vt:i4>
      </vt:variant>
      <vt:variant>
        <vt:lpwstr/>
      </vt:variant>
      <vt:variant>
        <vt:lpwstr>_Toc201382395</vt:lpwstr>
      </vt:variant>
      <vt:variant>
        <vt:i4>2031672</vt:i4>
      </vt:variant>
      <vt:variant>
        <vt:i4>1406</vt:i4>
      </vt:variant>
      <vt:variant>
        <vt:i4>0</vt:i4>
      </vt:variant>
      <vt:variant>
        <vt:i4>5</vt:i4>
      </vt:variant>
      <vt:variant>
        <vt:lpwstr/>
      </vt:variant>
      <vt:variant>
        <vt:lpwstr>_Toc201382394</vt:lpwstr>
      </vt:variant>
      <vt:variant>
        <vt:i4>2031672</vt:i4>
      </vt:variant>
      <vt:variant>
        <vt:i4>1400</vt:i4>
      </vt:variant>
      <vt:variant>
        <vt:i4>0</vt:i4>
      </vt:variant>
      <vt:variant>
        <vt:i4>5</vt:i4>
      </vt:variant>
      <vt:variant>
        <vt:lpwstr/>
      </vt:variant>
      <vt:variant>
        <vt:lpwstr>_Toc201382393</vt:lpwstr>
      </vt:variant>
      <vt:variant>
        <vt:i4>2031672</vt:i4>
      </vt:variant>
      <vt:variant>
        <vt:i4>1394</vt:i4>
      </vt:variant>
      <vt:variant>
        <vt:i4>0</vt:i4>
      </vt:variant>
      <vt:variant>
        <vt:i4>5</vt:i4>
      </vt:variant>
      <vt:variant>
        <vt:lpwstr/>
      </vt:variant>
      <vt:variant>
        <vt:lpwstr>_Toc201382392</vt:lpwstr>
      </vt:variant>
      <vt:variant>
        <vt:i4>2031672</vt:i4>
      </vt:variant>
      <vt:variant>
        <vt:i4>1388</vt:i4>
      </vt:variant>
      <vt:variant>
        <vt:i4>0</vt:i4>
      </vt:variant>
      <vt:variant>
        <vt:i4>5</vt:i4>
      </vt:variant>
      <vt:variant>
        <vt:lpwstr/>
      </vt:variant>
      <vt:variant>
        <vt:lpwstr>_Toc201382391</vt:lpwstr>
      </vt:variant>
      <vt:variant>
        <vt:i4>2031672</vt:i4>
      </vt:variant>
      <vt:variant>
        <vt:i4>1382</vt:i4>
      </vt:variant>
      <vt:variant>
        <vt:i4>0</vt:i4>
      </vt:variant>
      <vt:variant>
        <vt:i4>5</vt:i4>
      </vt:variant>
      <vt:variant>
        <vt:lpwstr/>
      </vt:variant>
      <vt:variant>
        <vt:lpwstr>_Toc201382390</vt:lpwstr>
      </vt:variant>
      <vt:variant>
        <vt:i4>1966136</vt:i4>
      </vt:variant>
      <vt:variant>
        <vt:i4>1376</vt:i4>
      </vt:variant>
      <vt:variant>
        <vt:i4>0</vt:i4>
      </vt:variant>
      <vt:variant>
        <vt:i4>5</vt:i4>
      </vt:variant>
      <vt:variant>
        <vt:lpwstr/>
      </vt:variant>
      <vt:variant>
        <vt:lpwstr>_Toc201382389</vt:lpwstr>
      </vt:variant>
      <vt:variant>
        <vt:i4>1966136</vt:i4>
      </vt:variant>
      <vt:variant>
        <vt:i4>1370</vt:i4>
      </vt:variant>
      <vt:variant>
        <vt:i4>0</vt:i4>
      </vt:variant>
      <vt:variant>
        <vt:i4>5</vt:i4>
      </vt:variant>
      <vt:variant>
        <vt:lpwstr/>
      </vt:variant>
      <vt:variant>
        <vt:lpwstr>_Toc201382388</vt:lpwstr>
      </vt:variant>
      <vt:variant>
        <vt:i4>1966136</vt:i4>
      </vt:variant>
      <vt:variant>
        <vt:i4>1364</vt:i4>
      </vt:variant>
      <vt:variant>
        <vt:i4>0</vt:i4>
      </vt:variant>
      <vt:variant>
        <vt:i4>5</vt:i4>
      </vt:variant>
      <vt:variant>
        <vt:lpwstr/>
      </vt:variant>
      <vt:variant>
        <vt:lpwstr>_Toc201382387</vt:lpwstr>
      </vt:variant>
      <vt:variant>
        <vt:i4>1966136</vt:i4>
      </vt:variant>
      <vt:variant>
        <vt:i4>1358</vt:i4>
      </vt:variant>
      <vt:variant>
        <vt:i4>0</vt:i4>
      </vt:variant>
      <vt:variant>
        <vt:i4>5</vt:i4>
      </vt:variant>
      <vt:variant>
        <vt:lpwstr/>
      </vt:variant>
      <vt:variant>
        <vt:lpwstr>_Toc201382386</vt:lpwstr>
      </vt:variant>
      <vt:variant>
        <vt:i4>1966136</vt:i4>
      </vt:variant>
      <vt:variant>
        <vt:i4>1352</vt:i4>
      </vt:variant>
      <vt:variant>
        <vt:i4>0</vt:i4>
      </vt:variant>
      <vt:variant>
        <vt:i4>5</vt:i4>
      </vt:variant>
      <vt:variant>
        <vt:lpwstr/>
      </vt:variant>
      <vt:variant>
        <vt:lpwstr>_Toc201382385</vt:lpwstr>
      </vt:variant>
      <vt:variant>
        <vt:i4>1966136</vt:i4>
      </vt:variant>
      <vt:variant>
        <vt:i4>1346</vt:i4>
      </vt:variant>
      <vt:variant>
        <vt:i4>0</vt:i4>
      </vt:variant>
      <vt:variant>
        <vt:i4>5</vt:i4>
      </vt:variant>
      <vt:variant>
        <vt:lpwstr/>
      </vt:variant>
      <vt:variant>
        <vt:lpwstr>_Toc201382384</vt:lpwstr>
      </vt:variant>
      <vt:variant>
        <vt:i4>1966136</vt:i4>
      </vt:variant>
      <vt:variant>
        <vt:i4>1340</vt:i4>
      </vt:variant>
      <vt:variant>
        <vt:i4>0</vt:i4>
      </vt:variant>
      <vt:variant>
        <vt:i4>5</vt:i4>
      </vt:variant>
      <vt:variant>
        <vt:lpwstr/>
      </vt:variant>
      <vt:variant>
        <vt:lpwstr>_Toc201382383</vt:lpwstr>
      </vt:variant>
      <vt:variant>
        <vt:i4>1966136</vt:i4>
      </vt:variant>
      <vt:variant>
        <vt:i4>1334</vt:i4>
      </vt:variant>
      <vt:variant>
        <vt:i4>0</vt:i4>
      </vt:variant>
      <vt:variant>
        <vt:i4>5</vt:i4>
      </vt:variant>
      <vt:variant>
        <vt:lpwstr/>
      </vt:variant>
      <vt:variant>
        <vt:lpwstr>_Toc201382382</vt:lpwstr>
      </vt:variant>
      <vt:variant>
        <vt:i4>1966136</vt:i4>
      </vt:variant>
      <vt:variant>
        <vt:i4>1328</vt:i4>
      </vt:variant>
      <vt:variant>
        <vt:i4>0</vt:i4>
      </vt:variant>
      <vt:variant>
        <vt:i4>5</vt:i4>
      </vt:variant>
      <vt:variant>
        <vt:lpwstr/>
      </vt:variant>
      <vt:variant>
        <vt:lpwstr>_Toc201382381</vt:lpwstr>
      </vt:variant>
      <vt:variant>
        <vt:i4>1966136</vt:i4>
      </vt:variant>
      <vt:variant>
        <vt:i4>1322</vt:i4>
      </vt:variant>
      <vt:variant>
        <vt:i4>0</vt:i4>
      </vt:variant>
      <vt:variant>
        <vt:i4>5</vt:i4>
      </vt:variant>
      <vt:variant>
        <vt:lpwstr/>
      </vt:variant>
      <vt:variant>
        <vt:lpwstr>_Toc201382380</vt:lpwstr>
      </vt:variant>
      <vt:variant>
        <vt:i4>1114168</vt:i4>
      </vt:variant>
      <vt:variant>
        <vt:i4>1316</vt:i4>
      </vt:variant>
      <vt:variant>
        <vt:i4>0</vt:i4>
      </vt:variant>
      <vt:variant>
        <vt:i4>5</vt:i4>
      </vt:variant>
      <vt:variant>
        <vt:lpwstr/>
      </vt:variant>
      <vt:variant>
        <vt:lpwstr>_Toc201382379</vt:lpwstr>
      </vt:variant>
      <vt:variant>
        <vt:i4>1114168</vt:i4>
      </vt:variant>
      <vt:variant>
        <vt:i4>1310</vt:i4>
      </vt:variant>
      <vt:variant>
        <vt:i4>0</vt:i4>
      </vt:variant>
      <vt:variant>
        <vt:i4>5</vt:i4>
      </vt:variant>
      <vt:variant>
        <vt:lpwstr/>
      </vt:variant>
      <vt:variant>
        <vt:lpwstr>_Toc201382378</vt:lpwstr>
      </vt:variant>
      <vt:variant>
        <vt:i4>1114168</vt:i4>
      </vt:variant>
      <vt:variant>
        <vt:i4>1304</vt:i4>
      </vt:variant>
      <vt:variant>
        <vt:i4>0</vt:i4>
      </vt:variant>
      <vt:variant>
        <vt:i4>5</vt:i4>
      </vt:variant>
      <vt:variant>
        <vt:lpwstr/>
      </vt:variant>
      <vt:variant>
        <vt:lpwstr>_Toc201382377</vt:lpwstr>
      </vt:variant>
      <vt:variant>
        <vt:i4>1114168</vt:i4>
      </vt:variant>
      <vt:variant>
        <vt:i4>1298</vt:i4>
      </vt:variant>
      <vt:variant>
        <vt:i4>0</vt:i4>
      </vt:variant>
      <vt:variant>
        <vt:i4>5</vt:i4>
      </vt:variant>
      <vt:variant>
        <vt:lpwstr/>
      </vt:variant>
      <vt:variant>
        <vt:lpwstr>_Toc201382376</vt:lpwstr>
      </vt:variant>
      <vt:variant>
        <vt:i4>1114168</vt:i4>
      </vt:variant>
      <vt:variant>
        <vt:i4>1292</vt:i4>
      </vt:variant>
      <vt:variant>
        <vt:i4>0</vt:i4>
      </vt:variant>
      <vt:variant>
        <vt:i4>5</vt:i4>
      </vt:variant>
      <vt:variant>
        <vt:lpwstr/>
      </vt:variant>
      <vt:variant>
        <vt:lpwstr>_Toc201382375</vt:lpwstr>
      </vt:variant>
      <vt:variant>
        <vt:i4>1114168</vt:i4>
      </vt:variant>
      <vt:variant>
        <vt:i4>1286</vt:i4>
      </vt:variant>
      <vt:variant>
        <vt:i4>0</vt:i4>
      </vt:variant>
      <vt:variant>
        <vt:i4>5</vt:i4>
      </vt:variant>
      <vt:variant>
        <vt:lpwstr/>
      </vt:variant>
      <vt:variant>
        <vt:lpwstr>_Toc201382374</vt:lpwstr>
      </vt:variant>
      <vt:variant>
        <vt:i4>1114168</vt:i4>
      </vt:variant>
      <vt:variant>
        <vt:i4>1280</vt:i4>
      </vt:variant>
      <vt:variant>
        <vt:i4>0</vt:i4>
      </vt:variant>
      <vt:variant>
        <vt:i4>5</vt:i4>
      </vt:variant>
      <vt:variant>
        <vt:lpwstr/>
      </vt:variant>
      <vt:variant>
        <vt:lpwstr>_Toc201382373</vt:lpwstr>
      </vt:variant>
      <vt:variant>
        <vt:i4>1114168</vt:i4>
      </vt:variant>
      <vt:variant>
        <vt:i4>1274</vt:i4>
      </vt:variant>
      <vt:variant>
        <vt:i4>0</vt:i4>
      </vt:variant>
      <vt:variant>
        <vt:i4>5</vt:i4>
      </vt:variant>
      <vt:variant>
        <vt:lpwstr/>
      </vt:variant>
      <vt:variant>
        <vt:lpwstr>_Toc201382372</vt:lpwstr>
      </vt:variant>
      <vt:variant>
        <vt:i4>1114168</vt:i4>
      </vt:variant>
      <vt:variant>
        <vt:i4>1268</vt:i4>
      </vt:variant>
      <vt:variant>
        <vt:i4>0</vt:i4>
      </vt:variant>
      <vt:variant>
        <vt:i4>5</vt:i4>
      </vt:variant>
      <vt:variant>
        <vt:lpwstr/>
      </vt:variant>
      <vt:variant>
        <vt:lpwstr>_Toc201382371</vt:lpwstr>
      </vt:variant>
      <vt:variant>
        <vt:i4>1114168</vt:i4>
      </vt:variant>
      <vt:variant>
        <vt:i4>1262</vt:i4>
      </vt:variant>
      <vt:variant>
        <vt:i4>0</vt:i4>
      </vt:variant>
      <vt:variant>
        <vt:i4>5</vt:i4>
      </vt:variant>
      <vt:variant>
        <vt:lpwstr/>
      </vt:variant>
      <vt:variant>
        <vt:lpwstr>_Toc201382370</vt:lpwstr>
      </vt:variant>
      <vt:variant>
        <vt:i4>1048632</vt:i4>
      </vt:variant>
      <vt:variant>
        <vt:i4>1256</vt:i4>
      </vt:variant>
      <vt:variant>
        <vt:i4>0</vt:i4>
      </vt:variant>
      <vt:variant>
        <vt:i4>5</vt:i4>
      </vt:variant>
      <vt:variant>
        <vt:lpwstr/>
      </vt:variant>
      <vt:variant>
        <vt:lpwstr>_Toc201382369</vt:lpwstr>
      </vt:variant>
      <vt:variant>
        <vt:i4>1048632</vt:i4>
      </vt:variant>
      <vt:variant>
        <vt:i4>1250</vt:i4>
      </vt:variant>
      <vt:variant>
        <vt:i4>0</vt:i4>
      </vt:variant>
      <vt:variant>
        <vt:i4>5</vt:i4>
      </vt:variant>
      <vt:variant>
        <vt:lpwstr/>
      </vt:variant>
      <vt:variant>
        <vt:lpwstr>_Toc201382368</vt:lpwstr>
      </vt:variant>
      <vt:variant>
        <vt:i4>1048632</vt:i4>
      </vt:variant>
      <vt:variant>
        <vt:i4>1244</vt:i4>
      </vt:variant>
      <vt:variant>
        <vt:i4>0</vt:i4>
      </vt:variant>
      <vt:variant>
        <vt:i4>5</vt:i4>
      </vt:variant>
      <vt:variant>
        <vt:lpwstr/>
      </vt:variant>
      <vt:variant>
        <vt:lpwstr>_Toc201382367</vt:lpwstr>
      </vt:variant>
      <vt:variant>
        <vt:i4>1048632</vt:i4>
      </vt:variant>
      <vt:variant>
        <vt:i4>1238</vt:i4>
      </vt:variant>
      <vt:variant>
        <vt:i4>0</vt:i4>
      </vt:variant>
      <vt:variant>
        <vt:i4>5</vt:i4>
      </vt:variant>
      <vt:variant>
        <vt:lpwstr/>
      </vt:variant>
      <vt:variant>
        <vt:lpwstr>_Toc201382366</vt:lpwstr>
      </vt:variant>
      <vt:variant>
        <vt:i4>1048632</vt:i4>
      </vt:variant>
      <vt:variant>
        <vt:i4>1232</vt:i4>
      </vt:variant>
      <vt:variant>
        <vt:i4>0</vt:i4>
      </vt:variant>
      <vt:variant>
        <vt:i4>5</vt:i4>
      </vt:variant>
      <vt:variant>
        <vt:lpwstr/>
      </vt:variant>
      <vt:variant>
        <vt:lpwstr>_Toc201382365</vt:lpwstr>
      </vt:variant>
      <vt:variant>
        <vt:i4>1048632</vt:i4>
      </vt:variant>
      <vt:variant>
        <vt:i4>1226</vt:i4>
      </vt:variant>
      <vt:variant>
        <vt:i4>0</vt:i4>
      </vt:variant>
      <vt:variant>
        <vt:i4>5</vt:i4>
      </vt:variant>
      <vt:variant>
        <vt:lpwstr/>
      </vt:variant>
      <vt:variant>
        <vt:lpwstr>_Toc201382364</vt:lpwstr>
      </vt:variant>
      <vt:variant>
        <vt:i4>1048632</vt:i4>
      </vt:variant>
      <vt:variant>
        <vt:i4>1220</vt:i4>
      </vt:variant>
      <vt:variant>
        <vt:i4>0</vt:i4>
      </vt:variant>
      <vt:variant>
        <vt:i4>5</vt:i4>
      </vt:variant>
      <vt:variant>
        <vt:lpwstr/>
      </vt:variant>
      <vt:variant>
        <vt:lpwstr>_Toc201382363</vt:lpwstr>
      </vt:variant>
      <vt:variant>
        <vt:i4>1048632</vt:i4>
      </vt:variant>
      <vt:variant>
        <vt:i4>1214</vt:i4>
      </vt:variant>
      <vt:variant>
        <vt:i4>0</vt:i4>
      </vt:variant>
      <vt:variant>
        <vt:i4>5</vt:i4>
      </vt:variant>
      <vt:variant>
        <vt:lpwstr/>
      </vt:variant>
      <vt:variant>
        <vt:lpwstr>_Toc201382362</vt:lpwstr>
      </vt:variant>
      <vt:variant>
        <vt:i4>1048632</vt:i4>
      </vt:variant>
      <vt:variant>
        <vt:i4>1208</vt:i4>
      </vt:variant>
      <vt:variant>
        <vt:i4>0</vt:i4>
      </vt:variant>
      <vt:variant>
        <vt:i4>5</vt:i4>
      </vt:variant>
      <vt:variant>
        <vt:lpwstr/>
      </vt:variant>
      <vt:variant>
        <vt:lpwstr>_Toc201382361</vt:lpwstr>
      </vt:variant>
      <vt:variant>
        <vt:i4>1048632</vt:i4>
      </vt:variant>
      <vt:variant>
        <vt:i4>1202</vt:i4>
      </vt:variant>
      <vt:variant>
        <vt:i4>0</vt:i4>
      </vt:variant>
      <vt:variant>
        <vt:i4>5</vt:i4>
      </vt:variant>
      <vt:variant>
        <vt:lpwstr/>
      </vt:variant>
      <vt:variant>
        <vt:lpwstr>_Toc201382360</vt:lpwstr>
      </vt:variant>
      <vt:variant>
        <vt:i4>1245240</vt:i4>
      </vt:variant>
      <vt:variant>
        <vt:i4>1196</vt:i4>
      </vt:variant>
      <vt:variant>
        <vt:i4>0</vt:i4>
      </vt:variant>
      <vt:variant>
        <vt:i4>5</vt:i4>
      </vt:variant>
      <vt:variant>
        <vt:lpwstr/>
      </vt:variant>
      <vt:variant>
        <vt:lpwstr>_Toc201382359</vt:lpwstr>
      </vt:variant>
      <vt:variant>
        <vt:i4>1245240</vt:i4>
      </vt:variant>
      <vt:variant>
        <vt:i4>1190</vt:i4>
      </vt:variant>
      <vt:variant>
        <vt:i4>0</vt:i4>
      </vt:variant>
      <vt:variant>
        <vt:i4>5</vt:i4>
      </vt:variant>
      <vt:variant>
        <vt:lpwstr/>
      </vt:variant>
      <vt:variant>
        <vt:lpwstr>_Toc201382358</vt:lpwstr>
      </vt:variant>
      <vt:variant>
        <vt:i4>1245240</vt:i4>
      </vt:variant>
      <vt:variant>
        <vt:i4>1184</vt:i4>
      </vt:variant>
      <vt:variant>
        <vt:i4>0</vt:i4>
      </vt:variant>
      <vt:variant>
        <vt:i4>5</vt:i4>
      </vt:variant>
      <vt:variant>
        <vt:lpwstr/>
      </vt:variant>
      <vt:variant>
        <vt:lpwstr>_Toc201382357</vt:lpwstr>
      </vt:variant>
      <vt:variant>
        <vt:i4>1245240</vt:i4>
      </vt:variant>
      <vt:variant>
        <vt:i4>1178</vt:i4>
      </vt:variant>
      <vt:variant>
        <vt:i4>0</vt:i4>
      </vt:variant>
      <vt:variant>
        <vt:i4>5</vt:i4>
      </vt:variant>
      <vt:variant>
        <vt:lpwstr/>
      </vt:variant>
      <vt:variant>
        <vt:lpwstr>_Toc201382356</vt:lpwstr>
      </vt:variant>
      <vt:variant>
        <vt:i4>1245240</vt:i4>
      </vt:variant>
      <vt:variant>
        <vt:i4>1172</vt:i4>
      </vt:variant>
      <vt:variant>
        <vt:i4>0</vt:i4>
      </vt:variant>
      <vt:variant>
        <vt:i4>5</vt:i4>
      </vt:variant>
      <vt:variant>
        <vt:lpwstr/>
      </vt:variant>
      <vt:variant>
        <vt:lpwstr>_Toc201382355</vt:lpwstr>
      </vt:variant>
      <vt:variant>
        <vt:i4>1245240</vt:i4>
      </vt:variant>
      <vt:variant>
        <vt:i4>1166</vt:i4>
      </vt:variant>
      <vt:variant>
        <vt:i4>0</vt:i4>
      </vt:variant>
      <vt:variant>
        <vt:i4>5</vt:i4>
      </vt:variant>
      <vt:variant>
        <vt:lpwstr/>
      </vt:variant>
      <vt:variant>
        <vt:lpwstr>_Toc201382354</vt:lpwstr>
      </vt:variant>
      <vt:variant>
        <vt:i4>1245240</vt:i4>
      </vt:variant>
      <vt:variant>
        <vt:i4>1160</vt:i4>
      </vt:variant>
      <vt:variant>
        <vt:i4>0</vt:i4>
      </vt:variant>
      <vt:variant>
        <vt:i4>5</vt:i4>
      </vt:variant>
      <vt:variant>
        <vt:lpwstr/>
      </vt:variant>
      <vt:variant>
        <vt:lpwstr>_Toc201382353</vt:lpwstr>
      </vt:variant>
      <vt:variant>
        <vt:i4>1245240</vt:i4>
      </vt:variant>
      <vt:variant>
        <vt:i4>1154</vt:i4>
      </vt:variant>
      <vt:variant>
        <vt:i4>0</vt:i4>
      </vt:variant>
      <vt:variant>
        <vt:i4>5</vt:i4>
      </vt:variant>
      <vt:variant>
        <vt:lpwstr/>
      </vt:variant>
      <vt:variant>
        <vt:lpwstr>_Toc201382352</vt:lpwstr>
      </vt:variant>
      <vt:variant>
        <vt:i4>1245240</vt:i4>
      </vt:variant>
      <vt:variant>
        <vt:i4>1148</vt:i4>
      </vt:variant>
      <vt:variant>
        <vt:i4>0</vt:i4>
      </vt:variant>
      <vt:variant>
        <vt:i4>5</vt:i4>
      </vt:variant>
      <vt:variant>
        <vt:lpwstr/>
      </vt:variant>
      <vt:variant>
        <vt:lpwstr>_Toc201382351</vt:lpwstr>
      </vt:variant>
      <vt:variant>
        <vt:i4>1245240</vt:i4>
      </vt:variant>
      <vt:variant>
        <vt:i4>1142</vt:i4>
      </vt:variant>
      <vt:variant>
        <vt:i4>0</vt:i4>
      </vt:variant>
      <vt:variant>
        <vt:i4>5</vt:i4>
      </vt:variant>
      <vt:variant>
        <vt:lpwstr/>
      </vt:variant>
      <vt:variant>
        <vt:lpwstr>_Toc201382350</vt:lpwstr>
      </vt:variant>
      <vt:variant>
        <vt:i4>1179704</vt:i4>
      </vt:variant>
      <vt:variant>
        <vt:i4>1136</vt:i4>
      </vt:variant>
      <vt:variant>
        <vt:i4>0</vt:i4>
      </vt:variant>
      <vt:variant>
        <vt:i4>5</vt:i4>
      </vt:variant>
      <vt:variant>
        <vt:lpwstr/>
      </vt:variant>
      <vt:variant>
        <vt:lpwstr>_Toc201382349</vt:lpwstr>
      </vt:variant>
      <vt:variant>
        <vt:i4>1179704</vt:i4>
      </vt:variant>
      <vt:variant>
        <vt:i4>1130</vt:i4>
      </vt:variant>
      <vt:variant>
        <vt:i4>0</vt:i4>
      </vt:variant>
      <vt:variant>
        <vt:i4>5</vt:i4>
      </vt:variant>
      <vt:variant>
        <vt:lpwstr/>
      </vt:variant>
      <vt:variant>
        <vt:lpwstr>_Toc201382348</vt:lpwstr>
      </vt:variant>
      <vt:variant>
        <vt:i4>1179704</vt:i4>
      </vt:variant>
      <vt:variant>
        <vt:i4>1124</vt:i4>
      </vt:variant>
      <vt:variant>
        <vt:i4>0</vt:i4>
      </vt:variant>
      <vt:variant>
        <vt:i4>5</vt:i4>
      </vt:variant>
      <vt:variant>
        <vt:lpwstr/>
      </vt:variant>
      <vt:variant>
        <vt:lpwstr>_Toc201382347</vt:lpwstr>
      </vt:variant>
      <vt:variant>
        <vt:i4>1179704</vt:i4>
      </vt:variant>
      <vt:variant>
        <vt:i4>1118</vt:i4>
      </vt:variant>
      <vt:variant>
        <vt:i4>0</vt:i4>
      </vt:variant>
      <vt:variant>
        <vt:i4>5</vt:i4>
      </vt:variant>
      <vt:variant>
        <vt:lpwstr/>
      </vt:variant>
      <vt:variant>
        <vt:lpwstr>_Toc201382346</vt:lpwstr>
      </vt:variant>
      <vt:variant>
        <vt:i4>1179704</vt:i4>
      </vt:variant>
      <vt:variant>
        <vt:i4>1112</vt:i4>
      </vt:variant>
      <vt:variant>
        <vt:i4>0</vt:i4>
      </vt:variant>
      <vt:variant>
        <vt:i4>5</vt:i4>
      </vt:variant>
      <vt:variant>
        <vt:lpwstr/>
      </vt:variant>
      <vt:variant>
        <vt:lpwstr>_Toc201382345</vt:lpwstr>
      </vt:variant>
      <vt:variant>
        <vt:i4>1179704</vt:i4>
      </vt:variant>
      <vt:variant>
        <vt:i4>1106</vt:i4>
      </vt:variant>
      <vt:variant>
        <vt:i4>0</vt:i4>
      </vt:variant>
      <vt:variant>
        <vt:i4>5</vt:i4>
      </vt:variant>
      <vt:variant>
        <vt:lpwstr/>
      </vt:variant>
      <vt:variant>
        <vt:lpwstr>_Toc201382344</vt:lpwstr>
      </vt:variant>
      <vt:variant>
        <vt:i4>1179704</vt:i4>
      </vt:variant>
      <vt:variant>
        <vt:i4>1100</vt:i4>
      </vt:variant>
      <vt:variant>
        <vt:i4>0</vt:i4>
      </vt:variant>
      <vt:variant>
        <vt:i4>5</vt:i4>
      </vt:variant>
      <vt:variant>
        <vt:lpwstr/>
      </vt:variant>
      <vt:variant>
        <vt:lpwstr>_Toc201382343</vt:lpwstr>
      </vt:variant>
      <vt:variant>
        <vt:i4>1179704</vt:i4>
      </vt:variant>
      <vt:variant>
        <vt:i4>1094</vt:i4>
      </vt:variant>
      <vt:variant>
        <vt:i4>0</vt:i4>
      </vt:variant>
      <vt:variant>
        <vt:i4>5</vt:i4>
      </vt:variant>
      <vt:variant>
        <vt:lpwstr/>
      </vt:variant>
      <vt:variant>
        <vt:lpwstr>_Toc201382342</vt:lpwstr>
      </vt:variant>
      <vt:variant>
        <vt:i4>1179704</vt:i4>
      </vt:variant>
      <vt:variant>
        <vt:i4>1088</vt:i4>
      </vt:variant>
      <vt:variant>
        <vt:i4>0</vt:i4>
      </vt:variant>
      <vt:variant>
        <vt:i4>5</vt:i4>
      </vt:variant>
      <vt:variant>
        <vt:lpwstr/>
      </vt:variant>
      <vt:variant>
        <vt:lpwstr>_Toc201382341</vt:lpwstr>
      </vt:variant>
      <vt:variant>
        <vt:i4>1179704</vt:i4>
      </vt:variant>
      <vt:variant>
        <vt:i4>1082</vt:i4>
      </vt:variant>
      <vt:variant>
        <vt:i4>0</vt:i4>
      </vt:variant>
      <vt:variant>
        <vt:i4>5</vt:i4>
      </vt:variant>
      <vt:variant>
        <vt:lpwstr/>
      </vt:variant>
      <vt:variant>
        <vt:lpwstr>_Toc201382340</vt:lpwstr>
      </vt:variant>
      <vt:variant>
        <vt:i4>1376312</vt:i4>
      </vt:variant>
      <vt:variant>
        <vt:i4>1076</vt:i4>
      </vt:variant>
      <vt:variant>
        <vt:i4>0</vt:i4>
      </vt:variant>
      <vt:variant>
        <vt:i4>5</vt:i4>
      </vt:variant>
      <vt:variant>
        <vt:lpwstr/>
      </vt:variant>
      <vt:variant>
        <vt:lpwstr>_Toc201382339</vt:lpwstr>
      </vt:variant>
      <vt:variant>
        <vt:i4>1376312</vt:i4>
      </vt:variant>
      <vt:variant>
        <vt:i4>1070</vt:i4>
      </vt:variant>
      <vt:variant>
        <vt:i4>0</vt:i4>
      </vt:variant>
      <vt:variant>
        <vt:i4>5</vt:i4>
      </vt:variant>
      <vt:variant>
        <vt:lpwstr/>
      </vt:variant>
      <vt:variant>
        <vt:lpwstr>_Toc201382338</vt:lpwstr>
      </vt:variant>
      <vt:variant>
        <vt:i4>1376312</vt:i4>
      </vt:variant>
      <vt:variant>
        <vt:i4>1064</vt:i4>
      </vt:variant>
      <vt:variant>
        <vt:i4>0</vt:i4>
      </vt:variant>
      <vt:variant>
        <vt:i4>5</vt:i4>
      </vt:variant>
      <vt:variant>
        <vt:lpwstr/>
      </vt:variant>
      <vt:variant>
        <vt:lpwstr>_Toc201382337</vt:lpwstr>
      </vt:variant>
      <vt:variant>
        <vt:i4>1376312</vt:i4>
      </vt:variant>
      <vt:variant>
        <vt:i4>1058</vt:i4>
      </vt:variant>
      <vt:variant>
        <vt:i4>0</vt:i4>
      </vt:variant>
      <vt:variant>
        <vt:i4>5</vt:i4>
      </vt:variant>
      <vt:variant>
        <vt:lpwstr/>
      </vt:variant>
      <vt:variant>
        <vt:lpwstr>_Toc201382336</vt:lpwstr>
      </vt:variant>
      <vt:variant>
        <vt:i4>1376312</vt:i4>
      </vt:variant>
      <vt:variant>
        <vt:i4>1052</vt:i4>
      </vt:variant>
      <vt:variant>
        <vt:i4>0</vt:i4>
      </vt:variant>
      <vt:variant>
        <vt:i4>5</vt:i4>
      </vt:variant>
      <vt:variant>
        <vt:lpwstr/>
      </vt:variant>
      <vt:variant>
        <vt:lpwstr>_Toc201382335</vt:lpwstr>
      </vt:variant>
      <vt:variant>
        <vt:i4>1376312</vt:i4>
      </vt:variant>
      <vt:variant>
        <vt:i4>1046</vt:i4>
      </vt:variant>
      <vt:variant>
        <vt:i4>0</vt:i4>
      </vt:variant>
      <vt:variant>
        <vt:i4>5</vt:i4>
      </vt:variant>
      <vt:variant>
        <vt:lpwstr/>
      </vt:variant>
      <vt:variant>
        <vt:lpwstr>_Toc201382334</vt:lpwstr>
      </vt:variant>
      <vt:variant>
        <vt:i4>1376312</vt:i4>
      </vt:variant>
      <vt:variant>
        <vt:i4>1040</vt:i4>
      </vt:variant>
      <vt:variant>
        <vt:i4>0</vt:i4>
      </vt:variant>
      <vt:variant>
        <vt:i4>5</vt:i4>
      </vt:variant>
      <vt:variant>
        <vt:lpwstr/>
      </vt:variant>
      <vt:variant>
        <vt:lpwstr>_Toc201382333</vt:lpwstr>
      </vt:variant>
      <vt:variant>
        <vt:i4>1376312</vt:i4>
      </vt:variant>
      <vt:variant>
        <vt:i4>1034</vt:i4>
      </vt:variant>
      <vt:variant>
        <vt:i4>0</vt:i4>
      </vt:variant>
      <vt:variant>
        <vt:i4>5</vt:i4>
      </vt:variant>
      <vt:variant>
        <vt:lpwstr/>
      </vt:variant>
      <vt:variant>
        <vt:lpwstr>_Toc201382332</vt:lpwstr>
      </vt:variant>
      <vt:variant>
        <vt:i4>1376312</vt:i4>
      </vt:variant>
      <vt:variant>
        <vt:i4>1028</vt:i4>
      </vt:variant>
      <vt:variant>
        <vt:i4>0</vt:i4>
      </vt:variant>
      <vt:variant>
        <vt:i4>5</vt:i4>
      </vt:variant>
      <vt:variant>
        <vt:lpwstr/>
      </vt:variant>
      <vt:variant>
        <vt:lpwstr>_Toc201382331</vt:lpwstr>
      </vt:variant>
      <vt:variant>
        <vt:i4>1376312</vt:i4>
      </vt:variant>
      <vt:variant>
        <vt:i4>1022</vt:i4>
      </vt:variant>
      <vt:variant>
        <vt:i4>0</vt:i4>
      </vt:variant>
      <vt:variant>
        <vt:i4>5</vt:i4>
      </vt:variant>
      <vt:variant>
        <vt:lpwstr/>
      </vt:variant>
      <vt:variant>
        <vt:lpwstr>_Toc201382330</vt:lpwstr>
      </vt:variant>
      <vt:variant>
        <vt:i4>1310776</vt:i4>
      </vt:variant>
      <vt:variant>
        <vt:i4>1016</vt:i4>
      </vt:variant>
      <vt:variant>
        <vt:i4>0</vt:i4>
      </vt:variant>
      <vt:variant>
        <vt:i4>5</vt:i4>
      </vt:variant>
      <vt:variant>
        <vt:lpwstr/>
      </vt:variant>
      <vt:variant>
        <vt:lpwstr>_Toc201382329</vt:lpwstr>
      </vt:variant>
      <vt:variant>
        <vt:i4>1310776</vt:i4>
      </vt:variant>
      <vt:variant>
        <vt:i4>1010</vt:i4>
      </vt:variant>
      <vt:variant>
        <vt:i4>0</vt:i4>
      </vt:variant>
      <vt:variant>
        <vt:i4>5</vt:i4>
      </vt:variant>
      <vt:variant>
        <vt:lpwstr/>
      </vt:variant>
      <vt:variant>
        <vt:lpwstr>_Toc201382328</vt:lpwstr>
      </vt:variant>
      <vt:variant>
        <vt:i4>1310776</vt:i4>
      </vt:variant>
      <vt:variant>
        <vt:i4>1004</vt:i4>
      </vt:variant>
      <vt:variant>
        <vt:i4>0</vt:i4>
      </vt:variant>
      <vt:variant>
        <vt:i4>5</vt:i4>
      </vt:variant>
      <vt:variant>
        <vt:lpwstr/>
      </vt:variant>
      <vt:variant>
        <vt:lpwstr>_Toc201382327</vt:lpwstr>
      </vt:variant>
      <vt:variant>
        <vt:i4>1310776</vt:i4>
      </vt:variant>
      <vt:variant>
        <vt:i4>998</vt:i4>
      </vt:variant>
      <vt:variant>
        <vt:i4>0</vt:i4>
      </vt:variant>
      <vt:variant>
        <vt:i4>5</vt:i4>
      </vt:variant>
      <vt:variant>
        <vt:lpwstr/>
      </vt:variant>
      <vt:variant>
        <vt:lpwstr>_Toc201382326</vt:lpwstr>
      </vt:variant>
      <vt:variant>
        <vt:i4>1310776</vt:i4>
      </vt:variant>
      <vt:variant>
        <vt:i4>992</vt:i4>
      </vt:variant>
      <vt:variant>
        <vt:i4>0</vt:i4>
      </vt:variant>
      <vt:variant>
        <vt:i4>5</vt:i4>
      </vt:variant>
      <vt:variant>
        <vt:lpwstr/>
      </vt:variant>
      <vt:variant>
        <vt:lpwstr>_Toc201382325</vt:lpwstr>
      </vt:variant>
      <vt:variant>
        <vt:i4>1310776</vt:i4>
      </vt:variant>
      <vt:variant>
        <vt:i4>986</vt:i4>
      </vt:variant>
      <vt:variant>
        <vt:i4>0</vt:i4>
      </vt:variant>
      <vt:variant>
        <vt:i4>5</vt:i4>
      </vt:variant>
      <vt:variant>
        <vt:lpwstr/>
      </vt:variant>
      <vt:variant>
        <vt:lpwstr>_Toc201382324</vt:lpwstr>
      </vt:variant>
      <vt:variant>
        <vt:i4>1310776</vt:i4>
      </vt:variant>
      <vt:variant>
        <vt:i4>980</vt:i4>
      </vt:variant>
      <vt:variant>
        <vt:i4>0</vt:i4>
      </vt:variant>
      <vt:variant>
        <vt:i4>5</vt:i4>
      </vt:variant>
      <vt:variant>
        <vt:lpwstr/>
      </vt:variant>
      <vt:variant>
        <vt:lpwstr>_Toc201382323</vt:lpwstr>
      </vt:variant>
      <vt:variant>
        <vt:i4>1310776</vt:i4>
      </vt:variant>
      <vt:variant>
        <vt:i4>974</vt:i4>
      </vt:variant>
      <vt:variant>
        <vt:i4>0</vt:i4>
      </vt:variant>
      <vt:variant>
        <vt:i4>5</vt:i4>
      </vt:variant>
      <vt:variant>
        <vt:lpwstr/>
      </vt:variant>
      <vt:variant>
        <vt:lpwstr>_Toc201382322</vt:lpwstr>
      </vt:variant>
      <vt:variant>
        <vt:i4>1310776</vt:i4>
      </vt:variant>
      <vt:variant>
        <vt:i4>968</vt:i4>
      </vt:variant>
      <vt:variant>
        <vt:i4>0</vt:i4>
      </vt:variant>
      <vt:variant>
        <vt:i4>5</vt:i4>
      </vt:variant>
      <vt:variant>
        <vt:lpwstr/>
      </vt:variant>
      <vt:variant>
        <vt:lpwstr>_Toc201382321</vt:lpwstr>
      </vt:variant>
      <vt:variant>
        <vt:i4>1310776</vt:i4>
      </vt:variant>
      <vt:variant>
        <vt:i4>962</vt:i4>
      </vt:variant>
      <vt:variant>
        <vt:i4>0</vt:i4>
      </vt:variant>
      <vt:variant>
        <vt:i4>5</vt:i4>
      </vt:variant>
      <vt:variant>
        <vt:lpwstr/>
      </vt:variant>
      <vt:variant>
        <vt:lpwstr>_Toc201382320</vt:lpwstr>
      </vt:variant>
      <vt:variant>
        <vt:i4>1507384</vt:i4>
      </vt:variant>
      <vt:variant>
        <vt:i4>956</vt:i4>
      </vt:variant>
      <vt:variant>
        <vt:i4>0</vt:i4>
      </vt:variant>
      <vt:variant>
        <vt:i4>5</vt:i4>
      </vt:variant>
      <vt:variant>
        <vt:lpwstr/>
      </vt:variant>
      <vt:variant>
        <vt:lpwstr>_Toc201382319</vt:lpwstr>
      </vt:variant>
      <vt:variant>
        <vt:i4>1507384</vt:i4>
      </vt:variant>
      <vt:variant>
        <vt:i4>950</vt:i4>
      </vt:variant>
      <vt:variant>
        <vt:i4>0</vt:i4>
      </vt:variant>
      <vt:variant>
        <vt:i4>5</vt:i4>
      </vt:variant>
      <vt:variant>
        <vt:lpwstr/>
      </vt:variant>
      <vt:variant>
        <vt:lpwstr>_Toc201382318</vt:lpwstr>
      </vt:variant>
      <vt:variant>
        <vt:i4>1507384</vt:i4>
      </vt:variant>
      <vt:variant>
        <vt:i4>944</vt:i4>
      </vt:variant>
      <vt:variant>
        <vt:i4>0</vt:i4>
      </vt:variant>
      <vt:variant>
        <vt:i4>5</vt:i4>
      </vt:variant>
      <vt:variant>
        <vt:lpwstr/>
      </vt:variant>
      <vt:variant>
        <vt:lpwstr>_Toc201382317</vt:lpwstr>
      </vt:variant>
      <vt:variant>
        <vt:i4>1507384</vt:i4>
      </vt:variant>
      <vt:variant>
        <vt:i4>938</vt:i4>
      </vt:variant>
      <vt:variant>
        <vt:i4>0</vt:i4>
      </vt:variant>
      <vt:variant>
        <vt:i4>5</vt:i4>
      </vt:variant>
      <vt:variant>
        <vt:lpwstr/>
      </vt:variant>
      <vt:variant>
        <vt:lpwstr>_Toc201382316</vt:lpwstr>
      </vt:variant>
      <vt:variant>
        <vt:i4>1507384</vt:i4>
      </vt:variant>
      <vt:variant>
        <vt:i4>932</vt:i4>
      </vt:variant>
      <vt:variant>
        <vt:i4>0</vt:i4>
      </vt:variant>
      <vt:variant>
        <vt:i4>5</vt:i4>
      </vt:variant>
      <vt:variant>
        <vt:lpwstr/>
      </vt:variant>
      <vt:variant>
        <vt:lpwstr>_Toc201382315</vt:lpwstr>
      </vt:variant>
      <vt:variant>
        <vt:i4>1507384</vt:i4>
      </vt:variant>
      <vt:variant>
        <vt:i4>926</vt:i4>
      </vt:variant>
      <vt:variant>
        <vt:i4>0</vt:i4>
      </vt:variant>
      <vt:variant>
        <vt:i4>5</vt:i4>
      </vt:variant>
      <vt:variant>
        <vt:lpwstr/>
      </vt:variant>
      <vt:variant>
        <vt:lpwstr>_Toc201382314</vt:lpwstr>
      </vt:variant>
      <vt:variant>
        <vt:i4>1507384</vt:i4>
      </vt:variant>
      <vt:variant>
        <vt:i4>920</vt:i4>
      </vt:variant>
      <vt:variant>
        <vt:i4>0</vt:i4>
      </vt:variant>
      <vt:variant>
        <vt:i4>5</vt:i4>
      </vt:variant>
      <vt:variant>
        <vt:lpwstr/>
      </vt:variant>
      <vt:variant>
        <vt:lpwstr>_Toc201382313</vt:lpwstr>
      </vt:variant>
      <vt:variant>
        <vt:i4>1507384</vt:i4>
      </vt:variant>
      <vt:variant>
        <vt:i4>914</vt:i4>
      </vt:variant>
      <vt:variant>
        <vt:i4>0</vt:i4>
      </vt:variant>
      <vt:variant>
        <vt:i4>5</vt:i4>
      </vt:variant>
      <vt:variant>
        <vt:lpwstr/>
      </vt:variant>
      <vt:variant>
        <vt:lpwstr>_Toc201382312</vt:lpwstr>
      </vt:variant>
      <vt:variant>
        <vt:i4>1507384</vt:i4>
      </vt:variant>
      <vt:variant>
        <vt:i4>908</vt:i4>
      </vt:variant>
      <vt:variant>
        <vt:i4>0</vt:i4>
      </vt:variant>
      <vt:variant>
        <vt:i4>5</vt:i4>
      </vt:variant>
      <vt:variant>
        <vt:lpwstr/>
      </vt:variant>
      <vt:variant>
        <vt:lpwstr>_Toc201382311</vt:lpwstr>
      </vt:variant>
      <vt:variant>
        <vt:i4>1507384</vt:i4>
      </vt:variant>
      <vt:variant>
        <vt:i4>902</vt:i4>
      </vt:variant>
      <vt:variant>
        <vt:i4>0</vt:i4>
      </vt:variant>
      <vt:variant>
        <vt:i4>5</vt:i4>
      </vt:variant>
      <vt:variant>
        <vt:lpwstr/>
      </vt:variant>
      <vt:variant>
        <vt:lpwstr>_Toc201382310</vt:lpwstr>
      </vt:variant>
      <vt:variant>
        <vt:i4>1441848</vt:i4>
      </vt:variant>
      <vt:variant>
        <vt:i4>896</vt:i4>
      </vt:variant>
      <vt:variant>
        <vt:i4>0</vt:i4>
      </vt:variant>
      <vt:variant>
        <vt:i4>5</vt:i4>
      </vt:variant>
      <vt:variant>
        <vt:lpwstr/>
      </vt:variant>
      <vt:variant>
        <vt:lpwstr>_Toc201382309</vt:lpwstr>
      </vt:variant>
      <vt:variant>
        <vt:i4>1441848</vt:i4>
      </vt:variant>
      <vt:variant>
        <vt:i4>890</vt:i4>
      </vt:variant>
      <vt:variant>
        <vt:i4>0</vt:i4>
      </vt:variant>
      <vt:variant>
        <vt:i4>5</vt:i4>
      </vt:variant>
      <vt:variant>
        <vt:lpwstr/>
      </vt:variant>
      <vt:variant>
        <vt:lpwstr>_Toc201382308</vt:lpwstr>
      </vt:variant>
      <vt:variant>
        <vt:i4>1441848</vt:i4>
      </vt:variant>
      <vt:variant>
        <vt:i4>884</vt:i4>
      </vt:variant>
      <vt:variant>
        <vt:i4>0</vt:i4>
      </vt:variant>
      <vt:variant>
        <vt:i4>5</vt:i4>
      </vt:variant>
      <vt:variant>
        <vt:lpwstr/>
      </vt:variant>
      <vt:variant>
        <vt:lpwstr>_Toc201382307</vt:lpwstr>
      </vt:variant>
      <vt:variant>
        <vt:i4>1441848</vt:i4>
      </vt:variant>
      <vt:variant>
        <vt:i4>878</vt:i4>
      </vt:variant>
      <vt:variant>
        <vt:i4>0</vt:i4>
      </vt:variant>
      <vt:variant>
        <vt:i4>5</vt:i4>
      </vt:variant>
      <vt:variant>
        <vt:lpwstr/>
      </vt:variant>
      <vt:variant>
        <vt:lpwstr>_Toc201382306</vt:lpwstr>
      </vt:variant>
      <vt:variant>
        <vt:i4>1441848</vt:i4>
      </vt:variant>
      <vt:variant>
        <vt:i4>872</vt:i4>
      </vt:variant>
      <vt:variant>
        <vt:i4>0</vt:i4>
      </vt:variant>
      <vt:variant>
        <vt:i4>5</vt:i4>
      </vt:variant>
      <vt:variant>
        <vt:lpwstr/>
      </vt:variant>
      <vt:variant>
        <vt:lpwstr>_Toc201382305</vt:lpwstr>
      </vt:variant>
      <vt:variant>
        <vt:i4>1441848</vt:i4>
      </vt:variant>
      <vt:variant>
        <vt:i4>866</vt:i4>
      </vt:variant>
      <vt:variant>
        <vt:i4>0</vt:i4>
      </vt:variant>
      <vt:variant>
        <vt:i4>5</vt:i4>
      </vt:variant>
      <vt:variant>
        <vt:lpwstr/>
      </vt:variant>
      <vt:variant>
        <vt:lpwstr>_Toc201382304</vt:lpwstr>
      </vt:variant>
      <vt:variant>
        <vt:i4>1441848</vt:i4>
      </vt:variant>
      <vt:variant>
        <vt:i4>860</vt:i4>
      </vt:variant>
      <vt:variant>
        <vt:i4>0</vt:i4>
      </vt:variant>
      <vt:variant>
        <vt:i4>5</vt:i4>
      </vt:variant>
      <vt:variant>
        <vt:lpwstr/>
      </vt:variant>
      <vt:variant>
        <vt:lpwstr>_Toc201382303</vt:lpwstr>
      </vt:variant>
      <vt:variant>
        <vt:i4>1441848</vt:i4>
      </vt:variant>
      <vt:variant>
        <vt:i4>854</vt:i4>
      </vt:variant>
      <vt:variant>
        <vt:i4>0</vt:i4>
      </vt:variant>
      <vt:variant>
        <vt:i4>5</vt:i4>
      </vt:variant>
      <vt:variant>
        <vt:lpwstr/>
      </vt:variant>
      <vt:variant>
        <vt:lpwstr>_Toc201382302</vt:lpwstr>
      </vt:variant>
      <vt:variant>
        <vt:i4>1441848</vt:i4>
      </vt:variant>
      <vt:variant>
        <vt:i4>848</vt:i4>
      </vt:variant>
      <vt:variant>
        <vt:i4>0</vt:i4>
      </vt:variant>
      <vt:variant>
        <vt:i4>5</vt:i4>
      </vt:variant>
      <vt:variant>
        <vt:lpwstr/>
      </vt:variant>
      <vt:variant>
        <vt:lpwstr>_Toc201382301</vt:lpwstr>
      </vt:variant>
      <vt:variant>
        <vt:i4>1441848</vt:i4>
      </vt:variant>
      <vt:variant>
        <vt:i4>842</vt:i4>
      </vt:variant>
      <vt:variant>
        <vt:i4>0</vt:i4>
      </vt:variant>
      <vt:variant>
        <vt:i4>5</vt:i4>
      </vt:variant>
      <vt:variant>
        <vt:lpwstr/>
      </vt:variant>
      <vt:variant>
        <vt:lpwstr>_Toc201382300</vt:lpwstr>
      </vt:variant>
      <vt:variant>
        <vt:i4>2031673</vt:i4>
      </vt:variant>
      <vt:variant>
        <vt:i4>836</vt:i4>
      </vt:variant>
      <vt:variant>
        <vt:i4>0</vt:i4>
      </vt:variant>
      <vt:variant>
        <vt:i4>5</vt:i4>
      </vt:variant>
      <vt:variant>
        <vt:lpwstr/>
      </vt:variant>
      <vt:variant>
        <vt:lpwstr>_Toc201382299</vt:lpwstr>
      </vt:variant>
      <vt:variant>
        <vt:i4>2031673</vt:i4>
      </vt:variant>
      <vt:variant>
        <vt:i4>830</vt:i4>
      </vt:variant>
      <vt:variant>
        <vt:i4>0</vt:i4>
      </vt:variant>
      <vt:variant>
        <vt:i4>5</vt:i4>
      </vt:variant>
      <vt:variant>
        <vt:lpwstr/>
      </vt:variant>
      <vt:variant>
        <vt:lpwstr>_Toc201382298</vt:lpwstr>
      </vt:variant>
      <vt:variant>
        <vt:i4>2031673</vt:i4>
      </vt:variant>
      <vt:variant>
        <vt:i4>824</vt:i4>
      </vt:variant>
      <vt:variant>
        <vt:i4>0</vt:i4>
      </vt:variant>
      <vt:variant>
        <vt:i4>5</vt:i4>
      </vt:variant>
      <vt:variant>
        <vt:lpwstr/>
      </vt:variant>
      <vt:variant>
        <vt:lpwstr>_Toc201382297</vt:lpwstr>
      </vt:variant>
      <vt:variant>
        <vt:i4>2031673</vt:i4>
      </vt:variant>
      <vt:variant>
        <vt:i4>818</vt:i4>
      </vt:variant>
      <vt:variant>
        <vt:i4>0</vt:i4>
      </vt:variant>
      <vt:variant>
        <vt:i4>5</vt:i4>
      </vt:variant>
      <vt:variant>
        <vt:lpwstr/>
      </vt:variant>
      <vt:variant>
        <vt:lpwstr>_Toc201382296</vt:lpwstr>
      </vt:variant>
      <vt:variant>
        <vt:i4>2031673</vt:i4>
      </vt:variant>
      <vt:variant>
        <vt:i4>812</vt:i4>
      </vt:variant>
      <vt:variant>
        <vt:i4>0</vt:i4>
      </vt:variant>
      <vt:variant>
        <vt:i4>5</vt:i4>
      </vt:variant>
      <vt:variant>
        <vt:lpwstr/>
      </vt:variant>
      <vt:variant>
        <vt:lpwstr>_Toc201382295</vt:lpwstr>
      </vt:variant>
      <vt:variant>
        <vt:i4>2031673</vt:i4>
      </vt:variant>
      <vt:variant>
        <vt:i4>806</vt:i4>
      </vt:variant>
      <vt:variant>
        <vt:i4>0</vt:i4>
      </vt:variant>
      <vt:variant>
        <vt:i4>5</vt:i4>
      </vt:variant>
      <vt:variant>
        <vt:lpwstr/>
      </vt:variant>
      <vt:variant>
        <vt:lpwstr>_Toc201382294</vt:lpwstr>
      </vt:variant>
      <vt:variant>
        <vt:i4>2031673</vt:i4>
      </vt:variant>
      <vt:variant>
        <vt:i4>800</vt:i4>
      </vt:variant>
      <vt:variant>
        <vt:i4>0</vt:i4>
      </vt:variant>
      <vt:variant>
        <vt:i4>5</vt:i4>
      </vt:variant>
      <vt:variant>
        <vt:lpwstr/>
      </vt:variant>
      <vt:variant>
        <vt:lpwstr>_Toc201382293</vt:lpwstr>
      </vt:variant>
      <vt:variant>
        <vt:i4>2031673</vt:i4>
      </vt:variant>
      <vt:variant>
        <vt:i4>794</vt:i4>
      </vt:variant>
      <vt:variant>
        <vt:i4>0</vt:i4>
      </vt:variant>
      <vt:variant>
        <vt:i4>5</vt:i4>
      </vt:variant>
      <vt:variant>
        <vt:lpwstr/>
      </vt:variant>
      <vt:variant>
        <vt:lpwstr>_Toc201382292</vt:lpwstr>
      </vt:variant>
      <vt:variant>
        <vt:i4>2031673</vt:i4>
      </vt:variant>
      <vt:variant>
        <vt:i4>788</vt:i4>
      </vt:variant>
      <vt:variant>
        <vt:i4>0</vt:i4>
      </vt:variant>
      <vt:variant>
        <vt:i4>5</vt:i4>
      </vt:variant>
      <vt:variant>
        <vt:lpwstr/>
      </vt:variant>
      <vt:variant>
        <vt:lpwstr>_Toc201382291</vt:lpwstr>
      </vt:variant>
      <vt:variant>
        <vt:i4>2031673</vt:i4>
      </vt:variant>
      <vt:variant>
        <vt:i4>782</vt:i4>
      </vt:variant>
      <vt:variant>
        <vt:i4>0</vt:i4>
      </vt:variant>
      <vt:variant>
        <vt:i4>5</vt:i4>
      </vt:variant>
      <vt:variant>
        <vt:lpwstr/>
      </vt:variant>
      <vt:variant>
        <vt:lpwstr>_Toc201382290</vt:lpwstr>
      </vt:variant>
      <vt:variant>
        <vt:i4>1966137</vt:i4>
      </vt:variant>
      <vt:variant>
        <vt:i4>776</vt:i4>
      </vt:variant>
      <vt:variant>
        <vt:i4>0</vt:i4>
      </vt:variant>
      <vt:variant>
        <vt:i4>5</vt:i4>
      </vt:variant>
      <vt:variant>
        <vt:lpwstr/>
      </vt:variant>
      <vt:variant>
        <vt:lpwstr>_Toc201382289</vt:lpwstr>
      </vt:variant>
      <vt:variant>
        <vt:i4>1966137</vt:i4>
      </vt:variant>
      <vt:variant>
        <vt:i4>770</vt:i4>
      </vt:variant>
      <vt:variant>
        <vt:i4>0</vt:i4>
      </vt:variant>
      <vt:variant>
        <vt:i4>5</vt:i4>
      </vt:variant>
      <vt:variant>
        <vt:lpwstr/>
      </vt:variant>
      <vt:variant>
        <vt:lpwstr>_Toc201382288</vt:lpwstr>
      </vt:variant>
      <vt:variant>
        <vt:i4>1966137</vt:i4>
      </vt:variant>
      <vt:variant>
        <vt:i4>764</vt:i4>
      </vt:variant>
      <vt:variant>
        <vt:i4>0</vt:i4>
      </vt:variant>
      <vt:variant>
        <vt:i4>5</vt:i4>
      </vt:variant>
      <vt:variant>
        <vt:lpwstr/>
      </vt:variant>
      <vt:variant>
        <vt:lpwstr>_Toc201382287</vt:lpwstr>
      </vt:variant>
      <vt:variant>
        <vt:i4>1966137</vt:i4>
      </vt:variant>
      <vt:variant>
        <vt:i4>758</vt:i4>
      </vt:variant>
      <vt:variant>
        <vt:i4>0</vt:i4>
      </vt:variant>
      <vt:variant>
        <vt:i4>5</vt:i4>
      </vt:variant>
      <vt:variant>
        <vt:lpwstr/>
      </vt:variant>
      <vt:variant>
        <vt:lpwstr>_Toc201382286</vt:lpwstr>
      </vt:variant>
      <vt:variant>
        <vt:i4>1966137</vt:i4>
      </vt:variant>
      <vt:variant>
        <vt:i4>752</vt:i4>
      </vt:variant>
      <vt:variant>
        <vt:i4>0</vt:i4>
      </vt:variant>
      <vt:variant>
        <vt:i4>5</vt:i4>
      </vt:variant>
      <vt:variant>
        <vt:lpwstr/>
      </vt:variant>
      <vt:variant>
        <vt:lpwstr>_Toc201382285</vt:lpwstr>
      </vt:variant>
      <vt:variant>
        <vt:i4>1966137</vt:i4>
      </vt:variant>
      <vt:variant>
        <vt:i4>746</vt:i4>
      </vt:variant>
      <vt:variant>
        <vt:i4>0</vt:i4>
      </vt:variant>
      <vt:variant>
        <vt:i4>5</vt:i4>
      </vt:variant>
      <vt:variant>
        <vt:lpwstr/>
      </vt:variant>
      <vt:variant>
        <vt:lpwstr>_Toc201382284</vt:lpwstr>
      </vt:variant>
      <vt:variant>
        <vt:i4>1966137</vt:i4>
      </vt:variant>
      <vt:variant>
        <vt:i4>740</vt:i4>
      </vt:variant>
      <vt:variant>
        <vt:i4>0</vt:i4>
      </vt:variant>
      <vt:variant>
        <vt:i4>5</vt:i4>
      </vt:variant>
      <vt:variant>
        <vt:lpwstr/>
      </vt:variant>
      <vt:variant>
        <vt:lpwstr>_Toc201382283</vt:lpwstr>
      </vt:variant>
      <vt:variant>
        <vt:i4>1966137</vt:i4>
      </vt:variant>
      <vt:variant>
        <vt:i4>734</vt:i4>
      </vt:variant>
      <vt:variant>
        <vt:i4>0</vt:i4>
      </vt:variant>
      <vt:variant>
        <vt:i4>5</vt:i4>
      </vt:variant>
      <vt:variant>
        <vt:lpwstr/>
      </vt:variant>
      <vt:variant>
        <vt:lpwstr>_Toc201382282</vt:lpwstr>
      </vt:variant>
      <vt:variant>
        <vt:i4>1966137</vt:i4>
      </vt:variant>
      <vt:variant>
        <vt:i4>728</vt:i4>
      </vt:variant>
      <vt:variant>
        <vt:i4>0</vt:i4>
      </vt:variant>
      <vt:variant>
        <vt:i4>5</vt:i4>
      </vt:variant>
      <vt:variant>
        <vt:lpwstr/>
      </vt:variant>
      <vt:variant>
        <vt:lpwstr>_Toc201382281</vt:lpwstr>
      </vt:variant>
      <vt:variant>
        <vt:i4>1966137</vt:i4>
      </vt:variant>
      <vt:variant>
        <vt:i4>722</vt:i4>
      </vt:variant>
      <vt:variant>
        <vt:i4>0</vt:i4>
      </vt:variant>
      <vt:variant>
        <vt:i4>5</vt:i4>
      </vt:variant>
      <vt:variant>
        <vt:lpwstr/>
      </vt:variant>
      <vt:variant>
        <vt:lpwstr>_Toc201382280</vt:lpwstr>
      </vt:variant>
      <vt:variant>
        <vt:i4>1114169</vt:i4>
      </vt:variant>
      <vt:variant>
        <vt:i4>716</vt:i4>
      </vt:variant>
      <vt:variant>
        <vt:i4>0</vt:i4>
      </vt:variant>
      <vt:variant>
        <vt:i4>5</vt:i4>
      </vt:variant>
      <vt:variant>
        <vt:lpwstr/>
      </vt:variant>
      <vt:variant>
        <vt:lpwstr>_Toc201382279</vt:lpwstr>
      </vt:variant>
      <vt:variant>
        <vt:i4>1114169</vt:i4>
      </vt:variant>
      <vt:variant>
        <vt:i4>710</vt:i4>
      </vt:variant>
      <vt:variant>
        <vt:i4>0</vt:i4>
      </vt:variant>
      <vt:variant>
        <vt:i4>5</vt:i4>
      </vt:variant>
      <vt:variant>
        <vt:lpwstr/>
      </vt:variant>
      <vt:variant>
        <vt:lpwstr>_Toc201382278</vt:lpwstr>
      </vt:variant>
      <vt:variant>
        <vt:i4>1114169</vt:i4>
      </vt:variant>
      <vt:variant>
        <vt:i4>704</vt:i4>
      </vt:variant>
      <vt:variant>
        <vt:i4>0</vt:i4>
      </vt:variant>
      <vt:variant>
        <vt:i4>5</vt:i4>
      </vt:variant>
      <vt:variant>
        <vt:lpwstr/>
      </vt:variant>
      <vt:variant>
        <vt:lpwstr>_Toc201382277</vt:lpwstr>
      </vt:variant>
      <vt:variant>
        <vt:i4>1114169</vt:i4>
      </vt:variant>
      <vt:variant>
        <vt:i4>698</vt:i4>
      </vt:variant>
      <vt:variant>
        <vt:i4>0</vt:i4>
      </vt:variant>
      <vt:variant>
        <vt:i4>5</vt:i4>
      </vt:variant>
      <vt:variant>
        <vt:lpwstr/>
      </vt:variant>
      <vt:variant>
        <vt:lpwstr>_Toc201382276</vt:lpwstr>
      </vt:variant>
      <vt:variant>
        <vt:i4>1114169</vt:i4>
      </vt:variant>
      <vt:variant>
        <vt:i4>692</vt:i4>
      </vt:variant>
      <vt:variant>
        <vt:i4>0</vt:i4>
      </vt:variant>
      <vt:variant>
        <vt:i4>5</vt:i4>
      </vt:variant>
      <vt:variant>
        <vt:lpwstr/>
      </vt:variant>
      <vt:variant>
        <vt:lpwstr>_Toc201382275</vt:lpwstr>
      </vt:variant>
      <vt:variant>
        <vt:i4>1114169</vt:i4>
      </vt:variant>
      <vt:variant>
        <vt:i4>686</vt:i4>
      </vt:variant>
      <vt:variant>
        <vt:i4>0</vt:i4>
      </vt:variant>
      <vt:variant>
        <vt:i4>5</vt:i4>
      </vt:variant>
      <vt:variant>
        <vt:lpwstr/>
      </vt:variant>
      <vt:variant>
        <vt:lpwstr>_Toc201382274</vt:lpwstr>
      </vt:variant>
      <vt:variant>
        <vt:i4>1114169</vt:i4>
      </vt:variant>
      <vt:variant>
        <vt:i4>680</vt:i4>
      </vt:variant>
      <vt:variant>
        <vt:i4>0</vt:i4>
      </vt:variant>
      <vt:variant>
        <vt:i4>5</vt:i4>
      </vt:variant>
      <vt:variant>
        <vt:lpwstr/>
      </vt:variant>
      <vt:variant>
        <vt:lpwstr>_Toc201382273</vt:lpwstr>
      </vt:variant>
      <vt:variant>
        <vt:i4>1114169</vt:i4>
      </vt:variant>
      <vt:variant>
        <vt:i4>674</vt:i4>
      </vt:variant>
      <vt:variant>
        <vt:i4>0</vt:i4>
      </vt:variant>
      <vt:variant>
        <vt:i4>5</vt:i4>
      </vt:variant>
      <vt:variant>
        <vt:lpwstr/>
      </vt:variant>
      <vt:variant>
        <vt:lpwstr>_Toc201382272</vt:lpwstr>
      </vt:variant>
      <vt:variant>
        <vt:i4>1114169</vt:i4>
      </vt:variant>
      <vt:variant>
        <vt:i4>668</vt:i4>
      </vt:variant>
      <vt:variant>
        <vt:i4>0</vt:i4>
      </vt:variant>
      <vt:variant>
        <vt:i4>5</vt:i4>
      </vt:variant>
      <vt:variant>
        <vt:lpwstr/>
      </vt:variant>
      <vt:variant>
        <vt:lpwstr>_Toc201382271</vt:lpwstr>
      </vt:variant>
      <vt:variant>
        <vt:i4>1114169</vt:i4>
      </vt:variant>
      <vt:variant>
        <vt:i4>662</vt:i4>
      </vt:variant>
      <vt:variant>
        <vt:i4>0</vt:i4>
      </vt:variant>
      <vt:variant>
        <vt:i4>5</vt:i4>
      </vt:variant>
      <vt:variant>
        <vt:lpwstr/>
      </vt:variant>
      <vt:variant>
        <vt:lpwstr>_Toc201382270</vt:lpwstr>
      </vt:variant>
      <vt:variant>
        <vt:i4>1048633</vt:i4>
      </vt:variant>
      <vt:variant>
        <vt:i4>656</vt:i4>
      </vt:variant>
      <vt:variant>
        <vt:i4>0</vt:i4>
      </vt:variant>
      <vt:variant>
        <vt:i4>5</vt:i4>
      </vt:variant>
      <vt:variant>
        <vt:lpwstr/>
      </vt:variant>
      <vt:variant>
        <vt:lpwstr>_Toc201382269</vt:lpwstr>
      </vt:variant>
      <vt:variant>
        <vt:i4>1048633</vt:i4>
      </vt:variant>
      <vt:variant>
        <vt:i4>650</vt:i4>
      </vt:variant>
      <vt:variant>
        <vt:i4>0</vt:i4>
      </vt:variant>
      <vt:variant>
        <vt:i4>5</vt:i4>
      </vt:variant>
      <vt:variant>
        <vt:lpwstr/>
      </vt:variant>
      <vt:variant>
        <vt:lpwstr>_Toc201382268</vt:lpwstr>
      </vt:variant>
      <vt:variant>
        <vt:i4>1048633</vt:i4>
      </vt:variant>
      <vt:variant>
        <vt:i4>644</vt:i4>
      </vt:variant>
      <vt:variant>
        <vt:i4>0</vt:i4>
      </vt:variant>
      <vt:variant>
        <vt:i4>5</vt:i4>
      </vt:variant>
      <vt:variant>
        <vt:lpwstr/>
      </vt:variant>
      <vt:variant>
        <vt:lpwstr>_Toc201382267</vt:lpwstr>
      </vt:variant>
      <vt:variant>
        <vt:i4>1048633</vt:i4>
      </vt:variant>
      <vt:variant>
        <vt:i4>638</vt:i4>
      </vt:variant>
      <vt:variant>
        <vt:i4>0</vt:i4>
      </vt:variant>
      <vt:variant>
        <vt:i4>5</vt:i4>
      </vt:variant>
      <vt:variant>
        <vt:lpwstr/>
      </vt:variant>
      <vt:variant>
        <vt:lpwstr>_Toc201382266</vt:lpwstr>
      </vt:variant>
      <vt:variant>
        <vt:i4>1048633</vt:i4>
      </vt:variant>
      <vt:variant>
        <vt:i4>632</vt:i4>
      </vt:variant>
      <vt:variant>
        <vt:i4>0</vt:i4>
      </vt:variant>
      <vt:variant>
        <vt:i4>5</vt:i4>
      </vt:variant>
      <vt:variant>
        <vt:lpwstr/>
      </vt:variant>
      <vt:variant>
        <vt:lpwstr>_Toc201382265</vt:lpwstr>
      </vt:variant>
      <vt:variant>
        <vt:i4>1048633</vt:i4>
      </vt:variant>
      <vt:variant>
        <vt:i4>626</vt:i4>
      </vt:variant>
      <vt:variant>
        <vt:i4>0</vt:i4>
      </vt:variant>
      <vt:variant>
        <vt:i4>5</vt:i4>
      </vt:variant>
      <vt:variant>
        <vt:lpwstr/>
      </vt:variant>
      <vt:variant>
        <vt:lpwstr>_Toc201382264</vt:lpwstr>
      </vt:variant>
      <vt:variant>
        <vt:i4>1048633</vt:i4>
      </vt:variant>
      <vt:variant>
        <vt:i4>620</vt:i4>
      </vt:variant>
      <vt:variant>
        <vt:i4>0</vt:i4>
      </vt:variant>
      <vt:variant>
        <vt:i4>5</vt:i4>
      </vt:variant>
      <vt:variant>
        <vt:lpwstr/>
      </vt:variant>
      <vt:variant>
        <vt:lpwstr>_Toc201382263</vt:lpwstr>
      </vt:variant>
      <vt:variant>
        <vt:i4>1048633</vt:i4>
      </vt:variant>
      <vt:variant>
        <vt:i4>614</vt:i4>
      </vt:variant>
      <vt:variant>
        <vt:i4>0</vt:i4>
      </vt:variant>
      <vt:variant>
        <vt:i4>5</vt:i4>
      </vt:variant>
      <vt:variant>
        <vt:lpwstr/>
      </vt:variant>
      <vt:variant>
        <vt:lpwstr>_Toc201382262</vt:lpwstr>
      </vt:variant>
      <vt:variant>
        <vt:i4>1048633</vt:i4>
      </vt:variant>
      <vt:variant>
        <vt:i4>608</vt:i4>
      </vt:variant>
      <vt:variant>
        <vt:i4>0</vt:i4>
      </vt:variant>
      <vt:variant>
        <vt:i4>5</vt:i4>
      </vt:variant>
      <vt:variant>
        <vt:lpwstr/>
      </vt:variant>
      <vt:variant>
        <vt:lpwstr>_Toc201382261</vt:lpwstr>
      </vt:variant>
      <vt:variant>
        <vt:i4>1048633</vt:i4>
      </vt:variant>
      <vt:variant>
        <vt:i4>602</vt:i4>
      </vt:variant>
      <vt:variant>
        <vt:i4>0</vt:i4>
      </vt:variant>
      <vt:variant>
        <vt:i4>5</vt:i4>
      </vt:variant>
      <vt:variant>
        <vt:lpwstr/>
      </vt:variant>
      <vt:variant>
        <vt:lpwstr>_Toc201382260</vt:lpwstr>
      </vt:variant>
      <vt:variant>
        <vt:i4>1245241</vt:i4>
      </vt:variant>
      <vt:variant>
        <vt:i4>596</vt:i4>
      </vt:variant>
      <vt:variant>
        <vt:i4>0</vt:i4>
      </vt:variant>
      <vt:variant>
        <vt:i4>5</vt:i4>
      </vt:variant>
      <vt:variant>
        <vt:lpwstr/>
      </vt:variant>
      <vt:variant>
        <vt:lpwstr>_Toc201382259</vt:lpwstr>
      </vt:variant>
      <vt:variant>
        <vt:i4>1245241</vt:i4>
      </vt:variant>
      <vt:variant>
        <vt:i4>590</vt:i4>
      </vt:variant>
      <vt:variant>
        <vt:i4>0</vt:i4>
      </vt:variant>
      <vt:variant>
        <vt:i4>5</vt:i4>
      </vt:variant>
      <vt:variant>
        <vt:lpwstr/>
      </vt:variant>
      <vt:variant>
        <vt:lpwstr>_Toc201382258</vt:lpwstr>
      </vt:variant>
      <vt:variant>
        <vt:i4>1245241</vt:i4>
      </vt:variant>
      <vt:variant>
        <vt:i4>584</vt:i4>
      </vt:variant>
      <vt:variant>
        <vt:i4>0</vt:i4>
      </vt:variant>
      <vt:variant>
        <vt:i4>5</vt:i4>
      </vt:variant>
      <vt:variant>
        <vt:lpwstr/>
      </vt:variant>
      <vt:variant>
        <vt:lpwstr>_Toc201382257</vt:lpwstr>
      </vt:variant>
      <vt:variant>
        <vt:i4>1245241</vt:i4>
      </vt:variant>
      <vt:variant>
        <vt:i4>578</vt:i4>
      </vt:variant>
      <vt:variant>
        <vt:i4>0</vt:i4>
      </vt:variant>
      <vt:variant>
        <vt:i4>5</vt:i4>
      </vt:variant>
      <vt:variant>
        <vt:lpwstr/>
      </vt:variant>
      <vt:variant>
        <vt:lpwstr>_Toc201382256</vt:lpwstr>
      </vt:variant>
      <vt:variant>
        <vt:i4>1245241</vt:i4>
      </vt:variant>
      <vt:variant>
        <vt:i4>572</vt:i4>
      </vt:variant>
      <vt:variant>
        <vt:i4>0</vt:i4>
      </vt:variant>
      <vt:variant>
        <vt:i4>5</vt:i4>
      </vt:variant>
      <vt:variant>
        <vt:lpwstr/>
      </vt:variant>
      <vt:variant>
        <vt:lpwstr>_Toc201382255</vt:lpwstr>
      </vt:variant>
      <vt:variant>
        <vt:i4>1245241</vt:i4>
      </vt:variant>
      <vt:variant>
        <vt:i4>566</vt:i4>
      </vt:variant>
      <vt:variant>
        <vt:i4>0</vt:i4>
      </vt:variant>
      <vt:variant>
        <vt:i4>5</vt:i4>
      </vt:variant>
      <vt:variant>
        <vt:lpwstr/>
      </vt:variant>
      <vt:variant>
        <vt:lpwstr>_Toc201382254</vt:lpwstr>
      </vt:variant>
      <vt:variant>
        <vt:i4>1245241</vt:i4>
      </vt:variant>
      <vt:variant>
        <vt:i4>560</vt:i4>
      </vt:variant>
      <vt:variant>
        <vt:i4>0</vt:i4>
      </vt:variant>
      <vt:variant>
        <vt:i4>5</vt:i4>
      </vt:variant>
      <vt:variant>
        <vt:lpwstr/>
      </vt:variant>
      <vt:variant>
        <vt:lpwstr>_Toc201382253</vt:lpwstr>
      </vt:variant>
      <vt:variant>
        <vt:i4>1245241</vt:i4>
      </vt:variant>
      <vt:variant>
        <vt:i4>554</vt:i4>
      </vt:variant>
      <vt:variant>
        <vt:i4>0</vt:i4>
      </vt:variant>
      <vt:variant>
        <vt:i4>5</vt:i4>
      </vt:variant>
      <vt:variant>
        <vt:lpwstr/>
      </vt:variant>
      <vt:variant>
        <vt:lpwstr>_Toc201382252</vt:lpwstr>
      </vt:variant>
      <vt:variant>
        <vt:i4>1245241</vt:i4>
      </vt:variant>
      <vt:variant>
        <vt:i4>548</vt:i4>
      </vt:variant>
      <vt:variant>
        <vt:i4>0</vt:i4>
      </vt:variant>
      <vt:variant>
        <vt:i4>5</vt:i4>
      </vt:variant>
      <vt:variant>
        <vt:lpwstr/>
      </vt:variant>
      <vt:variant>
        <vt:lpwstr>_Toc201382251</vt:lpwstr>
      </vt:variant>
      <vt:variant>
        <vt:i4>1245241</vt:i4>
      </vt:variant>
      <vt:variant>
        <vt:i4>542</vt:i4>
      </vt:variant>
      <vt:variant>
        <vt:i4>0</vt:i4>
      </vt:variant>
      <vt:variant>
        <vt:i4>5</vt:i4>
      </vt:variant>
      <vt:variant>
        <vt:lpwstr/>
      </vt:variant>
      <vt:variant>
        <vt:lpwstr>_Toc201382250</vt:lpwstr>
      </vt:variant>
      <vt:variant>
        <vt:i4>1179705</vt:i4>
      </vt:variant>
      <vt:variant>
        <vt:i4>536</vt:i4>
      </vt:variant>
      <vt:variant>
        <vt:i4>0</vt:i4>
      </vt:variant>
      <vt:variant>
        <vt:i4>5</vt:i4>
      </vt:variant>
      <vt:variant>
        <vt:lpwstr/>
      </vt:variant>
      <vt:variant>
        <vt:lpwstr>_Toc201382249</vt:lpwstr>
      </vt:variant>
      <vt:variant>
        <vt:i4>1179705</vt:i4>
      </vt:variant>
      <vt:variant>
        <vt:i4>530</vt:i4>
      </vt:variant>
      <vt:variant>
        <vt:i4>0</vt:i4>
      </vt:variant>
      <vt:variant>
        <vt:i4>5</vt:i4>
      </vt:variant>
      <vt:variant>
        <vt:lpwstr/>
      </vt:variant>
      <vt:variant>
        <vt:lpwstr>_Toc201382248</vt:lpwstr>
      </vt:variant>
      <vt:variant>
        <vt:i4>1179705</vt:i4>
      </vt:variant>
      <vt:variant>
        <vt:i4>524</vt:i4>
      </vt:variant>
      <vt:variant>
        <vt:i4>0</vt:i4>
      </vt:variant>
      <vt:variant>
        <vt:i4>5</vt:i4>
      </vt:variant>
      <vt:variant>
        <vt:lpwstr/>
      </vt:variant>
      <vt:variant>
        <vt:lpwstr>_Toc201382247</vt:lpwstr>
      </vt:variant>
      <vt:variant>
        <vt:i4>1179705</vt:i4>
      </vt:variant>
      <vt:variant>
        <vt:i4>518</vt:i4>
      </vt:variant>
      <vt:variant>
        <vt:i4>0</vt:i4>
      </vt:variant>
      <vt:variant>
        <vt:i4>5</vt:i4>
      </vt:variant>
      <vt:variant>
        <vt:lpwstr/>
      </vt:variant>
      <vt:variant>
        <vt:lpwstr>_Toc201382246</vt:lpwstr>
      </vt:variant>
      <vt:variant>
        <vt:i4>1179705</vt:i4>
      </vt:variant>
      <vt:variant>
        <vt:i4>512</vt:i4>
      </vt:variant>
      <vt:variant>
        <vt:i4>0</vt:i4>
      </vt:variant>
      <vt:variant>
        <vt:i4>5</vt:i4>
      </vt:variant>
      <vt:variant>
        <vt:lpwstr/>
      </vt:variant>
      <vt:variant>
        <vt:lpwstr>_Toc201382245</vt:lpwstr>
      </vt:variant>
      <vt:variant>
        <vt:i4>1179705</vt:i4>
      </vt:variant>
      <vt:variant>
        <vt:i4>506</vt:i4>
      </vt:variant>
      <vt:variant>
        <vt:i4>0</vt:i4>
      </vt:variant>
      <vt:variant>
        <vt:i4>5</vt:i4>
      </vt:variant>
      <vt:variant>
        <vt:lpwstr/>
      </vt:variant>
      <vt:variant>
        <vt:lpwstr>_Toc201382244</vt:lpwstr>
      </vt:variant>
      <vt:variant>
        <vt:i4>1179705</vt:i4>
      </vt:variant>
      <vt:variant>
        <vt:i4>500</vt:i4>
      </vt:variant>
      <vt:variant>
        <vt:i4>0</vt:i4>
      </vt:variant>
      <vt:variant>
        <vt:i4>5</vt:i4>
      </vt:variant>
      <vt:variant>
        <vt:lpwstr/>
      </vt:variant>
      <vt:variant>
        <vt:lpwstr>_Toc201382243</vt:lpwstr>
      </vt:variant>
      <vt:variant>
        <vt:i4>1179705</vt:i4>
      </vt:variant>
      <vt:variant>
        <vt:i4>494</vt:i4>
      </vt:variant>
      <vt:variant>
        <vt:i4>0</vt:i4>
      </vt:variant>
      <vt:variant>
        <vt:i4>5</vt:i4>
      </vt:variant>
      <vt:variant>
        <vt:lpwstr/>
      </vt:variant>
      <vt:variant>
        <vt:lpwstr>_Toc201382242</vt:lpwstr>
      </vt:variant>
      <vt:variant>
        <vt:i4>1179705</vt:i4>
      </vt:variant>
      <vt:variant>
        <vt:i4>488</vt:i4>
      </vt:variant>
      <vt:variant>
        <vt:i4>0</vt:i4>
      </vt:variant>
      <vt:variant>
        <vt:i4>5</vt:i4>
      </vt:variant>
      <vt:variant>
        <vt:lpwstr/>
      </vt:variant>
      <vt:variant>
        <vt:lpwstr>_Toc201382241</vt:lpwstr>
      </vt:variant>
      <vt:variant>
        <vt:i4>1179705</vt:i4>
      </vt:variant>
      <vt:variant>
        <vt:i4>482</vt:i4>
      </vt:variant>
      <vt:variant>
        <vt:i4>0</vt:i4>
      </vt:variant>
      <vt:variant>
        <vt:i4>5</vt:i4>
      </vt:variant>
      <vt:variant>
        <vt:lpwstr/>
      </vt:variant>
      <vt:variant>
        <vt:lpwstr>_Toc201382240</vt:lpwstr>
      </vt:variant>
      <vt:variant>
        <vt:i4>1376313</vt:i4>
      </vt:variant>
      <vt:variant>
        <vt:i4>476</vt:i4>
      </vt:variant>
      <vt:variant>
        <vt:i4>0</vt:i4>
      </vt:variant>
      <vt:variant>
        <vt:i4>5</vt:i4>
      </vt:variant>
      <vt:variant>
        <vt:lpwstr/>
      </vt:variant>
      <vt:variant>
        <vt:lpwstr>_Toc201382239</vt:lpwstr>
      </vt:variant>
      <vt:variant>
        <vt:i4>1376313</vt:i4>
      </vt:variant>
      <vt:variant>
        <vt:i4>470</vt:i4>
      </vt:variant>
      <vt:variant>
        <vt:i4>0</vt:i4>
      </vt:variant>
      <vt:variant>
        <vt:i4>5</vt:i4>
      </vt:variant>
      <vt:variant>
        <vt:lpwstr/>
      </vt:variant>
      <vt:variant>
        <vt:lpwstr>_Toc201382238</vt:lpwstr>
      </vt:variant>
      <vt:variant>
        <vt:i4>1376313</vt:i4>
      </vt:variant>
      <vt:variant>
        <vt:i4>464</vt:i4>
      </vt:variant>
      <vt:variant>
        <vt:i4>0</vt:i4>
      </vt:variant>
      <vt:variant>
        <vt:i4>5</vt:i4>
      </vt:variant>
      <vt:variant>
        <vt:lpwstr/>
      </vt:variant>
      <vt:variant>
        <vt:lpwstr>_Toc201382237</vt:lpwstr>
      </vt:variant>
      <vt:variant>
        <vt:i4>1376313</vt:i4>
      </vt:variant>
      <vt:variant>
        <vt:i4>458</vt:i4>
      </vt:variant>
      <vt:variant>
        <vt:i4>0</vt:i4>
      </vt:variant>
      <vt:variant>
        <vt:i4>5</vt:i4>
      </vt:variant>
      <vt:variant>
        <vt:lpwstr/>
      </vt:variant>
      <vt:variant>
        <vt:lpwstr>_Toc201382236</vt:lpwstr>
      </vt:variant>
      <vt:variant>
        <vt:i4>1376313</vt:i4>
      </vt:variant>
      <vt:variant>
        <vt:i4>452</vt:i4>
      </vt:variant>
      <vt:variant>
        <vt:i4>0</vt:i4>
      </vt:variant>
      <vt:variant>
        <vt:i4>5</vt:i4>
      </vt:variant>
      <vt:variant>
        <vt:lpwstr/>
      </vt:variant>
      <vt:variant>
        <vt:lpwstr>_Toc201382235</vt:lpwstr>
      </vt:variant>
      <vt:variant>
        <vt:i4>1376313</vt:i4>
      </vt:variant>
      <vt:variant>
        <vt:i4>446</vt:i4>
      </vt:variant>
      <vt:variant>
        <vt:i4>0</vt:i4>
      </vt:variant>
      <vt:variant>
        <vt:i4>5</vt:i4>
      </vt:variant>
      <vt:variant>
        <vt:lpwstr/>
      </vt:variant>
      <vt:variant>
        <vt:lpwstr>_Toc201382234</vt:lpwstr>
      </vt:variant>
      <vt:variant>
        <vt:i4>1376313</vt:i4>
      </vt:variant>
      <vt:variant>
        <vt:i4>440</vt:i4>
      </vt:variant>
      <vt:variant>
        <vt:i4>0</vt:i4>
      </vt:variant>
      <vt:variant>
        <vt:i4>5</vt:i4>
      </vt:variant>
      <vt:variant>
        <vt:lpwstr/>
      </vt:variant>
      <vt:variant>
        <vt:lpwstr>_Toc201382233</vt:lpwstr>
      </vt:variant>
      <vt:variant>
        <vt:i4>1376313</vt:i4>
      </vt:variant>
      <vt:variant>
        <vt:i4>434</vt:i4>
      </vt:variant>
      <vt:variant>
        <vt:i4>0</vt:i4>
      </vt:variant>
      <vt:variant>
        <vt:i4>5</vt:i4>
      </vt:variant>
      <vt:variant>
        <vt:lpwstr/>
      </vt:variant>
      <vt:variant>
        <vt:lpwstr>_Toc201382232</vt:lpwstr>
      </vt:variant>
      <vt:variant>
        <vt:i4>1376313</vt:i4>
      </vt:variant>
      <vt:variant>
        <vt:i4>428</vt:i4>
      </vt:variant>
      <vt:variant>
        <vt:i4>0</vt:i4>
      </vt:variant>
      <vt:variant>
        <vt:i4>5</vt:i4>
      </vt:variant>
      <vt:variant>
        <vt:lpwstr/>
      </vt:variant>
      <vt:variant>
        <vt:lpwstr>_Toc201382231</vt:lpwstr>
      </vt:variant>
      <vt:variant>
        <vt:i4>1376313</vt:i4>
      </vt:variant>
      <vt:variant>
        <vt:i4>422</vt:i4>
      </vt:variant>
      <vt:variant>
        <vt:i4>0</vt:i4>
      </vt:variant>
      <vt:variant>
        <vt:i4>5</vt:i4>
      </vt:variant>
      <vt:variant>
        <vt:lpwstr/>
      </vt:variant>
      <vt:variant>
        <vt:lpwstr>_Toc201382230</vt:lpwstr>
      </vt:variant>
      <vt:variant>
        <vt:i4>1310777</vt:i4>
      </vt:variant>
      <vt:variant>
        <vt:i4>416</vt:i4>
      </vt:variant>
      <vt:variant>
        <vt:i4>0</vt:i4>
      </vt:variant>
      <vt:variant>
        <vt:i4>5</vt:i4>
      </vt:variant>
      <vt:variant>
        <vt:lpwstr/>
      </vt:variant>
      <vt:variant>
        <vt:lpwstr>_Toc201382229</vt:lpwstr>
      </vt:variant>
      <vt:variant>
        <vt:i4>1310777</vt:i4>
      </vt:variant>
      <vt:variant>
        <vt:i4>410</vt:i4>
      </vt:variant>
      <vt:variant>
        <vt:i4>0</vt:i4>
      </vt:variant>
      <vt:variant>
        <vt:i4>5</vt:i4>
      </vt:variant>
      <vt:variant>
        <vt:lpwstr/>
      </vt:variant>
      <vt:variant>
        <vt:lpwstr>_Toc201382228</vt:lpwstr>
      </vt:variant>
      <vt:variant>
        <vt:i4>1310777</vt:i4>
      </vt:variant>
      <vt:variant>
        <vt:i4>404</vt:i4>
      </vt:variant>
      <vt:variant>
        <vt:i4>0</vt:i4>
      </vt:variant>
      <vt:variant>
        <vt:i4>5</vt:i4>
      </vt:variant>
      <vt:variant>
        <vt:lpwstr/>
      </vt:variant>
      <vt:variant>
        <vt:lpwstr>_Toc201382227</vt:lpwstr>
      </vt:variant>
      <vt:variant>
        <vt:i4>1310777</vt:i4>
      </vt:variant>
      <vt:variant>
        <vt:i4>398</vt:i4>
      </vt:variant>
      <vt:variant>
        <vt:i4>0</vt:i4>
      </vt:variant>
      <vt:variant>
        <vt:i4>5</vt:i4>
      </vt:variant>
      <vt:variant>
        <vt:lpwstr/>
      </vt:variant>
      <vt:variant>
        <vt:lpwstr>_Toc201382226</vt:lpwstr>
      </vt:variant>
      <vt:variant>
        <vt:i4>1310777</vt:i4>
      </vt:variant>
      <vt:variant>
        <vt:i4>392</vt:i4>
      </vt:variant>
      <vt:variant>
        <vt:i4>0</vt:i4>
      </vt:variant>
      <vt:variant>
        <vt:i4>5</vt:i4>
      </vt:variant>
      <vt:variant>
        <vt:lpwstr/>
      </vt:variant>
      <vt:variant>
        <vt:lpwstr>_Toc201382225</vt:lpwstr>
      </vt:variant>
      <vt:variant>
        <vt:i4>1310777</vt:i4>
      </vt:variant>
      <vt:variant>
        <vt:i4>386</vt:i4>
      </vt:variant>
      <vt:variant>
        <vt:i4>0</vt:i4>
      </vt:variant>
      <vt:variant>
        <vt:i4>5</vt:i4>
      </vt:variant>
      <vt:variant>
        <vt:lpwstr/>
      </vt:variant>
      <vt:variant>
        <vt:lpwstr>_Toc201382224</vt:lpwstr>
      </vt:variant>
      <vt:variant>
        <vt:i4>1310777</vt:i4>
      </vt:variant>
      <vt:variant>
        <vt:i4>380</vt:i4>
      </vt:variant>
      <vt:variant>
        <vt:i4>0</vt:i4>
      </vt:variant>
      <vt:variant>
        <vt:i4>5</vt:i4>
      </vt:variant>
      <vt:variant>
        <vt:lpwstr/>
      </vt:variant>
      <vt:variant>
        <vt:lpwstr>_Toc201382223</vt:lpwstr>
      </vt:variant>
      <vt:variant>
        <vt:i4>1310777</vt:i4>
      </vt:variant>
      <vt:variant>
        <vt:i4>374</vt:i4>
      </vt:variant>
      <vt:variant>
        <vt:i4>0</vt:i4>
      </vt:variant>
      <vt:variant>
        <vt:i4>5</vt:i4>
      </vt:variant>
      <vt:variant>
        <vt:lpwstr/>
      </vt:variant>
      <vt:variant>
        <vt:lpwstr>_Toc201382222</vt:lpwstr>
      </vt:variant>
      <vt:variant>
        <vt:i4>1310777</vt:i4>
      </vt:variant>
      <vt:variant>
        <vt:i4>368</vt:i4>
      </vt:variant>
      <vt:variant>
        <vt:i4>0</vt:i4>
      </vt:variant>
      <vt:variant>
        <vt:i4>5</vt:i4>
      </vt:variant>
      <vt:variant>
        <vt:lpwstr/>
      </vt:variant>
      <vt:variant>
        <vt:lpwstr>_Toc201382221</vt:lpwstr>
      </vt:variant>
      <vt:variant>
        <vt:i4>1310777</vt:i4>
      </vt:variant>
      <vt:variant>
        <vt:i4>362</vt:i4>
      </vt:variant>
      <vt:variant>
        <vt:i4>0</vt:i4>
      </vt:variant>
      <vt:variant>
        <vt:i4>5</vt:i4>
      </vt:variant>
      <vt:variant>
        <vt:lpwstr/>
      </vt:variant>
      <vt:variant>
        <vt:lpwstr>_Toc201382220</vt:lpwstr>
      </vt:variant>
      <vt:variant>
        <vt:i4>1507385</vt:i4>
      </vt:variant>
      <vt:variant>
        <vt:i4>356</vt:i4>
      </vt:variant>
      <vt:variant>
        <vt:i4>0</vt:i4>
      </vt:variant>
      <vt:variant>
        <vt:i4>5</vt:i4>
      </vt:variant>
      <vt:variant>
        <vt:lpwstr/>
      </vt:variant>
      <vt:variant>
        <vt:lpwstr>_Toc201382219</vt:lpwstr>
      </vt:variant>
      <vt:variant>
        <vt:i4>1507385</vt:i4>
      </vt:variant>
      <vt:variant>
        <vt:i4>350</vt:i4>
      </vt:variant>
      <vt:variant>
        <vt:i4>0</vt:i4>
      </vt:variant>
      <vt:variant>
        <vt:i4>5</vt:i4>
      </vt:variant>
      <vt:variant>
        <vt:lpwstr/>
      </vt:variant>
      <vt:variant>
        <vt:lpwstr>_Toc201382218</vt:lpwstr>
      </vt:variant>
      <vt:variant>
        <vt:i4>1507385</vt:i4>
      </vt:variant>
      <vt:variant>
        <vt:i4>344</vt:i4>
      </vt:variant>
      <vt:variant>
        <vt:i4>0</vt:i4>
      </vt:variant>
      <vt:variant>
        <vt:i4>5</vt:i4>
      </vt:variant>
      <vt:variant>
        <vt:lpwstr/>
      </vt:variant>
      <vt:variant>
        <vt:lpwstr>_Toc201382217</vt:lpwstr>
      </vt:variant>
      <vt:variant>
        <vt:i4>1507385</vt:i4>
      </vt:variant>
      <vt:variant>
        <vt:i4>338</vt:i4>
      </vt:variant>
      <vt:variant>
        <vt:i4>0</vt:i4>
      </vt:variant>
      <vt:variant>
        <vt:i4>5</vt:i4>
      </vt:variant>
      <vt:variant>
        <vt:lpwstr/>
      </vt:variant>
      <vt:variant>
        <vt:lpwstr>_Toc201382216</vt:lpwstr>
      </vt:variant>
      <vt:variant>
        <vt:i4>1507385</vt:i4>
      </vt:variant>
      <vt:variant>
        <vt:i4>332</vt:i4>
      </vt:variant>
      <vt:variant>
        <vt:i4>0</vt:i4>
      </vt:variant>
      <vt:variant>
        <vt:i4>5</vt:i4>
      </vt:variant>
      <vt:variant>
        <vt:lpwstr/>
      </vt:variant>
      <vt:variant>
        <vt:lpwstr>_Toc201382215</vt:lpwstr>
      </vt:variant>
      <vt:variant>
        <vt:i4>1507385</vt:i4>
      </vt:variant>
      <vt:variant>
        <vt:i4>326</vt:i4>
      </vt:variant>
      <vt:variant>
        <vt:i4>0</vt:i4>
      </vt:variant>
      <vt:variant>
        <vt:i4>5</vt:i4>
      </vt:variant>
      <vt:variant>
        <vt:lpwstr/>
      </vt:variant>
      <vt:variant>
        <vt:lpwstr>_Toc201382214</vt:lpwstr>
      </vt:variant>
      <vt:variant>
        <vt:i4>1507385</vt:i4>
      </vt:variant>
      <vt:variant>
        <vt:i4>320</vt:i4>
      </vt:variant>
      <vt:variant>
        <vt:i4>0</vt:i4>
      </vt:variant>
      <vt:variant>
        <vt:i4>5</vt:i4>
      </vt:variant>
      <vt:variant>
        <vt:lpwstr/>
      </vt:variant>
      <vt:variant>
        <vt:lpwstr>_Toc201382213</vt:lpwstr>
      </vt:variant>
      <vt:variant>
        <vt:i4>1507385</vt:i4>
      </vt:variant>
      <vt:variant>
        <vt:i4>314</vt:i4>
      </vt:variant>
      <vt:variant>
        <vt:i4>0</vt:i4>
      </vt:variant>
      <vt:variant>
        <vt:i4>5</vt:i4>
      </vt:variant>
      <vt:variant>
        <vt:lpwstr/>
      </vt:variant>
      <vt:variant>
        <vt:lpwstr>_Toc201382212</vt:lpwstr>
      </vt:variant>
      <vt:variant>
        <vt:i4>1507385</vt:i4>
      </vt:variant>
      <vt:variant>
        <vt:i4>308</vt:i4>
      </vt:variant>
      <vt:variant>
        <vt:i4>0</vt:i4>
      </vt:variant>
      <vt:variant>
        <vt:i4>5</vt:i4>
      </vt:variant>
      <vt:variant>
        <vt:lpwstr/>
      </vt:variant>
      <vt:variant>
        <vt:lpwstr>_Toc201382211</vt:lpwstr>
      </vt:variant>
      <vt:variant>
        <vt:i4>1507385</vt:i4>
      </vt:variant>
      <vt:variant>
        <vt:i4>302</vt:i4>
      </vt:variant>
      <vt:variant>
        <vt:i4>0</vt:i4>
      </vt:variant>
      <vt:variant>
        <vt:i4>5</vt:i4>
      </vt:variant>
      <vt:variant>
        <vt:lpwstr/>
      </vt:variant>
      <vt:variant>
        <vt:lpwstr>_Toc201382210</vt:lpwstr>
      </vt:variant>
      <vt:variant>
        <vt:i4>1441849</vt:i4>
      </vt:variant>
      <vt:variant>
        <vt:i4>296</vt:i4>
      </vt:variant>
      <vt:variant>
        <vt:i4>0</vt:i4>
      </vt:variant>
      <vt:variant>
        <vt:i4>5</vt:i4>
      </vt:variant>
      <vt:variant>
        <vt:lpwstr/>
      </vt:variant>
      <vt:variant>
        <vt:lpwstr>_Toc201382209</vt:lpwstr>
      </vt:variant>
      <vt:variant>
        <vt:i4>1441849</vt:i4>
      </vt:variant>
      <vt:variant>
        <vt:i4>290</vt:i4>
      </vt:variant>
      <vt:variant>
        <vt:i4>0</vt:i4>
      </vt:variant>
      <vt:variant>
        <vt:i4>5</vt:i4>
      </vt:variant>
      <vt:variant>
        <vt:lpwstr/>
      </vt:variant>
      <vt:variant>
        <vt:lpwstr>_Toc201382208</vt:lpwstr>
      </vt:variant>
      <vt:variant>
        <vt:i4>1441849</vt:i4>
      </vt:variant>
      <vt:variant>
        <vt:i4>284</vt:i4>
      </vt:variant>
      <vt:variant>
        <vt:i4>0</vt:i4>
      </vt:variant>
      <vt:variant>
        <vt:i4>5</vt:i4>
      </vt:variant>
      <vt:variant>
        <vt:lpwstr/>
      </vt:variant>
      <vt:variant>
        <vt:lpwstr>_Toc201382207</vt:lpwstr>
      </vt:variant>
      <vt:variant>
        <vt:i4>1441849</vt:i4>
      </vt:variant>
      <vt:variant>
        <vt:i4>278</vt:i4>
      </vt:variant>
      <vt:variant>
        <vt:i4>0</vt:i4>
      </vt:variant>
      <vt:variant>
        <vt:i4>5</vt:i4>
      </vt:variant>
      <vt:variant>
        <vt:lpwstr/>
      </vt:variant>
      <vt:variant>
        <vt:lpwstr>_Toc201382206</vt:lpwstr>
      </vt:variant>
      <vt:variant>
        <vt:i4>1441849</vt:i4>
      </vt:variant>
      <vt:variant>
        <vt:i4>272</vt:i4>
      </vt:variant>
      <vt:variant>
        <vt:i4>0</vt:i4>
      </vt:variant>
      <vt:variant>
        <vt:i4>5</vt:i4>
      </vt:variant>
      <vt:variant>
        <vt:lpwstr/>
      </vt:variant>
      <vt:variant>
        <vt:lpwstr>_Toc201382205</vt:lpwstr>
      </vt:variant>
      <vt:variant>
        <vt:i4>1441849</vt:i4>
      </vt:variant>
      <vt:variant>
        <vt:i4>266</vt:i4>
      </vt:variant>
      <vt:variant>
        <vt:i4>0</vt:i4>
      </vt:variant>
      <vt:variant>
        <vt:i4>5</vt:i4>
      </vt:variant>
      <vt:variant>
        <vt:lpwstr/>
      </vt:variant>
      <vt:variant>
        <vt:lpwstr>_Toc201382204</vt:lpwstr>
      </vt:variant>
      <vt:variant>
        <vt:i4>1441849</vt:i4>
      </vt:variant>
      <vt:variant>
        <vt:i4>260</vt:i4>
      </vt:variant>
      <vt:variant>
        <vt:i4>0</vt:i4>
      </vt:variant>
      <vt:variant>
        <vt:i4>5</vt:i4>
      </vt:variant>
      <vt:variant>
        <vt:lpwstr/>
      </vt:variant>
      <vt:variant>
        <vt:lpwstr>_Toc201382203</vt:lpwstr>
      </vt:variant>
      <vt:variant>
        <vt:i4>1441849</vt:i4>
      </vt:variant>
      <vt:variant>
        <vt:i4>254</vt:i4>
      </vt:variant>
      <vt:variant>
        <vt:i4>0</vt:i4>
      </vt:variant>
      <vt:variant>
        <vt:i4>5</vt:i4>
      </vt:variant>
      <vt:variant>
        <vt:lpwstr/>
      </vt:variant>
      <vt:variant>
        <vt:lpwstr>_Toc201382202</vt:lpwstr>
      </vt:variant>
      <vt:variant>
        <vt:i4>1441849</vt:i4>
      </vt:variant>
      <vt:variant>
        <vt:i4>248</vt:i4>
      </vt:variant>
      <vt:variant>
        <vt:i4>0</vt:i4>
      </vt:variant>
      <vt:variant>
        <vt:i4>5</vt:i4>
      </vt:variant>
      <vt:variant>
        <vt:lpwstr/>
      </vt:variant>
      <vt:variant>
        <vt:lpwstr>_Toc201382201</vt:lpwstr>
      </vt:variant>
      <vt:variant>
        <vt:i4>1441849</vt:i4>
      </vt:variant>
      <vt:variant>
        <vt:i4>242</vt:i4>
      </vt:variant>
      <vt:variant>
        <vt:i4>0</vt:i4>
      </vt:variant>
      <vt:variant>
        <vt:i4>5</vt:i4>
      </vt:variant>
      <vt:variant>
        <vt:lpwstr/>
      </vt:variant>
      <vt:variant>
        <vt:lpwstr>_Toc201382200</vt:lpwstr>
      </vt:variant>
      <vt:variant>
        <vt:i4>2031674</vt:i4>
      </vt:variant>
      <vt:variant>
        <vt:i4>236</vt:i4>
      </vt:variant>
      <vt:variant>
        <vt:i4>0</vt:i4>
      </vt:variant>
      <vt:variant>
        <vt:i4>5</vt:i4>
      </vt:variant>
      <vt:variant>
        <vt:lpwstr/>
      </vt:variant>
      <vt:variant>
        <vt:lpwstr>_Toc201382199</vt:lpwstr>
      </vt:variant>
      <vt:variant>
        <vt:i4>2031674</vt:i4>
      </vt:variant>
      <vt:variant>
        <vt:i4>230</vt:i4>
      </vt:variant>
      <vt:variant>
        <vt:i4>0</vt:i4>
      </vt:variant>
      <vt:variant>
        <vt:i4>5</vt:i4>
      </vt:variant>
      <vt:variant>
        <vt:lpwstr/>
      </vt:variant>
      <vt:variant>
        <vt:lpwstr>_Toc201382198</vt:lpwstr>
      </vt:variant>
      <vt:variant>
        <vt:i4>2031674</vt:i4>
      </vt:variant>
      <vt:variant>
        <vt:i4>224</vt:i4>
      </vt:variant>
      <vt:variant>
        <vt:i4>0</vt:i4>
      </vt:variant>
      <vt:variant>
        <vt:i4>5</vt:i4>
      </vt:variant>
      <vt:variant>
        <vt:lpwstr/>
      </vt:variant>
      <vt:variant>
        <vt:lpwstr>_Toc201382197</vt:lpwstr>
      </vt:variant>
      <vt:variant>
        <vt:i4>2031674</vt:i4>
      </vt:variant>
      <vt:variant>
        <vt:i4>218</vt:i4>
      </vt:variant>
      <vt:variant>
        <vt:i4>0</vt:i4>
      </vt:variant>
      <vt:variant>
        <vt:i4>5</vt:i4>
      </vt:variant>
      <vt:variant>
        <vt:lpwstr/>
      </vt:variant>
      <vt:variant>
        <vt:lpwstr>_Toc201382196</vt:lpwstr>
      </vt:variant>
      <vt:variant>
        <vt:i4>2031674</vt:i4>
      </vt:variant>
      <vt:variant>
        <vt:i4>212</vt:i4>
      </vt:variant>
      <vt:variant>
        <vt:i4>0</vt:i4>
      </vt:variant>
      <vt:variant>
        <vt:i4>5</vt:i4>
      </vt:variant>
      <vt:variant>
        <vt:lpwstr/>
      </vt:variant>
      <vt:variant>
        <vt:lpwstr>_Toc201382195</vt:lpwstr>
      </vt:variant>
      <vt:variant>
        <vt:i4>2031674</vt:i4>
      </vt:variant>
      <vt:variant>
        <vt:i4>206</vt:i4>
      </vt:variant>
      <vt:variant>
        <vt:i4>0</vt:i4>
      </vt:variant>
      <vt:variant>
        <vt:i4>5</vt:i4>
      </vt:variant>
      <vt:variant>
        <vt:lpwstr/>
      </vt:variant>
      <vt:variant>
        <vt:lpwstr>_Toc201382194</vt:lpwstr>
      </vt:variant>
      <vt:variant>
        <vt:i4>2031674</vt:i4>
      </vt:variant>
      <vt:variant>
        <vt:i4>200</vt:i4>
      </vt:variant>
      <vt:variant>
        <vt:i4>0</vt:i4>
      </vt:variant>
      <vt:variant>
        <vt:i4>5</vt:i4>
      </vt:variant>
      <vt:variant>
        <vt:lpwstr/>
      </vt:variant>
      <vt:variant>
        <vt:lpwstr>_Toc201382193</vt:lpwstr>
      </vt:variant>
      <vt:variant>
        <vt:i4>2031674</vt:i4>
      </vt:variant>
      <vt:variant>
        <vt:i4>194</vt:i4>
      </vt:variant>
      <vt:variant>
        <vt:i4>0</vt:i4>
      </vt:variant>
      <vt:variant>
        <vt:i4>5</vt:i4>
      </vt:variant>
      <vt:variant>
        <vt:lpwstr/>
      </vt:variant>
      <vt:variant>
        <vt:lpwstr>_Toc201382192</vt:lpwstr>
      </vt:variant>
      <vt:variant>
        <vt:i4>2031674</vt:i4>
      </vt:variant>
      <vt:variant>
        <vt:i4>188</vt:i4>
      </vt:variant>
      <vt:variant>
        <vt:i4>0</vt:i4>
      </vt:variant>
      <vt:variant>
        <vt:i4>5</vt:i4>
      </vt:variant>
      <vt:variant>
        <vt:lpwstr/>
      </vt:variant>
      <vt:variant>
        <vt:lpwstr>_Toc201382191</vt:lpwstr>
      </vt:variant>
      <vt:variant>
        <vt:i4>2031674</vt:i4>
      </vt:variant>
      <vt:variant>
        <vt:i4>182</vt:i4>
      </vt:variant>
      <vt:variant>
        <vt:i4>0</vt:i4>
      </vt:variant>
      <vt:variant>
        <vt:i4>5</vt:i4>
      </vt:variant>
      <vt:variant>
        <vt:lpwstr/>
      </vt:variant>
      <vt:variant>
        <vt:lpwstr>_Toc201382190</vt:lpwstr>
      </vt:variant>
      <vt:variant>
        <vt:i4>1966138</vt:i4>
      </vt:variant>
      <vt:variant>
        <vt:i4>176</vt:i4>
      </vt:variant>
      <vt:variant>
        <vt:i4>0</vt:i4>
      </vt:variant>
      <vt:variant>
        <vt:i4>5</vt:i4>
      </vt:variant>
      <vt:variant>
        <vt:lpwstr/>
      </vt:variant>
      <vt:variant>
        <vt:lpwstr>_Toc201382189</vt:lpwstr>
      </vt:variant>
      <vt:variant>
        <vt:i4>1966138</vt:i4>
      </vt:variant>
      <vt:variant>
        <vt:i4>170</vt:i4>
      </vt:variant>
      <vt:variant>
        <vt:i4>0</vt:i4>
      </vt:variant>
      <vt:variant>
        <vt:i4>5</vt:i4>
      </vt:variant>
      <vt:variant>
        <vt:lpwstr/>
      </vt:variant>
      <vt:variant>
        <vt:lpwstr>_Toc201382188</vt:lpwstr>
      </vt:variant>
      <vt:variant>
        <vt:i4>1966138</vt:i4>
      </vt:variant>
      <vt:variant>
        <vt:i4>164</vt:i4>
      </vt:variant>
      <vt:variant>
        <vt:i4>0</vt:i4>
      </vt:variant>
      <vt:variant>
        <vt:i4>5</vt:i4>
      </vt:variant>
      <vt:variant>
        <vt:lpwstr/>
      </vt:variant>
      <vt:variant>
        <vt:lpwstr>_Toc201382187</vt:lpwstr>
      </vt:variant>
      <vt:variant>
        <vt:i4>1966138</vt:i4>
      </vt:variant>
      <vt:variant>
        <vt:i4>158</vt:i4>
      </vt:variant>
      <vt:variant>
        <vt:i4>0</vt:i4>
      </vt:variant>
      <vt:variant>
        <vt:i4>5</vt:i4>
      </vt:variant>
      <vt:variant>
        <vt:lpwstr/>
      </vt:variant>
      <vt:variant>
        <vt:lpwstr>_Toc201382186</vt:lpwstr>
      </vt:variant>
      <vt:variant>
        <vt:i4>1966138</vt:i4>
      </vt:variant>
      <vt:variant>
        <vt:i4>152</vt:i4>
      </vt:variant>
      <vt:variant>
        <vt:i4>0</vt:i4>
      </vt:variant>
      <vt:variant>
        <vt:i4>5</vt:i4>
      </vt:variant>
      <vt:variant>
        <vt:lpwstr/>
      </vt:variant>
      <vt:variant>
        <vt:lpwstr>_Toc201382185</vt:lpwstr>
      </vt:variant>
      <vt:variant>
        <vt:i4>1966138</vt:i4>
      </vt:variant>
      <vt:variant>
        <vt:i4>146</vt:i4>
      </vt:variant>
      <vt:variant>
        <vt:i4>0</vt:i4>
      </vt:variant>
      <vt:variant>
        <vt:i4>5</vt:i4>
      </vt:variant>
      <vt:variant>
        <vt:lpwstr/>
      </vt:variant>
      <vt:variant>
        <vt:lpwstr>_Toc201382184</vt:lpwstr>
      </vt:variant>
      <vt:variant>
        <vt:i4>1966138</vt:i4>
      </vt:variant>
      <vt:variant>
        <vt:i4>140</vt:i4>
      </vt:variant>
      <vt:variant>
        <vt:i4>0</vt:i4>
      </vt:variant>
      <vt:variant>
        <vt:i4>5</vt:i4>
      </vt:variant>
      <vt:variant>
        <vt:lpwstr/>
      </vt:variant>
      <vt:variant>
        <vt:lpwstr>_Toc201382183</vt:lpwstr>
      </vt:variant>
      <vt:variant>
        <vt:i4>1966138</vt:i4>
      </vt:variant>
      <vt:variant>
        <vt:i4>134</vt:i4>
      </vt:variant>
      <vt:variant>
        <vt:i4>0</vt:i4>
      </vt:variant>
      <vt:variant>
        <vt:i4>5</vt:i4>
      </vt:variant>
      <vt:variant>
        <vt:lpwstr/>
      </vt:variant>
      <vt:variant>
        <vt:lpwstr>_Toc201382182</vt:lpwstr>
      </vt:variant>
      <vt:variant>
        <vt:i4>1966138</vt:i4>
      </vt:variant>
      <vt:variant>
        <vt:i4>128</vt:i4>
      </vt:variant>
      <vt:variant>
        <vt:i4>0</vt:i4>
      </vt:variant>
      <vt:variant>
        <vt:i4>5</vt:i4>
      </vt:variant>
      <vt:variant>
        <vt:lpwstr/>
      </vt:variant>
      <vt:variant>
        <vt:lpwstr>_Toc201382181</vt:lpwstr>
      </vt:variant>
      <vt:variant>
        <vt:i4>1966138</vt:i4>
      </vt:variant>
      <vt:variant>
        <vt:i4>122</vt:i4>
      </vt:variant>
      <vt:variant>
        <vt:i4>0</vt:i4>
      </vt:variant>
      <vt:variant>
        <vt:i4>5</vt:i4>
      </vt:variant>
      <vt:variant>
        <vt:lpwstr/>
      </vt:variant>
      <vt:variant>
        <vt:lpwstr>_Toc201382180</vt:lpwstr>
      </vt:variant>
      <vt:variant>
        <vt:i4>1114170</vt:i4>
      </vt:variant>
      <vt:variant>
        <vt:i4>116</vt:i4>
      </vt:variant>
      <vt:variant>
        <vt:i4>0</vt:i4>
      </vt:variant>
      <vt:variant>
        <vt:i4>5</vt:i4>
      </vt:variant>
      <vt:variant>
        <vt:lpwstr/>
      </vt:variant>
      <vt:variant>
        <vt:lpwstr>_Toc201382179</vt:lpwstr>
      </vt:variant>
      <vt:variant>
        <vt:i4>1114170</vt:i4>
      </vt:variant>
      <vt:variant>
        <vt:i4>110</vt:i4>
      </vt:variant>
      <vt:variant>
        <vt:i4>0</vt:i4>
      </vt:variant>
      <vt:variant>
        <vt:i4>5</vt:i4>
      </vt:variant>
      <vt:variant>
        <vt:lpwstr/>
      </vt:variant>
      <vt:variant>
        <vt:lpwstr>_Toc201382178</vt:lpwstr>
      </vt:variant>
      <vt:variant>
        <vt:i4>1114170</vt:i4>
      </vt:variant>
      <vt:variant>
        <vt:i4>104</vt:i4>
      </vt:variant>
      <vt:variant>
        <vt:i4>0</vt:i4>
      </vt:variant>
      <vt:variant>
        <vt:i4>5</vt:i4>
      </vt:variant>
      <vt:variant>
        <vt:lpwstr/>
      </vt:variant>
      <vt:variant>
        <vt:lpwstr>_Toc201382177</vt:lpwstr>
      </vt:variant>
      <vt:variant>
        <vt:i4>1114170</vt:i4>
      </vt:variant>
      <vt:variant>
        <vt:i4>98</vt:i4>
      </vt:variant>
      <vt:variant>
        <vt:i4>0</vt:i4>
      </vt:variant>
      <vt:variant>
        <vt:i4>5</vt:i4>
      </vt:variant>
      <vt:variant>
        <vt:lpwstr/>
      </vt:variant>
      <vt:variant>
        <vt:lpwstr>_Toc201382176</vt:lpwstr>
      </vt:variant>
      <vt:variant>
        <vt:i4>1114170</vt:i4>
      </vt:variant>
      <vt:variant>
        <vt:i4>92</vt:i4>
      </vt:variant>
      <vt:variant>
        <vt:i4>0</vt:i4>
      </vt:variant>
      <vt:variant>
        <vt:i4>5</vt:i4>
      </vt:variant>
      <vt:variant>
        <vt:lpwstr/>
      </vt:variant>
      <vt:variant>
        <vt:lpwstr>_Toc201382175</vt:lpwstr>
      </vt:variant>
      <vt:variant>
        <vt:i4>1114170</vt:i4>
      </vt:variant>
      <vt:variant>
        <vt:i4>86</vt:i4>
      </vt:variant>
      <vt:variant>
        <vt:i4>0</vt:i4>
      </vt:variant>
      <vt:variant>
        <vt:i4>5</vt:i4>
      </vt:variant>
      <vt:variant>
        <vt:lpwstr/>
      </vt:variant>
      <vt:variant>
        <vt:lpwstr>_Toc201382174</vt:lpwstr>
      </vt:variant>
      <vt:variant>
        <vt:i4>1114170</vt:i4>
      </vt:variant>
      <vt:variant>
        <vt:i4>80</vt:i4>
      </vt:variant>
      <vt:variant>
        <vt:i4>0</vt:i4>
      </vt:variant>
      <vt:variant>
        <vt:i4>5</vt:i4>
      </vt:variant>
      <vt:variant>
        <vt:lpwstr/>
      </vt:variant>
      <vt:variant>
        <vt:lpwstr>_Toc201382173</vt:lpwstr>
      </vt:variant>
      <vt:variant>
        <vt:i4>1114170</vt:i4>
      </vt:variant>
      <vt:variant>
        <vt:i4>74</vt:i4>
      </vt:variant>
      <vt:variant>
        <vt:i4>0</vt:i4>
      </vt:variant>
      <vt:variant>
        <vt:i4>5</vt:i4>
      </vt:variant>
      <vt:variant>
        <vt:lpwstr/>
      </vt:variant>
      <vt:variant>
        <vt:lpwstr>_Toc201382172</vt:lpwstr>
      </vt:variant>
      <vt:variant>
        <vt:i4>1114170</vt:i4>
      </vt:variant>
      <vt:variant>
        <vt:i4>68</vt:i4>
      </vt:variant>
      <vt:variant>
        <vt:i4>0</vt:i4>
      </vt:variant>
      <vt:variant>
        <vt:i4>5</vt:i4>
      </vt:variant>
      <vt:variant>
        <vt:lpwstr/>
      </vt:variant>
      <vt:variant>
        <vt:lpwstr>_Toc201382171</vt:lpwstr>
      </vt:variant>
      <vt:variant>
        <vt:i4>1114170</vt:i4>
      </vt:variant>
      <vt:variant>
        <vt:i4>62</vt:i4>
      </vt:variant>
      <vt:variant>
        <vt:i4>0</vt:i4>
      </vt:variant>
      <vt:variant>
        <vt:i4>5</vt:i4>
      </vt:variant>
      <vt:variant>
        <vt:lpwstr/>
      </vt:variant>
      <vt:variant>
        <vt:lpwstr>_Toc201382170</vt:lpwstr>
      </vt:variant>
      <vt:variant>
        <vt:i4>1048634</vt:i4>
      </vt:variant>
      <vt:variant>
        <vt:i4>56</vt:i4>
      </vt:variant>
      <vt:variant>
        <vt:i4>0</vt:i4>
      </vt:variant>
      <vt:variant>
        <vt:i4>5</vt:i4>
      </vt:variant>
      <vt:variant>
        <vt:lpwstr/>
      </vt:variant>
      <vt:variant>
        <vt:lpwstr>_Toc201382169</vt:lpwstr>
      </vt:variant>
      <vt:variant>
        <vt:i4>1048634</vt:i4>
      </vt:variant>
      <vt:variant>
        <vt:i4>50</vt:i4>
      </vt:variant>
      <vt:variant>
        <vt:i4>0</vt:i4>
      </vt:variant>
      <vt:variant>
        <vt:i4>5</vt:i4>
      </vt:variant>
      <vt:variant>
        <vt:lpwstr/>
      </vt:variant>
      <vt:variant>
        <vt:lpwstr>_Toc201382168</vt:lpwstr>
      </vt:variant>
      <vt:variant>
        <vt:i4>1048634</vt:i4>
      </vt:variant>
      <vt:variant>
        <vt:i4>44</vt:i4>
      </vt:variant>
      <vt:variant>
        <vt:i4>0</vt:i4>
      </vt:variant>
      <vt:variant>
        <vt:i4>5</vt:i4>
      </vt:variant>
      <vt:variant>
        <vt:lpwstr/>
      </vt:variant>
      <vt:variant>
        <vt:lpwstr>_Toc201382167</vt:lpwstr>
      </vt:variant>
      <vt:variant>
        <vt:i4>1048634</vt:i4>
      </vt:variant>
      <vt:variant>
        <vt:i4>38</vt:i4>
      </vt:variant>
      <vt:variant>
        <vt:i4>0</vt:i4>
      </vt:variant>
      <vt:variant>
        <vt:i4>5</vt:i4>
      </vt:variant>
      <vt:variant>
        <vt:lpwstr/>
      </vt:variant>
      <vt:variant>
        <vt:lpwstr>_Toc201382166</vt:lpwstr>
      </vt:variant>
      <vt:variant>
        <vt:i4>1048634</vt:i4>
      </vt:variant>
      <vt:variant>
        <vt:i4>32</vt:i4>
      </vt:variant>
      <vt:variant>
        <vt:i4>0</vt:i4>
      </vt:variant>
      <vt:variant>
        <vt:i4>5</vt:i4>
      </vt:variant>
      <vt:variant>
        <vt:lpwstr/>
      </vt:variant>
      <vt:variant>
        <vt:lpwstr>_Toc201382165</vt:lpwstr>
      </vt:variant>
      <vt:variant>
        <vt:i4>1048634</vt:i4>
      </vt:variant>
      <vt:variant>
        <vt:i4>26</vt:i4>
      </vt:variant>
      <vt:variant>
        <vt:i4>0</vt:i4>
      </vt:variant>
      <vt:variant>
        <vt:i4>5</vt:i4>
      </vt:variant>
      <vt:variant>
        <vt:lpwstr/>
      </vt:variant>
      <vt:variant>
        <vt:lpwstr>_Toc201382164</vt:lpwstr>
      </vt:variant>
      <vt:variant>
        <vt:i4>1048634</vt:i4>
      </vt:variant>
      <vt:variant>
        <vt:i4>20</vt:i4>
      </vt:variant>
      <vt:variant>
        <vt:i4>0</vt:i4>
      </vt:variant>
      <vt:variant>
        <vt:i4>5</vt:i4>
      </vt:variant>
      <vt:variant>
        <vt:lpwstr/>
      </vt:variant>
      <vt:variant>
        <vt:lpwstr>_Toc201382163</vt:lpwstr>
      </vt:variant>
      <vt:variant>
        <vt:i4>1048634</vt:i4>
      </vt:variant>
      <vt:variant>
        <vt:i4>14</vt:i4>
      </vt:variant>
      <vt:variant>
        <vt:i4>0</vt:i4>
      </vt:variant>
      <vt:variant>
        <vt:i4>5</vt:i4>
      </vt:variant>
      <vt:variant>
        <vt:lpwstr/>
      </vt:variant>
      <vt:variant>
        <vt:lpwstr>_Toc201382162</vt:lpwstr>
      </vt:variant>
      <vt:variant>
        <vt:i4>1048634</vt:i4>
      </vt:variant>
      <vt:variant>
        <vt:i4>8</vt:i4>
      </vt:variant>
      <vt:variant>
        <vt:i4>0</vt:i4>
      </vt:variant>
      <vt:variant>
        <vt:i4>5</vt:i4>
      </vt:variant>
      <vt:variant>
        <vt:lpwstr/>
      </vt:variant>
      <vt:variant>
        <vt:lpwstr>_Toc201382161</vt:lpwstr>
      </vt:variant>
      <vt:variant>
        <vt:i4>1048634</vt:i4>
      </vt:variant>
      <vt:variant>
        <vt:i4>2</vt:i4>
      </vt:variant>
      <vt:variant>
        <vt:i4>0</vt:i4>
      </vt:variant>
      <vt:variant>
        <vt:i4>5</vt:i4>
      </vt:variant>
      <vt:variant>
        <vt:lpwstr/>
      </vt:variant>
      <vt:variant>
        <vt:lpwstr>_Toc201382160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Description for the Task Ring (TSKR)</dc:title>
  <dc:subject>Algorithm Description for the Task Ring (TSKR)</dc:subject>
  <dc:creator>GMPT</dc:creator>
  <cp:keywords>OS, tasks, scheduling, initialization, TSKR</cp:keywords>
  <cp:lastModifiedBy>Eric B Rayford</cp:lastModifiedBy>
  <cp:revision>26</cp:revision>
  <cp:lastPrinted>2005-08-02T14:44:00Z</cp:lastPrinted>
  <dcterms:created xsi:type="dcterms:W3CDTF">2009-01-09T15:43:00Z</dcterms:created>
  <dcterms:modified xsi:type="dcterms:W3CDTF">2010-11-04T15:04:00Z</dcterms:modified>
</cp:coreProperties>
</file>